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AD365AA" w14:textId="5BA8BFEE" w:rsidR="00E40358" w:rsidRPr="008C32EF" w:rsidRDefault="00140FE2" w:rsidP="0039031F">
      <w:pPr>
        <w:rPr>
          <w:sz w:val="36"/>
        </w:rPr>
      </w:pPr>
      <w:r w:rsidRPr="008C32EF">
        <w:rPr>
          <w:noProof/>
        </w:rPr>
        <w:drawing>
          <wp:anchor distT="0" distB="0" distL="114935" distR="114935" simplePos="0" relativeHeight="251657728" behindDoc="0" locked="0" layoutInCell="1" allowOverlap="1" wp14:anchorId="1C9F5A37" wp14:editId="4E061D8E">
            <wp:simplePos x="0" y="0"/>
            <wp:positionH relativeFrom="column">
              <wp:posOffset>0</wp:posOffset>
            </wp:positionH>
            <wp:positionV relativeFrom="paragraph">
              <wp:posOffset>-231140</wp:posOffset>
            </wp:positionV>
            <wp:extent cx="1028065" cy="1021080"/>
            <wp:effectExtent l="0" t="0" r="0" b="0"/>
            <wp:wrapSquare wrapText="bothSides"/>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065" cy="1021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40358" w:rsidRPr="008C32EF">
        <w:rPr>
          <w:sz w:val="36"/>
        </w:rPr>
        <w:t>INSPIRE</w:t>
      </w:r>
    </w:p>
    <w:p w14:paraId="0AEFE98D" w14:textId="77777777" w:rsidR="00E40358" w:rsidRPr="008C32EF" w:rsidRDefault="00E40358" w:rsidP="0039031F">
      <w:pPr>
        <w:rPr>
          <w:sz w:val="32"/>
        </w:rPr>
      </w:pPr>
      <w:r w:rsidRPr="008C32EF">
        <w:rPr>
          <w:sz w:val="32"/>
        </w:rPr>
        <w:t>Infrastructure for Spatial Information in Europe</w:t>
      </w:r>
    </w:p>
    <w:p w14:paraId="30DF81F1" w14:textId="77777777" w:rsidR="00E40358" w:rsidRPr="008C32EF" w:rsidRDefault="00E40358"/>
    <w:p w14:paraId="0988CB7A" w14:textId="77777777" w:rsidR="00E40358" w:rsidRPr="008C32EF" w:rsidRDefault="00E40358"/>
    <w:p w14:paraId="5FF2C163" w14:textId="77777777" w:rsidR="00E40358" w:rsidRPr="008C32EF" w:rsidRDefault="00E40358" w:rsidP="00900894">
      <w:pPr>
        <w:pStyle w:val="Corpodeltesto2"/>
        <w:jc w:val="left"/>
        <w:rPr>
          <w:lang w:val="en-GB"/>
        </w:rPr>
      </w:pPr>
      <w:bookmarkStart w:id="0" w:name="OLE_LINK2"/>
      <w:bookmarkStart w:id="1" w:name="OLE_LINK1"/>
      <w:r w:rsidRPr="008C32EF">
        <w:rPr>
          <w:lang w:val="en-GB"/>
        </w:rPr>
        <w:t xml:space="preserve">Technical Guidance for </w:t>
      </w:r>
      <w:r w:rsidR="00900894" w:rsidRPr="008C32EF">
        <w:rPr>
          <w:lang w:val="en-GB"/>
        </w:rPr>
        <w:t xml:space="preserve">the </w:t>
      </w:r>
      <w:r w:rsidR="00900894" w:rsidRPr="008C32EF">
        <w:rPr>
          <w:lang w:val="en-GB"/>
        </w:rPr>
        <w:br/>
        <w:t xml:space="preserve">implementation of </w:t>
      </w:r>
      <w:r w:rsidRPr="008C32EF">
        <w:rPr>
          <w:lang w:val="en-GB"/>
        </w:rPr>
        <w:t xml:space="preserve">INSPIRE </w:t>
      </w:r>
      <w:r w:rsidR="00900894" w:rsidRPr="008C32EF">
        <w:rPr>
          <w:lang w:val="en-GB"/>
        </w:rPr>
        <w:t xml:space="preserve">Download </w:t>
      </w:r>
      <w:r w:rsidRPr="008C32EF">
        <w:rPr>
          <w:lang w:val="en-GB"/>
        </w:rPr>
        <w:t>Service</w:t>
      </w:r>
      <w:bookmarkEnd w:id="0"/>
      <w:bookmarkEnd w:id="1"/>
      <w:r w:rsidRPr="008C32EF">
        <w:rPr>
          <w:lang w:val="en-GB"/>
        </w:rPr>
        <w:t>s</w:t>
      </w:r>
    </w:p>
    <w:p w14:paraId="7EF1EA66" w14:textId="77777777" w:rsidR="00E40358" w:rsidRPr="008C32EF" w:rsidRDefault="00E40358" w:rsidP="0039031F"/>
    <w:p w14:paraId="21BA396D" w14:textId="77777777" w:rsidR="00E40358" w:rsidRPr="008C32EF" w:rsidRDefault="00E40358"/>
    <w:p w14:paraId="0039D382" w14:textId="77777777" w:rsidR="00E40358" w:rsidRPr="008C32EF" w:rsidRDefault="00E40358"/>
    <w:tbl>
      <w:tblPr>
        <w:tblW w:w="0" w:type="auto"/>
        <w:tblLayout w:type="fixed"/>
        <w:tblCellMar>
          <w:left w:w="70" w:type="dxa"/>
          <w:right w:w="70" w:type="dxa"/>
        </w:tblCellMar>
        <w:tblLook w:val="0000" w:firstRow="0" w:lastRow="0" w:firstColumn="0" w:lastColumn="0" w:noHBand="0" w:noVBand="0"/>
      </w:tblPr>
      <w:tblGrid>
        <w:gridCol w:w="2590"/>
        <w:gridCol w:w="6621"/>
      </w:tblGrid>
      <w:tr w:rsidR="00E40358" w:rsidRPr="008C32EF" w14:paraId="30B7725A" w14:textId="77777777">
        <w:tc>
          <w:tcPr>
            <w:tcW w:w="2590" w:type="dxa"/>
            <w:tcBorders>
              <w:top w:val="single" w:sz="4" w:space="0" w:color="000000"/>
            </w:tcBorders>
            <w:shd w:val="clear" w:color="auto" w:fill="auto"/>
          </w:tcPr>
          <w:p w14:paraId="4573CB96" w14:textId="77777777" w:rsidR="00E40358" w:rsidRPr="008C32EF" w:rsidRDefault="00E40358">
            <w:pPr>
              <w:snapToGrid w:val="0"/>
              <w:spacing w:before="120" w:after="120"/>
              <w:rPr>
                <w:b/>
              </w:rPr>
            </w:pPr>
            <w:r w:rsidRPr="008C32EF">
              <w:rPr>
                <w:b/>
              </w:rPr>
              <w:t>Title</w:t>
            </w:r>
          </w:p>
        </w:tc>
        <w:tc>
          <w:tcPr>
            <w:tcW w:w="6621" w:type="dxa"/>
            <w:tcBorders>
              <w:top w:val="single" w:sz="4" w:space="0" w:color="000000"/>
            </w:tcBorders>
            <w:shd w:val="clear" w:color="auto" w:fill="auto"/>
          </w:tcPr>
          <w:p w14:paraId="06561D87" w14:textId="77777777" w:rsidR="00E40358" w:rsidRPr="008C32EF" w:rsidRDefault="00E40358">
            <w:pPr>
              <w:pStyle w:val="Intestazione"/>
              <w:tabs>
                <w:tab w:val="clear" w:pos="4320"/>
                <w:tab w:val="clear" w:pos="8640"/>
              </w:tabs>
              <w:snapToGrid w:val="0"/>
              <w:spacing w:before="120" w:after="120"/>
            </w:pPr>
            <w:bookmarkStart w:id="2" w:name="TITLE"/>
            <w:bookmarkEnd w:id="2"/>
            <w:r w:rsidRPr="008C32EF">
              <w:t xml:space="preserve">Technical Guidance for </w:t>
            </w:r>
            <w:r w:rsidR="00900894" w:rsidRPr="008C32EF">
              <w:t xml:space="preserve">the implementation of </w:t>
            </w:r>
            <w:r w:rsidRPr="008C32EF">
              <w:t>INSPIRE Download Services</w:t>
            </w:r>
          </w:p>
        </w:tc>
      </w:tr>
      <w:tr w:rsidR="00E40358" w:rsidRPr="008C32EF" w14:paraId="7A2FDB34" w14:textId="77777777">
        <w:tc>
          <w:tcPr>
            <w:tcW w:w="2590" w:type="dxa"/>
            <w:shd w:val="clear" w:color="auto" w:fill="auto"/>
          </w:tcPr>
          <w:p w14:paraId="08AAA3EA" w14:textId="77777777" w:rsidR="00E40358" w:rsidRPr="008C32EF" w:rsidRDefault="00E40358">
            <w:pPr>
              <w:snapToGrid w:val="0"/>
              <w:spacing w:after="120"/>
              <w:rPr>
                <w:b/>
              </w:rPr>
            </w:pPr>
            <w:r w:rsidRPr="008C32EF">
              <w:rPr>
                <w:b/>
              </w:rPr>
              <w:t>Creator</w:t>
            </w:r>
          </w:p>
        </w:tc>
        <w:tc>
          <w:tcPr>
            <w:tcW w:w="6621" w:type="dxa"/>
            <w:shd w:val="clear" w:color="auto" w:fill="auto"/>
          </w:tcPr>
          <w:p w14:paraId="155F0AD9" w14:textId="77777777" w:rsidR="00E40358" w:rsidRPr="008C32EF" w:rsidRDefault="00427EDE">
            <w:pPr>
              <w:snapToGrid w:val="0"/>
              <w:spacing w:after="120"/>
            </w:pPr>
            <w:r w:rsidRPr="008C32EF">
              <w:t>Initial Operating Capability Task Force</w:t>
            </w:r>
            <w:r w:rsidR="00473721" w:rsidRPr="008C32EF">
              <w:t xml:space="preserve"> </w:t>
            </w:r>
            <w:r w:rsidR="00900894" w:rsidRPr="008C32EF">
              <w:t>for Network Services</w:t>
            </w:r>
          </w:p>
        </w:tc>
      </w:tr>
      <w:tr w:rsidR="00E40358" w:rsidRPr="008C32EF" w14:paraId="6660B951" w14:textId="77777777">
        <w:tc>
          <w:tcPr>
            <w:tcW w:w="2590" w:type="dxa"/>
            <w:shd w:val="clear" w:color="auto" w:fill="auto"/>
          </w:tcPr>
          <w:p w14:paraId="18F958D2" w14:textId="77777777" w:rsidR="00E40358" w:rsidRPr="008C32EF" w:rsidRDefault="00E40358">
            <w:pPr>
              <w:snapToGrid w:val="0"/>
              <w:spacing w:after="120"/>
              <w:rPr>
                <w:b/>
              </w:rPr>
            </w:pPr>
            <w:r w:rsidRPr="008C32EF">
              <w:rPr>
                <w:b/>
              </w:rPr>
              <w:t>Date</w:t>
            </w:r>
          </w:p>
        </w:tc>
        <w:tc>
          <w:tcPr>
            <w:tcW w:w="6621" w:type="dxa"/>
            <w:shd w:val="clear" w:color="auto" w:fill="auto"/>
          </w:tcPr>
          <w:p w14:paraId="30D13EBE" w14:textId="77777777" w:rsidR="00E40358" w:rsidRPr="008C32EF" w:rsidRDefault="001C2422">
            <w:pPr>
              <w:snapToGrid w:val="0"/>
              <w:spacing w:after="120"/>
            </w:pPr>
            <w:r>
              <w:t>09-08</w:t>
            </w:r>
            <w:r w:rsidR="00C67258" w:rsidRPr="008C32EF">
              <w:t>-201</w:t>
            </w:r>
            <w:r w:rsidR="007F7D6E" w:rsidRPr="008C32EF">
              <w:t>3</w:t>
            </w:r>
          </w:p>
        </w:tc>
      </w:tr>
      <w:tr w:rsidR="00E40358" w:rsidRPr="008C32EF" w14:paraId="2D253A8E" w14:textId="77777777">
        <w:tc>
          <w:tcPr>
            <w:tcW w:w="2590" w:type="dxa"/>
            <w:shd w:val="clear" w:color="auto" w:fill="auto"/>
          </w:tcPr>
          <w:p w14:paraId="27B23E68" w14:textId="77777777" w:rsidR="00E40358" w:rsidRPr="008C32EF" w:rsidRDefault="00E40358">
            <w:pPr>
              <w:snapToGrid w:val="0"/>
              <w:spacing w:after="120"/>
              <w:rPr>
                <w:b/>
              </w:rPr>
            </w:pPr>
            <w:r w:rsidRPr="008C32EF">
              <w:rPr>
                <w:b/>
              </w:rPr>
              <w:t>Subject</w:t>
            </w:r>
          </w:p>
        </w:tc>
        <w:tc>
          <w:tcPr>
            <w:tcW w:w="6621" w:type="dxa"/>
            <w:shd w:val="clear" w:color="auto" w:fill="auto"/>
          </w:tcPr>
          <w:p w14:paraId="7C10D76C" w14:textId="77777777" w:rsidR="00E40358" w:rsidRPr="008C32EF" w:rsidRDefault="00E40358">
            <w:pPr>
              <w:snapToGrid w:val="0"/>
              <w:spacing w:after="120"/>
            </w:pPr>
            <w:r w:rsidRPr="008C32EF">
              <w:t>INSPIRE Download Services</w:t>
            </w:r>
          </w:p>
        </w:tc>
      </w:tr>
      <w:tr w:rsidR="00E40358" w:rsidRPr="008C32EF" w14:paraId="27732EB2" w14:textId="77777777">
        <w:tc>
          <w:tcPr>
            <w:tcW w:w="2590" w:type="dxa"/>
            <w:shd w:val="clear" w:color="auto" w:fill="auto"/>
          </w:tcPr>
          <w:p w14:paraId="084417DB" w14:textId="77777777" w:rsidR="00E40358" w:rsidRPr="008C32EF" w:rsidRDefault="00E40358">
            <w:pPr>
              <w:snapToGrid w:val="0"/>
              <w:spacing w:after="120"/>
              <w:rPr>
                <w:b/>
              </w:rPr>
            </w:pPr>
            <w:r w:rsidRPr="008C32EF">
              <w:rPr>
                <w:b/>
              </w:rPr>
              <w:t>Status</w:t>
            </w:r>
          </w:p>
        </w:tc>
        <w:tc>
          <w:tcPr>
            <w:tcW w:w="6621" w:type="dxa"/>
            <w:shd w:val="clear" w:color="auto" w:fill="auto"/>
          </w:tcPr>
          <w:p w14:paraId="3753DDDD" w14:textId="77777777" w:rsidR="00E40358" w:rsidRPr="008C32EF" w:rsidRDefault="00473721">
            <w:pPr>
              <w:snapToGrid w:val="0"/>
              <w:spacing w:after="120"/>
            </w:pPr>
            <w:r w:rsidRPr="008C32EF">
              <w:t>Published, Version 3.</w:t>
            </w:r>
            <w:r w:rsidR="007F7D6E" w:rsidRPr="008C32EF">
              <w:t>1</w:t>
            </w:r>
          </w:p>
        </w:tc>
      </w:tr>
      <w:tr w:rsidR="00427EDE" w:rsidRPr="008C32EF" w14:paraId="28596F59" w14:textId="77777777">
        <w:tc>
          <w:tcPr>
            <w:tcW w:w="2590" w:type="dxa"/>
            <w:shd w:val="clear" w:color="auto" w:fill="auto"/>
          </w:tcPr>
          <w:p w14:paraId="08D31A1D" w14:textId="77777777" w:rsidR="00427EDE" w:rsidRPr="008C32EF" w:rsidRDefault="00427EDE">
            <w:pPr>
              <w:snapToGrid w:val="0"/>
              <w:spacing w:after="120"/>
              <w:rPr>
                <w:b/>
              </w:rPr>
            </w:pPr>
            <w:r w:rsidRPr="008C32EF">
              <w:rPr>
                <w:b/>
              </w:rPr>
              <w:t>Publisher</w:t>
            </w:r>
          </w:p>
        </w:tc>
        <w:tc>
          <w:tcPr>
            <w:tcW w:w="6621" w:type="dxa"/>
            <w:shd w:val="clear" w:color="auto" w:fill="auto"/>
          </w:tcPr>
          <w:p w14:paraId="259D8DE6" w14:textId="77777777" w:rsidR="00427EDE" w:rsidRPr="008C32EF" w:rsidRDefault="00473721">
            <w:pPr>
              <w:snapToGrid w:val="0"/>
              <w:spacing w:after="120"/>
            </w:pPr>
            <w:r w:rsidRPr="008C32EF">
              <w:t>Initial Operating Capability Task Force</w:t>
            </w:r>
          </w:p>
        </w:tc>
      </w:tr>
      <w:tr w:rsidR="00E40358" w:rsidRPr="008C32EF" w14:paraId="3AADBE60" w14:textId="77777777">
        <w:tc>
          <w:tcPr>
            <w:tcW w:w="2590" w:type="dxa"/>
            <w:shd w:val="clear" w:color="auto" w:fill="auto"/>
          </w:tcPr>
          <w:p w14:paraId="0A11650E" w14:textId="77777777" w:rsidR="00E40358" w:rsidRPr="008C32EF" w:rsidRDefault="00E40358">
            <w:pPr>
              <w:snapToGrid w:val="0"/>
              <w:spacing w:after="120"/>
              <w:rPr>
                <w:b/>
              </w:rPr>
            </w:pPr>
            <w:r w:rsidRPr="008C32EF">
              <w:rPr>
                <w:b/>
              </w:rPr>
              <w:t>Type</w:t>
            </w:r>
          </w:p>
        </w:tc>
        <w:tc>
          <w:tcPr>
            <w:tcW w:w="6621" w:type="dxa"/>
            <w:shd w:val="clear" w:color="auto" w:fill="auto"/>
          </w:tcPr>
          <w:p w14:paraId="585E74A5" w14:textId="77777777" w:rsidR="00E40358" w:rsidRPr="008C32EF" w:rsidRDefault="00E40358">
            <w:pPr>
              <w:snapToGrid w:val="0"/>
              <w:spacing w:after="120"/>
            </w:pPr>
            <w:r w:rsidRPr="008C32EF">
              <w:t>Text</w:t>
            </w:r>
          </w:p>
        </w:tc>
      </w:tr>
      <w:tr w:rsidR="00E40358" w:rsidRPr="008C32EF" w14:paraId="2F39A45A" w14:textId="77777777">
        <w:tc>
          <w:tcPr>
            <w:tcW w:w="2590" w:type="dxa"/>
            <w:shd w:val="clear" w:color="auto" w:fill="auto"/>
          </w:tcPr>
          <w:p w14:paraId="366D39F3" w14:textId="77777777" w:rsidR="00E40358" w:rsidRPr="008C32EF" w:rsidRDefault="00E40358">
            <w:pPr>
              <w:snapToGrid w:val="0"/>
              <w:spacing w:after="120"/>
              <w:rPr>
                <w:b/>
              </w:rPr>
            </w:pPr>
            <w:r w:rsidRPr="008C32EF">
              <w:rPr>
                <w:b/>
              </w:rPr>
              <w:t>Description</w:t>
            </w:r>
          </w:p>
        </w:tc>
        <w:tc>
          <w:tcPr>
            <w:tcW w:w="6621" w:type="dxa"/>
            <w:shd w:val="clear" w:color="auto" w:fill="auto"/>
          </w:tcPr>
          <w:p w14:paraId="1754E749" w14:textId="77777777" w:rsidR="00E40358" w:rsidRPr="008C32EF" w:rsidRDefault="00E40358" w:rsidP="0040403F">
            <w:pPr>
              <w:snapToGrid w:val="0"/>
              <w:spacing w:after="120"/>
            </w:pPr>
            <w:r w:rsidRPr="008C32EF">
              <w:t xml:space="preserve">This document defines technical guidance for INSPIRE Download Services </w:t>
            </w:r>
          </w:p>
        </w:tc>
      </w:tr>
      <w:tr w:rsidR="00E40358" w:rsidRPr="008C32EF" w14:paraId="3626885F" w14:textId="77777777">
        <w:tc>
          <w:tcPr>
            <w:tcW w:w="2590" w:type="dxa"/>
            <w:shd w:val="clear" w:color="auto" w:fill="auto"/>
          </w:tcPr>
          <w:p w14:paraId="5162D973" w14:textId="77777777" w:rsidR="00E40358" w:rsidRPr="008C32EF" w:rsidRDefault="00E40358">
            <w:pPr>
              <w:snapToGrid w:val="0"/>
              <w:spacing w:after="120"/>
              <w:rPr>
                <w:b/>
              </w:rPr>
            </w:pPr>
            <w:r w:rsidRPr="008C32EF">
              <w:rPr>
                <w:b/>
              </w:rPr>
              <w:t>Format</w:t>
            </w:r>
          </w:p>
        </w:tc>
        <w:tc>
          <w:tcPr>
            <w:tcW w:w="6621" w:type="dxa"/>
            <w:shd w:val="clear" w:color="auto" w:fill="auto"/>
          </w:tcPr>
          <w:p w14:paraId="583CF8ED" w14:textId="77777777" w:rsidR="00E40358" w:rsidRPr="008C32EF" w:rsidRDefault="002654C7">
            <w:pPr>
              <w:snapToGrid w:val="0"/>
              <w:spacing w:after="120"/>
            </w:pPr>
            <w:r w:rsidRPr="008C32EF">
              <w:t>PDF</w:t>
            </w:r>
          </w:p>
        </w:tc>
      </w:tr>
      <w:tr w:rsidR="00427EDE" w:rsidRPr="008C32EF" w14:paraId="11361B3F" w14:textId="77777777">
        <w:tc>
          <w:tcPr>
            <w:tcW w:w="2590" w:type="dxa"/>
            <w:shd w:val="clear" w:color="auto" w:fill="auto"/>
          </w:tcPr>
          <w:p w14:paraId="7F4A6A0B" w14:textId="77777777" w:rsidR="00427EDE" w:rsidRPr="008C32EF" w:rsidRDefault="00427EDE">
            <w:pPr>
              <w:snapToGrid w:val="0"/>
              <w:spacing w:after="120"/>
              <w:rPr>
                <w:b/>
              </w:rPr>
            </w:pPr>
            <w:r w:rsidRPr="008C32EF">
              <w:rPr>
                <w:b/>
              </w:rPr>
              <w:t>Source</w:t>
            </w:r>
          </w:p>
        </w:tc>
        <w:tc>
          <w:tcPr>
            <w:tcW w:w="6621" w:type="dxa"/>
            <w:shd w:val="clear" w:color="auto" w:fill="auto"/>
          </w:tcPr>
          <w:p w14:paraId="64D3176A" w14:textId="77777777" w:rsidR="00427EDE" w:rsidRPr="00D134B1" w:rsidRDefault="00900894" w:rsidP="00900894">
            <w:pPr>
              <w:snapToGrid w:val="0"/>
              <w:spacing w:after="120"/>
            </w:pPr>
            <w:r w:rsidRPr="00D134B1">
              <w:t xml:space="preserve">Technical Guidance </w:t>
            </w:r>
            <w:r w:rsidR="007F7D6E" w:rsidRPr="00D134B1">
              <w:t xml:space="preserve">for the Implementation of INSPIRE </w:t>
            </w:r>
            <w:r w:rsidRPr="00D134B1">
              <w:t>Download</w:t>
            </w:r>
            <w:r w:rsidR="00B31B67" w:rsidRPr="00D134B1">
              <w:t xml:space="preserve"> </w:t>
            </w:r>
            <w:r w:rsidRPr="00D134B1">
              <w:t xml:space="preserve">Services </w:t>
            </w:r>
            <w:r w:rsidR="00B31B67" w:rsidRPr="00D134B1">
              <w:t>(</w:t>
            </w:r>
            <w:r w:rsidRPr="00D134B1">
              <w:t>v</w:t>
            </w:r>
            <w:r w:rsidR="00B31B67" w:rsidRPr="00D134B1">
              <w:t xml:space="preserve">ersion </w:t>
            </w:r>
            <w:r w:rsidR="007F7D6E" w:rsidRPr="00D134B1">
              <w:t>3</w:t>
            </w:r>
            <w:r w:rsidRPr="00D134B1">
              <w:t>.</w:t>
            </w:r>
            <w:r w:rsidR="00744223">
              <w:t>1</w:t>
            </w:r>
            <w:r w:rsidR="00B31B67" w:rsidRPr="00D134B1">
              <w:t>)</w:t>
            </w:r>
          </w:p>
        </w:tc>
      </w:tr>
      <w:tr w:rsidR="00427EDE" w:rsidRPr="008C32EF" w14:paraId="045482E3" w14:textId="77777777">
        <w:tc>
          <w:tcPr>
            <w:tcW w:w="2590" w:type="dxa"/>
            <w:shd w:val="clear" w:color="auto" w:fill="auto"/>
          </w:tcPr>
          <w:p w14:paraId="63BFFC47" w14:textId="77777777" w:rsidR="00427EDE" w:rsidRPr="008C32EF" w:rsidRDefault="00427EDE">
            <w:pPr>
              <w:snapToGrid w:val="0"/>
              <w:spacing w:after="120"/>
              <w:rPr>
                <w:b/>
              </w:rPr>
            </w:pPr>
            <w:r w:rsidRPr="008C32EF">
              <w:rPr>
                <w:b/>
              </w:rPr>
              <w:t>Rights</w:t>
            </w:r>
          </w:p>
        </w:tc>
        <w:tc>
          <w:tcPr>
            <w:tcW w:w="6621" w:type="dxa"/>
            <w:shd w:val="clear" w:color="auto" w:fill="auto"/>
          </w:tcPr>
          <w:p w14:paraId="573E1911" w14:textId="77777777" w:rsidR="00427EDE" w:rsidRPr="008C32EF" w:rsidRDefault="00427EDE">
            <w:pPr>
              <w:snapToGrid w:val="0"/>
              <w:spacing w:after="120"/>
            </w:pPr>
            <w:r w:rsidRPr="008C32EF">
              <w:t>Public</w:t>
            </w:r>
          </w:p>
        </w:tc>
      </w:tr>
      <w:tr w:rsidR="00427EDE" w:rsidRPr="008C32EF" w14:paraId="5A87A7F8" w14:textId="77777777">
        <w:tc>
          <w:tcPr>
            <w:tcW w:w="2590" w:type="dxa"/>
            <w:shd w:val="clear" w:color="auto" w:fill="auto"/>
          </w:tcPr>
          <w:p w14:paraId="392DEC8C" w14:textId="77777777" w:rsidR="00427EDE" w:rsidRPr="008C32EF" w:rsidRDefault="00427EDE">
            <w:pPr>
              <w:snapToGrid w:val="0"/>
              <w:spacing w:after="120"/>
              <w:rPr>
                <w:b/>
              </w:rPr>
            </w:pPr>
            <w:r w:rsidRPr="008C32EF">
              <w:rPr>
                <w:b/>
              </w:rPr>
              <w:t>Identifier</w:t>
            </w:r>
          </w:p>
        </w:tc>
        <w:tc>
          <w:tcPr>
            <w:tcW w:w="6621" w:type="dxa"/>
            <w:shd w:val="clear" w:color="auto" w:fill="auto"/>
          </w:tcPr>
          <w:p w14:paraId="31D88589" w14:textId="77777777" w:rsidR="00427EDE" w:rsidRPr="008C32EF" w:rsidRDefault="00427EDE" w:rsidP="00473721">
            <w:pPr>
              <w:snapToGrid w:val="0"/>
              <w:spacing w:after="120"/>
            </w:pPr>
            <w:r w:rsidRPr="008C32EF">
              <w:t>Technical_Guidance_Download_Services_</w:t>
            </w:r>
            <w:r w:rsidR="002120AF" w:rsidRPr="008C32EF">
              <w:t>v3.</w:t>
            </w:r>
            <w:r w:rsidR="007F7D6E" w:rsidRPr="008C32EF">
              <w:t>1</w:t>
            </w:r>
            <w:r w:rsidR="00473721" w:rsidRPr="008C32EF" w:rsidDel="00473721">
              <w:t xml:space="preserve"> </w:t>
            </w:r>
          </w:p>
        </w:tc>
      </w:tr>
      <w:tr w:rsidR="00427EDE" w:rsidRPr="008C32EF" w14:paraId="509D1BDA" w14:textId="77777777">
        <w:tc>
          <w:tcPr>
            <w:tcW w:w="2590" w:type="dxa"/>
            <w:shd w:val="clear" w:color="auto" w:fill="auto"/>
          </w:tcPr>
          <w:p w14:paraId="2143AEB6" w14:textId="77777777" w:rsidR="00427EDE" w:rsidRPr="008C32EF" w:rsidRDefault="00427EDE">
            <w:pPr>
              <w:snapToGrid w:val="0"/>
              <w:spacing w:after="120"/>
              <w:rPr>
                <w:b/>
              </w:rPr>
            </w:pPr>
            <w:r w:rsidRPr="008C32EF">
              <w:rPr>
                <w:b/>
              </w:rPr>
              <w:t>Language</w:t>
            </w:r>
          </w:p>
        </w:tc>
        <w:tc>
          <w:tcPr>
            <w:tcW w:w="6621" w:type="dxa"/>
            <w:shd w:val="clear" w:color="auto" w:fill="auto"/>
          </w:tcPr>
          <w:p w14:paraId="3C9238E2" w14:textId="77777777" w:rsidR="00427EDE" w:rsidRPr="008C32EF" w:rsidRDefault="00427EDE">
            <w:pPr>
              <w:snapToGrid w:val="0"/>
              <w:spacing w:after="120"/>
            </w:pPr>
            <w:r w:rsidRPr="008C32EF">
              <w:t>EN</w:t>
            </w:r>
          </w:p>
        </w:tc>
      </w:tr>
      <w:tr w:rsidR="00427EDE" w:rsidRPr="008C32EF" w14:paraId="19BBA38D" w14:textId="77777777">
        <w:tc>
          <w:tcPr>
            <w:tcW w:w="2590" w:type="dxa"/>
            <w:shd w:val="clear" w:color="auto" w:fill="auto"/>
          </w:tcPr>
          <w:p w14:paraId="36426DA9" w14:textId="77777777" w:rsidR="00427EDE" w:rsidRPr="008C32EF" w:rsidRDefault="00427EDE">
            <w:pPr>
              <w:snapToGrid w:val="0"/>
              <w:spacing w:after="120"/>
              <w:rPr>
                <w:b/>
              </w:rPr>
            </w:pPr>
            <w:r w:rsidRPr="008C32EF">
              <w:rPr>
                <w:b/>
              </w:rPr>
              <w:t>Relation</w:t>
            </w:r>
          </w:p>
        </w:tc>
        <w:tc>
          <w:tcPr>
            <w:tcW w:w="6621" w:type="dxa"/>
            <w:shd w:val="clear" w:color="auto" w:fill="auto"/>
          </w:tcPr>
          <w:p w14:paraId="2D75C2B7" w14:textId="77777777" w:rsidR="00427EDE" w:rsidRPr="008C32EF" w:rsidRDefault="00900894" w:rsidP="00900894">
            <w:pPr>
              <w:snapToGrid w:val="0"/>
              <w:spacing w:after="120"/>
            </w:pPr>
            <w:r w:rsidRPr="00D134B1">
              <w:t>COMMISSION REGULATION (EU) No 1088/2010 of 23 November 2010 amending Regulation (EC) No 976/2009 as regards download services and transformation services</w:t>
            </w:r>
          </w:p>
        </w:tc>
      </w:tr>
      <w:tr w:rsidR="00427EDE" w:rsidRPr="008C32EF" w14:paraId="6E35BF56" w14:textId="77777777">
        <w:tc>
          <w:tcPr>
            <w:tcW w:w="2590" w:type="dxa"/>
            <w:tcBorders>
              <w:bottom w:val="single" w:sz="4" w:space="0" w:color="000000"/>
            </w:tcBorders>
            <w:shd w:val="clear" w:color="auto" w:fill="auto"/>
          </w:tcPr>
          <w:p w14:paraId="4E7E0D1F" w14:textId="77777777" w:rsidR="00427EDE" w:rsidRPr="008C32EF" w:rsidRDefault="00427EDE">
            <w:pPr>
              <w:snapToGrid w:val="0"/>
              <w:spacing w:after="120"/>
              <w:rPr>
                <w:b/>
              </w:rPr>
            </w:pPr>
            <w:r w:rsidRPr="008C32EF">
              <w:rPr>
                <w:b/>
              </w:rPr>
              <w:t>Coverage</w:t>
            </w:r>
          </w:p>
        </w:tc>
        <w:tc>
          <w:tcPr>
            <w:tcW w:w="6621" w:type="dxa"/>
            <w:tcBorders>
              <w:bottom w:val="single" w:sz="4" w:space="0" w:color="000000"/>
            </w:tcBorders>
            <w:shd w:val="clear" w:color="auto" w:fill="auto"/>
          </w:tcPr>
          <w:p w14:paraId="54CA413E" w14:textId="77777777" w:rsidR="00427EDE" w:rsidRPr="008C32EF" w:rsidRDefault="00427EDE">
            <w:pPr>
              <w:snapToGrid w:val="0"/>
              <w:spacing w:after="120"/>
            </w:pPr>
            <w:r w:rsidRPr="008C32EF">
              <w:t>Project duration</w:t>
            </w:r>
          </w:p>
        </w:tc>
      </w:tr>
    </w:tbl>
    <w:p w14:paraId="1EFA41F3" w14:textId="77777777" w:rsidR="00E40358" w:rsidRPr="008C32EF" w:rsidRDefault="00E40358">
      <w:pPr>
        <w:jc w:val="center"/>
        <w:rPr>
          <w:sz w:val="16"/>
        </w:rPr>
      </w:pPr>
    </w:p>
    <w:p w14:paraId="01C0DCED" w14:textId="77777777" w:rsidR="00E40358" w:rsidRPr="008C32EF" w:rsidRDefault="00E40358"/>
    <w:p w14:paraId="5EE814D0" w14:textId="77777777" w:rsidR="00E40358" w:rsidRPr="008C32EF" w:rsidRDefault="00E40358">
      <w:pPr>
        <w:jc w:val="center"/>
      </w:pPr>
    </w:p>
    <w:p w14:paraId="0873498F" w14:textId="77777777" w:rsidR="00E40358" w:rsidRPr="008C32EF" w:rsidRDefault="00E40358">
      <w:pPr>
        <w:sectPr w:rsidR="00E40358" w:rsidRPr="008C32EF">
          <w:pgSz w:w="11906" w:h="16838"/>
          <w:pgMar w:top="1642" w:right="1412" w:bottom="1642" w:left="1412" w:header="1412" w:footer="1412" w:gutter="0"/>
          <w:cols w:space="720"/>
          <w:docGrid w:linePitch="360"/>
        </w:sectPr>
      </w:pPr>
    </w:p>
    <w:p w14:paraId="49D99CD5" w14:textId="77777777" w:rsidR="00E40358" w:rsidRPr="008C32EF" w:rsidRDefault="00E40358" w:rsidP="00B97D54">
      <w:pPr>
        <w:pageBreakBefore/>
        <w:outlineLvl w:val="0"/>
        <w:rPr>
          <w:b/>
          <w:sz w:val="32"/>
          <w:szCs w:val="32"/>
        </w:rPr>
      </w:pPr>
      <w:r w:rsidRPr="008C32EF">
        <w:rPr>
          <w:b/>
          <w:sz w:val="32"/>
          <w:szCs w:val="32"/>
        </w:rPr>
        <w:lastRenderedPageBreak/>
        <w:t>Table of contents</w:t>
      </w:r>
    </w:p>
    <w:p w14:paraId="3C6285D3" w14:textId="77777777" w:rsidR="00E40358" w:rsidRPr="008C32EF" w:rsidRDefault="00E40358">
      <w:pPr>
        <w:sectPr w:rsidR="00E40358" w:rsidRPr="008C32EF">
          <w:headerReference w:type="even" r:id="rId9"/>
          <w:headerReference w:type="default" r:id="rId10"/>
          <w:footerReference w:type="even" r:id="rId11"/>
          <w:footerReference w:type="default" r:id="rId12"/>
          <w:headerReference w:type="first" r:id="rId13"/>
          <w:footerReference w:type="first" r:id="rId14"/>
          <w:pgSz w:w="11906" w:h="16838"/>
          <w:pgMar w:top="1412" w:right="1412" w:bottom="1412" w:left="1412" w:header="708" w:footer="708" w:gutter="0"/>
          <w:cols w:space="720"/>
          <w:docGrid w:linePitch="360"/>
        </w:sectPr>
      </w:pPr>
    </w:p>
    <w:p w14:paraId="2AB4BF74" w14:textId="77777777" w:rsidR="00AC60DA" w:rsidRPr="008026A8" w:rsidRDefault="00E40358">
      <w:pPr>
        <w:pStyle w:val="Sommario1"/>
        <w:rPr>
          <w:rFonts w:ascii="Calibri" w:hAnsi="Calibri" w:cs="Times New Roman"/>
          <w:bCs w:val="0"/>
          <w:noProof/>
          <w:sz w:val="22"/>
          <w:szCs w:val="22"/>
          <w:lang w:val="en-GB" w:eastAsia="en-GB"/>
        </w:rPr>
      </w:pPr>
      <w:r w:rsidRPr="00D134B1">
        <w:rPr>
          <w:lang w:val="en-GB"/>
        </w:rPr>
        <w:fldChar w:fldCharType="begin"/>
      </w:r>
      <w:r w:rsidRPr="00D134B1">
        <w:rPr>
          <w:lang w:val="en-GB"/>
        </w:rPr>
        <w:instrText xml:space="preserve"> </w:instrText>
      </w:r>
      <w:r w:rsidR="003C4833" w:rsidRPr="00D134B1">
        <w:rPr>
          <w:lang w:val="en-GB"/>
        </w:rPr>
        <w:instrText>TOC</w:instrText>
      </w:r>
      <w:r w:rsidRPr="00D134B1">
        <w:rPr>
          <w:lang w:val="en-GB"/>
        </w:rPr>
        <w:instrText xml:space="preserve"> </w:instrText>
      </w:r>
      <w:r w:rsidRPr="00D134B1">
        <w:rPr>
          <w:lang w:val="en-GB"/>
        </w:rPr>
        <w:fldChar w:fldCharType="separate"/>
      </w:r>
      <w:r w:rsidR="00AC60DA" w:rsidRPr="00565ADA">
        <w:rPr>
          <w:noProof/>
          <w:lang w:val="en-GB"/>
        </w:rPr>
        <w:t>Acknowledgements</w:t>
      </w:r>
      <w:r w:rsidR="00AC60DA">
        <w:rPr>
          <w:noProof/>
        </w:rPr>
        <w:tab/>
      </w:r>
      <w:r w:rsidR="00AC60DA">
        <w:rPr>
          <w:noProof/>
        </w:rPr>
        <w:fldChar w:fldCharType="begin"/>
      </w:r>
      <w:r w:rsidR="00AC60DA">
        <w:rPr>
          <w:noProof/>
        </w:rPr>
        <w:instrText xml:space="preserve"> PAGEREF _Toc364091513 \h </w:instrText>
      </w:r>
      <w:r w:rsidR="00AC60DA">
        <w:rPr>
          <w:noProof/>
        </w:rPr>
      </w:r>
      <w:r w:rsidR="00AC60DA">
        <w:rPr>
          <w:noProof/>
        </w:rPr>
        <w:fldChar w:fldCharType="separate"/>
      </w:r>
      <w:r w:rsidR="00BB00B0">
        <w:rPr>
          <w:noProof/>
        </w:rPr>
        <w:t>8</w:t>
      </w:r>
      <w:r w:rsidR="00AC60DA">
        <w:rPr>
          <w:noProof/>
        </w:rPr>
        <w:fldChar w:fldCharType="end"/>
      </w:r>
    </w:p>
    <w:p w14:paraId="732189C6" w14:textId="77777777" w:rsidR="00AC60DA" w:rsidRPr="008026A8" w:rsidRDefault="00AC60DA">
      <w:pPr>
        <w:pStyle w:val="Sommario1"/>
        <w:rPr>
          <w:rFonts w:ascii="Calibri" w:hAnsi="Calibri" w:cs="Times New Roman"/>
          <w:bCs w:val="0"/>
          <w:noProof/>
          <w:sz w:val="22"/>
          <w:szCs w:val="22"/>
          <w:lang w:val="en-GB" w:eastAsia="en-GB"/>
        </w:rPr>
      </w:pPr>
      <w:r w:rsidRPr="00565ADA">
        <w:rPr>
          <w:noProof/>
          <w:lang w:val="en-GB"/>
        </w:rPr>
        <w:t>Foreword</w:t>
      </w:r>
      <w:r>
        <w:rPr>
          <w:noProof/>
        </w:rPr>
        <w:tab/>
      </w:r>
      <w:r>
        <w:rPr>
          <w:noProof/>
        </w:rPr>
        <w:fldChar w:fldCharType="begin"/>
      </w:r>
      <w:r>
        <w:rPr>
          <w:noProof/>
        </w:rPr>
        <w:instrText xml:space="preserve"> PAGEREF _Toc364091514 \h </w:instrText>
      </w:r>
      <w:r>
        <w:rPr>
          <w:noProof/>
        </w:rPr>
      </w:r>
      <w:r>
        <w:rPr>
          <w:noProof/>
        </w:rPr>
        <w:fldChar w:fldCharType="separate"/>
      </w:r>
      <w:r w:rsidR="00BB00B0">
        <w:rPr>
          <w:noProof/>
        </w:rPr>
        <w:t>9</w:t>
      </w:r>
      <w:r>
        <w:rPr>
          <w:noProof/>
        </w:rPr>
        <w:fldChar w:fldCharType="end"/>
      </w:r>
    </w:p>
    <w:p w14:paraId="68AF5974" w14:textId="77777777" w:rsidR="00AC60DA" w:rsidRPr="008026A8" w:rsidRDefault="00AC60DA">
      <w:pPr>
        <w:pStyle w:val="Sommario1"/>
        <w:rPr>
          <w:rFonts w:ascii="Calibri" w:hAnsi="Calibri" w:cs="Times New Roman"/>
          <w:bCs w:val="0"/>
          <w:noProof/>
          <w:sz w:val="22"/>
          <w:szCs w:val="22"/>
          <w:lang w:val="en-GB" w:eastAsia="en-GB"/>
        </w:rPr>
      </w:pPr>
      <w:r w:rsidRPr="00565ADA">
        <w:rPr>
          <w:noProof/>
          <w:lang w:val="en-GB"/>
        </w:rPr>
        <w:t>Revision History</w:t>
      </w:r>
      <w:r>
        <w:rPr>
          <w:noProof/>
        </w:rPr>
        <w:tab/>
      </w:r>
      <w:r>
        <w:rPr>
          <w:noProof/>
        </w:rPr>
        <w:fldChar w:fldCharType="begin"/>
      </w:r>
      <w:r>
        <w:rPr>
          <w:noProof/>
        </w:rPr>
        <w:instrText xml:space="preserve"> PAGEREF _Toc364091515 \h </w:instrText>
      </w:r>
      <w:r>
        <w:rPr>
          <w:noProof/>
        </w:rPr>
      </w:r>
      <w:r>
        <w:rPr>
          <w:noProof/>
        </w:rPr>
        <w:fldChar w:fldCharType="separate"/>
      </w:r>
      <w:r w:rsidR="00BB00B0">
        <w:rPr>
          <w:noProof/>
        </w:rPr>
        <w:t>11</w:t>
      </w:r>
      <w:r>
        <w:rPr>
          <w:noProof/>
        </w:rPr>
        <w:fldChar w:fldCharType="end"/>
      </w:r>
    </w:p>
    <w:p w14:paraId="2A079FF8" w14:textId="77777777" w:rsidR="00AC60DA" w:rsidRPr="008026A8" w:rsidRDefault="00AC60DA">
      <w:pPr>
        <w:pStyle w:val="Sommario1"/>
        <w:rPr>
          <w:rFonts w:ascii="Calibri" w:hAnsi="Calibri" w:cs="Times New Roman"/>
          <w:bCs w:val="0"/>
          <w:noProof/>
          <w:sz w:val="22"/>
          <w:szCs w:val="22"/>
          <w:lang w:val="en-GB" w:eastAsia="en-GB"/>
        </w:rPr>
      </w:pPr>
      <w:r w:rsidRPr="00565ADA">
        <w:rPr>
          <w:noProof/>
          <w:lang w:val="en-GB"/>
        </w:rPr>
        <w:t>1</w:t>
      </w:r>
      <w:r w:rsidRPr="008026A8">
        <w:rPr>
          <w:rFonts w:ascii="Calibri" w:hAnsi="Calibri" w:cs="Times New Roman"/>
          <w:bCs w:val="0"/>
          <w:noProof/>
          <w:sz w:val="22"/>
          <w:szCs w:val="22"/>
          <w:lang w:val="en-GB" w:eastAsia="en-GB"/>
        </w:rPr>
        <w:tab/>
      </w:r>
      <w:r w:rsidRPr="00565ADA">
        <w:rPr>
          <w:noProof/>
          <w:lang w:val="en-GB"/>
        </w:rPr>
        <w:t>Introduction</w:t>
      </w:r>
      <w:r>
        <w:rPr>
          <w:noProof/>
        </w:rPr>
        <w:tab/>
      </w:r>
      <w:r>
        <w:rPr>
          <w:noProof/>
        </w:rPr>
        <w:fldChar w:fldCharType="begin"/>
      </w:r>
      <w:r>
        <w:rPr>
          <w:noProof/>
        </w:rPr>
        <w:instrText xml:space="preserve"> PAGEREF _Toc364091516 \h </w:instrText>
      </w:r>
      <w:r>
        <w:rPr>
          <w:noProof/>
        </w:rPr>
      </w:r>
      <w:r>
        <w:rPr>
          <w:noProof/>
        </w:rPr>
        <w:fldChar w:fldCharType="separate"/>
      </w:r>
      <w:r w:rsidR="00BB00B0">
        <w:rPr>
          <w:noProof/>
        </w:rPr>
        <w:t>14</w:t>
      </w:r>
      <w:r>
        <w:rPr>
          <w:noProof/>
        </w:rPr>
        <w:fldChar w:fldCharType="end"/>
      </w:r>
    </w:p>
    <w:p w14:paraId="0190A4FF" w14:textId="77777777" w:rsidR="00AC60DA" w:rsidRPr="008026A8" w:rsidRDefault="00AC60DA">
      <w:pPr>
        <w:pStyle w:val="Sommario1"/>
        <w:rPr>
          <w:rFonts w:ascii="Calibri" w:hAnsi="Calibri" w:cs="Times New Roman"/>
          <w:bCs w:val="0"/>
          <w:noProof/>
          <w:sz w:val="22"/>
          <w:szCs w:val="22"/>
          <w:lang w:val="en-GB" w:eastAsia="en-GB"/>
        </w:rPr>
      </w:pPr>
      <w:r w:rsidRPr="00565ADA">
        <w:rPr>
          <w:noProof/>
          <w:lang w:val="en-GB"/>
        </w:rPr>
        <w:t>2</w:t>
      </w:r>
      <w:r w:rsidRPr="008026A8">
        <w:rPr>
          <w:rFonts w:ascii="Calibri" w:hAnsi="Calibri" w:cs="Times New Roman"/>
          <w:bCs w:val="0"/>
          <w:noProof/>
          <w:sz w:val="22"/>
          <w:szCs w:val="22"/>
          <w:lang w:val="en-GB" w:eastAsia="en-GB"/>
        </w:rPr>
        <w:tab/>
      </w:r>
      <w:r w:rsidRPr="00565ADA">
        <w:rPr>
          <w:noProof/>
          <w:lang w:val="en-GB"/>
        </w:rPr>
        <w:t>Normative references</w:t>
      </w:r>
      <w:r>
        <w:rPr>
          <w:noProof/>
        </w:rPr>
        <w:tab/>
      </w:r>
      <w:r>
        <w:rPr>
          <w:noProof/>
        </w:rPr>
        <w:fldChar w:fldCharType="begin"/>
      </w:r>
      <w:r>
        <w:rPr>
          <w:noProof/>
        </w:rPr>
        <w:instrText xml:space="preserve"> PAGEREF _Toc364091517 \h </w:instrText>
      </w:r>
      <w:r>
        <w:rPr>
          <w:noProof/>
        </w:rPr>
      </w:r>
      <w:r>
        <w:rPr>
          <w:noProof/>
        </w:rPr>
        <w:fldChar w:fldCharType="separate"/>
      </w:r>
      <w:r w:rsidR="00BB00B0">
        <w:rPr>
          <w:noProof/>
        </w:rPr>
        <w:t>15</w:t>
      </w:r>
      <w:r>
        <w:rPr>
          <w:noProof/>
        </w:rPr>
        <w:fldChar w:fldCharType="end"/>
      </w:r>
    </w:p>
    <w:p w14:paraId="25166B15" w14:textId="77777777" w:rsidR="00AC60DA" w:rsidRPr="008026A8" w:rsidRDefault="00AC60DA">
      <w:pPr>
        <w:pStyle w:val="Sommario1"/>
        <w:rPr>
          <w:rFonts w:ascii="Calibri" w:hAnsi="Calibri" w:cs="Times New Roman"/>
          <w:bCs w:val="0"/>
          <w:noProof/>
          <w:sz w:val="22"/>
          <w:szCs w:val="22"/>
          <w:lang w:val="en-GB" w:eastAsia="en-GB"/>
        </w:rPr>
      </w:pPr>
      <w:r w:rsidRPr="00565ADA">
        <w:rPr>
          <w:noProof/>
          <w:lang w:val="en-GB"/>
        </w:rPr>
        <w:t>3</w:t>
      </w:r>
      <w:r w:rsidRPr="008026A8">
        <w:rPr>
          <w:rFonts w:ascii="Calibri" w:hAnsi="Calibri" w:cs="Times New Roman"/>
          <w:bCs w:val="0"/>
          <w:noProof/>
          <w:sz w:val="22"/>
          <w:szCs w:val="22"/>
          <w:lang w:val="en-GB" w:eastAsia="en-GB"/>
        </w:rPr>
        <w:tab/>
      </w:r>
      <w:r w:rsidRPr="00565ADA">
        <w:rPr>
          <w:noProof/>
          <w:lang w:val="en-GB"/>
        </w:rPr>
        <w:t>Terms and abbreviations</w:t>
      </w:r>
      <w:r>
        <w:rPr>
          <w:noProof/>
        </w:rPr>
        <w:tab/>
      </w:r>
      <w:r>
        <w:rPr>
          <w:noProof/>
        </w:rPr>
        <w:fldChar w:fldCharType="begin"/>
      </w:r>
      <w:r>
        <w:rPr>
          <w:noProof/>
        </w:rPr>
        <w:instrText xml:space="preserve"> PAGEREF _Toc364091518 \h </w:instrText>
      </w:r>
      <w:r>
        <w:rPr>
          <w:noProof/>
        </w:rPr>
      </w:r>
      <w:r>
        <w:rPr>
          <w:noProof/>
        </w:rPr>
        <w:fldChar w:fldCharType="separate"/>
      </w:r>
      <w:r w:rsidR="00BB00B0">
        <w:rPr>
          <w:noProof/>
        </w:rPr>
        <w:t>16</w:t>
      </w:r>
      <w:r>
        <w:rPr>
          <w:noProof/>
        </w:rPr>
        <w:fldChar w:fldCharType="end"/>
      </w:r>
    </w:p>
    <w:p w14:paraId="6816D10E"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3.1</w:t>
      </w:r>
      <w:r w:rsidRPr="008026A8">
        <w:rPr>
          <w:rFonts w:ascii="Calibri" w:hAnsi="Calibri" w:cs="Times New Roman"/>
          <w:noProof/>
          <w:sz w:val="22"/>
          <w:szCs w:val="22"/>
          <w:lang w:eastAsia="en-GB"/>
        </w:rPr>
        <w:tab/>
      </w:r>
      <w:r>
        <w:rPr>
          <w:noProof/>
        </w:rPr>
        <w:t>Terms</w:t>
      </w:r>
      <w:r>
        <w:rPr>
          <w:noProof/>
        </w:rPr>
        <w:tab/>
      </w:r>
      <w:r>
        <w:rPr>
          <w:noProof/>
        </w:rPr>
        <w:fldChar w:fldCharType="begin"/>
      </w:r>
      <w:r>
        <w:rPr>
          <w:noProof/>
        </w:rPr>
        <w:instrText xml:space="preserve"> PAGEREF _Toc364091519 \h </w:instrText>
      </w:r>
      <w:r>
        <w:rPr>
          <w:noProof/>
        </w:rPr>
      </w:r>
      <w:r>
        <w:rPr>
          <w:noProof/>
        </w:rPr>
        <w:fldChar w:fldCharType="separate"/>
      </w:r>
      <w:r w:rsidR="00BB00B0">
        <w:rPr>
          <w:noProof/>
        </w:rPr>
        <w:t>16</w:t>
      </w:r>
      <w:r>
        <w:rPr>
          <w:noProof/>
        </w:rPr>
        <w:fldChar w:fldCharType="end"/>
      </w:r>
    </w:p>
    <w:p w14:paraId="4E5EF5EA"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3.2</w:t>
      </w:r>
      <w:r w:rsidRPr="008026A8">
        <w:rPr>
          <w:rFonts w:ascii="Calibri" w:hAnsi="Calibri" w:cs="Times New Roman"/>
          <w:noProof/>
          <w:sz w:val="22"/>
          <w:szCs w:val="22"/>
          <w:lang w:eastAsia="en-GB"/>
        </w:rPr>
        <w:tab/>
      </w:r>
      <w:r>
        <w:rPr>
          <w:noProof/>
        </w:rPr>
        <w:t>Abbreviations</w:t>
      </w:r>
      <w:r>
        <w:rPr>
          <w:noProof/>
        </w:rPr>
        <w:tab/>
      </w:r>
      <w:r>
        <w:rPr>
          <w:noProof/>
        </w:rPr>
        <w:fldChar w:fldCharType="begin"/>
      </w:r>
      <w:r>
        <w:rPr>
          <w:noProof/>
        </w:rPr>
        <w:instrText xml:space="preserve"> PAGEREF _Toc364091520 \h </w:instrText>
      </w:r>
      <w:r>
        <w:rPr>
          <w:noProof/>
        </w:rPr>
      </w:r>
      <w:r>
        <w:rPr>
          <w:noProof/>
        </w:rPr>
        <w:fldChar w:fldCharType="separate"/>
      </w:r>
      <w:r w:rsidR="00BB00B0">
        <w:rPr>
          <w:noProof/>
        </w:rPr>
        <w:t>17</w:t>
      </w:r>
      <w:r>
        <w:rPr>
          <w:noProof/>
        </w:rPr>
        <w:fldChar w:fldCharType="end"/>
      </w:r>
    </w:p>
    <w:p w14:paraId="2C0D02DA"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3.3</w:t>
      </w:r>
      <w:r w:rsidRPr="008026A8">
        <w:rPr>
          <w:rFonts w:ascii="Calibri" w:hAnsi="Calibri" w:cs="Times New Roman"/>
          <w:noProof/>
          <w:sz w:val="22"/>
          <w:szCs w:val="22"/>
          <w:lang w:eastAsia="en-GB"/>
        </w:rPr>
        <w:tab/>
      </w:r>
      <w:r>
        <w:rPr>
          <w:noProof/>
        </w:rPr>
        <w:t>Verbal forms for the expression of provisions</w:t>
      </w:r>
      <w:r>
        <w:rPr>
          <w:noProof/>
        </w:rPr>
        <w:tab/>
      </w:r>
      <w:r>
        <w:rPr>
          <w:noProof/>
        </w:rPr>
        <w:fldChar w:fldCharType="begin"/>
      </w:r>
      <w:r>
        <w:rPr>
          <w:noProof/>
        </w:rPr>
        <w:instrText xml:space="preserve"> PAGEREF _Toc364091521 \h </w:instrText>
      </w:r>
      <w:r>
        <w:rPr>
          <w:noProof/>
        </w:rPr>
      </w:r>
      <w:r>
        <w:rPr>
          <w:noProof/>
        </w:rPr>
        <w:fldChar w:fldCharType="separate"/>
      </w:r>
      <w:r w:rsidR="00BB00B0">
        <w:rPr>
          <w:noProof/>
        </w:rPr>
        <w:t>18</w:t>
      </w:r>
      <w:r>
        <w:rPr>
          <w:noProof/>
        </w:rPr>
        <w:fldChar w:fldCharType="end"/>
      </w:r>
    </w:p>
    <w:p w14:paraId="0A332DCE"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3.4</w:t>
      </w:r>
      <w:r w:rsidRPr="008026A8">
        <w:rPr>
          <w:rFonts w:ascii="Calibri" w:hAnsi="Calibri" w:cs="Times New Roman"/>
          <w:noProof/>
          <w:sz w:val="22"/>
          <w:szCs w:val="22"/>
          <w:lang w:eastAsia="en-GB"/>
        </w:rPr>
        <w:tab/>
      </w:r>
      <w:r>
        <w:rPr>
          <w:noProof/>
        </w:rPr>
        <w:t>References</w:t>
      </w:r>
      <w:r>
        <w:rPr>
          <w:noProof/>
        </w:rPr>
        <w:tab/>
      </w:r>
      <w:r>
        <w:rPr>
          <w:noProof/>
        </w:rPr>
        <w:fldChar w:fldCharType="begin"/>
      </w:r>
      <w:r>
        <w:rPr>
          <w:noProof/>
        </w:rPr>
        <w:instrText xml:space="preserve"> PAGEREF _Toc364091522 \h </w:instrText>
      </w:r>
      <w:r>
        <w:rPr>
          <w:noProof/>
        </w:rPr>
      </w:r>
      <w:r>
        <w:rPr>
          <w:noProof/>
        </w:rPr>
        <w:fldChar w:fldCharType="separate"/>
      </w:r>
      <w:r w:rsidR="00BB00B0">
        <w:rPr>
          <w:noProof/>
        </w:rPr>
        <w:t>19</w:t>
      </w:r>
      <w:r>
        <w:rPr>
          <w:noProof/>
        </w:rPr>
        <w:fldChar w:fldCharType="end"/>
      </w:r>
    </w:p>
    <w:p w14:paraId="6870EBAF"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3.5</w:t>
      </w:r>
      <w:r w:rsidRPr="008026A8">
        <w:rPr>
          <w:rFonts w:ascii="Calibri" w:hAnsi="Calibri" w:cs="Times New Roman"/>
          <w:noProof/>
          <w:sz w:val="22"/>
          <w:szCs w:val="22"/>
          <w:lang w:eastAsia="en-GB"/>
        </w:rPr>
        <w:tab/>
      </w:r>
      <w:r>
        <w:rPr>
          <w:noProof/>
        </w:rPr>
        <w:t>Future updates of this document</w:t>
      </w:r>
      <w:r>
        <w:rPr>
          <w:noProof/>
        </w:rPr>
        <w:tab/>
      </w:r>
      <w:r>
        <w:rPr>
          <w:noProof/>
        </w:rPr>
        <w:fldChar w:fldCharType="begin"/>
      </w:r>
      <w:r>
        <w:rPr>
          <w:noProof/>
        </w:rPr>
        <w:instrText xml:space="preserve"> PAGEREF _Toc364091523 \h </w:instrText>
      </w:r>
      <w:r>
        <w:rPr>
          <w:noProof/>
        </w:rPr>
      </w:r>
      <w:r>
        <w:rPr>
          <w:noProof/>
        </w:rPr>
        <w:fldChar w:fldCharType="separate"/>
      </w:r>
      <w:r w:rsidR="00BB00B0">
        <w:rPr>
          <w:noProof/>
        </w:rPr>
        <w:t>19</w:t>
      </w:r>
      <w:r>
        <w:rPr>
          <w:noProof/>
        </w:rPr>
        <w:fldChar w:fldCharType="end"/>
      </w:r>
    </w:p>
    <w:p w14:paraId="4F0E8D16" w14:textId="77777777" w:rsidR="00AC60DA" w:rsidRPr="008026A8" w:rsidRDefault="00AC60DA">
      <w:pPr>
        <w:pStyle w:val="Sommario1"/>
        <w:rPr>
          <w:rFonts w:ascii="Calibri" w:hAnsi="Calibri" w:cs="Times New Roman"/>
          <w:bCs w:val="0"/>
          <w:noProof/>
          <w:sz w:val="22"/>
          <w:szCs w:val="22"/>
          <w:lang w:val="en-GB" w:eastAsia="en-GB"/>
        </w:rPr>
      </w:pPr>
      <w:r w:rsidRPr="00565ADA">
        <w:rPr>
          <w:noProof/>
          <w:lang w:val="en-GB"/>
        </w:rPr>
        <w:t>4</w:t>
      </w:r>
      <w:r w:rsidRPr="008026A8">
        <w:rPr>
          <w:rFonts w:ascii="Calibri" w:hAnsi="Calibri" w:cs="Times New Roman"/>
          <w:bCs w:val="0"/>
          <w:noProof/>
          <w:sz w:val="22"/>
          <w:szCs w:val="22"/>
          <w:lang w:val="en-GB" w:eastAsia="en-GB"/>
        </w:rPr>
        <w:tab/>
      </w:r>
      <w:r w:rsidRPr="00565ADA">
        <w:rPr>
          <w:noProof/>
          <w:lang w:val="en-GB"/>
        </w:rPr>
        <w:t>INSPIRE Download Services</w:t>
      </w:r>
      <w:r>
        <w:rPr>
          <w:noProof/>
        </w:rPr>
        <w:tab/>
      </w:r>
      <w:r>
        <w:rPr>
          <w:noProof/>
        </w:rPr>
        <w:fldChar w:fldCharType="begin"/>
      </w:r>
      <w:r>
        <w:rPr>
          <w:noProof/>
        </w:rPr>
        <w:instrText xml:space="preserve"> PAGEREF _Toc364091524 \h </w:instrText>
      </w:r>
      <w:r>
        <w:rPr>
          <w:noProof/>
        </w:rPr>
      </w:r>
      <w:r>
        <w:rPr>
          <w:noProof/>
        </w:rPr>
        <w:fldChar w:fldCharType="separate"/>
      </w:r>
      <w:r w:rsidR="00BB00B0">
        <w:rPr>
          <w:noProof/>
        </w:rPr>
        <w:t>20</w:t>
      </w:r>
      <w:r>
        <w:rPr>
          <w:noProof/>
        </w:rPr>
        <w:fldChar w:fldCharType="end"/>
      </w:r>
    </w:p>
    <w:p w14:paraId="7C477023"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4.1</w:t>
      </w:r>
      <w:r w:rsidRPr="008026A8">
        <w:rPr>
          <w:rFonts w:ascii="Calibri" w:hAnsi="Calibri" w:cs="Times New Roman"/>
          <w:noProof/>
          <w:sz w:val="22"/>
          <w:szCs w:val="22"/>
          <w:lang w:eastAsia="en-GB"/>
        </w:rPr>
        <w:tab/>
      </w:r>
      <w:r>
        <w:rPr>
          <w:noProof/>
        </w:rPr>
        <w:t>How the Technical Guidance maps to the Implementing Rules</w:t>
      </w:r>
      <w:r>
        <w:rPr>
          <w:noProof/>
        </w:rPr>
        <w:tab/>
      </w:r>
      <w:r>
        <w:rPr>
          <w:noProof/>
        </w:rPr>
        <w:fldChar w:fldCharType="begin"/>
      </w:r>
      <w:r>
        <w:rPr>
          <w:noProof/>
        </w:rPr>
        <w:instrText xml:space="preserve"> PAGEREF _Toc364091525 \h </w:instrText>
      </w:r>
      <w:r>
        <w:rPr>
          <w:noProof/>
        </w:rPr>
      </w:r>
      <w:r>
        <w:rPr>
          <w:noProof/>
        </w:rPr>
        <w:fldChar w:fldCharType="separate"/>
      </w:r>
      <w:r w:rsidR="00BB00B0">
        <w:rPr>
          <w:noProof/>
        </w:rPr>
        <w:t>23</w:t>
      </w:r>
      <w:r>
        <w:rPr>
          <w:noProof/>
        </w:rPr>
        <w:fldChar w:fldCharType="end"/>
      </w:r>
    </w:p>
    <w:p w14:paraId="5BA5E52D"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4.1.1</w:t>
      </w:r>
      <w:r w:rsidRPr="008026A8">
        <w:rPr>
          <w:rFonts w:ascii="Calibri" w:hAnsi="Calibri" w:cs="Times New Roman"/>
          <w:iCs w:val="0"/>
          <w:noProof/>
          <w:sz w:val="22"/>
          <w:szCs w:val="22"/>
          <w:lang w:eastAsia="en-GB"/>
        </w:rPr>
        <w:tab/>
      </w:r>
      <w:r>
        <w:rPr>
          <w:noProof/>
        </w:rPr>
        <w:t>Mapping the Atom-based Technical Guidance to the Implementing Rules</w:t>
      </w:r>
      <w:r>
        <w:rPr>
          <w:noProof/>
        </w:rPr>
        <w:tab/>
      </w:r>
      <w:r>
        <w:rPr>
          <w:noProof/>
        </w:rPr>
        <w:fldChar w:fldCharType="begin"/>
      </w:r>
      <w:r>
        <w:rPr>
          <w:noProof/>
        </w:rPr>
        <w:instrText xml:space="preserve"> PAGEREF _Toc364091526 \h </w:instrText>
      </w:r>
      <w:r>
        <w:rPr>
          <w:noProof/>
        </w:rPr>
      </w:r>
      <w:r>
        <w:rPr>
          <w:noProof/>
        </w:rPr>
        <w:fldChar w:fldCharType="separate"/>
      </w:r>
      <w:r w:rsidR="00BB00B0">
        <w:rPr>
          <w:noProof/>
        </w:rPr>
        <w:t>24</w:t>
      </w:r>
      <w:r>
        <w:rPr>
          <w:noProof/>
        </w:rPr>
        <w:fldChar w:fldCharType="end"/>
      </w:r>
    </w:p>
    <w:p w14:paraId="0655CFEF"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4.1.2</w:t>
      </w:r>
      <w:r w:rsidRPr="008026A8">
        <w:rPr>
          <w:rFonts w:ascii="Calibri" w:hAnsi="Calibri" w:cs="Times New Roman"/>
          <w:iCs w:val="0"/>
          <w:noProof/>
          <w:sz w:val="22"/>
          <w:szCs w:val="22"/>
          <w:lang w:eastAsia="en-GB"/>
        </w:rPr>
        <w:tab/>
      </w:r>
      <w:r>
        <w:rPr>
          <w:noProof/>
        </w:rPr>
        <w:t>Mapping the WFS-based Technical Guidance to the Implementing Rules</w:t>
      </w:r>
      <w:r>
        <w:rPr>
          <w:noProof/>
        </w:rPr>
        <w:tab/>
      </w:r>
      <w:r>
        <w:rPr>
          <w:noProof/>
        </w:rPr>
        <w:fldChar w:fldCharType="begin"/>
      </w:r>
      <w:r>
        <w:rPr>
          <w:noProof/>
        </w:rPr>
        <w:instrText xml:space="preserve"> PAGEREF _Toc364091527 \h </w:instrText>
      </w:r>
      <w:r>
        <w:rPr>
          <w:noProof/>
        </w:rPr>
      </w:r>
      <w:r>
        <w:rPr>
          <w:noProof/>
        </w:rPr>
        <w:fldChar w:fldCharType="separate"/>
      </w:r>
      <w:r w:rsidR="00BB00B0">
        <w:rPr>
          <w:noProof/>
        </w:rPr>
        <w:t>26</w:t>
      </w:r>
      <w:r>
        <w:rPr>
          <w:noProof/>
        </w:rPr>
        <w:fldChar w:fldCharType="end"/>
      </w:r>
    </w:p>
    <w:p w14:paraId="2516BC79"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4.1.3</w:t>
      </w:r>
      <w:r w:rsidRPr="008026A8">
        <w:rPr>
          <w:rFonts w:ascii="Calibri" w:hAnsi="Calibri" w:cs="Times New Roman"/>
          <w:iCs w:val="0"/>
          <w:noProof/>
          <w:sz w:val="22"/>
          <w:szCs w:val="22"/>
          <w:lang w:eastAsia="en-GB"/>
        </w:rPr>
        <w:tab/>
      </w:r>
      <w:r>
        <w:rPr>
          <w:noProof/>
        </w:rPr>
        <w:t>Mapping of Spatial Data Set Identifier parameter</w:t>
      </w:r>
      <w:r>
        <w:rPr>
          <w:noProof/>
        </w:rPr>
        <w:tab/>
      </w:r>
      <w:r>
        <w:rPr>
          <w:noProof/>
        </w:rPr>
        <w:fldChar w:fldCharType="begin"/>
      </w:r>
      <w:r>
        <w:rPr>
          <w:noProof/>
        </w:rPr>
        <w:instrText xml:space="preserve"> PAGEREF _Toc364091528 \h </w:instrText>
      </w:r>
      <w:r>
        <w:rPr>
          <w:noProof/>
        </w:rPr>
      </w:r>
      <w:r>
        <w:rPr>
          <w:noProof/>
        </w:rPr>
        <w:fldChar w:fldCharType="separate"/>
      </w:r>
      <w:r w:rsidR="00BB00B0">
        <w:rPr>
          <w:noProof/>
        </w:rPr>
        <w:t>29</w:t>
      </w:r>
      <w:r>
        <w:rPr>
          <w:noProof/>
        </w:rPr>
        <w:fldChar w:fldCharType="end"/>
      </w:r>
    </w:p>
    <w:p w14:paraId="74492DB8"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4.2</w:t>
      </w:r>
      <w:r w:rsidRPr="008026A8">
        <w:rPr>
          <w:rFonts w:ascii="Calibri" w:hAnsi="Calibri" w:cs="Times New Roman"/>
          <w:noProof/>
          <w:sz w:val="22"/>
          <w:szCs w:val="22"/>
          <w:lang w:eastAsia="en-GB"/>
        </w:rPr>
        <w:tab/>
      </w:r>
      <w:r>
        <w:rPr>
          <w:noProof/>
        </w:rPr>
        <w:t>Conformance Classes for Download Services Technical Guidance</w:t>
      </w:r>
      <w:r>
        <w:rPr>
          <w:noProof/>
        </w:rPr>
        <w:tab/>
      </w:r>
      <w:r>
        <w:rPr>
          <w:noProof/>
        </w:rPr>
        <w:fldChar w:fldCharType="begin"/>
      </w:r>
      <w:r>
        <w:rPr>
          <w:noProof/>
        </w:rPr>
        <w:instrText xml:space="preserve"> PAGEREF _Toc364091529 \h </w:instrText>
      </w:r>
      <w:r>
        <w:rPr>
          <w:noProof/>
        </w:rPr>
      </w:r>
      <w:r>
        <w:rPr>
          <w:noProof/>
        </w:rPr>
        <w:fldChar w:fldCharType="separate"/>
      </w:r>
      <w:r w:rsidR="00BB00B0">
        <w:rPr>
          <w:noProof/>
        </w:rPr>
        <w:t>30</w:t>
      </w:r>
      <w:r>
        <w:rPr>
          <w:noProof/>
        </w:rPr>
        <w:fldChar w:fldCharType="end"/>
      </w:r>
    </w:p>
    <w:p w14:paraId="366BDBCA"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sidRPr="00565ADA">
        <w:rPr>
          <w:iCs/>
          <w:noProof/>
        </w:rPr>
        <w:t>4.3</w:t>
      </w:r>
      <w:r w:rsidRPr="008026A8">
        <w:rPr>
          <w:rFonts w:ascii="Calibri" w:hAnsi="Calibri" w:cs="Times New Roman"/>
          <w:noProof/>
          <w:sz w:val="22"/>
          <w:szCs w:val="22"/>
          <w:lang w:eastAsia="en-GB"/>
        </w:rPr>
        <w:tab/>
      </w:r>
      <w:r w:rsidRPr="00565ADA">
        <w:rPr>
          <w:iCs/>
          <w:noProof/>
        </w:rPr>
        <w:t>Language Requirements</w:t>
      </w:r>
      <w:r>
        <w:rPr>
          <w:noProof/>
        </w:rPr>
        <w:tab/>
      </w:r>
      <w:r>
        <w:rPr>
          <w:noProof/>
        </w:rPr>
        <w:fldChar w:fldCharType="begin"/>
      </w:r>
      <w:r>
        <w:rPr>
          <w:noProof/>
        </w:rPr>
        <w:instrText xml:space="preserve"> PAGEREF _Toc364091530 \h </w:instrText>
      </w:r>
      <w:r>
        <w:rPr>
          <w:noProof/>
        </w:rPr>
      </w:r>
      <w:r>
        <w:rPr>
          <w:noProof/>
        </w:rPr>
        <w:fldChar w:fldCharType="separate"/>
      </w:r>
      <w:r w:rsidR="00BB00B0">
        <w:rPr>
          <w:noProof/>
        </w:rPr>
        <w:t>30</w:t>
      </w:r>
      <w:r>
        <w:rPr>
          <w:noProof/>
        </w:rPr>
        <w:fldChar w:fldCharType="end"/>
      </w:r>
    </w:p>
    <w:p w14:paraId="62DB963E"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sidRPr="00565ADA">
        <w:rPr>
          <w:iCs/>
          <w:noProof/>
        </w:rPr>
        <w:t>4.4</w:t>
      </w:r>
      <w:r w:rsidRPr="008026A8">
        <w:rPr>
          <w:rFonts w:ascii="Calibri" w:hAnsi="Calibri" w:cs="Times New Roman"/>
          <w:noProof/>
          <w:sz w:val="22"/>
          <w:szCs w:val="22"/>
          <w:lang w:eastAsia="en-GB"/>
        </w:rPr>
        <w:tab/>
      </w:r>
      <w:r w:rsidRPr="00565ADA">
        <w:rPr>
          <w:iCs/>
          <w:noProof/>
        </w:rPr>
        <w:t>Implementation Roadmap for Download Services</w:t>
      </w:r>
      <w:r>
        <w:rPr>
          <w:noProof/>
        </w:rPr>
        <w:tab/>
      </w:r>
      <w:r>
        <w:rPr>
          <w:noProof/>
        </w:rPr>
        <w:fldChar w:fldCharType="begin"/>
      </w:r>
      <w:r>
        <w:rPr>
          <w:noProof/>
        </w:rPr>
        <w:instrText xml:space="preserve"> PAGEREF _Toc364091531 \h </w:instrText>
      </w:r>
      <w:r>
        <w:rPr>
          <w:noProof/>
        </w:rPr>
      </w:r>
      <w:r>
        <w:rPr>
          <w:noProof/>
        </w:rPr>
        <w:fldChar w:fldCharType="separate"/>
      </w:r>
      <w:r w:rsidR="00BB00B0">
        <w:rPr>
          <w:noProof/>
        </w:rPr>
        <w:t>31</w:t>
      </w:r>
      <w:r>
        <w:rPr>
          <w:noProof/>
        </w:rPr>
        <w:fldChar w:fldCharType="end"/>
      </w:r>
    </w:p>
    <w:p w14:paraId="1D1FBBC4"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4.4.1</w:t>
      </w:r>
      <w:r w:rsidRPr="008026A8">
        <w:rPr>
          <w:rFonts w:ascii="Calibri" w:hAnsi="Calibri" w:cs="Times New Roman"/>
          <w:iCs w:val="0"/>
          <w:noProof/>
          <w:sz w:val="22"/>
          <w:szCs w:val="22"/>
          <w:lang w:eastAsia="en-GB"/>
        </w:rPr>
        <w:tab/>
      </w:r>
      <w:r>
        <w:rPr>
          <w:noProof/>
        </w:rPr>
        <w:t>Roadmap for “non-interoperable” Download Services</w:t>
      </w:r>
      <w:r>
        <w:rPr>
          <w:noProof/>
        </w:rPr>
        <w:tab/>
      </w:r>
      <w:r>
        <w:rPr>
          <w:noProof/>
        </w:rPr>
        <w:fldChar w:fldCharType="begin"/>
      </w:r>
      <w:r>
        <w:rPr>
          <w:noProof/>
        </w:rPr>
        <w:instrText xml:space="preserve"> PAGEREF _Toc364091532 \h </w:instrText>
      </w:r>
      <w:r>
        <w:rPr>
          <w:noProof/>
        </w:rPr>
      </w:r>
      <w:r>
        <w:rPr>
          <w:noProof/>
        </w:rPr>
        <w:fldChar w:fldCharType="separate"/>
      </w:r>
      <w:r w:rsidR="00BB00B0">
        <w:rPr>
          <w:noProof/>
        </w:rPr>
        <w:t>31</w:t>
      </w:r>
      <w:r>
        <w:rPr>
          <w:noProof/>
        </w:rPr>
        <w:fldChar w:fldCharType="end"/>
      </w:r>
    </w:p>
    <w:p w14:paraId="65730F9D"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4.4.2</w:t>
      </w:r>
      <w:r w:rsidRPr="008026A8">
        <w:rPr>
          <w:rFonts w:ascii="Calibri" w:hAnsi="Calibri" w:cs="Times New Roman"/>
          <w:iCs w:val="0"/>
          <w:noProof/>
          <w:sz w:val="22"/>
          <w:szCs w:val="22"/>
          <w:lang w:eastAsia="en-GB"/>
        </w:rPr>
        <w:tab/>
      </w:r>
      <w:r>
        <w:rPr>
          <w:noProof/>
        </w:rPr>
        <w:t>Roadmap for “interoperable” Download Services</w:t>
      </w:r>
      <w:r>
        <w:rPr>
          <w:noProof/>
        </w:rPr>
        <w:tab/>
      </w:r>
      <w:r>
        <w:rPr>
          <w:noProof/>
        </w:rPr>
        <w:fldChar w:fldCharType="begin"/>
      </w:r>
      <w:r>
        <w:rPr>
          <w:noProof/>
        </w:rPr>
        <w:instrText xml:space="preserve"> PAGEREF _Toc364091533 \h </w:instrText>
      </w:r>
      <w:r>
        <w:rPr>
          <w:noProof/>
        </w:rPr>
      </w:r>
      <w:r>
        <w:rPr>
          <w:noProof/>
        </w:rPr>
        <w:fldChar w:fldCharType="separate"/>
      </w:r>
      <w:r w:rsidR="00BB00B0">
        <w:rPr>
          <w:noProof/>
        </w:rPr>
        <w:t>32</w:t>
      </w:r>
      <w:r>
        <w:rPr>
          <w:noProof/>
        </w:rPr>
        <w:fldChar w:fldCharType="end"/>
      </w:r>
    </w:p>
    <w:p w14:paraId="0A2AE9D5"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4.4.3</w:t>
      </w:r>
      <w:r w:rsidRPr="008026A8">
        <w:rPr>
          <w:rFonts w:ascii="Calibri" w:hAnsi="Calibri" w:cs="Times New Roman"/>
          <w:iCs w:val="0"/>
          <w:noProof/>
          <w:sz w:val="22"/>
          <w:szCs w:val="22"/>
          <w:lang w:eastAsia="en-GB"/>
        </w:rPr>
        <w:tab/>
      </w:r>
      <w:r>
        <w:rPr>
          <w:noProof/>
        </w:rPr>
        <w:t>Illustrative Roadmap for all Download Services</w:t>
      </w:r>
      <w:r>
        <w:rPr>
          <w:noProof/>
        </w:rPr>
        <w:tab/>
      </w:r>
      <w:r>
        <w:rPr>
          <w:noProof/>
        </w:rPr>
        <w:fldChar w:fldCharType="begin"/>
      </w:r>
      <w:r>
        <w:rPr>
          <w:noProof/>
        </w:rPr>
        <w:instrText xml:space="preserve"> PAGEREF _Toc364091534 \h </w:instrText>
      </w:r>
      <w:r>
        <w:rPr>
          <w:noProof/>
        </w:rPr>
      </w:r>
      <w:r>
        <w:rPr>
          <w:noProof/>
        </w:rPr>
        <w:fldChar w:fldCharType="separate"/>
      </w:r>
      <w:r w:rsidR="00BB00B0">
        <w:rPr>
          <w:noProof/>
        </w:rPr>
        <w:t>33</w:t>
      </w:r>
      <w:r>
        <w:rPr>
          <w:noProof/>
        </w:rPr>
        <w:fldChar w:fldCharType="end"/>
      </w:r>
    </w:p>
    <w:p w14:paraId="2B594428" w14:textId="77777777" w:rsidR="00AC60DA" w:rsidRPr="008026A8" w:rsidRDefault="00AC60DA">
      <w:pPr>
        <w:pStyle w:val="Sommario1"/>
        <w:rPr>
          <w:rFonts w:ascii="Calibri" w:hAnsi="Calibri" w:cs="Times New Roman"/>
          <w:bCs w:val="0"/>
          <w:noProof/>
          <w:sz w:val="22"/>
          <w:szCs w:val="22"/>
          <w:lang w:val="en-GB" w:eastAsia="en-GB"/>
        </w:rPr>
      </w:pPr>
      <w:r w:rsidRPr="00565ADA">
        <w:rPr>
          <w:noProof/>
          <w:lang w:val="en-GB"/>
        </w:rPr>
        <w:t>5</w:t>
      </w:r>
      <w:r w:rsidRPr="008026A8">
        <w:rPr>
          <w:rFonts w:ascii="Calibri" w:hAnsi="Calibri" w:cs="Times New Roman"/>
          <w:bCs w:val="0"/>
          <w:noProof/>
          <w:sz w:val="22"/>
          <w:szCs w:val="22"/>
          <w:lang w:val="en-GB" w:eastAsia="en-GB"/>
        </w:rPr>
        <w:tab/>
      </w:r>
      <w:r w:rsidRPr="00565ADA">
        <w:rPr>
          <w:noProof/>
          <w:lang w:val="en-GB"/>
        </w:rPr>
        <w:t>Atom Implementation of Pre-defined Dataset Download Service</w:t>
      </w:r>
      <w:r>
        <w:rPr>
          <w:noProof/>
        </w:rPr>
        <w:tab/>
      </w:r>
      <w:r>
        <w:rPr>
          <w:noProof/>
        </w:rPr>
        <w:fldChar w:fldCharType="begin"/>
      </w:r>
      <w:r>
        <w:rPr>
          <w:noProof/>
        </w:rPr>
        <w:instrText xml:space="preserve"> PAGEREF _Toc364091535 \h </w:instrText>
      </w:r>
      <w:r>
        <w:rPr>
          <w:noProof/>
        </w:rPr>
      </w:r>
      <w:r>
        <w:rPr>
          <w:noProof/>
        </w:rPr>
        <w:fldChar w:fldCharType="separate"/>
      </w:r>
      <w:r w:rsidR="00BB00B0">
        <w:rPr>
          <w:noProof/>
        </w:rPr>
        <w:t>34</w:t>
      </w:r>
      <w:r>
        <w:rPr>
          <w:noProof/>
        </w:rPr>
        <w:fldChar w:fldCharType="end"/>
      </w:r>
    </w:p>
    <w:p w14:paraId="1A9879B7"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5.1</w:t>
      </w:r>
      <w:r w:rsidRPr="008026A8">
        <w:rPr>
          <w:rFonts w:ascii="Calibri" w:hAnsi="Calibri" w:cs="Times New Roman"/>
          <w:noProof/>
          <w:sz w:val="22"/>
          <w:szCs w:val="22"/>
          <w:lang w:eastAsia="en-GB"/>
        </w:rPr>
        <w:tab/>
      </w:r>
      <w:r>
        <w:rPr>
          <w:noProof/>
        </w:rPr>
        <w:t>Atom “Download Service Feed” containing an entry for a Pre-defined dataset</w:t>
      </w:r>
      <w:r>
        <w:rPr>
          <w:noProof/>
        </w:rPr>
        <w:tab/>
      </w:r>
      <w:r>
        <w:rPr>
          <w:noProof/>
        </w:rPr>
        <w:fldChar w:fldCharType="begin"/>
      </w:r>
      <w:r>
        <w:rPr>
          <w:noProof/>
        </w:rPr>
        <w:instrText xml:space="preserve"> PAGEREF _Toc364091536 \h </w:instrText>
      </w:r>
      <w:r>
        <w:rPr>
          <w:noProof/>
        </w:rPr>
      </w:r>
      <w:r>
        <w:rPr>
          <w:noProof/>
        </w:rPr>
        <w:fldChar w:fldCharType="separate"/>
      </w:r>
      <w:r w:rsidR="00BB00B0">
        <w:rPr>
          <w:noProof/>
        </w:rPr>
        <w:t>36</w:t>
      </w:r>
      <w:r>
        <w:rPr>
          <w:noProof/>
        </w:rPr>
        <w:fldChar w:fldCharType="end"/>
      </w:r>
    </w:p>
    <w:p w14:paraId="66822A62"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5.1.1</w:t>
      </w:r>
      <w:r w:rsidRPr="008026A8">
        <w:rPr>
          <w:rFonts w:ascii="Calibri" w:hAnsi="Calibri" w:cs="Times New Roman"/>
          <w:iCs w:val="0"/>
          <w:noProof/>
          <w:sz w:val="22"/>
          <w:szCs w:val="22"/>
          <w:lang w:eastAsia="en-GB"/>
        </w:rPr>
        <w:tab/>
      </w:r>
      <w:r>
        <w:rPr>
          <w:noProof/>
        </w:rPr>
        <w:t>Download Service Feed: feed ‘title’ element</w:t>
      </w:r>
      <w:r>
        <w:rPr>
          <w:noProof/>
        </w:rPr>
        <w:tab/>
      </w:r>
      <w:r>
        <w:rPr>
          <w:noProof/>
        </w:rPr>
        <w:fldChar w:fldCharType="begin"/>
      </w:r>
      <w:r>
        <w:rPr>
          <w:noProof/>
        </w:rPr>
        <w:instrText xml:space="preserve"> PAGEREF _Toc364091537 \h </w:instrText>
      </w:r>
      <w:r>
        <w:rPr>
          <w:noProof/>
        </w:rPr>
      </w:r>
      <w:r>
        <w:rPr>
          <w:noProof/>
        </w:rPr>
        <w:fldChar w:fldCharType="separate"/>
      </w:r>
      <w:r w:rsidR="00BB00B0">
        <w:rPr>
          <w:noProof/>
        </w:rPr>
        <w:t>39</w:t>
      </w:r>
      <w:r>
        <w:rPr>
          <w:noProof/>
        </w:rPr>
        <w:fldChar w:fldCharType="end"/>
      </w:r>
    </w:p>
    <w:p w14:paraId="2AA0E7B1"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5.1.2</w:t>
      </w:r>
      <w:r w:rsidRPr="008026A8">
        <w:rPr>
          <w:rFonts w:ascii="Calibri" w:hAnsi="Calibri" w:cs="Times New Roman"/>
          <w:iCs w:val="0"/>
          <w:noProof/>
          <w:sz w:val="22"/>
          <w:szCs w:val="22"/>
          <w:lang w:eastAsia="en-GB"/>
        </w:rPr>
        <w:tab/>
      </w:r>
      <w:r>
        <w:rPr>
          <w:noProof/>
        </w:rPr>
        <w:t>Download Service Feed: feed ‘subtitle’ element</w:t>
      </w:r>
      <w:r>
        <w:rPr>
          <w:noProof/>
        </w:rPr>
        <w:tab/>
      </w:r>
      <w:r>
        <w:rPr>
          <w:noProof/>
        </w:rPr>
        <w:fldChar w:fldCharType="begin"/>
      </w:r>
      <w:r>
        <w:rPr>
          <w:noProof/>
        </w:rPr>
        <w:instrText xml:space="preserve"> PAGEREF _Toc364091538 \h </w:instrText>
      </w:r>
      <w:r>
        <w:rPr>
          <w:noProof/>
        </w:rPr>
      </w:r>
      <w:r>
        <w:rPr>
          <w:noProof/>
        </w:rPr>
        <w:fldChar w:fldCharType="separate"/>
      </w:r>
      <w:r w:rsidR="00BB00B0">
        <w:rPr>
          <w:noProof/>
        </w:rPr>
        <w:t>39</w:t>
      </w:r>
      <w:r>
        <w:rPr>
          <w:noProof/>
        </w:rPr>
        <w:fldChar w:fldCharType="end"/>
      </w:r>
    </w:p>
    <w:p w14:paraId="79E52EF7"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5.1.3</w:t>
      </w:r>
      <w:r w:rsidRPr="008026A8">
        <w:rPr>
          <w:rFonts w:ascii="Calibri" w:hAnsi="Calibri" w:cs="Times New Roman"/>
          <w:iCs w:val="0"/>
          <w:noProof/>
          <w:sz w:val="22"/>
          <w:szCs w:val="22"/>
          <w:lang w:eastAsia="en-GB"/>
        </w:rPr>
        <w:tab/>
      </w:r>
      <w:r>
        <w:rPr>
          <w:noProof/>
        </w:rPr>
        <w:t>Download Service Feed: feed ‘link’ element – service metadata</w:t>
      </w:r>
      <w:r>
        <w:rPr>
          <w:noProof/>
        </w:rPr>
        <w:tab/>
      </w:r>
      <w:r>
        <w:rPr>
          <w:noProof/>
        </w:rPr>
        <w:fldChar w:fldCharType="begin"/>
      </w:r>
      <w:r>
        <w:rPr>
          <w:noProof/>
        </w:rPr>
        <w:instrText xml:space="preserve"> PAGEREF _Toc364091539 \h </w:instrText>
      </w:r>
      <w:r>
        <w:rPr>
          <w:noProof/>
        </w:rPr>
      </w:r>
      <w:r>
        <w:rPr>
          <w:noProof/>
        </w:rPr>
        <w:fldChar w:fldCharType="separate"/>
      </w:r>
      <w:r w:rsidR="00BB00B0">
        <w:rPr>
          <w:noProof/>
        </w:rPr>
        <w:t>40</w:t>
      </w:r>
      <w:r>
        <w:rPr>
          <w:noProof/>
        </w:rPr>
        <w:fldChar w:fldCharType="end"/>
      </w:r>
    </w:p>
    <w:p w14:paraId="6847A660"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5.1.4</w:t>
      </w:r>
      <w:r w:rsidRPr="008026A8">
        <w:rPr>
          <w:rFonts w:ascii="Calibri" w:hAnsi="Calibri" w:cs="Times New Roman"/>
          <w:iCs w:val="0"/>
          <w:noProof/>
          <w:sz w:val="22"/>
          <w:szCs w:val="22"/>
          <w:lang w:eastAsia="en-GB"/>
        </w:rPr>
        <w:tab/>
      </w:r>
      <w:r>
        <w:rPr>
          <w:noProof/>
        </w:rPr>
        <w:t>Download Service Feed: feed ‘link’ element – self-reference</w:t>
      </w:r>
      <w:r>
        <w:rPr>
          <w:noProof/>
        </w:rPr>
        <w:tab/>
      </w:r>
      <w:r>
        <w:rPr>
          <w:noProof/>
        </w:rPr>
        <w:fldChar w:fldCharType="begin"/>
      </w:r>
      <w:r>
        <w:rPr>
          <w:noProof/>
        </w:rPr>
        <w:instrText xml:space="preserve"> PAGEREF _Toc364091540 \h </w:instrText>
      </w:r>
      <w:r>
        <w:rPr>
          <w:noProof/>
        </w:rPr>
      </w:r>
      <w:r>
        <w:rPr>
          <w:noProof/>
        </w:rPr>
        <w:fldChar w:fldCharType="separate"/>
      </w:r>
      <w:r w:rsidR="00BB00B0">
        <w:rPr>
          <w:noProof/>
        </w:rPr>
        <w:t>40</w:t>
      </w:r>
      <w:r>
        <w:rPr>
          <w:noProof/>
        </w:rPr>
        <w:fldChar w:fldCharType="end"/>
      </w:r>
    </w:p>
    <w:p w14:paraId="1FC69967"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5.1.5</w:t>
      </w:r>
      <w:r w:rsidRPr="008026A8">
        <w:rPr>
          <w:rFonts w:ascii="Calibri" w:hAnsi="Calibri" w:cs="Times New Roman"/>
          <w:iCs w:val="0"/>
          <w:noProof/>
          <w:sz w:val="22"/>
          <w:szCs w:val="22"/>
          <w:lang w:eastAsia="en-GB"/>
        </w:rPr>
        <w:tab/>
      </w:r>
      <w:r>
        <w:rPr>
          <w:noProof/>
        </w:rPr>
        <w:t>Download Service Feed: feed ‘link’ element – OpenSearch Description Document</w:t>
      </w:r>
      <w:r>
        <w:rPr>
          <w:noProof/>
        </w:rPr>
        <w:tab/>
      </w:r>
      <w:r>
        <w:rPr>
          <w:noProof/>
        </w:rPr>
        <w:fldChar w:fldCharType="begin"/>
      </w:r>
      <w:r>
        <w:rPr>
          <w:noProof/>
        </w:rPr>
        <w:instrText xml:space="preserve"> PAGEREF _Toc364091541 \h </w:instrText>
      </w:r>
      <w:r>
        <w:rPr>
          <w:noProof/>
        </w:rPr>
      </w:r>
      <w:r>
        <w:rPr>
          <w:noProof/>
        </w:rPr>
        <w:fldChar w:fldCharType="separate"/>
      </w:r>
      <w:r w:rsidR="00BB00B0">
        <w:rPr>
          <w:noProof/>
        </w:rPr>
        <w:t>41</w:t>
      </w:r>
      <w:r>
        <w:rPr>
          <w:noProof/>
        </w:rPr>
        <w:fldChar w:fldCharType="end"/>
      </w:r>
    </w:p>
    <w:p w14:paraId="20F7C6CF"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5.1.6</w:t>
      </w:r>
      <w:r w:rsidRPr="008026A8">
        <w:rPr>
          <w:rFonts w:ascii="Calibri" w:hAnsi="Calibri" w:cs="Times New Roman"/>
          <w:iCs w:val="0"/>
          <w:noProof/>
          <w:sz w:val="22"/>
          <w:szCs w:val="22"/>
          <w:lang w:eastAsia="en-GB"/>
        </w:rPr>
        <w:tab/>
      </w:r>
      <w:r>
        <w:rPr>
          <w:noProof/>
        </w:rPr>
        <w:t>Download Service Feed: feed ‘link’ element – alternative languages</w:t>
      </w:r>
      <w:r>
        <w:rPr>
          <w:noProof/>
        </w:rPr>
        <w:tab/>
      </w:r>
      <w:r>
        <w:rPr>
          <w:noProof/>
        </w:rPr>
        <w:fldChar w:fldCharType="begin"/>
      </w:r>
      <w:r>
        <w:rPr>
          <w:noProof/>
        </w:rPr>
        <w:instrText xml:space="preserve"> PAGEREF _Toc364091542 \h </w:instrText>
      </w:r>
      <w:r>
        <w:rPr>
          <w:noProof/>
        </w:rPr>
      </w:r>
      <w:r>
        <w:rPr>
          <w:noProof/>
        </w:rPr>
        <w:fldChar w:fldCharType="separate"/>
      </w:r>
      <w:r w:rsidR="00BB00B0">
        <w:rPr>
          <w:noProof/>
        </w:rPr>
        <w:t>41</w:t>
      </w:r>
      <w:r>
        <w:rPr>
          <w:noProof/>
        </w:rPr>
        <w:fldChar w:fldCharType="end"/>
      </w:r>
    </w:p>
    <w:p w14:paraId="5C92A420"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5.1.7</w:t>
      </w:r>
      <w:r w:rsidRPr="008026A8">
        <w:rPr>
          <w:rFonts w:ascii="Calibri" w:hAnsi="Calibri" w:cs="Times New Roman"/>
          <w:iCs w:val="0"/>
          <w:noProof/>
          <w:sz w:val="22"/>
          <w:szCs w:val="22"/>
          <w:lang w:eastAsia="en-GB"/>
        </w:rPr>
        <w:tab/>
      </w:r>
      <w:r>
        <w:rPr>
          <w:noProof/>
        </w:rPr>
        <w:t>Download Service Feed: feed ‘link’ element – alternative representation formats</w:t>
      </w:r>
      <w:r>
        <w:rPr>
          <w:noProof/>
        </w:rPr>
        <w:tab/>
      </w:r>
      <w:r>
        <w:rPr>
          <w:noProof/>
        </w:rPr>
        <w:fldChar w:fldCharType="begin"/>
      </w:r>
      <w:r>
        <w:rPr>
          <w:noProof/>
        </w:rPr>
        <w:instrText xml:space="preserve"> PAGEREF _Toc364091543 \h </w:instrText>
      </w:r>
      <w:r>
        <w:rPr>
          <w:noProof/>
        </w:rPr>
      </w:r>
      <w:r>
        <w:rPr>
          <w:noProof/>
        </w:rPr>
        <w:fldChar w:fldCharType="separate"/>
      </w:r>
      <w:r w:rsidR="00BB00B0">
        <w:rPr>
          <w:noProof/>
        </w:rPr>
        <w:t>41</w:t>
      </w:r>
      <w:r>
        <w:rPr>
          <w:noProof/>
        </w:rPr>
        <w:fldChar w:fldCharType="end"/>
      </w:r>
    </w:p>
    <w:p w14:paraId="00AF50EC"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5.1.8</w:t>
      </w:r>
      <w:r w:rsidRPr="008026A8">
        <w:rPr>
          <w:rFonts w:ascii="Calibri" w:hAnsi="Calibri" w:cs="Times New Roman"/>
          <w:iCs w:val="0"/>
          <w:noProof/>
          <w:sz w:val="22"/>
          <w:szCs w:val="22"/>
          <w:lang w:eastAsia="en-GB"/>
        </w:rPr>
        <w:tab/>
      </w:r>
      <w:r>
        <w:rPr>
          <w:noProof/>
        </w:rPr>
        <w:t>Download Service Feed: feed ‘id’ element</w:t>
      </w:r>
      <w:r>
        <w:rPr>
          <w:noProof/>
        </w:rPr>
        <w:tab/>
      </w:r>
      <w:r>
        <w:rPr>
          <w:noProof/>
        </w:rPr>
        <w:fldChar w:fldCharType="begin"/>
      </w:r>
      <w:r>
        <w:rPr>
          <w:noProof/>
        </w:rPr>
        <w:instrText xml:space="preserve"> PAGEREF _Toc364091544 \h </w:instrText>
      </w:r>
      <w:r>
        <w:rPr>
          <w:noProof/>
        </w:rPr>
      </w:r>
      <w:r>
        <w:rPr>
          <w:noProof/>
        </w:rPr>
        <w:fldChar w:fldCharType="separate"/>
      </w:r>
      <w:r w:rsidR="00BB00B0">
        <w:rPr>
          <w:noProof/>
        </w:rPr>
        <w:t>43</w:t>
      </w:r>
      <w:r>
        <w:rPr>
          <w:noProof/>
        </w:rPr>
        <w:fldChar w:fldCharType="end"/>
      </w:r>
    </w:p>
    <w:p w14:paraId="60C0136C"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5.1.9</w:t>
      </w:r>
      <w:r w:rsidRPr="008026A8">
        <w:rPr>
          <w:rFonts w:ascii="Calibri" w:hAnsi="Calibri" w:cs="Times New Roman"/>
          <w:iCs w:val="0"/>
          <w:noProof/>
          <w:sz w:val="22"/>
          <w:szCs w:val="22"/>
          <w:lang w:eastAsia="en-GB"/>
        </w:rPr>
        <w:tab/>
      </w:r>
      <w:r>
        <w:rPr>
          <w:noProof/>
        </w:rPr>
        <w:t>Download Service Feed: feed ‘rights’ element</w:t>
      </w:r>
      <w:r>
        <w:rPr>
          <w:noProof/>
        </w:rPr>
        <w:tab/>
      </w:r>
      <w:r>
        <w:rPr>
          <w:noProof/>
        </w:rPr>
        <w:fldChar w:fldCharType="begin"/>
      </w:r>
      <w:r>
        <w:rPr>
          <w:noProof/>
        </w:rPr>
        <w:instrText xml:space="preserve"> PAGEREF _Toc364091545 \h </w:instrText>
      </w:r>
      <w:r>
        <w:rPr>
          <w:noProof/>
        </w:rPr>
      </w:r>
      <w:r>
        <w:rPr>
          <w:noProof/>
        </w:rPr>
        <w:fldChar w:fldCharType="separate"/>
      </w:r>
      <w:r w:rsidR="00BB00B0">
        <w:rPr>
          <w:noProof/>
        </w:rPr>
        <w:t>43</w:t>
      </w:r>
      <w:r>
        <w:rPr>
          <w:noProof/>
        </w:rPr>
        <w:fldChar w:fldCharType="end"/>
      </w:r>
    </w:p>
    <w:p w14:paraId="43B5FE16"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5.1.10</w:t>
      </w:r>
      <w:r w:rsidRPr="008026A8">
        <w:rPr>
          <w:rFonts w:ascii="Calibri" w:hAnsi="Calibri" w:cs="Times New Roman"/>
          <w:iCs w:val="0"/>
          <w:noProof/>
          <w:sz w:val="22"/>
          <w:szCs w:val="22"/>
          <w:lang w:eastAsia="en-GB"/>
        </w:rPr>
        <w:tab/>
      </w:r>
      <w:r>
        <w:rPr>
          <w:noProof/>
        </w:rPr>
        <w:t>Download Service Feed: feed ‘updated’ element</w:t>
      </w:r>
      <w:r>
        <w:rPr>
          <w:noProof/>
        </w:rPr>
        <w:tab/>
      </w:r>
      <w:r>
        <w:rPr>
          <w:noProof/>
        </w:rPr>
        <w:fldChar w:fldCharType="begin"/>
      </w:r>
      <w:r>
        <w:rPr>
          <w:noProof/>
        </w:rPr>
        <w:instrText xml:space="preserve"> PAGEREF _Toc364091546 \h </w:instrText>
      </w:r>
      <w:r>
        <w:rPr>
          <w:noProof/>
        </w:rPr>
      </w:r>
      <w:r>
        <w:rPr>
          <w:noProof/>
        </w:rPr>
        <w:fldChar w:fldCharType="separate"/>
      </w:r>
      <w:r w:rsidR="00BB00B0">
        <w:rPr>
          <w:noProof/>
        </w:rPr>
        <w:t>43</w:t>
      </w:r>
      <w:r>
        <w:rPr>
          <w:noProof/>
        </w:rPr>
        <w:fldChar w:fldCharType="end"/>
      </w:r>
    </w:p>
    <w:p w14:paraId="37E16DDB"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5.1.11</w:t>
      </w:r>
      <w:r w:rsidRPr="008026A8">
        <w:rPr>
          <w:rFonts w:ascii="Calibri" w:hAnsi="Calibri" w:cs="Times New Roman"/>
          <w:iCs w:val="0"/>
          <w:noProof/>
          <w:sz w:val="22"/>
          <w:szCs w:val="22"/>
          <w:lang w:eastAsia="en-GB"/>
        </w:rPr>
        <w:tab/>
      </w:r>
      <w:r>
        <w:rPr>
          <w:noProof/>
        </w:rPr>
        <w:t>Download Service Feed: feed ‘author’ element</w:t>
      </w:r>
      <w:r>
        <w:rPr>
          <w:noProof/>
        </w:rPr>
        <w:tab/>
      </w:r>
      <w:r>
        <w:rPr>
          <w:noProof/>
        </w:rPr>
        <w:fldChar w:fldCharType="begin"/>
      </w:r>
      <w:r>
        <w:rPr>
          <w:noProof/>
        </w:rPr>
        <w:instrText xml:space="preserve"> PAGEREF _Toc364091547 \h </w:instrText>
      </w:r>
      <w:r>
        <w:rPr>
          <w:noProof/>
        </w:rPr>
      </w:r>
      <w:r>
        <w:rPr>
          <w:noProof/>
        </w:rPr>
        <w:fldChar w:fldCharType="separate"/>
      </w:r>
      <w:r w:rsidR="00BB00B0">
        <w:rPr>
          <w:noProof/>
        </w:rPr>
        <w:t>43</w:t>
      </w:r>
      <w:r>
        <w:rPr>
          <w:noProof/>
        </w:rPr>
        <w:fldChar w:fldCharType="end"/>
      </w:r>
    </w:p>
    <w:p w14:paraId="5E40388F"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lastRenderedPageBreak/>
        <w:t>5.1.12</w:t>
      </w:r>
      <w:r w:rsidRPr="008026A8">
        <w:rPr>
          <w:rFonts w:ascii="Calibri" w:hAnsi="Calibri" w:cs="Times New Roman"/>
          <w:iCs w:val="0"/>
          <w:noProof/>
          <w:sz w:val="22"/>
          <w:szCs w:val="22"/>
          <w:lang w:eastAsia="en-GB"/>
        </w:rPr>
        <w:tab/>
      </w:r>
      <w:r>
        <w:rPr>
          <w:noProof/>
        </w:rPr>
        <w:t>Download Service Feed: feed ‘entry’ element</w:t>
      </w:r>
      <w:r>
        <w:rPr>
          <w:noProof/>
        </w:rPr>
        <w:tab/>
      </w:r>
      <w:r>
        <w:rPr>
          <w:noProof/>
        </w:rPr>
        <w:fldChar w:fldCharType="begin"/>
      </w:r>
      <w:r>
        <w:rPr>
          <w:noProof/>
        </w:rPr>
        <w:instrText xml:space="preserve"> PAGEREF _Toc364091548 \h </w:instrText>
      </w:r>
      <w:r>
        <w:rPr>
          <w:noProof/>
        </w:rPr>
      </w:r>
      <w:r>
        <w:rPr>
          <w:noProof/>
        </w:rPr>
        <w:fldChar w:fldCharType="separate"/>
      </w:r>
      <w:r w:rsidR="00BB00B0">
        <w:rPr>
          <w:noProof/>
        </w:rPr>
        <w:t>44</w:t>
      </w:r>
      <w:r>
        <w:rPr>
          <w:noProof/>
        </w:rPr>
        <w:fldChar w:fldCharType="end"/>
      </w:r>
    </w:p>
    <w:p w14:paraId="60C6A329"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5.1.13</w:t>
      </w:r>
      <w:r w:rsidRPr="008026A8">
        <w:rPr>
          <w:rFonts w:ascii="Calibri" w:hAnsi="Calibri" w:cs="Times New Roman"/>
          <w:iCs w:val="0"/>
          <w:noProof/>
          <w:sz w:val="22"/>
          <w:szCs w:val="22"/>
          <w:lang w:eastAsia="en-GB"/>
        </w:rPr>
        <w:tab/>
      </w:r>
      <w:r>
        <w:rPr>
          <w:noProof/>
        </w:rPr>
        <w:t>Download Service Feed: entry INSPIRE identifier elements</w:t>
      </w:r>
      <w:r>
        <w:rPr>
          <w:noProof/>
        </w:rPr>
        <w:tab/>
      </w:r>
      <w:r>
        <w:rPr>
          <w:noProof/>
        </w:rPr>
        <w:fldChar w:fldCharType="begin"/>
      </w:r>
      <w:r>
        <w:rPr>
          <w:noProof/>
        </w:rPr>
        <w:instrText xml:space="preserve"> PAGEREF _Toc364091549 \h </w:instrText>
      </w:r>
      <w:r>
        <w:rPr>
          <w:noProof/>
        </w:rPr>
      </w:r>
      <w:r>
        <w:rPr>
          <w:noProof/>
        </w:rPr>
        <w:fldChar w:fldCharType="separate"/>
      </w:r>
      <w:r w:rsidR="00BB00B0">
        <w:rPr>
          <w:noProof/>
        </w:rPr>
        <w:t>45</w:t>
      </w:r>
      <w:r>
        <w:rPr>
          <w:noProof/>
        </w:rPr>
        <w:fldChar w:fldCharType="end"/>
      </w:r>
    </w:p>
    <w:p w14:paraId="3F6E343C"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5.1.14</w:t>
      </w:r>
      <w:r w:rsidRPr="008026A8">
        <w:rPr>
          <w:rFonts w:ascii="Calibri" w:hAnsi="Calibri" w:cs="Times New Roman"/>
          <w:iCs w:val="0"/>
          <w:noProof/>
          <w:sz w:val="22"/>
          <w:szCs w:val="22"/>
          <w:lang w:eastAsia="en-GB"/>
        </w:rPr>
        <w:tab/>
      </w:r>
      <w:r>
        <w:rPr>
          <w:noProof/>
        </w:rPr>
        <w:t>Download Service Feed: entry ‘link’ to dataset metadata record</w:t>
      </w:r>
      <w:r>
        <w:rPr>
          <w:noProof/>
        </w:rPr>
        <w:tab/>
      </w:r>
      <w:r>
        <w:rPr>
          <w:noProof/>
        </w:rPr>
        <w:fldChar w:fldCharType="begin"/>
      </w:r>
      <w:r>
        <w:rPr>
          <w:noProof/>
        </w:rPr>
        <w:instrText xml:space="preserve"> PAGEREF _Toc364091550 \h </w:instrText>
      </w:r>
      <w:r>
        <w:rPr>
          <w:noProof/>
        </w:rPr>
      </w:r>
      <w:r>
        <w:rPr>
          <w:noProof/>
        </w:rPr>
        <w:fldChar w:fldCharType="separate"/>
      </w:r>
      <w:r w:rsidR="00BB00B0">
        <w:rPr>
          <w:noProof/>
        </w:rPr>
        <w:t>45</w:t>
      </w:r>
      <w:r>
        <w:rPr>
          <w:noProof/>
        </w:rPr>
        <w:fldChar w:fldCharType="end"/>
      </w:r>
    </w:p>
    <w:p w14:paraId="01D6C18F"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5.1.15</w:t>
      </w:r>
      <w:r w:rsidRPr="008026A8">
        <w:rPr>
          <w:rFonts w:ascii="Calibri" w:hAnsi="Calibri" w:cs="Times New Roman"/>
          <w:iCs w:val="0"/>
          <w:noProof/>
          <w:sz w:val="22"/>
          <w:szCs w:val="22"/>
          <w:lang w:eastAsia="en-GB"/>
        </w:rPr>
        <w:tab/>
      </w:r>
      <w:r>
        <w:rPr>
          <w:noProof/>
        </w:rPr>
        <w:t>Download Service Feed: entry ‘link’ to dataset feed</w:t>
      </w:r>
      <w:r>
        <w:rPr>
          <w:noProof/>
        </w:rPr>
        <w:tab/>
      </w:r>
      <w:r>
        <w:rPr>
          <w:noProof/>
        </w:rPr>
        <w:fldChar w:fldCharType="begin"/>
      </w:r>
      <w:r>
        <w:rPr>
          <w:noProof/>
        </w:rPr>
        <w:instrText xml:space="preserve"> PAGEREF _Toc364091551 \h </w:instrText>
      </w:r>
      <w:r>
        <w:rPr>
          <w:noProof/>
        </w:rPr>
      </w:r>
      <w:r>
        <w:rPr>
          <w:noProof/>
        </w:rPr>
        <w:fldChar w:fldCharType="separate"/>
      </w:r>
      <w:r w:rsidR="00BB00B0">
        <w:rPr>
          <w:noProof/>
        </w:rPr>
        <w:t>45</w:t>
      </w:r>
      <w:r>
        <w:rPr>
          <w:noProof/>
        </w:rPr>
        <w:fldChar w:fldCharType="end"/>
      </w:r>
    </w:p>
    <w:p w14:paraId="26CC43AC"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5.1.16</w:t>
      </w:r>
      <w:r w:rsidRPr="008026A8">
        <w:rPr>
          <w:rFonts w:ascii="Calibri" w:hAnsi="Calibri" w:cs="Times New Roman"/>
          <w:iCs w:val="0"/>
          <w:noProof/>
          <w:sz w:val="22"/>
          <w:szCs w:val="22"/>
          <w:lang w:eastAsia="en-GB"/>
        </w:rPr>
        <w:tab/>
      </w:r>
      <w:r>
        <w:rPr>
          <w:noProof/>
        </w:rPr>
        <w:t>Download Service Feed: entry ‘link’ to WFS implementation (only for “hybrid implementations”)</w:t>
      </w:r>
      <w:r>
        <w:rPr>
          <w:noProof/>
        </w:rPr>
        <w:tab/>
      </w:r>
      <w:r>
        <w:rPr>
          <w:noProof/>
        </w:rPr>
        <w:fldChar w:fldCharType="begin"/>
      </w:r>
      <w:r>
        <w:rPr>
          <w:noProof/>
        </w:rPr>
        <w:instrText xml:space="preserve"> PAGEREF _Toc364091552 \h </w:instrText>
      </w:r>
      <w:r>
        <w:rPr>
          <w:noProof/>
        </w:rPr>
      </w:r>
      <w:r>
        <w:rPr>
          <w:noProof/>
        </w:rPr>
        <w:fldChar w:fldCharType="separate"/>
      </w:r>
      <w:r w:rsidR="00BB00B0">
        <w:rPr>
          <w:noProof/>
        </w:rPr>
        <w:t>46</w:t>
      </w:r>
      <w:r>
        <w:rPr>
          <w:noProof/>
        </w:rPr>
        <w:fldChar w:fldCharType="end"/>
      </w:r>
    </w:p>
    <w:p w14:paraId="054CE439"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5.1.17</w:t>
      </w:r>
      <w:r w:rsidRPr="008026A8">
        <w:rPr>
          <w:rFonts w:ascii="Calibri" w:hAnsi="Calibri" w:cs="Times New Roman"/>
          <w:iCs w:val="0"/>
          <w:noProof/>
          <w:sz w:val="22"/>
          <w:szCs w:val="22"/>
          <w:lang w:eastAsia="en-GB"/>
        </w:rPr>
        <w:tab/>
      </w:r>
      <w:r>
        <w:rPr>
          <w:noProof/>
        </w:rPr>
        <w:t>Download Service Feed: entry, additional elements</w:t>
      </w:r>
      <w:r>
        <w:rPr>
          <w:noProof/>
        </w:rPr>
        <w:tab/>
      </w:r>
      <w:r>
        <w:rPr>
          <w:noProof/>
        </w:rPr>
        <w:fldChar w:fldCharType="begin"/>
      </w:r>
      <w:r>
        <w:rPr>
          <w:noProof/>
        </w:rPr>
        <w:instrText xml:space="preserve"> PAGEREF _Toc364091553 \h </w:instrText>
      </w:r>
      <w:r>
        <w:rPr>
          <w:noProof/>
        </w:rPr>
      </w:r>
      <w:r>
        <w:rPr>
          <w:noProof/>
        </w:rPr>
        <w:fldChar w:fldCharType="separate"/>
      </w:r>
      <w:r w:rsidR="00BB00B0">
        <w:rPr>
          <w:noProof/>
        </w:rPr>
        <w:t>46</w:t>
      </w:r>
      <w:r>
        <w:rPr>
          <w:noProof/>
        </w:rPr>
        <w:fldChar w:fldCharType="end"/>
      </w:r>
    </w:p>
    <w:p w14:paraId="71DC14CD"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5.1.18</w:t>
      </w:r>
      <w:r w:rsidRPr="008026A8">
        <w:rPr>
          <w:rFonts w:ascii="Calibri" w:hAnsi="Calibri" w:cs="Times New Roman"/>
          <w:iCs w:val="0"/>
          <w:noProof/>
          <w:sz w:val="22"/>
          <w:szCs w:val="22"/>
          <w:lang w:eastAsia="en-GB"/>
        </w:rPr>
        <w:tab/>
      </w:r>
      <w:r>
        <w:rPr>
          <w:noProof/>
        </w:rPr>
        <w:t>Download Service Feed: entry ‘summary’ element</w:t>
      </w:r>
      <w:r>
        <w:rPr>
          <w:noProof/>
        </w:rPr>
        <w:tab/>
      </w:r>
      <w:r>
        <w:rPr>
          <w:noProof/>
        </w:rPr>
        <w:fldChar w:fldCharType="begin"/>
      </w:r>
      <w:r>
        <w:rPr>
          <w:noProof/>
        </w:rPr>
        <w:instrText xml:space="preserve"> PAGEREF _Toc364091554 \h </w:instrText>
      </w:r>
      <w:r>
        <w:rPr>
          <w:noProof/>
        </w:rPr>
      </w:r>
      <w:r>
        <w:rPr>
          <w:noProof/>
        </w:rPr>
        <w:fldChar w:fldCharType="separate"/>
      </w:r>
      <w:r w:rsidR="00BB00B0">
        <w:rPr>
          <w:noProof/>
        </w:rPr>
        <w:t>47</w:t>
      </w:r>
      <w:r>
        <w:rPr>
          <w:noProof/>
        </w:rPr>
        <w:fldChar w:fldCharType="end"/>
      </w:r>
    </w:p>
    <w:p w14:paraId="23170239"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5.1.19</w:t>
      </w:r>
      <w:r w:rsidRPr="008026A8">
        <w:rPr>
          <w:rFonts w:ascii="Calibri" w:hAnsi="Calibri" w:cs="Times New Roman"/>
          <w:iCs w:val="0"/>
          <w:noProof/>
          <w:sz w:val="22"/>
          <w:szCs w:val="22"/>
          <w:lang w:eastAsia="en-GB"/>
        </w:rPr>
        <w:tab/>
      </w:r>
      <w:r>
        <w:rPr>
          <w:noProof/>
        </w:rPr>
        <w:t>Download Service Feed: entry ‘georss’ element</w:t>
      </w:r>
      <w:r>
        <w:rPr>
          <w:noProof/>
        </w:rPr>
        <w:tab/>
      </w:r>
      <w:r>
        <w:rPr>
          <w:noProof/>
        </w:rPr>
        <w:fldChar w:fldCharType="begin"/>
      </w:r>
      <w:r>
        <w:rPr>
          <w:noProof/>
        </w:rPr>
        <w:instrText xml:space="preserve"> PAGEREF _Toc364091555 \h </w:instrText>
      </w:r>
      <w:r>
        <w:rPr>
          <w:noProof/>
        </w:rPr>
      </w:r>
      <w:r>
        <w:rPr>
          <w:noProof/>
        </w:rPr>
        <w:fldChar w:fldCharType="separate"/>
      </w:r>
      <w:r w:rsidR="00BB00B0">
        <w:rPr>
          <w:noProof/>
        </w:rPr>
        <w:t>47</w:t>
      </w:r>
      <w:r>
        <w:rPr>
          <w:noProof/>
        </w:rPr>
        <w:fldChar w:fldCharType="end"/>
      </w:r>
    </w:p>
    <w:p w14:paraId="44BD0106"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5.1.20</w:t>
      </w:r>
      <w:r w:rsidRPr="008026A8">
        <w:rPr>
          <w:rFonts w:ascii="Calibri" w:hAnsi="Calibri" w:cs="Times New Roman"/>
          <w:iCs w:val="0"/>
          <w:noProof/>
          <w:sz w:val="22"/>
          <w:szCs w:val="22"/>
          <w:lang w:eastAsia="en-GB"/>
        </w:rPr>
        <w:tab/>
      </w:r>
      <w:r>
        <w:rPr>
          <w:noProof/>
        </w:rPr>
        <w:t>Download Service Feed: entry ‘category’ element – CRSs</w:t>
      </w:r>
      <w:r>
        <w:rPr>
          <w:noProof/>
        </w:rPr>
        <w:tab/>
      </w:r>
      <w:r>
        <w:rPr>
          <w:noProof/>
        </w:rPr>
        <w:fldChar w:fldCharType="begin"/>
      </w:r>
      <w:r>
        <w:rPr>
          <w:noProof/>
        </w:rPr>
        <w:instrText xml:space="preserve"> PAGEREF _Toc364091556 \h </w:instrText>
      </w:r>
      <w:r>
        <w:rPr>
          <w:noProof/>
        </w:rPr>
      </w:r>
      <w:r>
        <w:rPr>
          <w:noProof/>
        </w:rPr>
        <w:fldChar w:fldCharType="separate"/>
      </w:r>
      <w:r w:rsidR="00BB00B0">
        <w:rPr>
          <w:noProof/>
        </w:rPr>
        <w:t>48</w:t>
      </w:r>
      <w:r>
        <w:rPr>
          <w:noProof/>
        </w:rPr>
        <w:fldChar w:fldCharType="end"/>
      </w:r>
    </w:p>
    <w:p w14:paraId="21DD257D"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5.2</w:t>
      </w:r>
      <w:r w:rsidRPr="008026A8">
        <w:rPr>
          <w:rFonts w:ascii="Calibri" w:hAnsi="Calibri" w:cs="Times New Roman"/>
          <w:noProof/>
          <w:sz w:val="22"/>
          <w:szCs w:val="22"/>
          <w:lang w:eastAsia="en-GB"/>
        </w:rPr>
        <w:tab/>
      </w:r>
      <w:r>
        <w:rPr>
          <w:noProof/>
        </w:rPr>
        <w:t>Atom “Dataset feed” containing download links to a pre-defined dataset</w:t>
      </w:r>
      <w:r>
        <w:rPr>
          <w:noProof/>
        </w:rPr>
        <w:tab/>
      </w:r>
      <w:r>
        <w:rPr>
          <w:noProof/>
        </w:rPr>
        <w:fldChar w:fldCharType="begin"/>
      </w:r>
      <w:r>
        <w:rPr>
          <w:noProof/>
        </w:rPr>
        <w:instrText xml:space="preserve"> PAGEREF _Toc364091557 \h </w:instrText>
      </w:r>
      <w:r>
        <w:rPr>
          <w:noProof/>
        </w:rPr>
      </w:r>
      <w:r>
        <w:rPr>
          <w:noProof/>
        </w:rPr>
        <w:fldChar w:fldCharType="separate"/>
      </w:r>
      <w:r w:rsidR="00BB00B0">
        <w:rPr>
          <w:noProof/>
        </w:rPr>
        <w:t>48</w:t>
      </w:r>
      <w:r>
        <w:rPr>
          <w:noProof/>
        </w:rPr>
        <w:fldChar w:fldCharType="end"/>
      </w:r>
    </w:p>
    <w:p w14:paraId="3BF3EBE0"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5.2.1</w:t>
      </w:r>
      <w:r w:rsidRPr="008026A8">
        <w:rPr>
          <w:rFonts w:ascii="Calibri" w:hAnsi="Calibri" w:cs="Times New Roman"/>
          <w:iCs w:val="0"/>
          <w:noProof/>
          <w:sz w:val="22"/>
          <w:szCs w:val="22"/>
          <w:lang w:eastAsia="en-GB"/>
        </w:rPr>
        <w:tab/>
      </w:r>
      <w:r>
        <w:rPr>
          <w:noProof/>
        </w:rPr>
        <w:t>Dataset Feed: ‘link’ element: link to Spatial Object descriptions</w:t>
      </w:r>
      <w:r>
        <w:rPr>
          <w:noProof/>
        </w:rPr>
        <w:tab/>
      </w:r>
      <w:r>
        <w:rPr>
          <w:noProof/>
        </w:rPr>
        <w:fldChar w:fldCharType="begin"/>
      </w:r>
      <w:r>
        <w:rPr>
          <w:noProof/>
        </w:rPr>
        <w:instrText xml:space="preserve"> PAGEREF _Toc364091558 \h </w:instrText>
      </w:r>
      <w:r>
        <w:rPr>
          <w:noProof/>
        </w:rPr>
      </w:r>
      <w:r>
        <w:rPr>
          <w:noProof/>
        </w:rPr>
        <w:fldChar w:fldCharType="separate"/>
      </w:r>
      <w:r w:rsidR="00BB00B0">
        <w:rPr>
          <w:noProof/>
        </w:rPr>
        <w:t>51</w:t>
      </w:r>
      <w:r>
        <w:rPr>
          <w:noProof/>
        </w:rPr>
        <w:fldChar w:fldCharType="end"/>
      </w:r>
    </w:p>
    <w:p w14:paraId="17ACC473"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5.2.2</w:t>
      </w:r>
      <w:r w:rsidRPr="008026A8">
        <w:rPr>
          <w:rFonts w:ascii="Calibri" w:hAnsi="Calibri" w:cs="Times New Roman"/>
          <w:iCs w:val="0"/>
          <w:noProof/>
          <w:sz w:val="22"/>
          <w:szCs w:val="22"/>
          <w:lang w:eastAsia="en-GB"/>
        </w:rPr>
        <w:tab/>
      </w:r>
      <w:r>
        <w:rPr>
          <w:noProof/>
        </w:rPr>
        <w:t>Dataset Feed: optional ‘link’ element: link to Download feed</w:t>
      </w:r>
      <w:r>
        <w:rPr>
          <w:noProof/>
        </w:rPr>
        <w:tab/>
      </w:r>
      <w:r>
        <w:rPr>
          <w:noProof/>
        </w:rPr>
        <w:fldChar w:fldCharType="begin"/>
      </w:r>
      <w:r>
        <w:rPr>
          <w:noProof/>
        </w:rPr>
        <w:instrText xml:space="preserve"> PAGEREF _Toc364091559 \h </w:instrText>
      </w:r>
      <w:r>
        <w:rPr>
          <w:noProof/>
        </w:rPr>
      </w:r>
      <w:r>
        <w:rPr>
          <w:noProof/>
        </w:rPr>
        <w:fldChar w:fldCharType="separate"/>
      </w:r>
      <w:r w:rsidR="00BB00B0">
        <w:rPr>
          <w:noProof/>
        </w:rPr>
        <w:t>52</w:t>
      </w:r>
      <w:r>
        <w:rPr>
          <w:noProof/>
        </w:rPr>
        <w:fldChar w:fldCharType="end"/>
      </w:r>
    </w:p>
    <w:p w14:paraId="59F91B9C"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5.2.3</w:t>
      </w:r>
      <w:r w:rsidRPr="008026A8">
        <w:rPr>
          <w:rFonts w:ascii="Calibri" w:hAnsi="Calibri" w:cs="Times New Roman"/>
          <w:iCs w:val="0"/>
          <w:noProof/>
          <w:sz w:val="22"/>
          <w:szCs w:val="22"/>
          <w:lang w:eastAsia="en-GB"/>
        </w:rPr>
        <w:tab/>
      </w:r>
      <w:r>
        <w:rPr>
          <w:noProof/>
        </w:rPr>
        <w:t>Dataset Feed: Entry ‘link’ element: link to pre-defined dataset</w:t>
      </w:r>
      <w:r>
        <w:rPr>
          <w:noProof/>
        </w:rPr>
        <w:tab/>
      </w:r>
      <w:r>
        <w:rPr>
          <w:noProof/>
        </w:rPr>
        <w:fldChar w:fldCharType="begin"/>
      </w:r>
      <w:r>
        <w:rPr>
          <w:noProof/>
        </w:rPr>
        <w:instrText xml:space="preserve"> PAGEREF _Toc364091560 \h </w:instrText>
      </w:r>
      <w:r>
        <w:rPr>
          <w:noProof/>
        </w:rPr>
      </w:r>
      <w:r>
        <w:rPr>
          <w:noProof/>
        </w:rPr>
        <w:fldChar w:fldCharType="separate"/>
      </w:r>
      <w:r w:rsidR="00BB00B0">
        <w:rPr>
          <w:noProof/>
        </w:rPr>
        <w:t>52</w:t>
      </w:r>
      <w:r>
        <w:rPr>
          <w:noProof/>
        </w:rPr>
        <w:fldChar w:fldCharType="end"/>
      </w:r>
    </w:p>
    <w:p w14:paraId="44A5137A"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5.2.4</w:t>
      </w:r>
      <w:r w:rsidRPr="008026A8">
        <w:rPr>
          <w:rFonts w:ascii="Calibri" w:hAnsi="Calibri" w:cs="Times New Roman"/>
          <w:iCs w:val="0"/>
          <w:noProof/>
          <w:sz w:val="22"/>
          <w:szCs w:val="22"/>
          <w:lang w:eastAsia="en-GB"/>
        </w:rPr>
        <w:tab/>
      </w:r>
      <w:r>
        <w:rPr>
          <w:noProof/>
        </w:rPr>
        <w:t>Dataset Feed: guidance for datasets which contain multiple files.</w:t>
      </w:r>
      <w:r>
        <w:rPr>
          <w:noProof/>
        </w:rPr>
        <w:tab/>
      </w:r>
      <w:r>
        <w:rPr>
          <w:noProof/>
        </w:rPr>
        <w:fldChar w:fldCharType="begin"/>
      </w:r>
      <w:r>
        <w:rPr>
          <w:noProof/>
        </w:rPr>
        <w:instrText xml:space="preserve"> PAGEREF _Toc364091561 \h </w:instrText>
      </w:r>
      <w:r>
        <w:rPr>
          <w:noProof/>
        </w:rPr>
      </w:r>
      <w:r>
        <w:rPr>
          <w:noProof/>
        </w:rPr>
        <w:fldChar w:fldCharType="separate"/>
      </w:r>
      <w:r w:rsidR="00BB00B0">
        <w:rPr>
          <w:noProof/>
        </w:rPr>
        <w:t>53</w:t>
      </w:r>
      <w:r>
        <w:rPr>
          <w:noProof/>
        </w:rPr>
        <w:fldChar w:fldCharType="end"/>
      </w:r>
    </w:p>
    <w:p w14:paraId="0BE90711"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5.2.5</w:t>
      </w:r>
      <w:r w:rsidRPr="008026A8">
        <w:rPr>
          <w:rFonts w:ascii="Calibri" w:hAnsi="Calibri" w:cs="Times New Roman"/>
          <w:iCs w:val="0"/>
          <w:noProof/>
          <w:sz w:val="22"/>
          <w:szCs w:val="22"/>
          <w:lang w:eastAsia="en-GB"/>
        </w:rPr>
        <w:tab/>
      </w:r>
      <w:r>
        <w:rPr>
          <w:noProof/>
        </w:rPr>
        <w:t>Dataset Feed:  guidance on media types</w:t>
      </w:r>
      <w:r>
        <w:rPr>
          <w:noProof/>
        </w:rPr>
        <w:tab/>
      </w:r>
      <w:r>
        <w:rPr>
          <w:noProof/>
        </w:rPr>
        <w:fldChar w:fldCharType="begin"/>
      </w:r>
      <w:r>
        <w:rPr>
          <w:noProof/>
        </w:rPr>
        <w:instrText xml:space="preserve"> PAGEREF _Toc364091562 \h </w:instrText>
      </w:r>
      <w:r>
        <w:rPr>
          <w:noProof/>
        </w:rPr>
      </w:r>
      <w:r>
        <w:rPr>
          <w:noProof/>
        </w:rPr>
        <w:fldChar w:fldCharType="separate"/>
      </w:r>
      <w:r w:rsidR="00BB00B0">
        <w:rPr>
          <w:noProof/>
        </w:rPr>
        <w:t>55</w:t>
      </w:r>
      <w:r>
        <w:rPr>
          <w:noProof/>
        </w:rPr>
        <w:fldChar w:fldCharType="end"/>
      </w:r>
    </w:p>
    <w:p w14:paraId="05C0BF31"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5.2.6</w:t>
      </w:r>
      <w:r w:rsidRPr="008026A8">
        <w:rPr>
          <w:rFonts w:ascii="Calibri" w:hAnsi="Calibri" w:cs="Times New Roman"/>
          <w:iCs w:val="0"/>
          <w:noProof/>
          <w:sz w:val="22"/>
          <w:szCs w:val="22"/>
          <w:lang w:eastAsia="en-GB"/>
        </w:rPr>
        <w:tab/>
      </w:r>
      <w:r>
        <w:rPr>
          <w:noProof/>
        </w:rPr>
        <w:t>Dataset Feed: entry ‘georss’ element</w:t>
      </w:r>
      <w:r>
        <w:rPr>
          <w:noProof/>
        </w:rPr>
        <w:tab/>
      </w:r>
      <w:r>
        <w:rPr>
          <w:noProof/>
        </w:rPr>
        <w:fldChar w:fldCharType="begin"/>
      </w:r>
      <w:r>
        <w:rPr>
          <w:noProof/>
        </w:rPr>
        <w:instrText xml:space="preserve"> PAGEREF _Toc364091563 \h </w:instrText>
      </w:r>
      <w:r>
        <w:rPr>
          <w:noProof/>
        </w:rPr>
      </w:r>
      <w:r>
        <w:rPr>
          <w:noProof/>
        </w:rPr>
        <w:fldChar w:fldCharType="separate"/>
      </w:r>
      <w:r w:rsidR="00BB00B0">
        <w:rPr>
          <w:noProof/>
        </w:rPr>
        <w:t>56</w:t>
      </w:r>
      <w:r>
        <w:rPr>
          <w:noProof/>
        </w:rPr>
        <w:fldChar w:fldCharType="end"/>
      </w:r>
    </w:p>
    <w:p w14:paraId="4E736E20"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5.2.7</w:t>
      </w:r>
      <w:r w:rsidRPr="008026A8">
        <w:rPr>
          <w:rFonts w:ascii="Calibri" w:hAnsi="Calibri" w:cs="Times New Roman"/>
          <w:iCs w:val="0"/>
          <w:noProof/>
          <w:sz w:val="22"/>
          <w:szCs w:val="22"/>
          <w:lang w:eastAsia="en-GB"/>
        </w:rPr>
        <w:tab/>
      </w:r>
      <w:r>
        <w:rPr>
          <w:noProof/>
        </w:rPr>
        <w:t>Dataset Feed: entry ‘category’ element</w:t>
      </w:r>
      <w:r>
        <w:rPr>
          <w:noProof/>
        </w:rPr>
        <w:tab/>
      </w:r>
      <w:r>
        <w:rPr>
          <w:noProof/>
        </w:rPr>
        <w:fldChar w:fldCharType="begin"/>
      </w:r>
      <w:r>
        <w:rPr>
          <w:noProof/>
        </w:rPr>
        <w:instrText xml:space="preserve"> PAGEREF _Toc364091564 \h </w:instrText>
      </w:r>
      <w:r>
        <w:rPr>
          <w:noProof/>
        </w:rPr>
      </w:r>
      <w:r>
        <w:rPr>
          <w:noProof/>
        </w:rPr>
        <w:fldChar w:fldCharType="separate"/>
      </w:r>
      <w:r w:rsidR="00BB00B0">
        <w:rPr>
          <w:noProof/>
        </w:rPr>
        <w:t>56</w:t>
      </w:r>
      <w:r>
        <w:rPr>
          <w:noProof/>
        </w:rPr>
        <w:fldChar w:fldCharType="end"/>
      </w:r>
    </w:p>
    <w:p w14:paraId="3D54ABB9"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5.3</w:t>
      </w:r>
      <w:r w:rsidRPr="008026A8">
        <w:rPr>
          <w:rFonts w:ascii="Calibri" w:hAnsi="Calibri" w:cs="Times New Roman"/>
          <w:noProof/>
          <w:sz w:val="22"/>
          <w:szCs w:val="22"/>
          <w:lang w:eastAsia="en-GB"/>
        </w:rPr>
        <w:tab/>
      </w:r>
      <w:r>
        <w:rPr>
          <w:noProof/>
        </w:rPr>
        <w:t>Language Requirements for Atom Implementation</w:t>
      </w:r>
      <w:r>
        <w:rPr>
          <w:noProof/>
        </w:rPr>
        <w:tab/>
      </w:r>
      <w:r>
        <w:rPr>
          <w:noProof/>
        </w:rPr>
        <w:fldChar w:fldCharType="begin"/>
      </w:r>
      <w:r>
        <w:rPr>
          <w:noProof/>
        </w:rPr>
        <w:instrText xml:space="preserve"> PAGEREF _Toc364091565 \h </w:instrText>
      </w:r>
      <w:r>
        <w:rPr>
          <w:noProof/>
        </w:rPr>
      </w:r>
      <w:r>
        <w:rPr>
          <w:noProof/>
        </w:rPr>
        <w:fldChar w:fldCharType="separate"/>
      </w:r>
      <w:r w:rsidR="00BB00B0">
        <w:rPr>
          <w:noProof/>
        </w:rPr>
        <w:t>56</w:t>
      </w:r>
      <w:r>
        <w:rPr>
          <w:noProof/>
        </w:rPr>
        <w:fldChar w:fldCharType="end"/>
      </w:r>
    </w:p>
    <w:p w14:paraId="744CB9D6"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5.4</w:t>
      </w:r>
      <w:r w:rsidRPr="008026A8">
        <w:rPr>
          <w:rFonts w:ascii="Calibri" w:hAnsi="Calibri" w:cs="Times New Roman"/>
          <w:noProof/>
          <w:sz w:val="22"/>
          <w:szCs w:val="22"/>
          <w:lang w:eastAsia="en-GB"/>
        </w:rPr>
        <w:tab/>
      </w:r>
      <w:r>
        <w:rPr>
          <w:noProof/>
        </w:rPr>
        <w:t>OpenSearch Document structure.</w:t>
      </w:r>
      <w:r>
        <w:rPr>
          <w:noProof/>
        </w:rPr>
        <w:tab/>
      </w:r>
      <w:r>
        <w:rPr>
          <w:noProof/>
        </w:rPr>
        <w:fldChar w:fldCharType="begin"/>
      </w:r>
      <w:r>
        <w:rPr>
          <w:noProof/>
        </w:rPr>
        <w:instrText xml:space="preserve"> PAGEREF _Toc364091566 \h </w:instrText>
      </w:r>
      <w:r>
        <w:rPr>
          <w:noProof/>
        </w:rPr>
      </w:r>
      <w:r>
        <w:rPr>
          <w:noProof/>
        </w:rPr>
        <w:fldChar w:fldCharType="separate"/>
      </w:r>
      <w:r w:rsidR="00BB00B0">
        <w:rPr>
          <w:noProof/>
        </w:rPr>
        <w:t>58</w:t>
      </w:r>
      <w:r>
        <w:rPr>
          <w:noProof/>
        </w:rPr>
        <w:fldChar w:fldCharType="end"/>
      </w:r>
    </w:p>
    <w:p w14:paraId="3E823A95"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5.4.1</w:t>
      </w:r>
      <w:r w:rsidRPr="008026A8">
        <w:rPr>
          <w:rFonts w:ascii="Calibri" w:hAnsi="Calibri" w:cs="Times New Roman"/>
          <w:iCs w:val="0"/>
          <w:noProof/>
          <w:sz w:val="22"/>
          <w:szCs w:val="22"/>
          <w:lang w:eastAsia="en-GB"/>
        </w:rPr>
        <w:tab/>
      </w:r>
      <w:r>
        <w:rPr>
          <w:noProof/>
        </w:rPr>
        <w:t>OpenSearch Description:  ‘Url’ element: link to self</w:t>
      </w:r>
      <w:r>
        <w:rPr>
          <w:noProof/>
        </w:rPr>
        <w:tab/>
      </w:r>
      <w:r>
        <w:rPr>
          <w:noProof/>
        </w:rPr>
        <w:fldChar w:fldCharType="begin"/>
      </w:r>
      <w:r>
        <w:rPr>
          <w:noProof/>
        </w:rPr>
        <w:instrText xml:space="preserve"> PAGEREF _Toc364091567 \h </w:instrText>
      </w:r>
      <w:r>
        <w:rPr>
          <w:noProof/>
        </w:rPr>
      </w:r>
      <w:r>
        <w:rPr>
          <w:noProof/>
        </w:rPr>
        <w:fldChar w:fldCharType="separate"/>
      </w:r>
      <w:r w:rsidR="00BB00B0">
        <w:rPr>
          <w:noProof/>
        </w:rPr>
        <w:t>59</w:t>
      </w:r>
      <w:r>
        <w:rPr>
          <w:noProof/>
        </w:rPr>
        <w:fldChar w:fldCharType="end"/>
      </w:r>
    </w:p>
    <w:p w14:paraId="250E3914"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5.4.2</w:t>
      </w:r>
      <w:r w:rsidRPr="008026A8">
        <w:rPr>
          <w:rFonts w:ascii="Calibri" w:hAnsi="Calibri" w:cs="Times New Roman"/>
          <w:iCs w:val="0"/>
          <w:noProof/>
          <w:sz w:val="22"/>
          <w:szCs w:val="22"/>
          <w:lang w:eastAsia="en-GB"/>
        </w:rPr>
        <w:tab/>
      </w:r>
      <w:r>
        <w:rPr>
          <w:noProof/>
        </w:rPr>
        <w:t>OpenSearch Description:  Generic search template</w:t>
      </w:r>
      <w:r>
        <w:rPr>
          <w:noProof/>
        </w:rPr>
        <w:tab/>
      </w:r>
      <w:r>
        <w:rPr>
          <w:noProof/>
        </w:rPr>
        <w:fldChar w:fldCharType="begin"/>
      </w:r>
      <w:r>
        <w:rPr>
          <w:noProof/>
        </w:rPr>
        <w:instrText xml:space="preserve"> PAGEREF _Toc364091568 \h </w:instrText>
      </w:r>
      <w:r>
        <w:rPr>
          <w:noProof/>
        </w:rPr>
      </w:r>
      <w:r>
        <w:rPr>
          <w:noProof/>
        </w:rPr>
        <w:fldChar w:fldCharType="separate"/>
      </w:r>
      <w:r w:rsidR="00BB00B0">
        <w:rPr>
          <w:noProof/>
        </w:rPr>
        <w:t>59</w:t>
      </w:r>
      <w:r>
        <w:rPr>
          <w:noProof/>
        </w:rPr>
        <w:fldChar w:fldCharType="end"/>
      </w:r>
    </w:p>
    <w:p w14:paraId="2DB06AAA"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5.4.3</w:t>
      </w:r>
      <w:r w:rsidRPr="008026A8">
        <w:rPr>
          <w:rFonts w:ascii="Calibri" w:hAnsi="Calibri" w:cs="Times New Roman"/>
          <w:iCs w:val="0"/>
          <w:noProof/>
          <w:sz w:val="22"/>
          <w:szCs w:val="22"/>
          <w:lang w:eastAsia="en-GB"/>
        </w:rPr>
        <w:tab/>
      </w:r>
      <w:r>
        <w:rPr>
          <w:noProof/>
        </w:rPr>
        <w:t>OpenSearch Description:  Describe Spatial Data Set Operation template</w:t>
      </w:r>
      <w:r>
        <w:rPr>
          <w:noProof/>
        </w:rPr>
        <w:tab/>
      </w:r>
      <w:r>
        <w:rPr>
          <w:noProof/>
        </w:rPr>
        <w:fldChar w:fldCharType="begin"/>
      </w:r>
      <w:r>
        <w:rPr>
          <w:noProof/>
        </w:rPr>
        <w:instrText xml:space="preserve"> PAGEREF _Toc364091569 \h </w:instrText>
      </w:r>
      <w:r>
        <w:rPr>
          <w:noProof/>
        </w:rPr>
      </w:r>
      <w:r>
        <w:rPr>
          <w:noProof/>
        </w:rPr>
        <w:fldChar w:fldCharType="separate"/>
      </w:r>
      <w:r w:rsidR="00BB00B0">
        <w:rPr>
          <w:noProof/>
        </w:rPr>
        <w:t>61</w:t>
      </w:r>
      <w:r>
        <w:rPr>
          <w:noProof/>
        </w:rPr>
        <w:fldChar w:fldCharType="end"/>
      </w:r>
    </w:p>
    <w:p w14:paraId="63F8D0A6"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5.4.4</w:t>
      </w:r>
      <w:r w:rsidRPr="008026A8">
        <w:rPr>
          <w:rFonts w:ascii="Calibri" w:hAnsi="Calibri" w:cs="Times New Roman"/>
          <w:iCs w:val="0"/>
          <w:noProof/>
          <w:sz w:val="22"/>
          <w:szCs w:val="22"/>
          <w:lang w:eastAsia="en-GB"/>
        </w:rPr>
        <w:tab/>
      </w:r>
      <w:r>
        <w:rPr>
          <w:noProof/>
        </w:rPr>
        <w:t>OpenSearch Description:  Get Spatial Data Set Operation template</w:t>
      </w:r>
      <w:r>
        <w:rPr>
          <w:noProof/>
        </w:rPr>
        <w:tab/>
      </w:r>
      <w:r>
        <w:rPr>
          <w:noProof/>
        </w:rPr>
        <w:fldChar w:fldCharType="begin"/>
      </w:r>
      <w:r>
        <w:rPr>
          <w:noProof/>
        </w:rPr>
        <w:instrText xml:space="preserve"> PAGEREF _Toc364091570 \h </w:instrText>
      </w:r>
      <w:r>
        <w:rPr>
          <w:noProof/>
        </w:rPr>
      </w:r>
      <w:r>
        <w:rPr>
          <w:noProof/>
        </w:rPr>
        <w:fldChar w:fldCharType="separate"/>
      </w:r>
      <w:r w:rsidR="00BB00B0">
        <w:rPr>
          <w:noProof/>
        </w:rPr>
        <w:t>61</w:t>
      </w:r>
      <w:r>
        <w:rPr>
          <w:noProof/>
        </w:rPr>
        <w:fldChar w:fldCharType="end"/>
      </w:r>
    </w:p>
    <w:p w14:paraId="5B6968CA"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5.4.5</w:t>
      </w:r>
      <w:r w:rsidRPr="008026A8">
        <w:rPr>
          <w:rFonts w:ascii="Calibri" w:hAnsi="Calibri" w:cs="Times New Roman"/>
          <w:iCs w:val="0"/>
          <w:noProof/>
          <w:sz w:val="22"/>
          <w:szCs w:val="22"/>
          <w:lang w:eastAsia="en-GB"/>
        </w:rPr>
        <w:tab/>
      </w:r>
      <w:r>
        <w:rPr>
          <w:noProof/>
        </w:rPr>
        <w:t>OpenSearch Description: Spatial Dataset Identifiers</w:t>
      </w:r>
      <w:r>
        <w:rPr>
          <w:noProof/>
        </w:rPr>
        <w:tab/>
      </w:r>
      <w:r>
        <w:rPr>
          <w:noProof/>
        </w:rPr>
        <w:fldChar w:fldCharType="begin"/>
      </w:r>
      <w:r>
        <w:rPr>
          <w:noProof/>
        </w:rPr>
        <w:instrText xml:space="preserve"> PAGEREF _Toc364091571 \h </w:instrText>
      </w:r>
      <w:r>
        <w:rPr>
          <w:noProof/>
        </w:rPr>
      </w:r>
      <w:r>
        <w:rPr>
          <w:noProof/>
        </w:rPr>
        <w:fldChar w:fldCharType="separate"/>
      </w:r>
      <w:r w:rsidR="00BB00B0">
        <w:rPr>
          <w:noProof/>
        </w:rPr>
        <w:t>62</w:t>
      </w:r>
      <w:r>
        <w:rPr>
          <w:noProof/>
        </w:rPr>
        <w:fldChar w:fldCharType="end"/>
      </w:r>
    </w:p>
    <w:p w14:paraId="75E5EA37"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5.4.6</w:t>
      </w:r>
      <w:r w:rsidRPr="008026A8">
        <w:rPr>
          <w:rFonts w:ascii="Calibri" w:hAnsi="Calibri" w:cs="Times New Roman"/>
          <w:iCs w:val="0"/>
          <w:noProof/>
          <w:sz w:val="22"/>
          <w:szCs w:val="22"/>
          <w:lang w:eastAsia="en-GB"/>
        </w:rPr>
        <w:tab/>
      </w:r>
      <w:r>
        <w:rPr>
          <w:noProof/>
        </w:rPr>
        <w:t>OpenSearch Description:  Available Languages</w:t>
      </w:r>
      <w:r>
        <w:rPr>
          <w:noProof/>
        </w:rPr>
        <w:tab/>
      </w:r>
      <w:r>
        <w:rPr>
          <w:noProof/>
        </w:rPr>
        <w:fldChar w:fldCharType="begin"/>
      </w:r>
      <w:r>
        <w:rPr>
          <w:noProof/>
        </w:rPr>
        <w:instrText xml:space="preserve"> PAGEREF _Toc364091572 \h </w:instrText>
      </w:r>
      <w:r>
        <w:rPr>
          <w:noProof/>
        </w:rPr>
      </w:r>
      <w:r>
        <w:rPr>
          <w:noProof/>
        </w:rPr>
        <w:fldChar w:fldCharType="separate"/>
      </w:r>
      <w:r w:rsidR="00BB00B0">
        <w:rPr>
          <w:noProof/>
        </w:rPr>
        <w:t>63</w:t>
      </w:r>
      <w:r>
        <w:rPr>
          <w:noProof/>
        </w:rPr>
        <w:fldChar w:fldCharType="end"/>
      </w:r>
    </w:p>
    <w:p w14:paraId="10574236" w14:textId="77777777" w:rsidR="00AC60DA" w:rsidRPr="008026A8" w:rsidRDefault="00AC60DA">
      <w:pPr>
        <w:pStyle w:val="Sommario1"/>
        <w:rPr>
          <w:rFonts w:ascii="Calibri" w:hAnsi="Calibri" w:cs="Times New Roman"/>
          <w:bCs w:val="0"/>
          <w:noProof/>
          <w:sz w:val="22"/>
          <w:szCs w:val="22"/>
          <w:lang w:val="en-GB" w:eastAsia="en-GB"/>
        </w:rPr>
      </w:pPr>
      <w:r w:rsidRPr="00565ADA">
        <w:rPr>
          <w:noProof/>
          <w:lang w:val="en-GB"/>
        </w:rPr>
        <w:t>6</w:t>
      </w:r>
      <w:r w:rsidRPr="008026A8">
        <w:rPr>
          <w:rFonts w:ascii="Calibri" w:hAnsi="Calibri" w:cs="Times New Roman"/>
          <w:bCs w:val="0"/>
          <w:noProof/>
          <w:sz w:val="22"/>
          <w:szCs w:val="22"/>
          <w:lang w:val="en-GB" w:eastAsia="en-GB"/>
        </w:rPr>
        <w:tab/>
      </w:r>
      <w:r w:rsidRPr="00565ADA">
        <w:rPr>
          <w:noProof/>
          <w:lang w:val="en-GB"/>
        </w:rPr>
        <w:t>Web Feature Service and Filter Encoding Implementation of Pre-defined Dataset Download Service</w:t>
      </w:r>
      <w:r>
        <w:rPr>
          <w:noProof/>
        </w:rPr>
        <w:tab/>
      </w:r>
      <w:r>
        <w:rPr>
          <w:noProof/>
        </w:rPr>
        <w:fldChar w:fldCharType="begin"/>
      </w:r>
      <w:r>
        <w:rPr>
          <w:noProof/>
        </w:rPr>
        <w:instrText xml:space="preserve"> PAGEREF _Toc364091573 \h </w:instrText>
      </w:r>
      <w:r>
        <w:rPr>
          <w:noProof/>
        </w:rPr>
      </w:r>
      <w:r>
        <w:rPr>
          <w:noProof/>
        </w:rPr>
        <w:fldChar w:fldCharType="separate"/>
      </w:r>
      <w:r w:rsidR="00BB00B0">
        <w:rPr>
          <w:noProof/>
        </w:rPr>
        <w:t>64</w:t>
      </w:r>
      <w:r>
        <w:rPr>
          <w:noProof/>
        </w:rPr>
        <w:fldChar w:fldCharType="end"/>
      </w:r>
    </w:p>
    <w:p w14:paraId="7E93B967"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6.1</w:t>
      </w:r>
      <w:r w:rsidRPr="008026A8">
        <w:rPr>
          <w:rFonts w:ascii="Calibri" w:hAnsi="Calibri" w:cs="Times New Roman"/>
          <w:noProof/>
          <w:sz w:val="22"/>
          <w:szCs w:val="22"/>
          <w:lang w:eastAsia="en-GB"/>
        </w:rPr>
        <w:tab/>
      </w:r>
      <w:r>
        <w:rPr>
          <w:noProof/>
        </w:rPr>
        <w:t>Conformance to ISO 19142 ‘Simple WFS’ Conformance Class</w:t>
      </w:r>
      <w:r>
        <w:rPr>
          <w:noProof/>
        </w:rPr>
        <w:tab/>
      </w:r>
      <w:r>
        <w:rPr>
          <w:noProof/>
        </w:rPr>
        <w:fldChar w:fldCharType="begin"/>
      </w:r>
      <w:r>
        <w:rPr>
          <w:noProof/>
        </w:rPr>
        <w:instrText xml:space="preserve"> PAGEREF _Toc364091574 \h </w:instrText>
      </w:r>
      <w:r>
        <w:rPr>
          <w:noProof/>
        </w:rPr>
      </w:r>
      <w:r>
        <w:rPr>
          <w:noProof/>
        </w:rPr>
        <w:fldChar w:fldCharType="separate"/>
      </w:r>
      <w:r w:rsidR="00BB00B0">
        <w:rPr>
          <w:noProof/>
        </w:rPr>
        <w:t>64</w:t>
      </w:r>
      <w:r>
        <w:rPr>
          <w:noProof/>
        </w:rPr>
        <w:fldChar w:fldCharType="end"/>
      </w:r>
    </w:p>
    <w:p w14:paraId="043C8F92"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6.2</w:t>
      </w:r>
      <w:r w:rsidRPr="008026A8">
        <w:rPr>
          <w:rFonts w:ascii="Calibri" w:hAnsi="Calibri" w:cs="Times New Roman"/>
          <w:noProof/>
          <w:sz w:val="22"/>
          <w:szCs w:val="22"/>
          <w:lang w:eastAsia="en-GB"/>
        </w:rPr>
        <w:tab/>
      </w:r>
      <w:r>
        <w:rPr>
          <w:noProof/>
        </w:rPr>
        <w:t>Conformance to ISO 19143 ‘Query’ Conformance Class</w:t>
      </w:r>
      <w:r>
        <w:rPr>
          <w:noProof/>
        </w:rPr>
        <w:tab/>
      </w:r>
      <w:r>
        <w:rPr>
          <w:noProof/>
        </w:rPr>
        <w:fldChar w:fldCharType="begin"/>
      </w:r>
      <w:r>
        <w:rPr>
          <w:noProof/>
        </w:rPr>
        <w:instrText xml:space="preserve"> PAGEREF _Toc364091575 \h </w:instrText>
      </w:r>
      <w:r>
        <w:rPr>
          <w:noProof/>
        </w:rPr>
      </w:r>
      <w:r>
        <w:rPr>
          <w:noProof/>
        </w:rPr>
        <w:fldChar w:fldCharType="separate"/>
      </w:r>
      <w:r w:rsidR="00BB00B0">
        <w:rPr>
          <w:noProof/>
        </w:rPr>
        <w:t>64</w:t>
      </w:r>
      <w:r>
        <w:rPr>
          <w:noProof/>
        </w:rPr>
        <w:fldChar w:fldCharType="end"/>
      </w:r>
    </w:p>
    <w:p w14:paraId="225C7DED"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6.3</w:t>
      </w:r>
      <w:r w:rsidRPr="008026A8">
        <w:rPr>
          <w:rFonts w:ascii="Calibri" w:hAnsi="Calibri" w:cs="Times New Roman"/>
          <w:noProof/>
          <w:sz w:val="22"/>
          <w:szCs w:val="22"/>
          <w:lang w:eastAsia="en-GB"/>
        </w:rPr>
        <w:tab/>
      </w:r>
      <w:r>
        <w:rPr>
          <w:noProof/>
        </w:rPr>
        <w:t>Conformance to ISO 19142 ‘HTTP GET’ Conformance Class</w:t>
      </w:r>
      <w:r>
        <w:rPr>
          <w:noProof/>
        </w:rPr>
        <w:tab/>
      </w:r>
      <w:r>
        <w:rPr>
          <w:noProof/>
        </w:rPr>
        <w:fldChar w:fldCharType="begin"/>
      </w:r>
      <w:r>
        <w:rPr>
          <w:noProof/>
        </w:rPr>
        <w:instrText xml:space="preserve"> PAGEREF _Toc364091576 \h </w:instrText>
      </w:r>
      <w:r>
        <w:rPr>
          <w:noProof/>
        </w:rPr>
      </w:r>
      <w:r>
        <w:rPr>
          <w:noProof/>
        </w:rPr>
        <w:fldChar w:fldCharType="separate"/>
      </w:r>
      <w:r w:rsidR="00BB00B0">
        <w:rPr>
          <w:noProof/>
        </w:rPr>
        <w:t>64</w:t>
      </w:r>
      <w:r>
        <w:rPr>
          <w:noProof/>
        </w:rPr>
        <w:fldChar w:fldCharType="end"/>
      </w:r>
    </w:p>
    <w:p w14:paraId="5157B52E"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6.4</w:t>
      </w:r>
      <w:r w:rsidRPr="008026A8">
        <w:rPr>
          <w:rFonts w:ascii="Calibri" w:hAnsi="Calibri" w:cs="Times New Roman"/>
          <w:noProof/>
          <w:sz w:val="22"/>
          <w:szCs w:val="22"/>
          <w:lang w:eastAsia="en-GB"/>
        </w:rPr>
        <w:tab/>
      </w:r>
      <w:r>
        <w:rPr>
          <w:noProof/>
        </w:rPr>
        <w:t>Stored Query Support</w:t>
      </w:r>
      <w:r>
        <w:rPr>
          <w:noProof/>
        </w:rPr>
        <w:tab/>
      </w:r>
      <w:r>
        <w:rPr>
          <w:noProof/>
        </w:rPr>
        <w:fldChar w:fldCharType="begin"/>
      </w:r>
      <w:r>
        <w:rPr>
          <w:noProof/>
        </w:rPr>
        <w:instrText xml:space="preserve"> PAGEREF _Toc364091577 \h </w:instrText>
      </w:r>
      <w:r>
        <w:rPr>
          <w:noProof/>
        </w:rPr>
      </w:r>
      <w:r>
        <w:rPr>
          <w:noProof/>
        </w:rPr>
        <w:fldChar w:fldCharType="separate"/>
      </w:r>
      <w:r w:rsidR="00BB00B0">
        <w:rPr>
          <w:noProof/>
        </w:rPr>
        <w:t>65</w:t>
      </w:r>
      <w:r>
        <w:rPr>
          <w:noProof/>
        </w:rPr>
        <w:fldChar w:fldCharType="end"/>
      </w:r>
    </w:p>
    <w:p w14:paraId="2CCE7583"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6.5</w:t>
      </w:r>
      <w:r w:rsidRPr="008026A8">
        <w:rPr>
          <w:rFonts w:ascii="Calibri" w:hAnsi="Calibri" w:cs="Times New Roman"/>
          <w:noProof/>
          <w:sz w:val="22"/>
          <w:szCs w:val="22"/>
          <w:lang w:eastAsia="en-GB"/>
        </w:rPr>
        <w:tab/>
      </w:r>
      <w:r>
        <w:rPr>
          <w:noProof/>
        </w:rPr>
        <w:t>INSPIRE Datasets and WFS Features</w:t>
      </w:r>
      <w:r>
        <w:rPr>
          <w:noProof/>
        </w:rPr>
        <w:tab/>
      </w:r>
      <w:r>
        <w:rPr>
          <w:noProof/>
        </w:rPr>
        <w:fldChar w:fldCharType="begin"/>
      </w:r>
      <w:r>
        <w:rPr>
          <w:noProof/>
        </w:rPr>
        <w:instrText xml:space="preserve"> PAGEREF _Toc364091578 \h </w:instrText>
      </w:r>
      <w:r>
        <w:rPr>
          <w:noProof/>
        </w:rPr>
      </w:r>
      <w:r>
        <w:rPr>
          <w:noProof/>
        </w:rPr>
        <w:fldChar w:fldCharType="separate"/>
      </w:r>
      <w:r w:rsidR="00BB00B0">
        <w:rPr>
          <w:noProof/>
        </w:rPr>
        <w:t>66</w:t>
      </w:r>
      <w:r>
        <w:rPr>
          <w:noProof/>
        </w:rPr>
        <w:fldChar w:fldCharType="end"/>
      </w:r>
    </w:p>
    <w:p w14:paraId="077EE73A"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6.6</w:t>
      </w:r>
      <w:r w:rsidRPr="008026A8">
        <w:rPr>
          <w:rFonts w:ascii="Calibri" w:hAnsi="Calibri" w:cs="Times New Roman"/>
          <w:noProof/>
          <w:sz w:val="22"/>
          <w:szCs w:val="22"/>
          <w:lang w:eastAsia="en-GB"/>
        </w:rPr>
        <w:tab/>
      </w:r>
      <w:r>
        <w:rPr>
          <w:noProof/>
        </w:rPr>
        <w:t>Publishing INSPIRE metadata using ows:ExtendedCapabilities</w:t>
      </w:r>
      <w:r>
        <w:rPr>
          <w:noProof/>
        </w:rPr>
        <w:tab/>
      </w:r>
      <w:r>
        <w:rPr>
          <w:noProof/>
        </w:rPr>
        <w:fldChar w:fldCharType="begin"/>
      </w:r>
      <w:r>
        <w:rPr>
          <w:noProof/>
        </w:rPr>
        <w:instrText xml:space="preserve"> PAGEREF _Toc364091579 \h </w:instrText>
      </w:r>
      <w:r>
        <w:rPr>
          <w:noProof/>
        </w:rPr>
      </w:r>
      <w:r>
        <w:rPr>
          <w:noProof/>
        </w:rPr>
        <w:fldChar w:fldCharType="separate"/>
      </w:r>
      <w:r w:rsidR="00BB00B0">
        <w:rPr>
          <w:noProof/>
        </w:rPr>
        <w:t>66</w:t>
      </w:r>
      <w:r>
        <w:rPr>
          <w:noProof/>
        </w:rPr>
        <w:fldChar w:fldCharType="end"/>
      </w:r>
    </w:p>
    <w:p w14:paraId="2A795E3C"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6.7</w:t>
      </w:r>
      <w:r w:rsidRPr="008026A8">
        <w:rPr>
          <w:rFonts w:ascii="Calibri" w:hAnsi="Calibri" w:cs="Times New Roman"/>
          <w:noProof/>
          <w:sz w:val="22"/>
          <w:szCs w:val="22"/>
          <w:lang w:eastAsia="en-GB"/>
        </w:rPr>
        <w:tab/>
      </w:r>
      <w:r>
        <w:rPr>
          <w:noProof/>
        </w:rPr>
        <w:t>Language Requirements for WFS/FE Implementation of Pre-defined Download.</w:t>
      </w:r>
      <w:r>
        <w:rPr>
          <w:noProof/>
        </w:rPr>
        <w:tab/>
      </w:r>
      <w:r>
        <w:rPr>
          <w:noProof/>
        </w:rPr>
        <w:fldChar w:fldCharType="begin"/>
      </w:r>
      <w:r>
        <w:rPr>
          <w:noProof/>
        </w:rPr>
        <w:instrText xml:space="preserve"> PAGEREF _Toc364091580 \h </w:instrText>
      </w:r>
      <w:r>
        <w:rPr>
          <w:noProof/>
        </w:rPr>
      </w:r>
      <w:r>
        <w:rPr>
          <w:noProof/>
        </w:rPr>
        <w:fldChar w:fldCharType="separate"/>
      </w:r>
      <w:r w:rsidR="00BB00B0">
        <w:rPr>
          <w:noProof/>
        </w:rPr>
        <w:t>69</w:t>
      </w:r>
      <w:r>
        <w:rPr>
          <w:noProof/>
        </w:rPr>
        <w:fldChar w:fldCharType="end"/>
      </w:r>
    </w:p>
    <w:p w14:paraId="0D20E630"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6.7.1</w:t>
      </w:r>
      <w:r w:rsidRPr="008026A8">
        <w:rPr>
          <w:rFonts w:ascii="Calibri" w:hAnsi="Calibri" w:cs="Times New Roman"/>
          <w:iCs w:val="0"/>
          <w:noProof/>
          <w:sz w:val="22"/>
          <w:szCs w:val="22"/>
          <w:lang w:eastAsia="en-GB"/>
        </w:rPr>
        <w:tab/>
      </w:r>
      <w:r>
        <w:rPr>
          <w:noProof/>
        </w:rPr>
        <w:t>GetCapabilities-Operation (language requirements)</w:t>
      </w:r>
      <w:r>
        <w:rPr>
          <w:noProof/>
        </w:rPr>
        <w:tab/>
      </w:r>
      <w:r>
        <w:rPr>
          <w:noProof/>
        </w:rPr>
        <w:fldChar w:fldCharType="begin"/>
      </w:r>
      <w:r>
        <w:rPr>
          <w:noProof/>
        </w:rPr>
        <w:instrText xml:space="preserve"> PAGEREF _Toc364091581 \h </w:instrText>
      </w:r>
      <w:r>
        <w:rPr>
          <w:noProof/>
        </w:rPr>
      </w:r>
      <w:r>
        <w:rPr>
          <w:noProof/>
        </w:rPr>
        <w:fldChar w:fldCharType="separate"/>
      </w:r>
      <w:r w:rsidR="00BB00B0">
        <w:rPr>
          <w:noProof/>
        </w:rPr>
        <w:t>69</w:t>
      </w:r>
      <w:r>
        <w:rPr>
          <w:noProof/>
        </w:rPr>
        <w:fldChar w:fldCharType="end"/>
      </w:r>
    </w:p>
    <w:p w14:paraId="422B705E"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6.7.2</w:t>
      </w:r>
      <w:r w:rsidRPr="008026A8">
        <w:rPr>
          <w:rFonts w:ascii="Calibri" w:hAnsi="Calibri" w:cs="Times New Roman"/>
          <w:iCs w:val="0"/>
          <w:noProof/>
          <w:sz w:val="22"/>
          <w:szCs w:val="22"/>
          <w:lang w:eastAsia="en-GB"/>
        </w:rPr>
        <w:tab/>
      </w:r>
      <w:r>
        <w:rPr>
          <w:noProof/>
        </w:rPr>
        <w:t>Common concept for other operations (optional)</w:t>
      </w:r>
      <w:r>
        <w:rPr>
          <w:noProof/>
        </w:rPr>
        <w:tab/>
      </w:r>
      <w:r>
        <w:rPr>
          <w:noProof/>
        </w:rPr>
        <w:fldChar w:fldCharType="begin"/>
      </w:r>
      <w:r>
        <w:rPr>
          <w:noProof/>
        </w:rPr>
        <w:instrText xml:space="preserve"> PAGEREF _Toc364091582 \h </w:instrText>
      </w:r>
      <w:r>
        <w:rPr>
          <w:noProof/>
        </w:rPr>
      </w:r>
      <w:r>
        <w:rPr>
          <w:noProof/>
        </w:rPr>
        <w:fldChar w:fldCharType="separate"/>
      </w:r>
      <w:r w:rsidR="00BB00B0">
        <w:rPr>
          <w:noProof/>
        </w:rPr>
        <w:t>73</w:t>
      </w:r>
      <w:r>
        <w:rPr>
          <w:noProof/>
        </w:rPr>
        <w:fldChar w:fldCharType="end"/>
      </w:r>
    </w:p>
    <w:p w14:paraId="17829114"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6.7.3</w:t>
      </w:r>
      <w:r w:rsidRPr="008026A8">
        <w:rPr>
          <w:rFonts w:ascii="Calibri" w:hAnsi="Calibri" w:cs="Times New Roman"/>
          <w:iCs w:val="0"/>
          <w:noProof/>
          <w:sz w:val="22"/>
          <w:szCs w:val="22"/>
          <w:lang w:eastAsia="en-GB"/>
        </w:rPr>
        <w:tab/>
      </w:r>
      <w:r>
        <w:rPr>
          <w:noProof/>
        </w:rPr>
        <w:t>Language support in OWS</w:t>
      </w:r>
      <w:r>
        <w:rPr>
          <w:noProof/>
        </w:rPr>
        <w:tab/>
      </w:r>
      <w:r>
        <w:rPr>
          <w:noProof/>
        </w:rPr>
        <w:fldChar w:fldCharType="begin"/>
      </w:r>
      <w:r>
        <w:rPr>
          <w:noProof/>
        </w:rPr>
        <w:instrText xml:space="preserve"> PAGEREF _Toc364091583 \h </w:instrText>
      </w:r>
      <w:r>
        <w:rPr>
          <w:noProof/>
        </w:rPr>
      </w:r>
      <w:r>
        <w:rPr>
          <w:noProof/>
        </w:rPr>
        <w:fldChar w:fldCharType="separate"/>
      </w:r>
      <w:r w:rsidR="00BB00B0">
        <w:rPr>
          <w:noProof/>
        </w:rPr>
        <w:t>75</w:t>
      </w:r>
      <w:r>
        <w:rPr>
          <w:noProof/>
        </w:rPr>
        <w:fldChar w:fldCharType="end"/>
      </w:r>
    </w:p>
    <w:p w14:paraId="07047852" w14:textId="77777777" w:rsidR="00AC60DA" w:rsidRPr="008026A8" w:rsidRDefault="00AC60DA">
      <w:pPr>
        <w:pStyle w:val="Sommario1"/>
        <w:rPr>
          <w:rFonts w:ascii="Calibri" w:hAnsi="Calibri" w:cs="Times New Roman"/>
          <w:bCs w:val="0"/>
          <w:noProof/>
          <w:sz w:val="22"/>
          <w:szCs w:val="22"/>
          <w:lang w:val="en-GB" w:eastAsia="en-GB"/>
        </w:rPr>
      </w:pPr>
      <w:r w:rsidRPr="00565ADA">
        <w:rPr>
          <w:noProof/>
          <w:lang w:val="en-GB"/>
        </w:rPr>
        <w:t>7</w:t>
      </w:r>
      <w:r w:rsidRPr="008026A8">
        <w:rPr>
          <w:rFonts w:ascii="Calibri" w:hAnsi="Calibri" w:cs="Times New Roman"/>
          <w:bCs w:val="0"/>
          <w:noProof/>
          <w:sz w:val="22"/>
          <w:szCs w:val="22"/>
          <w:lang w:val="en-GB" w:eastAsia="en-GB"/>
        </w:rPr>
        <w:tab/>
      </w:r>
      <w:r w:rsidRPr="00565ADA">
        <w:rPr>
          <w:noProof/>
          <w:lang w:val="en-GB"/>
        </w:rPr>
        <w:t>Web Feature Service and Filter Encoding implementation of Direct Access Download Service.</w:t>
      </w:r>
      <w:r>
        <w:rPr>
          <w:noProof/>
        </w:rPr>
        <w:tab/>
      </w:r>
      <w:r>
        <w:rPr>
          <w:noProof/>
        </w:rPr>
        <w:fldChar w:fldCharType="begin"/>
      </w:r>
      <w:r>
        <w:rPr>
          <w:noProof/>
        </w:rPr>
        <w:instrText xml:space="preserve"> PAGEREF _Toc364091584 \h </w:instrText>
      </w:r>
      <w:r>
        <w:rPr>
          <w:noProof/>
        </w:rPr>
      </w:r>
      <w:r>
        <w:rPr>
          <w:noProof/>
        </w:rPr>
        <w:fldChar w:fldCharType="separate"/>
      </w:r>
      <w:r w:rsidR="00BB00B0">
        <w:rPr>
          <w:noProof/>
        </w:rPr>
        <w:t>77</w:t>
      </w:r>
      <w:r>
        <w:rPr>
          <w:noProof/>
        </w:rPr>
        <w:fldChar w:fldCharType="end"/>
      </w:r>
    </w:p>
    <w:p w14:paraId="5188A347"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lastRenderedPageBreak/>
        <w:t>7.1</w:t>
      </w:r>
      <w:r w:rsidRPr="008026A8">
        <w:rPr>
          <w:rFonts w:ascii="Calibri" w:hAnsi="Calibri" w:cs="Times New Roman"/>
          <w:noProof/>
          <w:sz w:val="22"/>
          <w:szCs w:val="22"/>
          <w:lang w:eastAsia="en-GB"/>
        </w:rPr>
        <w:tab/>
      </w:r>
      <w:r>
        <w:rPr>
          <w:noProof/>
        </w:rPr>
        <w:t xml:space="preserve">Necessary elements from WFS-based Pre-defined dataset </w:t>
      </w:r>
      <w:r w:rsidRPr="00565ADA">
        <w:rPr>
          <w:noProof/>
          <w:lang w:val="en-US"/>
        </w:rPr>
        <w:t>download service</w:t>
      </w:r>
      <w:r>
        <w:rPr>
          <w:noProof/>
        </w:rPr>
        <w:tab/>
      </w:r>
      <w:r>
        <w:rPr>
          <w:noProof/>
        </w:rPr>
        <w:fldChar w:fldCharType="begin"/>
      </w:r>
      <w:r>
        <w:rPr>
          <w:noProof/>
        </w:rPr>
        <w:instrText xml:space="preserve"> PAGEREF _Toc364091585 \h </w:instrText>
      </w:r>
      <w:r>
        <w:rPr>
          <w:noProof/>
        </w:rPr>
      </w:r>
      <w:r>
        <w:rPr>
          <w:noProof/>
        </w:rPr>
        <w:fldChar w:fldCharType="separate"/>
      </w:r>
      <w:r w:rsidR="00BB00B0">
        <w:rPr>
          <w:noProof/>
        </w:rPr>
        <w:t>77</w:t>
      </w:r>
      <w:r>
        <w:rPr>
          <w:noProof/>
        </w:rPr>
        <w:fldChar w:fldCharType="end"/>
      </w:r>
    </w:p>
    <w:p w14:paraId="01ECAB32"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7.2</w:t>
      </w:r>
      <w:r w:rsidRPr="008026A8">
        <w:rPr>
          <w:rFonts w:ascii="Calibri" w:hAnsi="Calibri" w:cs="Times New Roman"/>
          <w:noProof/>
          <w:sz w:val="22"/>
          <w:szCs w:val="22"/>
          <w:lang w:eastAsia="en-GB"/>
        </w:rPr>
        <w:tab/>
      </w:r>
      <w:r>
        <w:rPr>
          <w:noProof/>
        </w:rPr>
        <w:t>Conformance to ISO 19142 ‘Basic WFS’ Conformance Class</w:t>
      </w:r>
      <w:r>
        <w:rPr>
          <w:noProof/>
        </w:rPr>
        <w:tab/>
      </w:r>
      <w:r>
        <w:rPr>
          <w:noProof/>
        </w:rPr>
        <w:fldChar w:fldCharType="begin"/>
      </w:r>
      <w:r>
        <w:rPr>
          <w:noProof/>
        </w:rPr>
        <w:instrText xml:space="preserve"> PAGEREF _Toc364091586 \h </w:instrText>
      </w:r>
      <w:r>
        <w:rPr>
          <w:noProof/>
        </w:rPr>
      </w:r>
      <w:r>
        <w:rPr>
          <w:noProof/>
        </w:rPr>
        <w:fldChar w:fldCharType="separate"/>
      </w:r>
      <w:r w:rsidR="00BB00B0">
        <w:rPr>
          <w:noProof/>
        </w:rPr>
        <w:t>77</w:t>
      </w:r>
      <w:r>
        <w:rPr>
          <w:noProof/>
        </w:rPr>
        <w:fldChar w:fldCharType="end"/>
      </w:r>
    </w:p>
    <w:p w14:paraId="6F704CD1"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7.3</w:t>
      </w:r>
      <w:r w:rsidRPr="008026A8">
        <w:rPr>
          <w:rFonts w:ascii="Calibri" w:hAnsi="Calibri" w:cs="Times New Roman"/>
          <w:noProof/>
          <w:sz w:val="22"/>
          <w:szCs w:val="22"/>
          <w:lang w:eastAsia="en-GB"/>
        </w:rPr>
        <w:tab/>
      </w:r>
      <w:r>
        <w:rPr>
          <w:noProof/>
        </w:rPr>
        <w:t>Conformance to ISO 19143 ‘Ad hoc Query’ Conformance Class</w:t>
      </w:r>
      <w:r>
        <w:rPr>
          <w:noProof/>
        </w:rPr>
        <w:tab/>
      </w:r>
      <w:r>
        <w:rPr>
          <w:noProof/>
        </w:rPr>
        <w:fldChar w:fldCharType="begin"/>
      </w:r>
      <w:r>
        <w:rPr>
          <w:noProof/>
        </w:rPr>
        <w:instrText xml:space="preserve"> PAGEREF _Toc364091587 \h </w:instrText>
      </w:r>
      <w:r>
        <w:rPr>
          <w:noProof/>
        </w:rPr>
      </w:r>
      <w:r>
        <w:rPr>
          <w:noProof/>
        </w:rPr>
        <w:fldChar w:fldCharType="separate"/>
      </w:r>
      <w:r w:rsidR="00BB00B0">
        <w:rPr>
          <w:noProof/>
        </w:rPr>
        <w:t>77</w:t>
      </w:r>
      <w:r>
        <w:rPr>
          <w:noProof/>
        </w:rPr>
        <w:fldChar w:fldCharType="end"/>
      </w:r>
    </w:p>
    <w:p w14:paraId="423FDBD9"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7.4</w:t>
      </w:r>
      <w:r w:rsidRPr="008026A8">
        <w:rPr>
          <w:rFonts w:ascii="Calibri" w:hAnsi="Calibri" w:cs="Times New Roman"/>
          <w:noProof/>
          <w:sz w:val="22"/>
          <w:szCs w:val="22"/>
          <w:lang w:eastAsia="en-GB"/>
        </w:rPr>
        <w:tab/>
      </w:r>
      <w:r>
        <w:rPr>
          <w:noProof/>
        </w:rPr>
        <w:t>Conformance to ISO 19143 ‘Resource Identification’ Conformance Class</w:t>
      </w:r>
      <w:r>
        <w:rPr>
          <w:noProof/>
        </w:rPr>
        <w:tab/>
      </w:r>
      <w:r>
        <w:rPr>
          <w:noProof/>
        </w:rPr>
        <w:fldChar w:fldCharType="begin"/>
      </w:r>
      <w:r>
        <w:rPr>
          <w:noProof/>
        </w:rPr>
        <w:instrText xml:space="preserve"> PAGEREF _Toc364091588 \h </w:instrText>
      </w:r>
      <w:r>
        <w:rPr>
          <w:noProof/>
        </w:rPr>
      </w:r>
      <w:r>
        <w:rPr>
          <w:noProof/>
        </w:rPr>
        <w:fldChar w:fldCharType="separate"/>
      </w:r>
      <w:r w:rsidR="00BB00B0">
        <w:rPr>
          <w:noProof/>
        </w:rPr>
        <w:t>78</w:t>
      </w:r>
      <w:r>
        <w:rPr>
          <w:noProof/>
        </w:rPr>
        <w:fldChar w:fldCharType="end"/>
      </w:r>
    </w:p>
    <w:p w14:paraId="26E1F038"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7.5</w:t>
      </w:r>
      <w:r w:rsidRPr="008026A8">
        <w:rPr>
          <w:rFonts w:ascii="Calibri" w:hAnsi="Calibri" w:cs="Times New Roman"/>
          <w:noProof/>
          <w:sz w:val="22"/>
          <w:szCs w:val="22"/>
          <w:lang w:eastAsia="en-GB"/>
        </w:rPr>
        <w:tab/>
      </w:r>
      <w:r>
        <w:rPr>
          <w:noProof/>
        </w:rPr>
        <w:t>Conformance to ISO 19143 ‘Minimum Standard Filter’ Conformance Class</w:t>
      </w:r>
      <w:r>
        <w:rPr>
          <w:noProof/>
        </w:rPr>
        <w:tab/>
      </w:r>
      <w:r>
        <w:rPr>
          <w:noProof/>
        </w:rPr>
        <w:fldChar w:fldCharType="begin"/>
      </w:r>
      <w:r>
        <w:rPr>
          <w:noProof/>
        </w:rPr>
        <w:instrText xml:space="preserve"> PAGEREF _Toc364091589 \h </w:instrText>
      </w:r>
      <w:r>
        <w:rPr>
          <w:noProof/>
        </w:rPr>
      </w:r>
      <w:r>
        <w:rPr>
          <w:noProof/>
        </w:rPr>
        <w:fldChar w:fldCharType="separate"/>
      </w:r>
      <w:r w:rsidR="00BB00B0">
        <w:rPr>
          <w:noProof/>
        </w:rPr>
        <w:t>78</w:t>
      </w:r>
      <w:r>
        <w:rPr>
          <w:noProof/>
        </w:rPr>
        <w:fldChar w:fldCharType="end"/>
      </w:r>
    </w:p>
    <w:p w14:paraId="44C96CC2"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7.6</w:t>
      </w:r>
      <w:r w:rsidRPr="008026A8">
        <w:rPr>
          <w:rFonts w:ascii="Calibri" w:hAnsi="Calibri" w:cs="Times New Roman"/>
          <w:noProof/>
          <w:sz w:val="22"/>
          <w:szCs w:val="22"/>
          <w:lang w:eastAsia="en-GB"/>
        </w:rPr>
        <w:tab/>
      </w:r>
      <w:r>
        <w:rPr>
          <w:noProof/>
        </w:rPr>
        <w:t>Conformance to ISO 19143 ‘Minimum Spatial Filter’ Conformance Class</w:t>
      </w:r>
      <w:r>
        <w:rPr>
          <w:noProof/>
        </w:rPr>
        <w:tab/>
      </w:r>
      <w:r>
        <w:rPr>
          <w:noProof/>
        </w:rPr>
        <w:fldChar w:fldCharType="begin"/>
      </w:r>
      <w:r>
        <w:rPr>
          <w:noProof/>
        </w:rPr>
        <w:instrText xml:space="preserve"> PAGEREF _Toc364091590 \h </w:instrText>
      </w:r>
      <w:r>
        <w:rPr>
          <w:noProof/>
        </w:rPr>
      </w:r>
      <w:r>
        <w:rPr>
          <w:noProof/>
        </w:rPr>
        <w:fldChar w:fldCharType="separate"/>
      </w:r>
      <w:r w:rsidR="00BB00B0">
        <w:rPr>
          <w:noProof/>
        </w:rPr>
        <w:t>78</w:t>
      </w:r>
      <w:r>
        <w:rPr>
          <w:noProof/>
        </w:rPr>
        <w:fldChar w:fldCharType="end"/>
      </w:r>
    </w:p>
    <w:p w14:paraId="7E5E3533"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7.7</w:t>
      </w:r>
      <w:r w:rsidRPr="008026A8">
        <w:rPr>
          <w:rFonts w:ascii="Calibri" w:hAnsi="Calibri" w:cs="Times New Roman"/>
          <w:noProof/>
          <w:sz w:val="22"/>
          <w:szCs w:val="22"/>
          <w:lang w:eastAsia="en-GB"/>
        </w:rPr>
        <w:tab/>
      </w:r>
      <w:r>
        <w:rPr>
          <w:noProof/>
        </w:rPr>
        <w:t>Conformance to ISO 19143 ‘Minimum Temporal Filter’ Conformance Class</w:t>
      </w:r>
      <w:r>
        <w:rPr>
          <w:noProof/>
        </w:rPr>
        <w:tab/>
      </w:r>
      <w:r>
        <w:rPr>
          <w:noProof/>
        </w:rPr>
        <w:fldChar w:fldCharType="begin"/>
      </w:r>
      <w:r>
        <w:rPr>
          <w:noProof/>
        </w:rPr>
        <w:instrText xml:space="preserve"> PAGEREF _Toc364091591 \h </w:instrText>
      </w:r>
      <w:r>
        <w:rPr>
          <w:noProof/>
        </w:rPr>
      </w:r>
      <w:r>
        <w:rPr>
          <w:noProof/>
        </w:rPr>
        <w:fldChar w:fldCharType="separate"/>
      </w:r>
      <w:r w:rsidR="00BB00B0">
        <w:rPr>
          <w:noProof/>
        </w:rPr>
        <w:t>78</w:t>
      </w:r>
      <w:r>
        <w:rPr>
          <w:noProof/>
        </w:rPr>
        <w:fldChar w:fldCharType="end"/>
      </w:r>
    </w:p>
    <w:p w14:paraId="7F2BE6DA"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7.8</w:t>
      </w:r>
      <w:r w:rsidRPr="008026A8">
        <w:rPr>
          <w:rFonts w:ascii="Calibri" w:hAnsi="Calibri" w:cs="Times New Roman"/>
          <w:noProof/>
          <w:sz w:val="22"/>
          <w:szCs w:val="22"/>
          <w:lang w:eastAsia="en-GB"/>
        </w:rPr>
        <w:tab/>
      </w:r>
      <w:r>
        <w:rPr>
          <w:noProof/>
        </w:rPr>
        <w:t>Conformance to ISO 19143 ‘Minimum XPath’ Conformance Class</w:t>
      </w:r>
      <w:r>
        <w:rPr>
          <w:noProof/>
        </w:rPr>
        <w:tab/>
      </w:r>
      <w:r>
        <w:rPr>
          <w:noProof/>
        </w:rPr>
        <w:fldChar w:fldCharType="begin"/>
      </w:r>
      <w:r>
        <w:rPr>
          <w:noProof/>
        </w:rPr>
        <w:instrText xml:space="preserve"> PAGEREF _Toc364091592 \h </w:instrText>
      </w:r>
      <w:r>
        <w:rPr>
          <w:noProof/>
        </w:rPr>
      </w:r>
      <w:r>
        <w:rPr>
          <w:noProof/>
        </w:rPr>
        <w:fldChar w:fldCharType="separate"/>
      </w:r>
      <w:r w:rsidR="00BB00B0">
        <w:rPr>
          <w:noProof/>
        </w:rPr>
        <w:t>78</w:t>
      </w:r>
      <w:r>
        <w:rPr>
          <w:noProof/>
        </w:rPr>
        <w:fldChar w:fldCharType="end"/>
      </w:r>
    </w:p>
    <w:p w14:paraId="524426D1"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7.9</w:t>
      </w:r>
      <w:r w:rsidRPr="008026A8">
        <w:rPr>
          <w:rFonts w:ascii="Calibri" w:hAnsi="Calibri" w:cs="Times New Roman"/>
          <w:noProof/>
          <w:sz w:val="22"/>
          <w:szCs w:val="22"/>
          <w:lang w:eastAsia="en-GB"/>
        </w:rPr>
        <w:tab/>
      </w:r>
      <w:r>
        <w:rPr>
          <w:noProof/>
        </w:rPr>
        <w:t>Language requirements for Direct Access Download Services</w:t>
      </w:r>
      <w:r>
        <w:rPr>
          <w:noProof/>
        </w:rPr>
        <w:tab/>
      </w:r>
      <w:r>
        <w:rPr>
          <w:noProof/>
        </w:rPr>
        <w:fldChar w:fldCharType="begin"/>
      </w:r>
      <w:r>
        <w:rPr>
          <w:noProof/>
        </w:rPr>
        <w:instrText xml:space="preserve"> PAGEREF _Toc364091593 \h </w:instrText>
      </w:r>
      <w:r>
        <w:rPr>
          <w:noProof/>
        </w:rPr>
      </w:r>
      <w:r>
        <w:rPr>
          <w:noProof/>
        </w:rPr>
        <w:fldChar w:fldCharType="separate"/>
      </w:r>
      <w:r w:rsidR="00BB00B0">
        <w:rPr>
          <w:noProof/>
        </w:rPr>
        <w:t>79</w:t>
      </w:r>
      <w:r>
        <w:rPr>
          <w:noProof/>
        </w:rPr>
        <w:fldChar w:fldCharType="end"/>
      </w:r>
    </w:p>
    <w:p w14:paraId="1B91EFE0"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7.9.1</w:t>
      </w:r>
      <w:r w:rsidRPr="008026A8">
        <w:rPr>
          <w:rFonts w:ascii="Calibri" w:hAnsi="Calibri" w:cs="Times New Roman"/>
          <w:iCs w:val="0"/>
          <w:noProof/>
          <w:sz w:val="22"/>
          <w:szCs w:val="22"/>
          <w:lang w:eastAsia="en-GB"/>
        </w:rPr>
        <w:tab/>
      </w:r>
      <w:r>
        <w:rPr>
          <w:noProof/>
        </w:rPr>
        <w:t>DescribeFeatureType Operation (language requirements)</w:t>
      </w:r>
      <w:r>
        <w:rPr>
          <w:noProof/>
        </w:rPr>
        <w:tab/>
      </w:r>
      <w:r>
        <w:rPr>
          <w:noProof/>
        </w:rPr>
        <w:fldChar w:fldCharType="begin"/>
      </w:r>
      <w:r>
        <w:rPr>
          <w:noProof/>
        </w:rPr>
        <w:instrText xml:space="preserve"> PAGEREF _Toc364091594 \h </w:instrText>
      </w:r>
      <w:r>
        <w:rPr>
          <w:noProof/>
        </w:rPr>
      </w:r>
      <w:r>
        <w:rPr>
          <w:noProof/>
        </w:rPr>
        <w:fldChar w:fldCharType="separate"/>
      </w:r>
      <w:r w:rsidR="00BB00B0">
        <w:rPr>
          <w:noProof/>
        </w:rPr>
        <w:t>79</w:t>
      </w:r>
      <w:r>
        <w:rPr>
          <w:noProof/>
        </w:rPr>
        <w:fldChar w:fldCharType="end"/>
      </w:r>
    </w:p>
    <w:p w14:paraId="48AC36F2"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7.9.2</w:t>
      </w:r>
      <w:r w:rsidRPr="008026A8">
        <w:rPr>
          <w:rFonts w:ascii="Calibri" w:hAnsi="Calibri" w:cs="Times New Roman"/>
          <w:iCs w:val="0"/>
          <w:noProof/>
          <w:sz w:val="22"/>
          <w:szCs w:val="22"/>
          <w:lang w:eastAsia="en-GB"/>
        </w:rPr>
        <w:tab/>
      </w:r>
      <w:r>
        <w:rPr>
          <w:noProof/>
        </w:rPr>
        <w:t>GetFeature Operation (language requirements)</w:t>
      </w:r>
      <w:r>
        <w:rPr>
          <w:noProof/>
        </w:rPr>
        <w:tab/>
      </w:r>
      <w:r>
        <w:rPr>
          <w:noProof/>
        </w:rPr>
        <w:fldChar w:fldCharType="begin"/>
      </w:r>
      <w:r>
        <w:rPr>
          <w:noProof/>
        </w:rPr>
        <w:instrText xml:space="preserve"> PAGEREF _Toc364091595 \h </w:instrText>
      </w:r>
      <w:r>
        <w:rPr>
          <w:noProof/>
        </w:rPr>
      </w:r>
      <w:r>
        <w:rPr>
          <w:noProof/>
        </w:rPr>
        <w:fldChar w:fldCharType="separate"/>
      </w:r>
      <w:r w:rsidR="00BB00B0">
        <w:rPr>
          <w:noProof/>
        </w:rPr>
        <w:t>79</w:t>
      </w:r>
      <w:r>
        <w:rPr>
          <w:noProof/>
        </w:rPr>
        <w:fldChar w:fldCharType="end"/>
      </w:r>
    </w:p>
    <w:p w14:paraId="11C4C233" w14:textId="77777777" w:rsidR="00AC60DA" w:rsidRPr="008026A8" w:rsidRDefault="00AC60DA">
      <w:pPr>
        <w:pStyle w:val="Sommario2"/>
        <w:tabs>
          <w:tab w:val="left" w:pos="1415"/>
          <w:tab w:val="right" w:leader="dot" w:pos="9072"/>
        </w:tabs>
        <w:rPr>
          <w:rFonts w:ascii="Calibri" w:hAnsi="Calibri" w:cs="Times New Roman"/>
          <w:noProof/>
          <w:sz w:val="22"/>
          <w:szCs w:val="22"/>
          <w:lang w:eastAsia="en-GB"/>
        </w:rPr>
      </w:pPr>
      <w:r>
        <w:rPr>
          <w:noProof/>
        </w:rPr>
        <w:t>7.10</w:t>
      </w:r>
      <w:r w:rsidRPr="008026A8">
        <w:rPr>
          <w:rFonts w:ascii="Calibri" w:hAnsi="Calibri" w:cs="Times New Roman"/>
          <w:noProof/>
          <w:sz w:val="22"/>
          <w:szCs w:val="22"/>
          <w:lang w:eastAsia="en-GB"/>
        </w:rPr>
        <w:tab/>
      </w:r>
      <w:r>
        <w:rPr>
          <w:noProof/>
        </w:rPr>
        <w:t>WFS metadata for “hybrid implementations”</w:t>
      </w:r>
      <w:r>
        <w:rPr>
          <w:noProof/>
        </w:rPr>
        <w:tab/>
      </w:r>
      <w:r>
        <w:rPr>
          <w:noProof/>
        </w:rPr>
        <w:fldChar w:fldCharType="begin"/>
      </w:r>
      <w:r>
        <w:rPr>
          <w:noProof/>
        </w:rPr>
        <w:instrText xml:space="preserve"> PAGEREF _Toc364091596 \h </w:instrText>
      </w:r>
      <w:r>
        <w:rPr>
          <w:noProof/>
        </w:rPr>
      </w:r>
      <w:r>
        <w:rPr>
          <w:noProof/>
        </w:rPr>
        <w:fldChar w:fldCharType="separate"/>
      </w:r>
      <w:r w:rsidR="00BB00B0">
        <w:rPr>
          <w:noProof/>
        </w:rPr>
        <w:t>79</w:t>
      </w:r>
      <w:r>
        <w:rPr>
          <w:noProof/>
        </w:rPr>
        <w:fldChar w:fldCharType="end"/>
      </w:r>
    </w:p>
    <w:p w14:paraId="445AE1AA" w14:textId="77777777" w:rsidR="00AC60DA" w:rsidRPr="008026A8" w:rsidRDefault="00AC60DA">
      <w:pPr>
        <w:pStyle w:val="Sommario1"/>
        <w:rPr>
          <w:rFonts w:ascii="Calibri" w:hAnsi="Calibri" w:cs="Times New Roman"/>
          <w:bCs w:val="0"/>
          <w:noProof/>
          <w:sz w:val="22"/>
          <w:szCs w:val="22"/>
          <w:lang w:val="en-GB" w:eastAsia="en-GB"/>
        </w:rPr>
      </w:pPr>
      <w:r w:rsidRPr="00565ADA">
        <w:rPr>
          <w:noProof/>
          <w:lang w:val="en-GB"/>
        </w:rPr>
        <w:t>8</w:t>
      </w:r>
      <w:r w:rsidRPr="008026A8">
        <w:rPr>
          <w:rFonts w:ascii="Calibri" w:hAnsi="Calibri" w:cs="Times New Roman"/>
          <w:bCs w:val="0"/>
          <w:noProof/>
          <w:sz w:val="22"/>
          <w:szCs w:val="22"/>
          <w:lang w:val="en-GB" w:eastAsia="en-GB"/>
        </w:rPr>
        <w:tab/>
      </w:r>
      <w:r w:rsidRPr="00565ADA">
        <w:rPr>
          <w:noProof/>
          <w:lang w:val="en-GB"/>
        </w:rPr>
        <w:t>Quality of Service</w:t>
      </w:r>
      <w:r>
        <w:rPr>
          <w:noProof/>
        </w:rPr>
        <w:tab/>
      </w:r>
      <w:r>
        <w:rPr>
          <w:noProof/>
        </w:rPr>
        <w:fldChar w:fldCharType="begin"/>
      </w:r>
      <w:r>
        <w:rPr>
          <w:noProof/>
        </w:rPr>
        <w:instrText xml:space="preserve"> PAGEREF _Toc364091597 \h </w:instrText>
      </w:r>
      <w:r>
        <w:rPr>
          <w:noProof/>
        </w:rPr>
      </w:r>
      <w:r>
        <w:rPr>
          <w:noProof/>
        </w:rPr>
        <w:fldChar w:fldCharType="separate"/>
      </w:r>
      <w:r w:rsidR="00BB00B0">
        <w:rPr>
          <w:noProof/>
        </w:rPr>
        <w:t>80</w:t>
      </w:r>
      <w:r>
        <w:rPr>
          <w:noProof/>
        </w:rPr>
        <w:fldChar w:fldCharType="end"/>
      </w:r>
    </w:p>
    <w:p w14:paraId="6D900701"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8.1</w:t>
      </w:r>
      <w:r w:rsidRPr="008026A8">
        <w:rPr>
          <w:rFonts w:ascii="Calibri" w:hAnsi="Calibri" w:cs="Times New Roman"/>
          <w:noProof/>
          <w:sz w:val="22"/>
          <w:szCs w:val="22"/>
          <w:lang w:eastAsia="en-GB"/>
        </w:rPr>
        <w:tab/>
      </w:r>
      <w:r>
        <w:rPr>
          <w:noProof/>
        </w:rPr>
        <w:t>General requirements</w:t>
      </w:r>
      <w:r>
        <w:rPr>
          <w:noProof/>
        </w:rPr>
        <w:tab/>
      </w:r>
      <w:r>
        <w:rPr>
          <w:noProof/>
        </w:rPr>
        <w:fldChar w:fldCharType="begin"/>
      </w:r>
      <w:r>
        <w:rPr>
          <w:noProof/>
        </w:rPr>
        <w:instrText xml:space="preserve"> PAGEREF _Toc364091598 \h </w:instrText>
      </w:r>
      <w:r>
        <w:rPr>
          <w:noProof/>
        </w:rPr>
      </w:r>
      <w:r>
        <w:rPr>
          <w:noProof/>
        </w:rPr>
        <w:fldChar w:fldCharType="separate"/>
      </w:r>
      <w:r w:rsidR="00BB00B0">
        <w:rPr>
          <w:noProof/>
        </w:rPr>
        <w:t>80</w:t>
      </w:r>
      <w:r>
        <w:rPr>
          <w:noProof/>
        </w:rPr>
        <w:fldChar w:fldCharType="end"/>
      </w:r>
    </w:p>
    <w:p w14:paraId="49699FCF"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8.2</w:t>
      </w:r>
      <w:r w:rsidRPr="008026A8">
        <w:rPr>
          <w:rFonts w:ascii="Calibri" w:hAnsi="Calibri" w:cs="Times New Roman"/>
          <w:noProof/>
          <w:sz w:val="22"/>
          <w:szCs w:val="22"/>
          <w:lang w:eastAsia="en-GB"/>
        </w:rPr>
        <w:tab/>
      </w:r>
      <w:r>
        <w:rPr>
          <w:noProof/>
        </w:rPr>
        <w:t>Performance</w:t>
      </w:r>
      <w:r>
        <w:rPr>
          <w:noProof/>
        </w:rPr>
        <w:tab/>
      </w:r>
      <w:r>
        <w:rPr>
          <w:noProof/>
        </w:rPr>
        <w:fldChar w:fldCharType="begin"/>
      </w:r>
      <w:r>
        <w:rPr>
          <w:noProof/>
        </w:rPr>
        <w:instrText xml:space="preserve"> PAGEREF _Toc364091599 \h </w:instrText>
      </w:r>
      <w:r>
        <w:rPr>
          <w:noProof/>
        </w:rPr>
      </w:r>
      <w:r>
        <w:rPr>
          <w:noProof/>
        </w:rPr>
        <w:fldChar w:fldCharType="separate"/>
      </w:r>
      <w:r w:rsidR="00BB00B0">
        <w:rPr>
          <w:noProof/>
        </w:rPr>
        <w:t>81</w:t>
      </w:r>
      <w:r>
        <w:rPr>
          <w:noProof/>
        </w:rPr>
        <w:fldChar w:fldCharType="end"/>
      </w:r>
    </w:p>
    <w:p w14:paraId="74249825"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8.2.1</w:t>
      </w:r>
      <w:r w:rsidRPr="008026A8">
        <w:rPr>
          <w:rFonts w:ascii="Calibri" w:hAnsi="Calibri" w:cs="Times New Roman"/>
          <w:iCs w:val="0"/>
          <w:noProof/>
          <w:sz w:val="22"/>
          <w:szCs w:val="22"/>
          <w:lang w:eastAsia="en-GB"/>
        </w:rPr>
        <w:tab/>
      </w:r>
      <w:r>
        <w:rPr>
          <w:noProof/>
        </w:rPr>
        <w:t>Implementation requirements mandated by the Implementing Rule</w:t>
      </w:r>
      <w:r>
        <w:rPr>
          <w:noProof/>
        </w:rPr>
        <w:tab/>
      </w:r>
      <w:r>
        <w:rPr>
          <w:noProof/>
        </w:rPr>
        <w:fldChar w:fldCharType="begin"/>
      </w:r>
      <w:r>
        <w:rPr>
          <w:noProof/>
        </w:rPr>
        <w:instrText xml:space="preserve"> PAGEREF _Toc364091600 \h </w:instrText>
      </w:r>
      <w:r>
        <w:rPr>
          <w:noProof/>
        </w:rPr>
      </w:r>
      <w:r>
        <w:rPr>
          <w:noProof/>
        </w:rPr>
        <w:fldChar w:fldCharType="separate"/>
      </w:r>
      <w:r w:rsidR="00BB00B0">
        <w:rPr>
          <w:noProof/>
        </w:rPr>
        <w:t>81</w:t>
      </w:r>
      <w:r>
        <w:rPr>
          <w:noProof/>
        </w:rPr>
        <w:fldChar w:fldCharType="end"/>
      </w:r>
    </w:p>
    <w:p w14:paraId="3AEDBC60"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8.2.2</w:t>
      </w:r>
      <w:r w:rsidRPr="008026A8">
        <w:rPr>
          <w:rFonts w:ascii="Calibri" w:hAnsi="Calibri" w:cs="Times New Roman"/>
          <w:iCs w:val="0"/>
          <w:noProof/>
          <w:sz w:val="22"/>
          <w:szCs w:val="22"/>
          <w:lang w:eastAsia="en-GB"/>
        </w:rPr>
        <w:tab/>
      </w:r>
      <w:r>
        <w:rPr>
          <w:noProof/>
        </w:rPr>
        <w:t>Normalized testing procedure</w:t>
      </w:r>
      <w:r>
        <w:rPr>
          <w:noProof/>
        </w:rPr>
        <w:tab/>
      </w:r>
      <w:r>
        <w:rPr>
          <w:noProof/>
        </w:rPr>
        <w:fldChar w:fldCharType="begin"/>
      </w:r>
      <w:r>
        <w:rPr>
          <w:noProof/>
        </w:rPr>
        <w:instrText xml:space="preserve"> PAGEREF _Toc364091601 \h </w:instrText>
      </w:r>
      <w:r>
        <w:rPr>
          <w:noProof/>
        </w:rPr>
      </w:r>
      <w:r>
        <w:rPr>
          <w:noProof/>
        </w:rPr>
        <w:fldChar w:fldCharType="separate"/>
      </w:r>
      <w:r w:rsidR="00BB00B0">
        <w:rPr>
          <w:noProof/>
        </w:rPr>
        <w:t>82</w:t>
      </w:r>
      <w:r>
        <w:rPr>
          <w:noProof/>
        </w:rPr>
        <w:fldChar w:fldCharType="end"/>
      </w:r>
    </w:p>
    <w:p w14:paraId="4D608F4F"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8.3</w:t>
      </w:r>
      <w:r w:rsidRPr="008026A8">
        <w:rPr>
          <w:rFonts w:ascii="Calibri" w:hAnsi="Calibri" w:cs="Times New Roman"/>
          <w:noProof/>
          <w:sz w:val="22"/>
          <w:szCs w:val="22"/>
          <w:lang w:eastAsia="en-GB"/>
        </w:rPr>
        <w:tab/>
      </w:r>
      <w:r>
        <w:rPr>
          <w:noProof/>
        </w:rPr>
        <w:t>Capacity</w:t>
      </w:r>
      <w:r>
        <w:rPr>
          <w:noProof/>
        </w:rPr>
        <w:tab/>
      </w:r>
      <w:r>
        <w:rPr>
          <w:noProof/>
        </w:rPr>
        <w:fldChar w:fldCharType="begin"/>
      </w:r>
      <w:r>
        <w:rPr>
          <w:noProof/>
        </w:rPr>
        <w:instrText xml:space="preserve"> PAGEREF _Toc364091602 \h </w:instrText>
      </w:r>
      <w:r>
        <w:rPr>
          <w:noProof/>
        </w:rPr>
      </w:r>
      <w:r>
        <w:rPr>
          <w:noProof/>
        </w:rPr>
        <w:fldChar w:fldCharType="separate"/>
      </w:r>
      <w:r w:rsidR="00BB00B0">
        <w:rPr>
          <w:noProof/>
        </w:rPr>
        <w:t>84</w:t>
      </w:r>
      <w:r>
        <w:rPr>
          <w:noProof/>
        </w:rPr>
        <w:fldChar w:fldCharType="end"/>
      </w:r>
    </w:p>
    <w:p w14:paraId="0C669AC6"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8.3.1</w:t>
      </w:r>
      <w:r w:rsidRPr="008026A8">
        <w:rPr>
          <w:rFonts w:ascii="Calibri" w:hAnsi="Calibri" w:cs="Times New Roman"/>
          <w:iCs w:val="0"/>
          <w:noProof/>
          <w:sz w:val="22"/>
          <w:szCs w:val="22"/>
          <w:lang w:eastAsia="en-GB"/>
        </w:rPr>
        <w:tab/>
      </w:r>
      <w:r>
        <w:rPr>
          <w:noProof/>
        </w:rPr>
        <w:t>Implementation requirements mandated by the Implementing Rule</w:t>
      </w:r>
      <w:r>
        <w:rPr>
          <w:noProof/>
        </w:rPr>
        <w:tab/>
      </w:r>
      <w:r>
        <w:rPr>
          <w:noProof/>
        </w:rPr>
        <w:fldChar w:fldCharType="begin"/>
      </w:r>
      <w:r>
        <w:rPr>
          <w:noProof/>
        </w:rPr>
        <w:instrText xml:space="preserve"> PAGEREF _Toc364091603 \h </w:instrText>
      </w:r>
      <w:r>
        <w:rPr>
          <w:noProof/>
        </w:rPr>
      </w:r>
      <w:r>
        <w:rPr>
          <w:noProof/>
        </w:rPr>
        <w:fldChar w:fldCharType="separate"/>
      </w:r>
      <w:r w:rsidR="00BB00B0">
        <w:rPr>
          <w:noProof/>
        </w:rPr>
        <w:t>84</w:t>
      </w:r>
      <w:r>
        <w:rPr>
          <w:noProof/>
        </w:rPr>
        <w:fldChar w:fldCharType="end"/>
      </w:r>
    </w:p>
    <w:p w14:paraId="574C65EF"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8.3.2</w:t>
      </w:r>
      <w:r w:rsidRPr="008026A8">
        <w:rPr>
          <w:rFonts w:ascii="Calibri" w:hAnsi="Calibri" w:cs="Times New Roman"/>
          <w:iCs w:val="0"/>
          <w:noProof/>
          <w:sz w:val="22"/>
          <w:szCs w:val="22"/>
          <w:lang w:eastAsia="en-GB"/>
        </w:rPr>
        <w:tab/>
      </w:r>
      <w:r>
        <w:rPr>
          <w:noProof/>
        </w:rPr>
        <w:t>Normalized testing procedure</w:t>
      </w:r>
      <w:r>
        <w:rPr>
          <w:noProof/>
        </w:rPr>
        <w:tab/>
      </w:r>
      <w:r>
        <w:rPr>
          <w:noProof/>
        </w:rPr>
        <w:fldChar w:fldCharType="begin"/>
      </w:r>
      <w:r>
        <w:rPr>
          <w:noProof/>
        </w:rPr>
        <w:instrText xml:space="preserve"> PAGEREF _Toc364091604 \h </w:instrText>
      </w:r>
      <w:r>
        <w:rPr>
          <w:noProof/>
        </w:rPr>
      </w:r>
      <w:r>
        <w:rPr>
          <w:noProof/>
        </w:rPr>
        <w:fldChar w:fldCharType="separate"/>
      </w:r>
      <w:r w:rsidR="00BB00B0">
        <w:rPr>
          <w:noProof/>
        </w:rPr>
        <w:t>85</w:t>
      </w:r>
      <w:r>
        <w:rPr>
          <w:noProof/>
        </w:rPr>
        <w:fldChar w:fldCharType="end"/>
      </w:r>
    </w:p>
    <w:p w14:paraId="28EF7105" w14:textId="77777777" w:rsidR="00AC60DA" w:rsidRPr="008026A8" w:rsidRDefault="00AC60DA">
      <w:pPr>
        <w:pStyle w:val="Sommario2"/>
        <w:tabs>
          <w:tab w:val="left" w:pos="800"/>
          <w:tab w:val="right" w:leader="dot" w:pos="9072"/>
        </w:tabs>
        <w:rPr>
          <w:rFonts w:ascii="Calibri" w:hAnsi="Calibri" w:cs="Times New Roman"/>
          <w:noProof/>
          <w:sz w:val="22"/>
          <w:szCs w:val="22"/>
          <w:lang w:eastAsia="en-GB"/>
        </w:rPr>
      </w:pPr>
      <w:r>
        <w:rPr>
          <w:noProof/>
        </w:rPr>
        <w:t>8.4</w:t>
      </w:r>
      <w:r w:rsidRPr="008026A8">
        <w:rPr>
          <w:rFonts w:ascii="Calibri" w:hAnsi="Calibri" w:cs="Times New Roman"/>
          <w:noProof/>
          <w:sz w:val="22"/>
          <w:szCs w:val="22"/>
          <w:lang w:eastAsia="en-GB"/>
        </w:rPr>
        <w:tab/>
      </w:r>
      <w:r>
        <w:rPr>
          <w:noProof/>
        </w:rPr>
        <w:t>Availability</w:t>
      </w:r>
      <w:r>
        <w:rPr>
          <w:noProof/>
        </w:rPr>
        <w:tab/>
      </w:r>
      <w:r>
        <w:rPr>
          <w:noProof/>
        </w:rPr>
        <w:fldChar w:fldCharType="begin"/>
      </w:r>
      <w:r>
        <w:rPr>
          <w:noProof/>
        </w:rPr>
        <w:instrText xml:space="preserve"> PAGEREF _Toc364091605 \h </w:instrText>
      </w:r>
      <w:r>
        <w:rPr>
          <w:noProof/>
        </w:rPr>
      </w:r>
      <w:r>
        <w:rPr>
          <w:noProof/>
        </w:rPr>
        <w:fldChar w:fldCharType="separate"/>
      </w:r>
      <w:r w:rsidR="00BB00B0">
        <w:rPr>
          <w:noProof/>
        </w:rPr>
        <w:t>85</w:t>
      </w:r>
      <w:r>
        <w:rPr>
          <w:noProof/>
        </w:rPr>
        <w:fldChar w:fldCharType="end"/>
      </w:r>
    </w:p>
    <w:p w14:paraId="04CF9593"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8.4.1</w:t>
      </w:r>
      <w:r w:rsidRPr="008026A8">
        <w:rPr>
          <w:rFonts w:ascii="Calibri" w:hAnsi="Calibri" w:cs="Times New Roman"/>
          <w:iCs w:val="0"/>
          <w:noProof/>
          <w:sz w:val="22"/>
          <w:szCs w:val="22"/>
          <w:lang w:eastAsia="en-GB"/>
        </w:rPr>
        <w:tab/>
      </w:r>
      <w:r>
        <w:rPr>
          <w:noProof/>
        </w:rPr>
        <w:t>Implementation requirements mandated by the Implementing Rule</w:t>
      </w:r>
      <w:r>
        <w:rPr>
          <w:noProof/>
        </w:rPr>
        <w:tab/>
      </w:r>
      <w:r>
        <w:rPr>
          <w:noProof/>
        </w:rPr>
        <w:fldChar w:fldCharType="begin"/>
      </w:r>
      <w:r>
        <w:rPr>
          <w:noProof/>
        </w:rPr>
        <w:instrText xml:space="preserve"> PAGEREF _Toc364091606 \h </w:instrText>
      </w:r>
      <w:r>
        <w:rPr>
          <w:noProof/>
        </w:rPr>
      </w:r>
      <w:r>
        <w:rPr>
          <w:noProof/>
        </w:rPr>
        <w:fldChar w:fldCharType="separate"/>
      </w:r>
      <w:r w:rsidR="00BB00B0">
        <w:rPr>
          <w:noProof/>
        </w:rPr>
        <w:t>85</w:t>
      </w:r>
      <w:r>
        <w:rPr>
          <w:noProof/>
        </w:rPr>
        <w:fldChar w:fldCharType="end"/>
      </w:r>
    </w:p>
    <w:p w14:paraId="2AA9EA31" w14:textId="77777777" w:rsidR="00AC60DA" w:rsidRPr="008026A8" w:rsidRDefault="00AC60DA">
      <w:pPr>
        <w:pStyle w:val="Sommario3"/>
        <w:tabs>
          <w:tab w:val="left" w:pos="1415"/>
          <w:tab w:val="right" w:leader="dot" w:pos="9072"/>
        </w:tabs>
        <w:rPr>
          <w:rFonts w:ascii="Calibri" w:hAnsi="Calibri" w:cs="Times New Roman"/>
          <w:iCs w:val="0"/>
          <w:noProof/>
          <w:sz w:val="22"/>
          <w:szCs w:val="22"/>
          <w:lang w:eastAsia="en-GB"/>
        </w:rPr>
      </w:pPr>
      <w:r>
        <w:rPr>
          <w:noProof/>
        </w:rPr>
        <w:t>8.4.2</w:t>
      </w:r>
      <w:r w:rsidRPr="008026A8">
        <w:rPr>
          <w:rFonts w:ascii="Calibri" w:hAnsi="Calibri" w:cs="Times New Roman"/>
          <w:iCs w:val="0"/>
          <w:noProof/>
          <w:sz w:val="22"/>
          <w:szCs w:val="22"/>
          <w:lang w:eastAsia="en-GB"/>
        </w:rPr>
        <w:tab/>
      </w:r>
      <w:r>
        <w:rPr>
          <w:noProof/>
        </w:rPr>
        <w:t>Normalized testing procedure</w:t>
      </w:r>
      <w:r>
        <w:rPr>
          <w:noProof/>
        </w:rPr>
        <w:tab/>
      </w:r>
      <w:r>
        <w:rPr>
          <w:noProof/>
        </w:rPr>
        <w:fldChar w:fldCharType="begin"/>
      </w:r>
      <w:r>
        <w:rPr>
          <w:noProof/>
        </w:rPr>
        <w:instrText xml:space="preserve"> PAGEREF _Toc364091607 \h </w:instrText>
      </w:r>
      <w:r>
        <w:rPr>
          <w:noProof/>
        </w:rPr>
      </w:r>
      <w:r>
        <w:rPr>
          <w:noProof/>
        </w:rPr>
        <w:fldChar w:fldCharType="separate"/>
      </w:r>
      <w:r w:rsidR="00BB00B0">
        <w:rPr>
          <w:noProof/>
        </w:rPr>
        <w:t>85</w:t>
      </w:r>
      <w:r>
        <w:rPr>
          <w:noProof/>
        </w:rPr>
        <w:fldChar w:fldCharType="end"/>
      </w:r>
    </w:p>
    <w:p w14:paraId="538A1FB5" w14:textId="77777777" w:rsidR="00AC60DA" w:rsidRPr="008026A8" w:rsidRDefault="00AC60DA">
      <w:pPr>
        <w:pStyle w:val="Sommario1"/>
        <w:rPr>
          <w:rFonts w:ascii="Calibri" w:hAnsi="Calibri" w:cs="Times New Roman"/>
          <w:bCs w:val="0"/>
          <w:noProof/>
          <w:sz w:val="22"/>
          <w:szCs w:val="22"/>
          <w:lang w:val="en-GB" w:eastAsia="en-GB"/>
        </w:rPr>
      </w:pPr>
      <w:r w:rsidRPr="00565ADA">
        <w:rPr>
          <w:noProof/>
          <w:lang w:val="en-GB"/>
        </w:rPr>
        <w:t>Annex A: Example OpenSearch script</w:t>
      </w:r>
      <w:r>
        <w:rPr>
          <w:noProof/>
        </w:rPr>
        <w:tab/>
      </w:r>
      <w:r>
        <w:rPr>
          <w:noProof/>
        </w:rPr>
        <w:fldChar w:fldCharType="begin"/>
      </w:r>
      <w:r>
        <w:rPr>
          <w:noProof/>
        </w:rPr>
        <w:instrText xml:space="preserve"> PAGEREF _Toc364091608 \h </w:instrText>
      </w:r>
      <w:r>
        <w:rPr>
          <w:noProof/>
        </w:rPr>
      </w:r>
      <w:r>
        <w:rPr>
          <w:noProof/>
        </w:rPr>
        <w:fldChar w:fldCharType="separate"/>
      </w:r>
      <w:r w:rsidR="00BB00B0">
        <w:rPr>
          <w:noProof/>
        </w:rPr>
        <w:t>87</w:t>
      </w:r>
      <w:r>
        <w:rPr>
          <w:noProof/>
        </w:rPr>
        <w:fldChar w:fldCharType="end"/>
      </w:r>
    </w:p>
    <w:p w14:paraId="74EF4EA6" w14:textId="77777777" w:rsidR="00AC60DA" w:rsidRPr="008026A8" w:rsidRDefault="00AC60DA">
      <w:pPr>
        <w:pStyle w:val="Sommario1"/>
        <w:rPr>
          <w:rFonts w:ascii="Calibri" w:hAnsi="Calibri" w:cs="Times New Roman"/>
          <w:bCs w:val="0"/>
          <w:noProof/>
          <w:sz w:val="22"/>
          <w:szCs w:val="22"/>
          <w:lang w:val="en-GB" w:eastAsia="en-GB"/>
        </w:rPr>
      </w:pPr>
      <w:r w:rsidRPr="00565ADA">
        <w:rPr>
          <w:noProof/>
          <w:lang w:val="en-GB"/>
        </w:rPr>
        <w:t>Annex B: UML Atom/OpenSearch Deployment Diagram</w:t>
      </w:r>
      <w:r>
        <w:rPr>
          <w:noProof/>
        </w:rPr>
        <w:tab/>
      </w:r>
      <w:r>
        <w:rPr>
          <w:noProof/>
        </w:rPr>
        <w:fldChar w:fldCharType="begin"/>
      </w:r>
      <w:r>
        <w:rPr>
          <w:noProof/>
        </w:rPr>
        <w:instrText xml:space="preserve"> PAGEREF _Toc364091609 \h </w:instrText>
      </w:r>
      <w:r>
        <w:rPr>
          <w:noProof/>
        </w:rPr>
      </w:r>
      <w:r>
        <w:rPr>
          <w:noProof/>
        </w:rPr>
        <w:fldChar w:fldCharType="separate"/>
      </w:r>
      <w:r w:rsidR="00BB00B0">
        <w:rPr>
          <w:noProof/>
        </w:rPr>
        <w:t>89</w:t>
      </w:r>
      <w:r>
        <w:rPr>
          <w:noProof/>
        </w:rPr>
        <w:fldChar w:fldCharType="end"/>
      </w:r>
    </w:p>
    <w:p w14:paraId="1BA925BA" w14:textId="77777777" w:rsidR="00F31892" w:rsidRPr="00D134B1" w:rsidRDefault="00E40358" w:rsidP="00AC4AAE">
      <w:pPr>
        <w:pStyle w:val="Sommario1"/>
        <w:jc w:val="left"/>
        <w:rPr>
          <w:lang w:val="en-GB"/>
        </w:rPr>
      </w:pPr>
      <w:r w:rsidRPr="00D134B1">
        <w:rPr>
          <w:lang w:val="en-GB"/>
        </w:rPr>
        <w:fldChar w:fldCharType="end"/>
      </w:r>
    </w:p>
    <w:p w14:paraId="431907F1" w14:textId="77777777" w:rsidR="00D6572F" w:rsidRPr="00D134B1" w:rsidRDefault="004E7A27" w:rsidP="00AC4AAE">
      <w:pPr>
        <w:pStyle w:val="Sommario1"/>
        <w:jc w:val="left"/>
        <w:rPr>
          <w:b/>
          <w:sz w:val="32"/>
          <w:szCs w:val="32"/>
          <w:lang w:val="en-GB"/>
        </w:rPr>
      </w:pPr>
      <w:r>
        <w:rPr>
          <w:b/>
          <w:sz w:val="32"/>
          <w:szCs w:val="32"/>
          <w:lang w:val="en-GB"/>
        </w:rPr>
        <w:br w:type="page"/>
      </w:r>
      <w:r w:rsidR="002C1BBD" w:rsidRPr="00D134B1">
        <w:rPr>
          <w:b/>
          <w:sz w:val="32"/>
          <w:szCs w:val="32"/>
          <w:lang w:val="en-GB"/>
        </w:rPr>
        <w:lastRenderedPageBreak/>
        <w:t xml:space="preserve">Table of </w:t>
      </w:r>
      <w:r w:rsidR="00D6572F" w:rsidRPr="00D134B1">
        <w:rPr>
          <w:b/>
          <w:sz w:val="32"/>
          <w:szCs w:val="32"/>
          <w:lang w:val="en-GB"/>
        </w:rPr>
        <w:t>Examples</w:t>
      </w:r>
    </w:p>
    <w:p w14:paraId="32528B4F" w14:textId="77777777" w:rsidR="00AC60DA" w:rsidRPr="008026A8" w:rsidRDefault="00C177CA">
      <w:pPr>
        <w:pStyle w:val="Sommario1"/>
        <w:tabs>
          <w:tab w:val="left" w:pos="1415"/>
        </w:tabs>
        <w:rPr>
          <w:rFonts w:ascii="Calibri" w:hAnsi="Calibri" w:cs="Times New Roman"/>
          <w:bCs w:val="0"/>
          <w:noProof/>
          <w:sz w:val="22"/>
          <w:szCs w:val="22"/>
          <w:lang w:val="en-GB" w:eastAsia="en-GB"/>
        </w:rPr>
      </w:pPr>
      <w:r w:rsidRPr="00D134B1">
        <w:rPr>
          <w:lang w:val="en-GB"/>
        </w:rPr>
        <w:fldChar w:fldCharType="begin"/>
      </w:r>
      <w:r w:rsidRPr="00D134B1">
        <w:rPr>
          <w:lang w:val="en-GB"/>
        </w:rPr>
        <w:instrText xml:space="preserve"> TOC \t "Example title,1" </w:instrText>
      </w:r>
      <w:r w:rsidRPr="00D134B1">
        <w:rPr>
          <w:lang w:val="en-GB"/>
        </w:rPr>
        <w:fldChar w:fldCharType="separate"/>
      </w:r>
      <w:r w:rsidR="00AC60DA" w:rsidRPr="00F118AC">
        <w:rPr>
          <w:noProof/>
          <w:lang w:val="en-GB"/>
        </w:rPr>
        <w:t>Example 1:</w:t>
      </w:r>
      <w:r w:rsidR="00AC60DA" w:rsidRPr="008026A8">
        <w:rPr>
          <w:rFonts w:ascii="Calibri" w:hAnsi="Calibri" w:cs="Times New Roman"/>
          <w:bCs w:val="0"/>
          <w:noProof/>
          <w:sz w:val="22"/>
          <w:szCs w:val="22"/>
          <w:lang w:val="en-GB" w:eastAsia="en-GB"/>
        </w:rPr>
        <w:tab/>
      </w:r>
      <w:r w:rsidR="00AC60DA" w:rsidRPr="00F118AC">
        <w:rPr>
          <w:noProof/>
          <w:lang w:val="en-GB"/>
        </w:rPr>
        <w:t>Sample Atom feed, containing two entries:</w:t>
      </w:r>
      <w:r w:rsidR="00AC60DA">
        <w:rPr>
          <w:noProof/>
        </w:rPr>
        <w:tab/>
      </w:r>
      <w:r w:rsidR="00AC60DA">
        <w:rPr>
          <w:noProof/>
        </w:rPr>
        <w:fldChar w:fldCharType="begin"/>
      </w:r>
      <w:r w:rsidR="00AC60DA">
        <w:rPr>
          <w:noProof/>
        </w:rPr>
        <w:instrText xml:space="preserve"> PAGEREF _Toc364091610 \h </w:instrText>
      </w:r>
      <w:r w:rsidR="00AC60DA">
        <w:rPr>
          <w:noProof/>
        </w:rPr>
      </w:r>
      <w:r w:rsidR="00AC60DA">
        <w:rPr>
          <w:noProof/>
        </w:rPr>
        <w:fldChar w:fldCharType="separate"/>
      </w:r>
      <w:r w:rsidR="00BB00B0">
        <w:rPr>
          <w:noProof/>
        </w:rPr>
        <w:t>34</w:t>
      </w:r>
      <w:r w:rsidR="00AC60DA">
        <w:rPr>
          <w:noProof/>
        </w:rPr>
        <w:fldChar w:fldCharType="end"/>
      </w:r>
    </w:p>
    <w:p w14:paraId="23B7189D"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2:</w:t>
      </w:r>
      <w:r w:rsidRPr="008026A8">
        <w:rPr>
          <w:rFonts w:ascii="Calibri" w:hAnsi="Calibri" w:cs="Times New Roman"/>
          <w:bCs w:val="0"/>
          <w:noProof/>
          <w:sz w:val="22"/>
          <w:szCs w:val="22"/>
          <w:lang w:val="en-GB" w:eastAsia="en-GB"/>
        </w:rPr>
        <w:tab/>
      </w:r>
      <w:r w:rsidRPr="00F118AC">
        <w:rPr>
          <w:noProof/>
          <w:lang w:val="en-GB"/>
        </w:rPr>
        <w:t>Sample “Download Service Feed” (Atom) with an entry for a Hydrography dataset</w:t>
      </w:r>
      <w:r>
        <w:rPr>
          <w:noProof/>
        </w:rPr>
        <w:tab/>
      </w:r>
      <w:r>
        <w:rPr>
          <w:noProof/>
        </w:rPr>
        <w:fldChar w:fldCharType="begin"/>
      </w:r>
      <w:r>
        <w:rPr>
          <w:noProof/>
        </w:rPr>
        <w:instrText xml:space="preserve"> PAGEREF _Toc364091611 \h </w:instrText>
      </w:r>
      <w:r>
        <w:rPr>
          <w:noProof/>
        </w:rPr>
      </w:r>
      <w:r>
        <w:rPr>
          <w:noProof/>
        </w:rPr>
        <w:fldChar w:fldCharType="separate"/>
      </w:r>
      <w:r w:rsidR="00BB00B0">
        <w:rPr>
          <w:noProof/>
        </w:rPr>
        <w:t>36</w:t>
      </w:r>
      <w:r>
        <w:rPr>
          <w:noProof/>
        </w:rPr>
        <w:fldChar w:fldCharType="end"/>
      </w:r>
    </w:p>
    <w:p w14:paraId="4237FA61"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3:</w:t>
      </w:r>
      <w:r w:rsidRPr="008026A8">
        <w:rPr>
          <w:rFonts w:ascii="Calibri" w:hAnsi="Calibri" w:cs="Times New Roman"/>
          <w:bCs w:val="0"/>
          <w:noProof/>
          <w:sz w:val="22"/>
          <w:szCs w:val="22"/>
          <w:lang w:val="en-GB" w:eastAsia="en-GB"/>
        </w:rPr>
        <w:tab/>
      </w:r>
      <w:r w:rsidRPr="00F118AC">
        <w:rPr>
          <w:noProof/>
          <w:lang w:val="en-GB"/>
        </w:rPr>
        <w:t>Sample feed title</w:t>
      </w:r>
      <w:r>
        <w:rPr>
          <w:noProof/>
        </w:rPr>
        <w:tab/>
      </w:r>
      <w:r>
        <w:rPr>
          <w:noProof/>
        </w:rPr>
        <w:fldChar w:fldCharType="begin"/>
      </w:r>
      <w:r>
        <w:rPr>
          <w:noProof/>
        </w:rPr>
        <w:instrText xml:space="preserve"> PAGEREF _Toc364091612 \h </w:instrText>
      </w:r>
      <w:r>
        <w:rPr>
          <w:noProof/>
        </w:rPr>
      </w:r>
      <w:r>
        <w:rPr>
          <w:noProof/>
        </w:rPr>
        <w:fldChar w:fldCharType="separate"/>
      </w:r>
      <w:r w:rsidR="00BB00B0">
        <w:rPr>
          <w:noProof/>
        </w:rPr>
        <w:t>39</w:t>
      </w:r>
      <w:r>
        <w:rPr>
          <w:noProof/>
        </w:rPr>
        <w:fldChar w:fldCharType="end"/>
      </w:r>
    </w:p>
    <w:p w14:paraId="788D2FAE"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4:</w:t>
      </w:r>
      <w:r w:rsidRPr="008026A8">
        <w:rPr>
          <w:rFonts w:ascii="Calibri" w:hAnsi="Calibri" w:cs="Times New Roman"/>
          <w:bCs w:val="0"/>
          <w:noProof/>
          <w:sz w:val="22"/>
          <w:szCs w:val="22"/>
          <w:lang w:val="en-GB" w:eastAsia="en-GB"/>
        </w:rPr>
        <w:tab/>
      </w:r>
      <w:r w:rsidRPr="00F118AC">
        <w:rPr>
          <w:noProof/>
          <w:lang w:val="en-GB"/>
        </w:rPr>
        <w:t>Sample feed subtitle</w:t>
      </w:r>
      <w:r>
        <w:rPr>
          <w:noProof/>
        </w:rPr>
        <w:tab/>
      </w:r>
      <w:r>
        <w:rPr>
          <w:noProof/>
        </w:rPr>
        <w:fldChar w:fldCharType="begin"/>
      </w:r>
      <w:r>
        <w:rPr>
          <w:noProof/>
        </w:rPr>
        <w:instrText xml:space="preserve"> PAGEREF _Toc364091613 \h </w:instrText>
      </w:r>
      <w:r>
        <w:rPr>
          <w:noProof/>
        </w:rPr>
      </w:r>
      <w:r>
        <w:rPr>
          <w:noProof/>
        </w:rPr>
        <w:fldChar w:fldCharType="separate"/>
      </w:r>
      <w:r w:rsidR="00BB00B0">
        <w:rPr>
          <w:noProof/>
        </w:rPr>
        <w:t>40</w:t>
      </w:r>
      <w:r>
        <w:rPr>
          <w:noProof/>
        </w:rPr>
        <w:fldChar w:fldCharType="end"/>
      </w:r>
    </w:p>
    <w:p w14:paraId="5B6B1B3F"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5:</w:t>
      </w:r>
      <w:r w:rsidRPr="008026A8">
        <w:rPr>
          <w:rFonts w:ascii="Calibri" w:hAnsi="Calibri" w:cs="Times New Roman"/>
          <w:bCs w:val="0"/>
          <w:noProof/>
          <w:sz w:val="22"/>
          <w:szCs w:val="22"/>
          <w:lang w:val="en-GB" w:eastAsia="en-GB"/>
        </w:rPr>
        <w:tab/>
      </w:r>
      <w:r w:rsidRPr="00F118AC">
        <w:rPr>
          <w:noProof/>
          <w:lang w:val="en-GB"/>
        </w:rPr>
        <w:t>Example service metadata link</w:t>
      </w:r>
      <w:r>
        <w:rPr>
          <w:noProof/>
        </w:rPr>
        <w:tab/>
      </w:r>
      <w:r>
        <w:rPr>
          <w:noProof/>
        </w:rPr>
        <w:fldChar w:fldCharType="begin"/>
      </w:r>
      <w:r>
        <w:rPr>
          <w:noProof/>
        </w:rPr>
        <w:instrText xml:space="preserve"> PAGEREF _Toc364091614 \h </w:instrText>
      </w:r>
      <w:r>
        <w:rPr>
          <w:noProof/>
        </w:rPr>
      </w:r>
      <w:r>
        <w:rPr>
          <w:noProof/>
        </w:rPr>
        <w:fldChar w:fldCharType="separate"/>
      </w:r>
      <w:r w:rsidR="00BB00B0">
        <w:rPr>
          <w:noProof/>
        </w:rPr>
        <w:t>40</w:t>
      </w:r>
      <w:r>
        <w:rPr>
          <w:noProof/>
        </w:rPr>
        <w:fldChar w:fldCharType="end"/>
      </w:r>
    </w:p>
    <w:p w14:paraId="3701359A"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6:</w:t>
      </w:r>
      <w:r w:rsidRPr="008026A8">
        <w:rPr>
          <w:rFonts w:ascii="Calibri" w:hAnsi="Calibri" w:cs="Times New Roman"/>
          <w:bCs w:val="0"/>
          <w:noProof/>
          <w:sz w:val="22"/>
          <w:szCs w:val="22"/>
          <w:lang w:val="en-GB" w:eastAsia="en-GB"/>
        </w:rPr>
        <w:tab/>
      </w:r>
      <w:r w:rsidRPr="00F118AC">
        <w:rPr>
          <w:noProof/>
          <w:lang w:val="en-GB"/>
        </w:rPr>
        <w:t>Example reference to feed</w:t>
      </w:r>
      <w:r>
        <w:rPr>
          <w:noProof/>
        </w:rPr>
        <w:tab/>
      </w:r>
      <w:r>
        <w:rPr>
          <w:noProof/>
        </w:rPr>
        <w:fldChar w:fldCharType="begin"/>
      </w:r>
      <w:r>
        <w:rPr>
          <w:noProof/>
        </w:rPr>
        <w:instrText xml:space="preserve"> PAGEREF _Toc364091615 \h </w:instrText>
      </w:r>
      <w:r>
        <w:rPr>
          <w:noProof/>
        </w:rPr>
      </w:r>
      <w:r>
        <w:rPr>
          <w:noProof/>
        </w:rPr>
        <w:fldChar w:fldCharType="separate"/>
      </w:r>
      <w:r w:rsidR="00BB00B0">
        <w:rPr>
          <w:noProof/>
        </w:rPr>
        <w:t>40</w:t>
      </w:r>
      <w:r>
        <w:rPr>
          <w:noProof/>
        </w:rPr>
        <w:fldChar w:fldCharType="end"/>
      </w:r>
    </w:p>
    <w:p w14:paraId="44721622"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7:</w:t>
      </w:r>
      <w:r w:rsidRPr="008026A8">
        <w:rPr>
          <w:rFonts w:ascii="Calibri" w:hAnsi="Calibri" w:cs="Times New Roman"/>
          <w:bCs w:val="0"/>
          <w:noProof/>
          <w:sz w:val="22"/>
          <w:szCs w:val="22"/>
          <w:lang w:val="en-GB" w:eastAsia="en-GB"/>
        </w:rPr>
        <w:tab/>
      </w:r>
      <w:r w:rsidRPr="00F118AC">
        <w:rPr>
          <w:noProof/>
          <w:lang w:val="en-GB"/>
        </w:rPr>
        <w:t>Alternative links to HTML versions of a document (in both English and German).</w:t>
      </w:r>
      <w:r>
        <w:rPr>
          <w:noProof/>
        </w:rPr>
        <w:tab/>
      </w:r>
      <w:r>
        <w:rPr>
          <w:noProof/>
        </w:rPr>
        <w:fldChar w:fldCharType="begin"/>
      </w:r>
      <w:r>
        <w:rPr>
          <w:noProof/>
        </w:rPr>
        <w:instrText xml:space="preserve"> PAGEREF _Toc364091616 \h </w:instrText>
      </w:r>
      <w:r>
        <w:rPr>
          <w:noProof/>
        </w:rPr>
      </w:r>
      <w:r>
        <w:rPr>
          <w:noProof/>
        </w:rPr>
        <w:fldChar w:fldCharType="separate"/>
      </w:r>
      <w:r w:rsidR="00BB00B0">
        <w:rPr>
          <w:noProof/>
        </w:rPr>
        <w:t>41</w:t>
      </w:r>
      <w:r>
        <w:rPr>
          <w:noProof/>
        </w:rPr>
        <w:fldChar w:fldCharType="end"/>
      </w:r>
    </w:p>
    <w:p w14:paraId="67C7F13D"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8:</w:t>
      </w:r>
      <w:r w:rsidRPr="008026A8">
        <w:rPr>
          <w:rFonts w:ascii="Calibri" w:hAnsi="Calibri" w:cs="Times New Roman"/>
          <w:bCs w:val="0"/>
          <w:noProof/>
          <w:sz w:val="22"/>
          <w:szCs w:val="22"/>
          <w:lang w:val="en-GB" w:eastAsia="en-GB"/>
        </w:rPr>
        <w:tab/>
      </w:r>
      <w:r w:rsidRPr="00F118AC">
        <w:rPr>
          <w:noProof/>
          <w:lang w:val="en-GB"/>
        </w:rPr>
        <w:t>Example feed id element</w:t>
      </w:r>
      <w:r>
        <w:rPr>
          <w:noProof/>
        </w:rPr>
        <w:tab/>
      </w:r>
      <w:r>
        <w:rPr>
          <w:noProof/>
        </w:rPr>
        <w:fldChar w:fldCharType="begin"/>
      </w:r>
      <w:r>
        <w:rPr>
          <w:noProof/>
        </w:rPr>
        <w:instrText xml:space="preserve"> PAGEREF _Toc364091617 \h </w:instrText>
      </w:r>
      <w:r>
        <w:rPr>
          <w:noProof/>
        </w:rPr>
      </w:r>
      <w:r>
        <w:rPr>
          <w:noProof/>
        </w:rPr>
        <w:fldChar w:fldCharType="separate"/>
      </w:r>
      <w:r w:rsidR="00BB00B0">
        <w:rPr>
          <w:noProof/>
        </w:rPr>
        <w:t>43</w:t>
      </w:r>
      <w:r>
        <w:rPr>
          <w:noProof/>
        </w:rPr>
        <w:fldChar w:fldCharType="end"/>
      </w:r>
    </w:p>
    <w:p w14:paraId="7C7E97A9"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9:</w:t>
      </w:r>
      <w:r w:rsidRPr="008026A8">
        <w:rPr>
          <w:rFonts w:ascii="Calibri" w:hAnsi="Calibri" w:cs="Times New Roman"/>
          <w:bCs w:val="0"/>
          <w:noProof/>
          <w:sz w:val="22"/>
          <w:szCs w:val="22"/>
          <w:lang w:val="en-GB" w:eastAsia="en-GB"/>
        </w:rPr>
        <w:tab/>
      </w:r>
      <w:r w:rsidRPr="00F118AC">
        <w:rPr>
          <w:noProof/>
          <w:lang w:val="en-GB"/>
        </w:rPr>
        <w:t>Example feed rights element</w:t>
      </w:r>
      <w:r>
        <w:rPr>
          <w:noProof/>
        </w:rPr>
        <w:tab/>
      </w:r>
      <w:r>
        <w:rPr>
          <w:noProof/>
        </w:rPr>
        <w:fldChar w:fldCharType="begin"/>
      </w:r>
      <w:r>
        <w:rPr>
          <w:noProof/>
        </w:rPr>
        <w:instrText xml:space="preserve"> PAGEREF _Toc364091618 \h </w:instrText>
      </w:r>
      <w:r>
        <w:rPr>
          <w:noProof/>
        </w:rPr>
      </w:r>
      <w:r>
        <w:rPr>
          <w:noProof/>
        </w:rPr>
        <w:fldChar w:fldCharType="separate"/>
      </w:r>
      <w:r w:rsidR="00BB00B0">
        <w:rPr>
          <w:noProof/>
        </w:rPr>
        <w:t>43</w:t>
      </w:r>
      <w:r>
        <w:rPr>
          <w:noProof/>
        </w:rPr>
        <w:fldChar w:fldCharType="end"/>
      </w:r>
    </w:p>
    <w:p w14:paraId="1F8D1AD1"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10:</w:t>
      </w:r>
      <w:r w:rsidRPr="008026A8">
        <w:rPr>
          <w:rFonts w:ascii="Calibri" w:hAnsi="Calibri" w:cs="Times New Roman"/>
          <w:bCs w:val="0"/>
          <w:noProof/>
          <w:sz w:val="22"/>
          <w:szCs w:val="22"/>
          <w:lang w:val="en-GB" w:eastAsia="en-GB"/>
        </w:rPr>
        <w:tab/>
      </w:r>
      <w:r w:rsidRPr="00F118AC">
        <w:rPr>
          <w:noProof/>
          <w:lang w:val="en-GB"/>
        </w:rPr>
        <w:t>Example updated element</w:t>
      </w:r>
      <w:r>
        <w:rPr>
          <w:noProof/>
        </w:rPr>
        <w:tab/>
      </w:r>
      <w:r>
        <w:rPr>
          <w:noProof/>
        </w:rPr>
        <w:fldChar w:fldCharType="begin"/>
      </w:r>
      <w:r>
        <w:rPr>
          <w:noProof/>
        </w:rPr>
        <w:instrText xml:space="preserve"> PAGEREF _Toc364091619 \h </w:instrText>
      </w:r>
      <w:r>
        <w:rPr>
          <w:noProof/>
        </w:rPr>
      </w:r>
      <w:r>
        <w:rPr>
          <w:noProof/>
        </w:rPr>
        <w:fldChar w:fldCharType="separate"/>
      </w:r>
      <w:r w:rsidR="00BB00B0">
        <w:rPr>
          <w:noProof/>
        </w:rPr>
        <w:t>43</w:t>
      </w:r>
      <w:r>
        <w:rPr>
          <w:noProof/>
        </w:rPr>
        <w:fldChar w:fldCharType="end"/>
      </w:r>
    </w:p>
    <w:p w14:paraId="034A977A"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11:</w:t>
      </w:r>
      <w:r w:rsidRPr="008026A8">
        <w:rPr>
          <w:rFonts w:ascii="Calibri" w:hAnsi="Calibri" w:cs="Times New Roman"/>
          <w:bCs w:val="0"/>
          <w:noProof/>
          <w:sz w:val="22"/>
          <w:szCs w:val="22"/>
          <w:lang w:val="en-GB" w:eastAsia="en-GB"/>
        </w:rPr>
        <w:tab/>
      </w:r>
      <w:r w:rsidRPr="00F118AC">
        <w:rPr>
          <w:noProof/>
          <w:lang w:val="en-GB"/>
        </w:rPr>
        <w:t>Example feed author element</w:t>
      </w:r>
      <w:r>
        <w:rPr>
          <w:noProof/>
        </w:rPr>
        <w:tab/>
      </w:r>
      <w:r>
        <w:rPr>
          <w:noProof/>
        </w:rPr>
        <w:fldChar w:fldCharType="begin"/>
      </w:r>
      <w:r>
        <w:rPr>
          <w:noProof/>
        </w:rPr>
        <w:instrText xml:space="preserve"> PAGEREF _Toc364091620 \h </w:instrText>
      </w:r>
      <w:r>
        <w:rPr>
          <w:noProof/>
        </w:rPr>
      </w:r>
      <w:r>
        <w:rPr>
          <w:noProof/>
        </w:rPr>
        <w:fldChar w:fldCharType="separate"/>
      </w:r>
      <w:r w:rsidR="00BB00B0">
        <w:rPr>
          <w:noProof/>
        </w:rPr>
        <w:t>44</w:t>
      </w:r>
      <w:r>
        <w:rPr>
          <w:noProof/>
        </w:rPr>
        <w:fldChar w:fldCharType="end"/>
      </w:r>
    </w:p>
    <w:p w14:paraId="5FA1C4BD"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12:</w:t>
      </w:r>
      <w:r w:rsidRPr="008026A8">
        <w:rPr>
          <w:rFonts w:ascii="Calibri" w:hAnsi="Calibri" w:cs="Times New Roman"/>
          <w:bCs w:val="0"/>
          <w:noProof/>
          <w:sz w:val="22"/>
          <w:szCs w:val="22"/>
          <w:lang w:val="en-GB" w:eastAsia="en-GB"/>
        </w:rPr>
        <w:tab/>
      </w:r>
      <w:r w:rsidRPr="00F118AC">
        <w:rPr>
          <w:noProof/>
          <w:lang w:val="en-GB"/>
        </w:rPr>
        <w:t>Example entry showing a link to a single “Dataset Feed”</w:t>
      </w:r>
      <w:r>
        <w:rPr>
          <w:noProof/>
        </w:rPr>
        <w:tab/>
      </w:r>
      <w:r>
        <w:rPr>
          <w:noProof/>
        </w:rPr>
        <w:fldChar w:fldCharType="begin"/>
      </w:r>
      <w:r>
        <w:rPr>
          <w:noProof/>
        </w:rPr>
        <w:instrText xml:space="preserve"> PAGEREF _Toc364091621 \h </w:instrText>
      </w:r>
      <w:r>
        <w:rPr>
          <w:noProof/>
        </w:rPr>
      </w:r>
      <w:r>
        <w:rPr>
          <w:noProof/>
        </w:rPr>
        <w:fldChar w:fldCharType="separate"/>
      </w:r>
      <w:r w:rsidR="00BB00B0">
        <w:rPr>
          <w:noProof/>
        </w:rPr>
        <w:t>44</w:t>
      </w:r>
      <w:r>
        <w:rPr>
          <w:noProof/>
        </w:rPr>
        <w:fldChar w:fldCharType="end"/>
      </w:r>
    </w:p>
    <w:p w14:paraId="5C0560F3"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13:</w:t>
      </w:r>
      <w:r w:rsidRPr="008026A8">
        <w:rPr>
          <w:rFonts w:ascii="Calibri" w:hAnsi="Calibri" w:cs="Times New Roman"/>
          <w:bCs w:val="0"/>
          <w:noProof/>
          <w:sz w:val="22"/>
          <w:szCs w:val="22"/>
          <w:lang w:val="en-GB" w:eastAsia="en-GB"/>
        </w:rPr>
        <w:tab/>
      </w:r>
      <w:r w:rsidRPr="00F118AC">
        <w:rPr>
          <w:noProof/>
          <w:lang w:val="en-GB"/>
        </w:rPr>
        <w:t>Namespace declaration for inspire_dls</w:t>
      </w:r>
      <w:r>
        <w:rPr>
          <w:noProof/>
        </w:rPr>
        <w:tab/>
      </w:r>
      <w:r>
        <w:rPr>
          <w:noProof/>
        </w:rPr>
        <w:fldChar w:fldCharType="begin"/>
      </w:r>
      <w:r>
        <w:rPr>
          <w:noProof/>
        </w:rPr>
        <w:instrText xml:space="preserve"> PAGEREF _Toc364091622 \h </w:instrText>
      </w:r>
      <w:r>
        <w:rPr>
          <w:noProof/>
        </w:rPr>
      </w:r>
      <w:r>
        <w:rPr>
          <w:noProof/>
        </w:rPr>
        <w:fldChar w:fldCharType="separate"/>
      </w:r>
      <w:r w:rsidR="00BB00B0">
        <w:rPr>
          <w:noProof/>
        </w:rPr>
        <w:t>45</w:t>
      </w:r>
      <w:r>
        <w:rPr>
          <w:noProof/>
        </w:rPr>
        <w:fldChar w:fldCharType="end"/>
      </w:r>
    </w:p>
    <w:p w14:paraId="55653666"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14:</w:t>
      </w:r>
      <w:r w:rsidRPr="008026A8">
        <w:rPr>
          <w:rFonts w:ascii="Calibri" w:hAnsi="Calibri" w:cs="Times New Roman"/>
          <w:bCs w:val="0"/>
          <w:noProof/>
          <w:sz w:val="22"/>
          <w:szCs w:val="22"/>
          <w:lang w:val="en-GB" w:eastAsia="en-GB"/>
        </w:rPr>
        <w:tab/>
      </w:r>
      <w:r w:rsidRPr="00F118AC">
        <w:rPr>
          <w:noProof/>
          <w:lang w:val="en-GB"/>
        </w:rPr>
        <w:t>Example Spatial Dataset URI</w:t>
      </w:r>
      <w:r>
        <w:rPr>
          <w:noProof/>
        </w:rPr>
        <w:tab/>
      </w:r>
      <w:r>
        <w:rPr>
          <w:noProof/>
        </w:rPr>
        <w:fldChar w:fldCharType="begin"/>
      </w:r>
      <w:r>
        <w:rPr>
          <w:noProof/>
        </w:rPr>
        <w:instrText xml:space="preserve"> PAGEREF _Toc364091623 \h </w:instrText>
      </w:r>
      <w:r>
        <w:rPr>
          <w:noProof/>
        </w:rPr>
      </w:r>
      <w:r>
        <w:rPr>
          <w:noProof/>
        </w:rPr>
        <w:fldChar w:fldCharType="separate"/>
      </w:r>
      <w:r w:rsidR="00BB00B0">
        <w:rPr>
          <w:noProof/>
        </w:rPr>
        <w:t>45</w:t>
      </w:r>
      <w:r>
        <w:rPr>
          <w:noProof/>
        </w:rPr>
        <w:fldChar w:fldCharType="end"/>
      </w:r>
    </w:p>
    <w:p w14:paraId="26E4C504"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15:</w:t>
      </w:r>
      <w:r w:rsidRPr="008026A8">
        <w:rPr>
          <w:rFonts w:ascii="Calibri" w:hAnsi="Calibri" w:cs="Times New Roman"/>
          <w:bCs w:val="0"/>
          <w:noProof/>
          <w:sz w:val="22"/>
          <w:szCs w:val="22"/>
          <w:lang w:val="en-GB" w:eastAsia="en-GB"/>
        </w:rPr>
        <w:tab/>
      </w:r>
      <w:r w:rsidRPr="00F118AC">
        <w:rPr>
          <w:noProof/>
          <w:lang w:val="en-GB"/>
        </w:rPr>
        <w:t>Example link to a dataset metadata record</w:t>
      </w:r>
      <w:r>
        <w:rPr>
          <w:noProof/>
        </w:rPr>
        <w:tab/>
      </w:r>
      <w:r>
        <w:rPr>
          <w:noProof/>
        </w:rPr>
        <w:fldChar w:fldCharType="begin"/>
      </w:r>
      <w:r>
        <w:rPr>
          <w:noProof/>
        </w:rPr>
        <w:instrText xml:space="preserve"> PAGEREF _Toc364091624 \h </w:instrText>
      </w:r>
      <w:r>
        <w:rPr>
          <w:noProof/>
        </w:rPr>
      </w:r>
      <w:r>
        <w:rPr>
          <w:noProof/>
        </w:rPr>
        <w:fldChar w:fldCharType="separate"/>
      </w:r>
      <w:r w:rsidR="00BB00B0">
        <w:rPr>
          <w:noProof/>
        </w:rPr>
        <w:t>45</w:t>
      </w:r>
      <w:r>
        <w:rPr>
          <w:noProof/>
        </w:rPr>
        <w:fldChar w:fldCharType="end"/>
      </w:r>
    </w:p>
    <w:p w14:paraId="3166FBC0"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16:</w:t>
      </w:r>
      <w:r w:rsidRPr="008026A8">
        <w:rPr>
          <w:rFonts w:ascii="Calibri" w:hAnsi="Calibri" w:cs="Times New Roman"/>
          <w:bCs w:val="0"/>
          <w:noProof/>
          <w:sz w:val="22"/>
          <w:szCs w:val="22"/>
          <w:lang w:val="en-GB" w:eastAsia="en-GB"/>
        </w:rPr>
        <w:tab/>
      </w:r>
      <w:r w:rsidRPr="00F118AC">
        <w:rPr>
          <w:noProof/>
          <w:lang w:val="en-GB"/>
        </w:rPr>
        <w:t>Example link to a single “Dataset Feed”</w:t>
      </w:r>
      <w:r>
        <w:rPr>
          <w:noProof/>
        </w:rPr>
        <w:tab/>
      </w:r>
      <w:r>
        <w:rPr>
          <w:noProof/>
        </w:rPr>
        <w:fldChar w:fldCharType="begin"/>
      </w:r>
      <w:r>
        <w:rPr>
          <w:noProof/>
        </w:rPr>
        <w:instrText xml:space="preserve"> PAGEREF _Toc364091625 \h </w:instrText>
      </w:r>
      <w:r>
        <w:rPr>
          <w:noProof/>
        </w:rPr>
      </w:r>
      <w:r>
        <w:rPr>
          <w:noProof/>
        </w:rPr>
        <w:fldChar w:fldCharType="separate"/>
      </w:r>
      <w:r w:rsidR="00BB00B0">
        <w:rPr>
          <w:noProof/>
        </w:rPr>
        <w:t>45</w:t>
      </w:r>
      <w:r>
        <w:rPr>
          <w:noProof/>
        </w:rPr>
        <w:fldChar w:fldCharType="end"/>
      </w:r>
    </w:p>
    <w:p w14:paraId="56D4D1A9"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17:</w:t>
      </w:r>
      <w:r w:rsidRPr="008026A8">
        <w:rPr>
          <w:rFonts w:ascii="Calibri" w:hAnsi="Calibri" w:cs="Times New Roman"/>
          <w:bCs w:val="0"/>
          <w:noProof/>
          <w:sz w:val="22"/>
          <w:szCs w:val="22"/>
          <w:lang w:val="en-GB" w:eastAsia="en-GB"/>
        </w:rPr>
        <w:tab/>
      </w:r>
      <w:r w:rsidRPr="00F118AC">
        <w:rPr>
          <w:noProof/>
          <w:lang w:val="en-GB"/>
        </w:rPr>
        <w:t>Example link to a WFS implementation for the Direct Access operations</w:t>
      </w:r>
      <w:r>
        <w:rPr>
          <w:noProof/>
        </w:rPr>
        <w:tab/>
      </w:r>
      <w:r>
        <w:rPr>
          <w:noProof/>
        </w:rPr>
        <w:fldChar w:fldCharType="begin"/>
      </w:r>
      <w:r>
        <w:rPr>
          <w:noProof/>
        </w:rPr>
        <w:instrText xml:space="preserve"> PAGEREF _Toc364091626 \h </w:instrText>
      </w:r>
      <w:r>
        <w:rPr>
          <w:noProof/>
        </w:rPr>
      </w:r>
      <w:r>
        <w:rPr>
          <w:noProof/>
        </w:rPr>
        <w:fldChar w:fldCharType="separate"/>
      </w:r>
      <w:r w:rsidR="00BB00B0">
        <w:rPr>
          <w:noProof/>
        </w:rPr>
        <w:t>46</w:t>
      </w:r>
      <w:r>
        <w:rPr>
          <w:noProof/>
        </w:rPr>
        <w:fldChar w:fldCharType="end"/>
      </w:r>
    </w:p>
    <w:p w14:paraId="3D7C233A"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18:</w:t>
      </w:r>
      <w:r w:rsidRPr="008026A8">
        <w:rPr>
          <w:rFonts w:ascii="Calibri" w:hAnsi="Calibri" w:cs="Times New Roman"/>
          <w:bCs w:val="0"/>
          <w:noProof/>
          <w:sz w:val="22"/>
          <w:szCs w:val="22"/>
          <w:lang w:val="en-GB" w:eastAsia="en-GB"/>
        </w:rPr>
        <w:tab/>
      </w:r>
      <w:r w:rsidRPr="00F118AC">
        <w:rPr>
          <w:noProof/>
          <w:lang w:val="en-GB"/>
        </w:rPr>
        <w:t>Example summary element</w:t>
      </w:r>
      <w:r>
        <w:rPr>
          <w:noProof/>
        </w:rPr>
        <w:tab/>
      </w:r>
      <w:r>
        <w:rPr>
          <w:noProof/>
        </w:rPr>
        <w:fldChar w:fldCharType="begin"/>
      </w:r>
      <w:r>
        <w:rPr>
          <w:noProof/>
        </w:rPr>
        <w:instrText xml:space="preserve"> PAGEREF _Toc364091627 \h </w:instrText>
      </w:r>
      <w:r>
        <w:rPr>
          <w:noProof/>
        </w:rPr>
      </w:r>
      <w:r>
        <w:rPr>
          <w:noProof/>
        </w:rPr>
        <w:fldChar w:fldCharType="separate"/>
      </w:r>
      <w:r w:rsidR="00BB00B0">
        <w:rPr>
          <w:noProof/>
        </w:rPr>
        <w:t>47</w:t>
      </w:r>
      <w:r>
        <w:rPr>
          <w:noProof/>
        </w:rPr>
        <w:fldChar w:fldCharType="end"/>
      </w:r>
    </w:p>
    <w:p w14:paraId="5E6031F3"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19:</w:t>
      </w:r>
      <w:r w:rsidRPr="008026A8">
        <w:rPr>
          <w:rFonts w:ascii="Calibri" w:hAnsi="Calibri" w:cs="Times New Roman"/>
          <w:bCs w:val="0"/>
          <w:noProof/>
          <w:sz w:val="22"/>
          <w:szCs w:val="22"/>
          <w:lang w:val="en-GB" w:eastAsia="en-GB"/>
        </w:rPr>
        <w:tab/>
      </w:r>
      <w:r w:rsidRPr="00F118AC">
        <w:rPr>
          <w:noProof/>
          <w:lang w:val="en-GB"/>
        </w:rPr>
        <w:t>GeoRSS-Simple Point</w:t>
      </w:r>
      <w:r>
        <w:rPr>
          <w:noProof/>
        </w:rPr>
        <w:tab/>
      </w:r>
      <w:r>
        <w:rPr>
          <w:noProof/>
        </w:rPr>
        <w:fldChar w:fldCharType="begin"/>
      </w:r>
      <w:r>
        <w:rPr>
          <w:noProof/>
        </w:rPr>
        <w:instrText xml:space="preserve"> PAGEREF _Toc364091628 \h </w:instrText>
      </w:r>
      <w:r>
        <w:rPr>
          <w:noProof/>
        </w:rPr>
      </w:r>
      <w:r>
        <w:rPr>
          <w:noProof/>
        </w:rPr>
        <w:fldChar w:fldCharType="separate"/>
      </w:r>
      <w:r w:rsidR="00BB00B0">
        <w:rPr>
          <w:noProof/>
        </w:rPr>
        <w:t>47</w:t>
      </w:r>
      <w:r>
        <w:rPr>
          <w:noProof/>
        </w:rPr>
        <w:fldChar w:fldCharType="end"/>
      </w:r>
    </w:p>
    <w:p w14:paraId="2B6914DD"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20:</w:t>
      </w:r>
      <w:r w:rsidRPr="008026A8">
        <w:rPr>
          <w:rFonts w:ascii="Calibri" w:hAnsi="Calibri" w:cs="Times New Roman"/>
          <w:bCs w:val="0"/>
          <w:noProof/>
          <w:sz w:val="22"/>
          <w:szCs w:val="22"/>
          <w:lang w:val="en-GB" w:eastAsia="en-GB"/>
        </w:rPr>
        <w:tab/>
      </w:r>
      <w:r w:rsidRPr="00F118AC">
        <w:rPr>
          <w:noProof/>
          <w:lang w:val="en-GB"/>
        </w:rPr>
        <w:t>GeoRSS-Simple Polygon</w:t>
      </w:r>
      <w:r>
        <w:rPr>
          <w:noProof/>
        </w:rPr>
        <w:tab/>
      </w:r>
      <w:r>
        <w:rPr>
          <w:noProof/>
        </w:rPr>
        <w:fldChar w:fldCharType="begin"/>
      </w:r>
      <w:r>
        <w:rPr>
          <w:noProof/>
        </w:rPr>
        <w:instrText xml:space="preserve"> PAGEREF _Toc364091629 \h </w:instrText>
      </w:r>
      <w:r>
        <w:rPr>
          <w:noProof/>
        </w:rPr>
      </w:r>
      <w:r>
        <w:rPr>
          <w:noProof/>
        </w:rPr>
        <w:fldChar w:fldCharType="separate"/>
      </w:r>
      <w:r w:rsidR="00BB00B0">
        <w:rPr>
          <w:noProof/>
        </w:rPr>
        <w:t>47</w:t>
      </w:r>
      <w:r>
        <w:rPr>
          <w:noProof/>
        </w:rPr>
        <w:fldChar w:fldCharType="end"/>
      </w:r>
    </w:p>
    <w:p w14:paraId="7952371A"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21:</w:t>
      </w:r>
      <w:r w:rsidRPr="008026A8">
        <w:rPr>
          <w:rFonts w:ascii="Calibri" w:hAnsi="Calibri" w:cs="Times New Roman"/>
          <w:bCs w:val="0"/>
          <w:noProof/>
          <w:sz w:val="22"/>
          <w:szCs w:val="22"/>
          <w:lang w:val="en-GB" w:eastAsia="en-GB"/>
        </w:rPr>
        <w:tab/>
      </w:r>
      <w:r w:rsidRPr="00F118AC">
        <w:rPr>
          <w:noProof/>
          <w:lang w:val="en-GB"/>
        </w:rPr>
        <w:t>Example CRS descriptions</w:t>
      </w:r>
      <w:r>
        <w:rPr>
          <w:noProof/>
        </w:rPr>
        <w:tab/>
      </w:r>
      <w:r>
        <w:rPr>
          <w:noProof/>
        </w:rPr>
        <w:fldChar w:fldCharType="begin"/>
      </w:r>
      <w:r>
        <w:rPr>
          <w:noProof/>
        </w:rPr>
        <w:instrText xml:space="preserve"> PAGEREF _Toc364091630 \h </w:instrText>
      </w:r>
      <w:r>
        <w:rPr>
          <w:noProof/>
        </w:rPr>
      </w:r>
      <w:r>
        <w:rPr>
          <w:noProof/>
        </w:rPr>
        <w:fldChar w:fldCharType="separate"/>
      </w:r>
      <w:r w:rsidR="00BB00B0">
        <w:rPr>
          <w:noProof/>
        </w:rPr>
        <w:t>48</w:t>
      </w:r>
      <w:r>
        <w:rPr>
          <w:noProof/>
        </w:rPr>
        <w:fldChar w:fldCharType="end"/>
      </w:r>
    </w:p>
    <w:p w14:paraId="6218D1F6"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22:</w:t>
      </w:r>
      <w:r w:rsidRPr="008026A8">
        <w:rPr>
          <w:rFonts w:ascii="Calibri" w:hAnsi="Calibri" w:cs="Times New Roman"/>
          <w:bCs w:val="0"/>
          <w:noProof/>
          <w:sz w:val="22"/>
          <w:szCs w:val="22"/>
          <w:lang w:val="en-GB" w:eastAsia="en-GB"/>
        </w:rPr>
        <w:tab/>
      </w:r>
      <w:r w:rsidRPr="00F118AC">
        <w:rPr>
          <w:noProof/>
          <w:lang w:val="en-GB"/>
        </w:rPr>
        <w:t>Example “Dataset Feed” containing links to a pre-defined dataset</w:t>
      </w:r>
      <w:r>
        <w:rPr>
          <w:noProof/>
        </w:rPr>
        <w:tab/>
      </w:r>
      <w:r>
        <w:rPr>
          <w:noProof/>
        </w:rPr>
        <w:fldChar w:fldCharType="begin"/>
      </w:r>
      <w:r>
        <w:rPr>
          <w:noProof/>
        </w:rPr>
        <w:instrText xml:space="preserve"> PAGEREF _Toc364091631 \h </w:instrText>
      </w:r>
      <w:r>
        <w:rPr>
          <w:noProof/>
        </w:rPr>
      </w:r>
      <w:r>
        <w:rPr>
          <w:noProof/>
        </w:rPr>
        <w:fldChar w:fldCharType="separate"/>
      </w:r>
      <w:r w:rsidR="00BB00B0">
        <w:rPr>
          <w:noProof/>
        </w:rPr>
        <w:t>48</w:t>
      </w:r>
      <w:r>
        <w:rPr>
          <w:noProof/>
        </w:rPr>
        <w:fldChar w:fldCharType="end"/>
      </w:r>
    </w:p>
    <w:p w14:paraId="6D3BAB66"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23:</w:t>
      </w:r>
      <w:r w:rsidRPr="008026A8">
        <w:rPr>
          <w:rFonts w:ascii="Calibri" w:hAnsi="Calibri" w:cs="Times New Roman"/>
          <w:bCs w:val="0"/>
          <w:noProof/>
          <w:sz w:val="22"/>
          <w:szCs w:val="22"/>
          <w:lang w:val="en-GB" w:eastAsia="en-GB"/>
        </w:rPr>
        <w:tab/>
      </w:r>
      <w:r w:rsidRPr="00F118AC">
        <w:rPr>
          <w:noProof/>
          <w:lang w:val="en-GB"/>
        </w:rPr>
        <w:t>Links to the INSPIRE registry (for Watercourse and Standing Water)</w:t>
      </w:r>
      <w:r>
        <w:rPr>
          <w:noProof/>
        </w:rPr>
        <w:tab/>
      </w:r>
      <w:r>
        <w:rPr>
          <w:noProof/>
        </w:rPr>
        <w:fldChar w:fldCharType="begin"/>
      </w:r>
      <w:r>
        <w:rPr>
          <w:noProof/>
        </w:rPr>
        <w:instrText xml:space="preserve"> PAGEREF _Toc364091632 \h </w:instrText>
      </w:r>
      <w:r>
        <w:rPr>
          <w:noProof/>
        </w:rPr>
      </w:r>
      <w:r>
        <w:rPr>
          <w:noProof/>
        </w:rPr>
        <w:fldChar w:fldCharType="separate"/>
      </w:r>
      <w:r w:rsidR="00BB00B0">
        <w:rPr>
          <w:noProof/>
        </w:rPr>
        <w:t>51</w:t>
      </w:r>
      <w:r>
        <w:rPr>
          <w:noProof/>
        </w:rPr>
        <w:fldChar w:fldCharType="end"/>
      </w:r>
    </w:p>
    <w:p w14:paraId="252B4A83"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Pr>
          <w:noProof/>
        </w:rPr>
        <w:t>Example 24:</w:t>
      </w:r>
      <w:r w:rsidRPr="008026A8">
        <w:rPr>
          <w:rFonts w:ascii="Calibri" w:hAnsi="Calibri" w:cs="Times New Roman"/>
          <w:bCs w:val="0"/>
          <w:noProof/>
          <w:sz w:val="22"/>
          <w:szCs w:val="22"/>
          <w:lang w:val="en-GB" w:eastAsia="en-GB"/>
        </w:rPr>
        <w:tab/>
      </w:r>
      <w:r>
        <w:rPr>
          <w:noProof/>
        </w:rPr>
        <w:t>Optional upward link to download service feed</w:t>
      </w:r>
      <w:r>
        <w:rPr>
          <w:noProof/>
        </w:rPr>
        <w:tab/>
      </w:r>
      <w:r>
        <w:rPr>
          <w:noProof/>
        </w:rPr>
        <w:fldChar w:fldCharType="begin"/>
      </w:r>
      <w:r>
        <w:rPr>
          <w:noProof/>
        </w:rPr>
        <w:instrText xml:space="preserve"> PAGEREF _Toc364091633 \h </w:instrText>
      </w:r>
      <w:r>
        <w:rPr>
          <w:noProof/>
        </w:rPr>
      </w:r>
      <w:r>
        <w:rPr>
          <w:noProof/>
        </w:rPr>
        <w:fldChar w:fldCharType="separate"/>
      </w:r>
      <w:r w:rsidR="00BB00B0">
        <w:rPr>
          <w:noProof/>
        </w:rPr>
        <w:t>52</w:t>
      </w:r>
      <w:r>
        <w:rPr>
          <w:noProof/>
        </w:rPr>
        <w:fldChar w:fldCharType="end"/>
      </w:r>
    </w:p>
    <w:p w14:paraId="08D65125"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25:</w:t>
      </w:r>
      <w:r w:rsidRPr="008026A8">
        <w:rPr>
          <w:rFonts w:ascii="Calibri" w:hAnsi="Calibri" w:cs="Times New Roman"/>
          <w:bCs w:val="0"/>
          <w:noProof/>
          <w:sz w:val="22"/>
          <w:szCs w:val="22"/>
          <w:lang w:val="en-GB" w:eastAsia="en-GB"/>
        </w:rPr>
        <w:tab/>
      </w:r>
      <w:r w:rsidRPr="00F118AC">
        <w:rPr>
          <w:noProof/>
          <w:lang w:val="en-GB"/>
        </w:rPr>
        <w:t>Example link to pre-defined dataset</w:t>
      </w:r>
      <w:r>
        <w:rPr>
          <w:noProof/>
        </w:rPr>
        <w:tab/>
      </w:r>
      <w:r>
        <w:rPr>
          <w:noProof/>
        </w:rPr>
        <w:fldChar w:fldCharType="begin"/>
      </w:r>
      <w:r>
        <w:rPr>
          <w:noProof/>
        </w:rPr>
        <w:instrText xml:space="preserve"> PAGEREF _Toc364091634 \h </w:instrText>
      </w:r>
      <w:r>
        <w:rPr>
          <w:noProof/>
        </w:rPr>
      </w:r>
      <w:r>
        <w:rPr>
          <w:noProof/>
        </w:rPr>
        <w:fldChar w:fldCharType="separate"/>
      </w:r>
      <w:r w:rsidR="00BB00B0">
        <w:rPr>
          <w:noProof/>
        </w:rPr>
        <w:t>52</w:t>
      </w:r>
      <w:r>
        <w:rPr>
          <w:noProof/>
        </w:rPr>
        <w:fldChar w:fldCharType="end"/>
      </w:r>
    </w:p>
    <w:p w14:paraId="20F3ABD8"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26:</w:t>
      </w:r>
      <w:r w:rsidRPr="008026A8">
        <w:rPr>
          <w:rFonts w:ascii="Calibri" w:hAnsi="Calibri" w:cs="Times New Roman"/>
          <w:bCs w:val="0"/>
          <w:noProof/>
          <w:sz w:val="22"/>
          <w:szCs w:val="22"/>
          <w:lang w:val="en-GB" w:eastAsia="en-GB"/>
        </w:rPr>
        <w:tab/>
      </w:r>
      <w:r w:rsidRPr="00F118AC">
        <w:rPr>
          <w:noProof/>
          <w:lang w:val="en-GB"/>
        </w:rPr>
        <w:t>Use of bbox and time attributes</w:t>
      </w:r>
      <w:r>
        <w:rPr>
          <w:noProof/>
        </w:rPr>
        <w:tab/>
      </w:r>
      <w:r>
        <w:rPr>
          <w:noProof/>
        </w:rPr>
        <w:fldChar w:fldCharType="begin"/>
      </w:r>
      <w:r>
        <w:rPr>
          <w:noProof/>
        </w:rPr>
        <w:instrText xml:space="preserve"> PAGEREF _Toc364091635 \h </w:instrText>
      </w:r>
      <w:r>
        <w:rPr>
          <w:noProof/>
        </w:rPr>
      </w:r>
      <w:r>
        <w:rPr>
          <w:noProof/>
        </w:rPr>
        <w:fldChar w:fldCharType="separate"/>
      </w:r>
      <w:r w:rsidR="00BB00B0">
        <w:rPr>
          <w:noProof/>
        </w:rPr>
        <w:t>54</w:t>
      </w:r>
      <w:r>
        <w:rPr>
          <w:noProof/>
        </w:rPr>
        <w:fldChar w:fldCharType="end"/>
      </w:r>
    </w:p>
    <w:p w14:paraId="3F14482C"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27:</w:t>
      </w:r>
      <w:r w:rsidRPr="008026A8">
        <w:rPr>
          <w:rFonts w:ascii="Calibri" w:hAnsi="Calibri" w:cs="Times New Roman"/>
          <w:bCs w:val="0"/>
          <w:noProof/>
          <w:sz w:val="22"/>
          <w:szCs w:val="22"/>
          <w:lang w:val="en-GB" w:eastAsia="en-GB"/>
        </w:rPr>
        <w:tab/>
      </w:r>
      <w:r w:rsidRPr="00F118AC">
        <w:rPr>
          <w:noProof/>
          <w:lang w:val="en-GB"/>
        </w:rPr>
        <w:t>Multi-part dataset described by a content element</w:t>
      </w:r>
      <w:r>
        <w:rPr>
          <w:noProof/>
        </w:rPr>
        <w:tab/>
      </w:r>
      <w:r>
        <w:rPr>
          <w:noProof/>
        </w:rPr>
        <w:fldChar w:fldCharType="begin"/>
      </w:r>
      <w:r>
        <w:rPr>
          <w:noProof/>
        </w:rPr>
        <w:instrText xml:space="preserve"> PAGEREF _Toc364091636 \h </w:instrText>
      </w:r>
      <w:r>
        <w:rPr>
          <w:noProof/>
        </w:rPr>
      </w:r>
      <w:r>
        <w:rPr>
          <w:noProof/>
        </w:rPr>
        <w:fldChar w:fldCharType="separate"/>
      </w:r>
      <w:r w:rsidR="00BB00B0">
        <w:rPr>
          <w:noProof/>
        </w:rPr>
        <w:t>54</w:t>
      </w:r>
      <w:r>
        <w:rPr>
          <w:noProof/>
        </w:rPr>
        <w:fldChar w:fldCharType="end"/>
      </w:r>
    </w:p>
    <w:p w14:paraId="08219D80"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28:</w:t>
      </w:r>
      <w:r w:rsidRPr="008026A8">
        <w:rPr>
          <w:rFonts w:ascii="Calibri" w:hAnsi="Calibri" w:cs="Times New Roman"/>
          <w:bCs w:val="0"/>
          <w:noProof/>
          <w:sz w:val="22"/>
          <w:szCs w:val="22"/>
          <w:lang w:val="en-GB" w:eastAsia="en-GB"/>
        </w:rPr>
        <w:tab/>
      </w:r>
      <w:r w:rsidRPr="00F118AC">
        <w:rPr>
          <w:noProof/>
          <w:lang w:val="en-GB"/>
        </w:rPr>
        <w:t>Multi-part dataset described by an external document</w:t>
      </w:r>
      <w:r>
        <w:rPr>
          <w:noProof/>
        </w:rPr>
        <w:tab/>
      </w:r>
      <w:r>
        <w:rPr>
          <w:noProof/>
        </w:rPr>
        <w:fldChar w:fldCharType="begin"/>
      </w:r>
      <w:r>
        <w:rPr>
          <w:noProof/>
        </w:rPr>
        <w:instrText xml:space="preserve"> PAGEREF _Toc364091637 \h </w:instrText>
      </w:r>
      <w:r>
        <w:rPr>
          <w:noProof/>
        </w:rPr>
      </w:r>
      <w:r>
        <w:rPr>
          <w:noProof/>
        </w:rPr>
        <w:fldChar w:fldCharType="separate"/>
      </w:r>
      <w:r w:rsidR="00BB00B0">
        <w:rPr>
          <w:noProof/>
        </w:rPr>
        <w:t>55</w:t>
      </w:r>
      <w:r>
        <w:rPr>
          <w:noProof/>
        </w:rPr>
        <w:fldChar w:fldCharType="end"/>
      </w:r>
    </w:p>
    <w:p w14:paraId="0CA3DEFE"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Pr>
          <w:noProof/>
        </w:rPr>
        <w:lastRenderedPageBreak/>
        <w:t>Example 29:</w:t>
      </w:r>
      <w:r w:rsidRPr="008026A8">
        <w:rPr>
          <w:rFonts w:ascii="Calibri" w:hAnsi="Calibri" w:cs="Times New Roman"/>
          <w:bCs w:val="0"/>
          <w:noProof/>
          <w:sz w:val="22"/>
          <w:szCs w:val="22"/>
          <w:lang w:val="en-GB" w:eastAsia="en-GB"/>
        </w:rPr>
        <w:tab/>
      </w:r>
      <w:r>
        <w:rPr>
          <w:noProof/>
        </w:rPr>
        <w:t>GML download</w:t>
      </w:r>
      <w:r>
        <w:rPr>
          <w:noProof/>
        </w:rPr>
        <w:tab/>
      </w:r>
      <w:r>
        <w:rPr>
          <w:noProof/>
        </w:rPr>
        <w:fldChar w:fldCharType="begin"/>
      </w:r>
      <w:r>
        <w:rPr>
          <w:noProof/>
        </w:rPr>
        <w:instrText xml:space="preserve"> PAGEREF _Toc364091638 \h </w:instrText>
      </w:r>
      <w:r>
        <w:rPr>
          <w:noProof/>
        </w:rPr>
      </w:r>
      <w:r>
        <w:rPr>
          <w:noProof/>
        </w:rPr>
        <w:fldChar w:fldCharType="separate"/>
      </w:r>
      <w:r w:rsidR="00BB00B0">
        <w:rPr>
          <w:noProof/>
        </w:rPr>
        <w:t>55</w:t>
      </w:r>
      <w:r>
        <w:rPr>
          <w:noProof/>
        </w:rPr>
        <w:fldChar w:fldCharType="end"/>
      </w:r>
    </w:p>
    <w:p w14:paraId="05AE5F30"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Pr>
          <w:noProof/>
        </w:rPr>
        <w:t>Example 30:</w:t>
      </w:r>
      <w:r w:rsidRPr="008026A8">
        <w:rPr>
          <w:rFonts w:ascii="Calibri" w:hAnsi="Calibri" w:cs="Times New Roman"/>
          <w:bCs w:val="0"/>
          <w:noProof/>
          <w:sz w:val="22"/>
          <w:szCs w:val="22"/>
          <w:lang w:val="en-GB" w:eastAsia="en-GB"/>
        </w:rPr>
        <w:tab/>
      </w:r>
      <w:r>
        <w:rPr>
          <w:noProof/>
        </w:rPr>
        <w:t>Zipped media</w:t>
      </w:r>
      <w:r>
        <w:rPr>
          <w:noProof/>
        </w:rPr>
        <w:tab/>
      </w:r>
      <w:r>
        <w:rPr>
          <w:noProof/>
        </w:rPr>
        <w:fldChar w:fldCharType="begin"/>
      </w:r>
      <w:r>
        <w:rPr>
          <w:noProof/>
        </w:rPr>
        <w:instrText xml:space="preserve"> PAGEREF _Toc364091639 \h </w:instrText>
      </w:r>
      <w:r>
        <w:rPr>
          <w:noProof/>
        </w:rPr>
      </w:r>
      <w:r>
        <w:rPr>
          <w:noProof/>
        </w:rPr>
        <w:fldChar w:fldCharType="separate"/>
      </w:r>
      <w:r w:rsidR="00BB00B0">
        <w:rPr>
          <w:noProof/>
        </w:rPr>
        <w:t>56</w:t>
      </w:r>
      <w:r>
        <w:rPr>
          <w:noProof/>
        </w:rPr>
        <w:fldChar w:fldCharType="end"/>
      </w:r>
    </w:p>
    <w:p w14:paraId="0D866EA9"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31:</w:t>
      </w:r>
      <w:r w:rsidRPr="008026A8">
        <w:rPr>
          <w:rFonts w:ascii="Calibri" w:hAnsi="Calibri" w:cs="Times New Roman"/>
          <w:bCs w:val="0"/>
          <w:noProof/>
          <w:sz w:val="22"/>
          <w:szCs w:val="22"/>
          <w:lang w:val="en-GB" w:eastAsia="en-GB"/>
        </w:rPr>
        <w:tab/>
      </w:r>
      <w:r w:rsidRPr="00F118AC">
        <w:rPr>
          <w:noProof/>
          <w:lang w:val="en-GB"/>
        </w:rPr>
        <w:t>Using the category element to refer to an EPSG code (registered at OGC)</w:t>
      </w:r>
      <w:r>
        <w:rPr>
          <w:noProof/>
        </w:rPr>
        <w:tab/>
      </w:r>
      <w:r>
        <w:rPr>
          <w:noProof/>
        </w:rPr>
        <w:fldChar w:fldCharType="begin"/>
      </w:r>
      <w:r>
        <w:rPr>
          <w:noProof/>
        </w:rPr>
        <w:instrText xml:space="preserve"> PAGEREF _Toc364091640 \h </w:instrText>
      </w:r>
      <w:r>
        <w:rPr>
          <w:noProof/>
        </w:rPr>
      </w:r>
      <w:r>
        <w:rPr>
          <w:noProof/>
        </w:rPr>
        <w:fldChar w:fldCharType="separate"/>
      </w:r>
      <w:r w:rsidR="00BB00B0">
        <w:rPr>
          <w:noProof/>
        </w:rPr>
        <w:t>56</w:t>
      </w:r>
      <w:r>
        <w:rPr>
          <w:noProof/>
        </w:rPr>
        <w:fldChar w:fldCharType="end"/>
      </w:r>
    </w:p>
    <w:p w14:paraId="7950020A"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32:</w:t>
      </w:r>
      <w:r w:rsidRPr="008026A8">
        <w:rPr>
          <w:rFonts w:ascii="Calibri" w:hAnsi="Calibri" w:cs="Times New Roman"/>
          <w:bCs w:val="0"/>
          <w:noProof/>
          <w:sz w:val="22"/>
          <w:szCs w:val="22"/>
          <w:lang w:val="en-GB" w:eastAsia="en-GB"/>
        </w:rPr>
        <w:tab/>
      </w:r>
      <w:r w:rsidRPr="00F118AC">
        <w:rPr>
          <w:noProof/>
          <w:lang w:val="en-GB"/>
        </w:rPr>
        <w:t>Alternative representation is available in German (hreflang=“de”)</w:t>
      </w:r>
      <w:r>
        <w:rPr>
          <w:noProof/>
        </w:rPr>
        <w:tab/>
      </w:r>
      <w:r>
        <w:rPr>
          <w:noProof/>
        </w:rPr>
        <w:fldChar w:fldCharType="begin"/>
      </w:r>
      <w:r>
        <w:rPr>
          <w:noProof/>
        </w:rPr>
        <w:instrText xml:space="preserve"> PAGEREF _Toc364091641 \h </w:instrText>
      </w:r>
      <w:r>
        <w:rPr>
          <w:noProof/>
        </w:rPr>
      </w:r>
      <w:r>
        <w:rPr>
          <w:noProof/>
        </w:rPr>
        <w:fldChar w:fldCharType="separate"/>
      </w:r>
      <w:r w:rsidR="00BB00B0">
        <w:rPr>
          <w:noProof/>
        </w:rPr>
        <w:t>57</w:t>
      </w:r>
      <w:r>
        <w:rPr>
          <w:noProof/>
        </w:rPr>
        <w:fldChar w:fldCharType="end"/>
      </w:r>
    </w:p>
    <w:p w14:paraId="0D6B1FC3"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33:</w:t>
      </w:r>
      <w:r w:rsidRPr="008026A8">
        <w:rPr>
          <w:rFonts w:ascii="Calibri" w:hAnsi="Calibri" w:cs="Times New Roman"/>
          <w:bCs w:val="0"/>
          <w:noProof/>
          <w:sz w:val="22"/>
          <w:szCs w:val="22"/>
          <w:lang w:val="en-GB" w:eastAsia="en-GB"/>
        </w:rPr>
        <w:tab/>
      </w:r>
      <w:r w:rsidRPr="00F118AC">
        <w:rPr>
          <w:noProof/>
          <w:lang w:val="en-GB"/>
        </w:rPr>
        <w:t>English feed with alternative version in German</w:t>
      </w:r>
      <w:r>
        <w:rPr>
          <w:noProof/>
        </w:rPr>
        <w:tab/>
      </w:r>
      <w:r>
        <w:rPr>
          <w:noProof/>
        </w:rPr>
        <w:fldChar w:fldCharType="begin"/>
      </w:r>
      <w:r>
        <w:rPr>
          <w:noProof/>
        </w:rPr>
        <w:instrText xml:space="preserve"> PAGEREF _Toc364091642 \h </w:instrText>
      </w:r>
      <w:r>
        <w:rPr>
          <w:noProof/>
        </w:rPr>
      </w:r>
      <w:r>
        <w:rPr>
          <w:noProof/>
        </w:rPr>
        <w:fldChar w:fldCharType="separate"/>
      </w:r>
      <w:r w:rsidR="00BB00B0">
        <w:rPr>
          <w:noProof/>
        </w:rPr>
        <w:t>57</w:t>
      </w:r>
      <w:r>
        <w:rPr>
          <w:noProof/>
        </w:rPr>
        <w:fldChar w:fldCharType="end"/>
      </w:r>
    </w:p>
    <w:p w14:paraId="61AE457E"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34:</w:t>
      </w:r>
      <w:r w:rsidRPr="008026A8">
        <w:rPr>
          <w:rFonts w:ascii="Calibri" w:hAnsi="Calibri" w:cs="Times New Roman"/>
          <w:bCs w:val="0"/>
          <w:noProof/>
          <w:sz w:val="22"/>
          <w:szCs w:val="22"/>
          <w:lang w:val="en-GB" w:eastAsia="en-GB"/>
        </w:rPr>
        <w:tab/>
      </w:r>
      <w:r w:rsidRPr="00F118AC">
        <w:rPr>
          <w:noProof/>
          <w:lang w:val="en-GB"/>
        </w:rPr>
        <w:t>German feed with alternative version in English</w:t>
      </w:r>
      <w:r>
        <w:rPr>
          <w:noProof/>
        </w:rPr>
        <w:tab/>
      </w:r>
      <w:r>
        <w:rPr>
          <w:noProof/>
        </w:rPr>
        <w:fldChar w:fldCharType="begin"/>
      </w:r>
      <w:r>
        <w:rPr>
          <w:noProof/>
        </w:rPr>
        <w:instrText xml:space="preserve"> PAGEREF _Toc364091643 \h </w:instrText>
      </w:r>
      <w:r>
        <w:rPr>
          <w:noProof/>
        </w:rPr>
      </w:r>
      <w:r>
        <w:rPr>
          <w:noProof/>
        </w:rPr>
        <w:fldChar w:fldCharType="separate"/>
      </w:r>
      <w:r w:rsidR="00BB00B0">
        <w:rPr>
          <w:noProof/>
        </w:rPr>
        <w:t>57</w:t>
      </w:r>
      <w:r>
        <w:rPr>
          <w:noProof/>
        </w:rPr>
        <w:fldChar w:fldCharType="end"/>
      </w:r>
    </w:p>
    <w:p w14:paraId="75ACE1D0"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35:</w:t>
      </w:r>
      <w:r w:rsidRPr="008026A8">
        <w:rPr>
          <w:rFonts w:ascii="Calibri" w:hAnsi="Calibri" w:cs="Times New Roman"/>
          <w:bCs w:val="0"/>
          <w:noProof/>
          <w:sz w:val="22"/>
          <w:szCs w:val="22"/>
          <w:lang w:val="en-GB" w:eastAsia="en-GB"/>
        </w:rPr>
        <w:tab/>
      </w:r>
      <w:r w:rsidRPr="00F118AC">
        <w:rPr>
          <w:noProof/>
          <w:lang w:val="en-GB"/>
        </w:rPr>
        <w:t>Open Search description document</w:t>
      </w:r>
      <w:r>
        <w:rPr>
          <w:noProof/>
        </w:rPr>
        <w:tab/>
      </w:r>
      <w:r>
        <w:rPr>
          <w:noProof/>
        </w:rPr>
        <w:fldChar w:fldCharType="begin"/>
      </w:r>
      <w:r>
        <w:rPr>
          <w:noProof/>
        </w:rPr>
        <w:instrText xml:space="preserve"> PAGEREF _Toc364091644 \h </w:instrText>
      </w:r>
      <w:r>
        <w:rPr>
          <w:noProof/>
        </w:rPr>
      </w:r>
      <w:r>
        <w:rPr>
          <w:noProof/>
        </w:rPr>
        <w:fldChar w:fldCharType="separate"/>
      </w:r>
      <w:r w:rsidR="00BB00B0">
        <w:rPr>
          <w:noProof/>
        </w:rPr>
        <w:t>58</w:t>
      </w:r>
      <w:r>
        <w:rPr>
          <w:noProof/>
        </w:rPr>
        <w:fldChar w:fldCharType="end"/>
      </w:r>
    </w:p>
    <w:p w14:paraId="045FF01D"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36:</w:t>
      </w:r>
      <w:r w:rsidRPr="008026A8">
        <w:rPr>
          <w:rFonts w:ascii="Calibri" w:hAnsi="Calibri" w:cs="Times New Roman"/>
          <w:bCs w:val="0"/>
          <w:noProof/>
          <w:sz w:val="22"/>
          <w:szCs w:val="22"/>
          <w:lang w:val="en-GB" w:eastAsia="en-GB"/>
        </w:rPr>
        <w:tab/>
      </w:r>
      <w:r w:rsidRPr="00F118AC">
        <w:rPr>
          <w:noProof/>
          <w:lang w:val="en-GB"/>
        </w:rPr>
        <w:t>Example reference to self</w:t>
      </w:r>
      <w:r>
        <w:rPr>
          <w:noProof/>
        </w:rPr>
        <w:tab/>
      </w:r>
      <w:r>
        <w:rPr>
          <w:noProof/>
        </w:rPr>
        <w:fldChar w:fldCharType="begin"/>
      </w:r>
      <w:r>
        <w:rPr>
          <w:noProof/>
        </w:rPr>
        <w:instrText xml:space="preserve"> PAGEREF _Toc364091645 \h </w:instrText>
      </w:r>
      <w:r>
        <w:rPr>
          <w:noProof/>
        </w:rPr>
      </w:r>
      <w:r>
        <w:rPr>
          <w:noProof/>
        </w:rPr>
        <w:fldChar w:fldCharType="separate"/>
      </w:r>
      <w:r w:rsidR="00BB00B0">
        <w:rPr>
          <w:noProof/>
        </w:rPr>
        <w:t>59</w:t>
      </w:r>
      <w:r>
        <w:rPr>
          <w:noProof/>
        </w:rPr>
        <w:fldChar w:fldCharType="end"/>
      </w:r>
    </w:p>
    <w:p w14:paraId="6F8B2C46"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37:</w:t>
      </w:r>
      <w:r w:rsidRPr="008026A8">
        <w:rPr>
          <w:rFonts w:ascii="Calibri" w:hAnsi="Calibri" w:cs="Times New Roman"/>
          <w:bCs w:val="0"/>
          <w:noProof/>
          <w:sz w:val="22"/>
          <w:szCs w:val="22"/>
          <w:lang w:val="en-GB" w:eastAsia="en-GB"/>
        </w:rPr>
        <w:tab/>
      </w:r>
      <w:r w:rsidRPr="00F118AC">
        <w:rPr>
          <w:noProof/>
          <w:lang w:val="en-GB"/>
        </w:rPr>
        <w:t>Example generic URL search template</w:t>
      </w:r>
      <w:r>
        <w:rPr>
          <w:noProof/>
        </w:rPr>
        <w:tab/>
      </w:r>
      <w:r>
        <w:rPr>
          <w:noProof/>
        </w:rPr>
        <w:fldChar w:fldCharType="begin"/>
      </w:r>
      <w:r>
        <w:rPr>
          <w:noProof/>
        </w:rPr>
        <w:instrText xml:space="preserve"> PAGEREF _Toc364091646 \h </w:instrText>
      </w:r>
      <w:r>
        <w:rPr>
          <w:noProof/>
        </w:rPr>
      </w:r>
      <w:r>
        <w:rPr>
          <w:noProof/>
        </w:rPr>
        <w:fldChar w:fldCharType="separate"/>
      </w:r>
      <w:r w:rsidR="00BB00B0">
        <w:rPr>
          <w:noProof/>
        </w:rPr>
        <w:t>60</w:t>
      </w:r>
      <w:r>
        <w:rPr>
          <w:noProof/>
        </w:rPr>
        <w:fldChar w:fldCharType="end"/>
      </w:r>
    </w:p>
    <w:p w14:paraId="492E6BEB"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38:</w:t>
      </w:r>
      <w:r w:rsidRPr="008026A8">
        <w:rPr>
          <w:rFonts w:ascii="Calibri" w:hAnsi="Calibri" w:cs="Times New Roman"/>
          <w:bCs w:val="0"/>
          <w:noProof/>
          <w:sz w:val="22"/>
          <w:szCs w:val="22"/>
          <w:lang w:val="en-GB" w:eastAsia="en-GB"/>
        </w:rPr>
        <w:tab/>
      </w:r>
      <w:r w:rsidRPr="00F118AC">
        <w:rPr>
          <w:noProof/>
          <w:lang w:val="en-GB"/>
        </w:rPr>
        <w:t>Example Describe Spatial Data Set template</w:t>
      </w:r>
      <w:r>
        <w:rPr>
          <w:noProof/>
        </w:rPr>
        <w:tab/>
      </w:r>
      <w:r>
        <w:rPr>
          <w:noProof/>
        </w:rPr>
        <w:fldChar w:fldCharType="begin"/>
      </w:r>
      <w:r>
        <w:rPr>
          <w:noProof/>
        </w:rPr>
        <w:instrText xml:space="preserve"> PAGEREF _Toc364091647 \h </w:instrText>
      </w:r>
      <w:r>
        <w:rPr>
          <w:noProof/>
        </w:rPr>
      </w:r>
      <w:r>
        <w:rPr>
          <w:noProof/>
        </w:rPr>
        <w:fldChar w:fldCharType="separate"/>
      </w:r>
      <w:r w:rsidR="00BB00B0">
        <w:rPr>
          <w:noProof/>
        </w:rPr>
        <w:t>61</w:t>
      </w:r>
      <w:r>
        <w:rPr>
          <w:noProof/>
        </w:rPr>
        <w:fldChar w:fldCharType="end"/>
      </w:r>
    </w:p>
    <w:p w14:paraId="14EF0531"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highlight w:val="white"/>
          <w:lang w:eastAsia="en-US"/>
        </w:rPr>
        <w:t>Example 39:</w:t>
      </w:r>
      <w:r w:rsidRPr="008026A8">
        <w:rPr>
          <w:rFonts w:ascii="Calibri" w:hAnsi="Calibri" w:cs="Times New Roman"/>
          <w:bCs w:val="0"/>
          <w:noProof/>
          <w:sz w:val="22"/>
          <w:szCs w:val="22"/>
          <w:lang w:val="en-GB" w:eastAsia="en-GB"/>
        </w:rPr>
        <w:tab/>
      </w:r>
      <w:r w:rsidRPr="00F118AC">
        <w:rPr>
          <w:noProof/>
          <w:highlight w:val="white"/>
          <w:lang w:eastAsia="en-US"/>
        </w:rPr>
        <w:t xml:space="preserve">Using an OpenSearch template </w:t>
      </w:r>
      <w:r w:rsidRPr="00F118AC">
        <w:rPr>
          <w:noProof/>
          <w:highlight w:val="white"/>
          <w:lang w:val="en-US" w:eastAsia="en-US"/>
        </w:rPr>
        <w:t>for building a</w:t>
      </w:r>
      <w:r w:rsidRPr="00F118AC">
        <w:rPr>
          <w:noProof/>
          <w:highlight w:val="white"/>
          <w:lang w:eastAsia="en-US"/>
        </w:rPr>
        <w:t xml:space="preserve"> Describe Spatial Data Set </w:t>
      </w:r>
      <w:r w:rsidRPr="00F118AC">
        <w:rPr>
          <w:noProof/>
          <w:highlight w:val="white"/>
          <w:lang w:val="en-US" w:eastAsia="en-US"/>
        </w:rPr>
        <w:t>request</w:t>
      </w:r>
      <w:r>
        <w:rPr>
          <w:noProof/>
        </w:rPr>
        <w:tab/>
      </w:r>
      <w:r>
        <w:rPr>
          <w:noProof/>
        </w:rPr>
        <w:fldChar w:fldCharType="begin"/>
      </w:r>
      <w:r>
        <w:rPr>
          <w:noProof/>
        </w:rPr>
        <w:instrText xml:space="preserve"> PAGEREF _Toc364091648 \h </w:instrText>
      </w:r>
      <w:r>
        <w:rPr>
          <w:noProof/>
        </w:rPr>
      </w:r>
      <w:r>
        <w:rPr>
          <w:noProof/>
        </w:rPr>
        <w:fldChar w:fldCharType="separate"/>
      </w:r>
      <w:r w:rsidR="00BB00B0">
        <w:rPr>
          <w:noProof/>
        </w:rPr>
        <w:t>61</w:t>
      </w:r>
      <w:r>
        <w:rPr>
          <w:noProof/>
        </w:rPr>
        <w:fldChar w:fldCharType="end"/>
      </w:r>
    </w:p>
    <w:p w14:paraId="30A6F514"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40:</w:t>
      </w:r>
      <w:r w:rsidRPr="008026A8">
        <w:rPr>
          <w:rFonts w:ascii="Calibri" w:hAnsi="Calibri" w:cs="Times New Roman"/>
          <w:bCs w:val="0"/>
          <w:noProof/>
          <w:sz w:val="22"/>
          <w:szCs w:val="22"/>
          <w:lang w:val="en-GB" w:eastAsia="en-GB"/>
        </w:rPr>
        <w:tab/>
      </w:r>
      <w:r w:rsidRPr="00F118AC">
        <w:rPr>
          <w:noProof/>
          <w:lang w:val="en-GB"/>
        </w:rPr>
        <w:t>Example Get Spatial Data Set template</w:t>
      </w:r>
      <w:r>
        <w:rPr>
          <w:noProof/>
        </w:rPr>
        <w:tab/>
      </w:r>
      <w:r>
        <w:rPr>
          <w:noProof/>
        </w:rPr>
        <w:fldChar w:fldCharType="begin"/>
      </w:r>
      <w:r>
        <w:rPr>
          <w:noProof/>
        </w:rPr>
        <w:instrText xml:space="preserve"> PAGEREF _Toc364091649 \h </w:instrText>
      </w:r>
      <w:r>
        <w:rPr>
          <w:noProof/>
        </w:rPr>
      </w:r>
      <w:r>
        <w:rPr>
          <w:noProof/>
        </w:rPr>
        <w:fldChar w:fldCharType="separate"/>
      </w:r>
      <w:r w:rsidR="00BB00B0">
        <w:rPr>
          <w:noProof/>
        </w:rPr>
        <w:t>61</w:t>
      </w:r>
      <w:r>
        <w:rPr>
          <w:noProof/>
        </w:rPr>
        <w:fldChar w:fldCharType="end"/>
      </w:r>
    </w:p>
    <w:p w14:paraId="1014D6A9"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41:</w:t>
      </w:r>
      <w:r w:rsidRPr="008026A8">
        <w:rPr>
          <w:rFonts w:ascii="Calibri" w:hAnsi="Calibri" w:cs="Times New Roman"/>
          <w:bCs w:val="0"/>
          <w:noProof/>
          <w:sz w:val="22"/>
          <w:szCs w:val="22"/>
          <w:lang w:val="en-GB" w:eastAsia="en-GB"/>
        </w:rPr>
        <w:tab/>
      </w:r>
      <w:r w:rsidRPr="00F118AC">
        <w:rPr>
          <w:noProof/>
          <w:lang w:val="en-GB"/>
        </w:rPr>
        <w:t>OpenSearch URL template returning an Atom feed.</w:t>
      </w:r>
      <w:r>
        <w:rPr>
          <w:noProof/>
        </w:rPr>
        <w:tab/>
      </w:r>
      <w:r>
        <w:rPr>
          <w:noProof/>
        </w:rPr>
        <w:fldChar w:fldCharType="begin"/>
      </w:r>
      <w:r>
        <w:rPr>
          <w:noProof/>
        </w:rPr>
        <w:instrText xml:space="preserve"> PAGEREF _Toc364091650 \h </w:instrText>
      </w:r>
      <w:r>
        <w:rPr>
          <w:noProof/>
        </w:rPr>
      </w:r>
      <w:r>
        <w:rPr>
          <w:noProof/>
        </w:rPr>
        <w:fldChar w:fldCharType="separate"/>
      </w:r>
      <w:r w:rsidR="00BB00B0">
        <w:rPr>
          <w:noProof/>
        </w:rPr>
        <w:t>62</w:t>
      </w:r>
      <w:r>
        <w:rPr>
          <w:noProof/>
        </w:rPr>
        <w:fldChar w:fldCharType="end"/>
      </w:r>
    </w:p>
    <w:p w14:paraId="0A7BD56F"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42:</w:t>
      </w:r>
      <w:r w:rsidRPr="008026A8">
        <w:rPr>
          <w:rFonts w:ascii="Calibri" w:hAnsi="Calibri" w:cs="Times New Roman"/>
          <w:bCs w:val="0"/>
          <w:noProof/>
          <w:sz w:val="22"/>
          <w:szCs w:val="22"/>
          <w:lang w:val="en-GB" w:eastAsia="en-GB"/>
        </w:rPr>
        <w:tab/>
      </w:r>
      <w:r w:rsidRPr="00F118AC">
        <w:rPr>
          <w:noProof/>
          <w:lang w:val="en-GB"/>
        </w:rPr>
        <w:t>Example Get Spatial Data Set template</w:t>
      </w:r>
      <w:r>
        <w:rPr>
          <w:noProof/>
        </w:rPr>
        <w:tab/>
      </w:r>
      <w:r>
        <w:rPr>
          <w:noProof/>
        </w:rPr>
        <w:fldChar w:fldCharType="begin"/>
      </w:r>
      <w:r>
        <w:rPr>
          <w:noProof/>
        </w:rPr>
        <w:instrText xml:space="preserve"> PAGEREF _Toc364091651 \h </w:instrText>
      </w:r>
      <w:r>
        <w:rPr>
          <w:noProof/>
        </w:rPr>
      </w:r>
      <w:r>
        <w:rPr>
          <w:noProof/>
        </w:rPr>
        <w:fldChar w:fldCharType="separate"/>
      </w:r>
      <w:r w:rsidR="00BB00B0">
        <w:rPr>
          <w:noProof/>
        </w:rPr>
        <w:t>62</w:t>
      </w:r>
      <w:r>
        <w:rPr>
          <w:noProof/>
        </w:rPr>
        <w:fldChar w:fldCharType="end"/>
      </w:r>
    </w:p>
    <w:p w14:paraId="4BB7B41A"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43:</w:t>
      </w:r>
      <w:r w:rsidRPr="008026A8">
        <w:rPr>
          <w:rFonts w:ascii="Calibri" w:hAnsi="Calibri" w:cs="Times New Roman"/>
          <w:bCs w:val="0"/>
          <w:noProof/>
          <w:sz w:val="22"/>
          <w:szCs w:val="22"/>
          <w:lang w:val="en-GB" w:eastAsia="en-GB"/>
        </w:rPr>
        <w:tab/>
      </w:r>
      <w:r w:rsidRPr="00F118AC">
        <w:rPr>
          <w:noProof/>
          <w:lang w:val="en-GB"/>
        </w:rPr>
        <w:t>Example Language support</w:t>
      </w:r>
      <w:r>
        <w:rPr>
          <w:noProof/>
        </w:rPr>
        <w:tab/>
      </w:r>
      <w:r>
        <w:rPr>
          <w:noProof/>
        </w:rPr>
        <w:fldChar w:fldCharType="begin"/>
      </w:r>
      <w:r>
        <w:rPr>
          <w:noProof/>
        </w:rPr>
        <w:instrText xml:space="preserve"> PAGEREF _Toc364091652 \h </w:instrText>
      </w:r>
      <w:r>
        <w:rPr>
          <w:noProof/>
        </w:rPr>
      </w:r>
      <w:r>
        <w:rPr>
          <w:noProof/>
        </w:rPr>
        <w:fldChar w:fldCharType="separate"/>
      </w:r>
      <w:r w:rsidR="00BB00B0">
        <w:rPr>
          <w:noProof/>
        </w:rPr>
        <w:t>63</w:t>
      </w:r>
      <w:r>
        <w:rPr>
          <w:noProof/>
        </w:rPr>
        <w:fldChar w:fldCharType="end"/>
      </w:r>
    </w:p>
    <w:p w14:paraId="61852CCC"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44:</w:t>
      </w:r>
      <w:r w:rsidRPr="008026A8">
        <w:rPr>
          <w:rFonts w:ascii="Calibri" w:hAnsi="Calibri" w:cs="Times New Roman"/>
          <w:bCs w:val="0"/>
          <w:noProof/>
          <w:sz w:val="22"/>
          <w:szCs w:val="22"/>
          <w:lang w:val="en-GB" w:eastAsia="en-GB"/>
        </w:rPr>
        <w:tab/>
      </w:r>
      <w:r w:rsidRPr="00F118AC">
        <w:rPr>
          <w:noProof/>
          <w:lang w:val="en-GB"/>
        </w:rPr>
        <w:t>Custom stored query requesting a dataset by ID and CRS (informative only)</w:t>
      </w:r>
      <w:r>
        <w:rPr>
          <w:noProof/>
        </w:rPr>
        <w:tab/>
      </w:r>
      <w:r>
        <w:rPr>
          <w:noProof/>
        </w:rPr>
        <w:fldChar w:fldCharType="begin"/>
      </w:r>
      <w:r>
        <w:rPr>
          <w:noProof/>
        </w:rPr>
        <w:instrText xml:space="preserve"> PAGEREF _Toc364091653 \h </w:instrText>
      </w:r>
      <w:r>
        <w:rPr>
          <w:noProof/>
        </w:rPr>
      </w:r>
      <w:r>
        <w:rPr>
          <w:noProof/>
        </w:rPr>
        <w:fldChar w:fldCharType="separate"/>
      </w:r>
      <w:r w:rsidR="00BB00B0">
        <w:rPr>
          <w:noProof/>
        </w:rPr>
        <w:t>65</w:t>
      </w:r>
      <w:r>
        <w:rPr>
          <w:noProof/>
        </w:rPr>
        <w:fldChar w:fldCharType="end"/>
      </w:r>
    </w:p>
    <w:p w14:paraId="4D1488C4"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45:</w:t>
      </w:r>
      <w:r w:rsidRPr="008026A8">
        <w:rPr>
          <w:rFonts w:ascii="Calibri" w:hAnsi="Calibri" w:cs="Times New Roman"/>
          <w:bCs w:val="0"/>
          <w:noProof/>
          <w:sz w:val="22"/>
          <w:szCs w:val="22"/>
          <w:lang w:val="en-GB" w:eastAsia="en-GB"/>
        </w:rPr>
        <w:tab/>
      </w:r>
      <w:r w:rsidRPr="00F118AC">
        <w:rPr>
          <w:noProof/>
          <w:lang w:val="en-GB"/>
        </w:rPr>
        <w:t>Extended capabilities</w:t>
      </w:r>
      <w:r>
        <w:rPr>
          <w:noProof/>
        </w:rPr>
        <w:tab/>
      </w:r>
      <w:r>
        <w:rPr>
          <w:noProof/>
        </w:rPr>
        <w:fldChar w:fldCharType="begin"/>
      </w:r>
      <w:r>
        <w:rPr>
          <w:noProof/>
        </w:rPr>
        <w:instrText xml:space="preserve"> PAGEREF _Toc364091654 \h </w:instrText>
      </w:r>
      <w:r>
        <w:rPr>
          <w:noProof/>
        </w:rPr>
      </w:r>
      <w:r>
        <w:rPr>
          <w:noProof/>
        </w:rPr>
        <w:fldChar w:fldCharType="separate"/>
      </w:r>
      <w:r w:rsidR="00BB00B0">
        <w:rPr>
          <w:noProof/>
        </w:rPr>
        <w:t>68</w:t>
      </w:r>
      <w:r>
        <w:rPr>
          <w:noProof/>
        </w:rPr>
        <w:fldChar w:fldCharType="end"/>
      </w:r>
    </w:p>
    <w:p w14:paraId="27CFAE4E"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46:</w:t>
      </w:r>
      <w:r w:rsidRPr="008026A8">
        <w:rPr>
          <w:rFonts w:ascii="Calibri" w:hAnsi="Calibri" w:cs="Times New Roman"/>
          <w:bCs w:val="0"/>
          <w:noProof/>
          <w:sz w:val="22"/>
          <w:szCs w:val="22"/>
          <w:lang w:val="en-GB" w:eastAsia="en-GB"/>
        </w:rPr>
        <w:tab/>
      </w:r>
      <w:r w:rsidRPr="00F118AC">
        <w:rPr>
          <w:noProof/>
          <w:lang w:val="en-GB"/>
        </w:rPr>
        <w:t>Extended Capabilities structure</w:t>
      </w:r>
      <w:r>
        <w:rPr>
          <w:noProof/>
        </w:rPr>
        <w:tab/>
      </w:r>
      <w:r>
        <w:rPr>
          <w:noProof/>
        </w:rPr>
        <w:fldChar w:fldCharType="begin"/>
      </w:r>
      <w:r>
        <w:rPr>
          <w:noProof/>
        </w:rPr>
        <w:instrText xml:space="preserve"> PAGEREF _Toc364091655 \h </w:instrText>
      </w:r>
      <w:r>
        <w:rPr>
          <w:noProof/>
        </w:rPr>
      </w:r>
      <w:r>
        <w:rPr>
          <w:noProof/>
        </w:rPr>
        <w:fldChar w:fldCharType="separate"/>
      </w:r>
      <w:r w:rsidR="00BB00B0">
        <w:rPr>
          <w:noProof/>
        </w:rPr>
        <w:t>71</w:t>
      </w:r>
      <w:r>
        <w:rPr>
          <w:noProof/>
        </w:rPr>
        <w:fldChar w:fldCharType="end"/>
      </w:r>
    </w:p>
    <w:p w14:paraId="655EBDC6"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47:</w:t>
      </w:r>
      <w:r w:rsidRPr="008026A8">
        <w:rPr>
          <w:rFonts w:ascii="Calibri" w:hAnsi="Calibri" w:cs="Times New Roman"/>
          <w:bCs w:val="0"/>
          <w:noProof/>
          <w:sz w:val="22"/>
          <w:szCs w:val="22"/>
          <w:lang w:val="en-GB" w:eastAsia="en-GB"/>
        </w:rPr>
        <w:tab/>
      </w:r>
      <w:r w:rsidRPr="00F118AC">
        <w:rPr>
          <w:noProof/>
          <w:lang w:val="en-GB"/>
        </w:rPr>
        <w:t>Response to [OGC-GetCapabilities-Request]&amp;LANGUAGE=eng</w:t>
      </w:r>
      <w:r>
        <w:rPr>
          <w:noProof/>
        </w:rPr>
        <w:tab/>
      </w:r>
      <w:r>
        <w:rPr>
          <w:noProof/>
        </w:rPr>
        <w:fldChar w:fldCharType="begin"/>
      </w:r>
      <w:r>
        <w:rPr>
          <w:noProof/>
        </w:rPr>
        <w:instrText xml:space="preserve"> PAGEREF _Toc364091656 \h </w:instrText>
      </w:r>
      <w:r>
        <w:rPr>
          <w:noProof/>
        </w:rPr>
      </w:r>
      <w:r>
        <w:rPr>
          <w:noProof/>
        </w:rPr>
        <w:fldChar w:fldCharType="separate"/>
      </w:r>
      <w:r w:rsidR="00BB00B0">
        <w:rPr>
          <w:noProof/>
        </w:rPr>
        <w:t>72</w:t>
      </w:r>
      <w:r>
        <w:rPr>
          <w:noProof/>
        </w:rPr>
        <w:fldChar w:fldCharType="end"/>
      </w:r>
    </w:p>
    <w:p w14:paraId="7EA35428" w14:textId="77777777" w:rsidR="00AC60DA" w:rsidRPr="008026A8" w:rsidRDefault="00AC60DA">
      <w:pPr>
        <w:pStyle w:val="Sommario1"/>
        <w:tabs>
          <w:tab w:val="left" w:pos="1698"/>
        </w:tabs>
        <w:rPr>
          <w:rFonts w:ascii="Calibri" w:hAnsi="Calibri" w:cs="Times New Roman"/>
          <w:bCs w:val="0"/>
          <w:noProof/>
          <w:sz w:val="22"/>
          <w:szCs w:val="22"/>
          <w:lang w:val="en-GB" w:eastAsia="en-GB"/>
        </w:rPr>
      </w:pPr>
      <w:r w:rsidRPr="00F118AC">
        <w:rPr>
          <w:noProof/>
          <w:lang w:val="en-GB"/>
        </w:rPr>
        <w:t>Example 48:</w:t>
      </w:r>
      <w:r w:rsidRPr="008026A8">
        <w:rPr>
          <w:rFonts w:ascii="Calibri" w:hAnsi="Calibri" w:cs="Times New Roman"/>
          <w:bCs w:val="0"/>
          <w:noProof/>
          <w:sz w:val="22"/>
          <w:szCs w:val="22"/>
          <w:lang w:val="en-GB" w:eastAsia="en-GB"/>
        </w:rPr>
        <w:tab/>
      </w:r>
      <w:r w:rsidRPr="00F118AC">
        <w:rPr>
          <w:noProof/>
          <w:lang w:val="en-GB"/>
        </w:rPr>
        <w:t>Response to [OGC-GetCapabilities-Request] or [OGC-GetCapabilities-Request]&amp;LANGUAGE=fre</w:t>
      </w:r>
      <w:r>
        <w:rPr>
          <w:noProof/>
        </w:rPr>
        <w:tab/>
      </w:r>
      <w:r>
        <w:rPr>
          <w:noProof/>
        </w:rPr>
        <w:fldChar w:fldCharType="begin"/>
      </w:r>
      <w:r>
        <w:rPr>
          <w:noProof/>
        </w:rPr>
        <w:instrText xml:space="preserve"> PAGEREF _Toc364091657 \h </w:instrText>
      </w:r>
      <w:r>
        <w:rPr>
          <w:noProof/>
        </w:rPr>
      </w:r>
      <w:r>
        <w:rPr>
          <w:noProof/>
        </w:rPr>
        <w:fldChar w:fldCharType="separate"/>
      </w:r>
      <w:r w:rsidR="00BB00B0">
        <w:rPr>
          <w:noProof/>
        </w:rPr>
        <w:t>73</w:t>
      </w:r>
      <w:r>
        <w:rPr>
          <w:noProof/>
        </w:rPr>
        <w:fldChar w:fldCharType="end"/>
      </w:r>
    </w:p>
    <w:p w14:paraId="5AE06CB4"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49:</w:t>
      </w:r>
      <w:r w:rsidRPr="008026A8">
        <w:rPr>
          <w:rFonts w:ascii="Calibri" w:hAnsi="Calibri" w:cs="Times New Roman"/>
          <w:bCs w:val="0"/>
          <w:noProof/>
          <w:sz w:val="22"/>
          <w:szCs w:val="22"/>
          <w:lang w:val="en-GB" w:eastAsia="en-GB"/>
        </w:rPr>
        <w:tab/>
      </w:r>
      <w:r w:rsidRPr="00F118AC">
        <w:rPr>
          <w:noProof/>
          <w:lang w:val="en-GB"/>
        </w:rPr>
        <w:t>Response to any GetCapabilities-Request (only German supported)</w:t>
      </w:r>
      <w:r>
        <w:rPr>
          <w:noProof/>
        </w:rPr>
        <w:tab/>
      </w:r>
      <w:r>
        <w:rPr>
          <w:noProof/>
        </w:rPr>
        <w:fldChar w:fldCharType="begin"/>
      </w:r>
      <w:r>
        <w:rPr>
          <w:noProof/>
        </w:rPr>
        <w:instrText xml:space="preserve"> PAGEREF _Toc364091658 \h </w:instrText>
      </w:r>
      <w:r>
        <w:rPr>
          <w:noProof/>
        </w:rPr>
      </w:r>
      <w:r>
        <w:rPr>
          <w:noProof/>
        </w:rPr>
        <w:fldChar w:fldCharType="separate"/>
      </w:r>
      <w:r w:rsidR="00BB00B0">
        <w:rPr>
          <w:noProof/>
        </w:rPr>
        <w:t>73</w:t>
      </w:r>
      <w:r>
        <w:rPr>
          <w:noProof/>
        </w:rPr>
        <w:fldChar w:fldCharType="end"/>
      </w:r>
    </w:p>
    <w:p w14:paraId="6EB71E10"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50:</w:t>
      </w:r>
      <w:r w:rsidRPr="008026A8">
        <w:rPr>
          <w:rFonts w:ascii="Calibri" w:hAnsi="Calibri" w:cs="Times New Roman"/>
          <w:bCs w:val="0"/>
          <w:noProof/>
          <w:sz w:val="22"/>
          <w:szCs w:val="22"/>
          <w:lang w:val="en-GB" w:eastAsia="en-GB"/>
        </w:rPr>
        <w:tab/>
      </w:r>
      <w:r w:rsidRPr="00F118AC">
        <w:rPr>
          <w:noProof/>
          <w:lang w:val="en-GB"/>
        </w:rPr>
        <w:t>Service response including supported languages</w:t>
      </w:r>
      <w:r>
        <w:rPr>
          <w:noProof/>
        </w:rPr>
        <w:tab/>
      </w:r>
      <w:r>
        <w:rPr>
          <w:noProof/>
        </w:rPr>
        <w:fldChar w:fldCharType="begin"/>
      </w:r>
      <w:r>
        <w:rPr>
          <w:noProof/>
        </w:rPr>
        <w:instrText xml:space="preserve"> PAGEREF _Toc364091659 \h </w:instrText>
      </w:r>
      <w:r>
        <w:rPr>
          <w:noProof/>
        </w:rPr>
      </w:r>
      <w:r>
        <w:rPr>
          <w:noProof/>
        </w:rPr>
        <w:fldChar w:fldCharType="separate"/>
      </w:r>
      <w:r w:rsidR="00BB00B0">
        <w:rPr>
          <w:noProof/>
        </w:rPr>
        <w:t>74</w:t>
      </w:r>
      <w:r>
        <w:rPr>
          <w:noProof/>
        </w:rPr>
        <w:fldChar w:fldCharType="end"/>
      </w:r>
    </w:p>
    <w:p w14:paraId="02094281" w14:textId="77777777" w:rsidR="00AC60DA" w:rsidRPr="008026A8" w:rsidRDefault="00AC60DA">
      <w:pPr>
        <w:pStyle w:val="Sommario1"/>
        <w:tabs>
          <w:tab w:val="left" w:pos="1698"/>
        </w:tabs>
        <w:rPr>
          <w:rFonts w:ascii="Calibri" w:hAnsi="Calibri" w:cs="Times New Roman"/>
          <w:bCs w:val="0"/>
          <w:noProof/>
          <w:sz w:val="22"/>
          <w:szCs w:val="22"/>
          <w:lang w:val="en-GB" w:eastAsia="en-GB"/>
        </w:rPr>
      </w:pPr>
      <w:r w:rsidRPr="00F118AC">
        <w:rPr>
          <w:noProof/>
          <w:color w:val="000000"/>
          <w:lang w:val="en-GB"/>
        </w:rPr>
        <w:t>Example 51:</w:t>
      </w:r>
      <w:r w:rsidRPr="008026A8">
        <w:rPr>
          <w:rFonts w:ascii="Calibri" w:hAnsi="Calibri" w:cs="Times New Roman"/>
          <w:bCs w:val="0"/>
          <w:noProof/>
          <w:sz w:val="22"/>
          <w:szCs w:val="22"/>
          <w:lang w:val="en-GB" w:eastAsia="en-GB"/>
        </w:rPr>
        <w:tab/>
      </w:r>
      <w:r w:rsidRPr="00F118AC">
        <w:rPr>
          <w:noProof/>
          <w:lang w:val="en-GB"/>
        </w:rPr>
        <w:t>Response to [OCG-GetCapabilities-Request]&amp;LANGUAGE=eng or [OCG-GetCapabilities-Request]</w:t>
      </w:r>
      <w:r>
        <w:rPr>
          <w:noProof/>
        </w:rPr>
        <w:tab/>
      </w:r>
      <w:r>
        <w:rPr>
          <w:noProof/>
        </w:rPr>
        <w:fldChar w:fldCharType="begin"/>
      </w:r>
      <w:r>
        <w:rPr>
          <w:noProof/>
        </w:rPr>
        <w:instrText xml:space="preserve"> PAGEREF _Toc364091660 \h </w:instrText>
      </w:r>
      <w:r>
        <w:rPr>
          <w:noProof/>
        </w:rPr>
      </w:r>
      <w:r>
        <w:rPr>
          <w:noProof/>
        </w:rPr>
        <w:fldChar w:fldCharType="separate"/>
      </w:r>
      <w:r w:rsidR="00BB00B0">
        <w:rPr>
          <w:noProof/>
        </w:rPr>
        <w:t>74</w:t>
      </w:r>
      <w:r>
        <w:rPr>
          <w:noProof/>
        </w:rPr>
        <w:fldChar w:fldCharType="end"/>
      </w:r>
    </w:p>
    <w:p w14:paraId="3848F78D"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52:</w:t>
      </w:r>
      <w:r w:rsidRPr="008026A8">
        <w:rPr>
          <w:rFonts w:ascii="Calibri" w:hAnsi="Calibri" w:cs="Times New Roman"/>
          <w:bCs w:val="0"/>
          <w:noProof/>
          <w:sz w:val="22"/>
          <w:szCs w:val="22"/>
          <w:lang w:val="en-GB" w:eastAsia="en-GB"/>
        </w:rPr>
        <w:tab/>
      </w:r>
      <w:r w:rsidRPr="00F118AC">
        <w:rPr>
          <w:noProof/>
          <w:lang w:val="en-GB"/>
        </w:rPr>
        <w:t>Response to [OCG-GetCapabilities-Request]&amp;LANGUAGE=ger</w:t>
      </w:r>
      <w:r>
        <w:rPr>
          <w:noProof/>
        </w:rPr>
        <w:tab/>
      </w:r>
      <w:r>
        <w:rPr>
          <w:noProof/>
        </w:rPr>
        <w:fldChar w:fldCharType="begin"/>
      </w:r>
      <w:r>
        <w:rPr>
          <w:noProof/>
        </w:rPr>
        <w:instrText xml:space="preserve"> PAGEREF _Toc364091661 \h </w:instrText>
      </w:r>
      <w:r>
        <w:rPr>
          <w:noProof/>
        </w:rPr>
      </w:r>
      <w:r>
        <w:rPr>
          <w:noProof/>
        </w:rPr>
        <w:fldChar w:fldCharType="separate"/>
      </w:r>
      <w:r w:rsidR="00BB00B0">
        <w:rPr>
          <w:noProof/>
        </w:rPr>
        <w:t>75</w:t>
      </w:r>
      <w:r>
        <w:rPr>
          <w:noProof/>
        </w:rPr>
        <w:fldChar w:fldCharType="end"/>
      </w:r>
    </w:p>
    <w:p w14:paraId="624DA7E7"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53:</w:t>
      </w:r>
      <w:r w:rsidRPr="008026A8">
        <w:rPr>
          <w:rFonts w:ascii="Calibri" w:hAnsi="Calibri" w:cs="Times New Roman"/>
          <w:bCs w:val="0"/>
          <w:noProof/>
          <w:sz w:val="22"/>
          <w:szCs w:val="22"/>
          <w:lang w:val="en-GB" w:eastAsia="en-GB"/>
        </w:rPr>
        <w:tab/>
      </w:r>
      <w:r w:rsidRPr="00F118AC">
        <w:rPr>
          <w:noProof/>
          <w:lang w:val="en-GB"/>
        </w:rPr>
        <w:t>Performance tests for long-running operations</w:t>
      </w:r>
      <w:r>
        <w:rPr>
          <w:noProof/>
        </w:rPr>
        <w:tab/>
      </w:r>
      <w:r>
        <w:rPr>
          <w:noProof/>
        </w:rPr>
        <w:fldChar w:fldCharType="begin"/>
      </w:r>
      <w:r>
        <w:rPr>
          <w:noProof/>
        </w:rPr>
        <w:instrText xml:space="preserve"> PAGEREF _Toc364091662 \h </w:instrText>
      </w:r>
      <w:r>
        <w:rPr>
          <w:noProof/>
        </w:rPr>
      </w:r>
      <w:r>
        <w:rPr>
          <w:noProof/>
        </w:rPr>
        <w:fldChar w:fldCharType="separate"/>
      </w:r>
      <w:r w:rsidR="00BB00B0">
        <w:rPr>
          <w:noProof/>
        </w:rPr>
        <w:t>82</w:t>
      </w:r>
      <w:r>
        <w:rPr>
          <w:noProof/>
        </w:rPr>
        <w:fldChar w:fldCharType="end"/>
      </w:r>
    </w:p>
    <w:p w14:paraId="582F24EE"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54:</w:t>
      </w:r>
      <w:r w:rsidRPr="008026A8">
        <w:rPr>
          <w:rFonts w:ascii="Calibri" w:hAnsi="Calibri" w:cs="Times New Roman"/>
          <w:bCs w:val="0"/>
          <w:noProof/>
          <w:sz w:val="22"/>
          <w:szCs w:val="22"/>
          <w:lang w:val="en-GB" w:eastAsia="en-GB"/>
        </w:rPr>
        <w:tab/>
      </w:r>
      <w:r w:rsidRPr="00F118AC">
        <w:rPr>
          <w:noProof/>
          <w:lang w:val="en-GB"/>
        </w:rPr>
        <w:t>Get Spatial Data Set operation</w:t>
      </w:r>
      <w:r>
        <w:rPr>
          <w:noProof/>
        </w:rPr>
        <w:tab/>
      </w:r>
      <w:r>
        <w:rPr>
          <w:noProof/>
        </w:rPr>
        <w:fldChar w:fldCharType="begin"/>
      </w:r>
      <w:r>
        <w:rPr>
          <w:noProof/>
        </w:rPr>
        <w:instrText xml:space="preserve"> PAGEREF _Toc364091663 \h </w:instrText>
      </w:r>
      <w:r>
        <w:rPr>
          <w:noProof/>
        </w:rPr>
      </w:r>
      <w:r>
        <w:rPr>
          <w:noProof/>
        </w:rPr>
        <w:fldChar w:fldCharType="separate"/>
      </w:r>
      <w:r w:rsidR="00BB00B0">
        <w:rPr>
          <w:noProof/>
        </w:rPr>
        <w:t>84</w:t>
      </w:r>
      <w:r>
        <w:rPr>
          <w:noProof/>
        </w:rPr>
        <w:fldChar w:fldCharType="end"/>
      </w:r>
    </w:p>
    <w:p w14:paraId="23A89A66" w14:textId="77777777" w:rsidR="00AC60DA" w:rsidRPr="008026A8" w:rsidRDefault="00AC60DA">
      <w:pPr>
        <w:pStyle w:val="Sommario1"/>
        <w:tabs>
          <w:tab w:val="left" w:pos="1415"/>
        </w:tabs>
        <w:rPr>
          <w:rFonts w:ascii="Calibri" w:hAnsi="Calibri" w:cs="Times New Roman"/>
          <w:bCs w:val="0"/>
          <w:noProof/>
          <w:sz w:val="22"/>
          <w:szCs w:val="22"/>
          <w:lang w:val="en-GB" w:eastAsia="en-GB"/>
        </w:rPr>
      </w:pPr>
      <w:r w:rsidRPr="00F118AC">
        <w:rPr>
          <w:noProof/>
          <w:lang w:val="en-GB"/>
        </w:rPr>
        <w:t>Example 55:</w:t>
      </w:r>
      <w:r w:rsidRPr="008026A8">
        <w:rPr>
          <w:rFonts w:ascii="Calibri" w:hAnsi="Calibri" w:cs="Times New Roman"/>
          <w:bCs w:val="0"/>
          <w:noProof/>
          <w:sz w:val="22"/>
          <w:szCs w:val="22"/>
          <w:lang w:val="en-GB" w:eastAsia="en-GB"/>
        </w:rPr>
        <w:tab/>
      </w:r>
      <w:r w:rsidRPr="00F118AC">
        <w:rPr>
          <w:noProof/>
          <w:lang w:val="en-GB"/>
        </w:rPr>
        <w:t>Availability tests for long-running operations</w:t>
      </w:r>
      <w:r>
        <w:rPr>
          <w:noProof/>
        </w:rPr>
        <w:tab/>
      </w:r>
      <w:r>
        <w:rPr>
          <w:noProof/>
        </w:rPr>
        <w:fldChar w:fldCharType="begin"/>
      </w:r>
      <w:r>
        <w:rPr>
          <w:noProof/>
        </w:rPr>
        <w:instrText xml:space="preserve"> PAGEREF _Toc364091664 \h </w:instrText>
      </w:r>
      <w:r>
        <w:rPr>
          <w:noProof/>
        </w:rPr>
      </w:r>
      <w:r>
        <w:rPr>
          <w:noProof/>
        </w:rPr>
        <w:fldChar w:fldCharType="separate"/>
      </w:r>
      <w:r w:rsidR="00BB00B0">
        <w:rPr>
          <w:noProof/>
        </w:rPr>
        <w:t>86</w:t>
      </w:r>
      <w:r>
        <w:rPr>
          <w:noProof/>
        </w:rPr>
        <w:fldChar w:fldCharType="end"/>
      </w:r>
    </w:p>
    <w:p w14:paraId="16381007" w14:textId="77777777" w:rsidR="004E7A27" w:rsidRDefault="00C177CA" w:rsidP="004E7A27">
      <w:pPr>
        <w:pStyle w:val="Sommario1"/>
        <w:jc w:val="left"/>
        <w:rPr>
          <w:lang w:val="en-GB"/>
        </w:rPr>
      </w:pPr>
      <w:r w:rsidRPr="00D134B1">
        <w:rPr>
          <w:lang w:val="en-GB"/>
        </w:rPr>
        <w:fldChar w:fldCharType="end"/>
      </w:r>
    </w:p>
    <w:p w14:paraId="7FCB8F44" w14:textId="77777777" w:rsidR="00864EC8" w:rsidRPr="008C32EF" w:rsidRDefault="004E7A27" w:rsidP="004E7A27">
      <w:pPr>
        <w:pStyle w:val="Sommario1"/>
        <w:jc w:val="left"/>
        <w:rPr>
          <w:b/>
          <w:sz w:val="32"/>
          <w:szCs w:val="32"/>
        </w:rPr>
      </w:pPr>
      <w:r>
        <w:rPr>
          <w:lang w:val="en-GB"/>
        </w:rPr>
        <w:br w:type="page"/>
      </w:r>
      <w:r w:rsidR="002C1BBD" w:rsidRPr="008C32EF">
        <w:rPr>
          <w:b/>
          <w:sz w:val="32"/>
          <w:szCs w:val="32"/>
        </w:rPr>
        <w:lastRenderedPageBreak/>
        <w:t>Table of Figures</w:t>
      </w:r>
    </w:p>
    <w:p w14:paraId="3F4422C8" w14:textId="77777777" w:rsidR="00AC60DA" w:rsidRPr="008026A8" w:rsidRDefault="002C1BBD">
      <w:pPr>
        <w:pStyle w:val="Indicedellefigure"/>
        <w:tabs>
          <w:tab w:val="right" w:leader="dot" w:pos="9072"/>
        </w:tabs>
        <w:rPr>
          <w:rFonts w:ascii="Calibri" w:hAnsi="Calibri" w:cs="Times New Roman"/>
          <w:noProof/>
          <w:sz w:val="22"/>
          <w:szCs w:val="22"/>
          <w:lang w:eastAsia="en-GB"/>
        </w:rPr>
      </w:pPr>
      <w:r w:rsidRPr="008C32EF">
        <w:fldChar w:fldCharType="begin"/>
      </w:r>
      <w:r w:rsidRPr="008C32EF">
        <w:instrText xml:space="preserve"> TOC \c "Figure" </w:instrText>
      </w:r>
      <w:r w:rsidRPr="008C32EF">
        <w:fldChar w:fldCharType="separate"/>
      </w:r>
      <w:r w:rsidR="00AC60DA">
        <w:rPr>
          <w:noProof/>
        </w:rPr>
        <w:t>Figure 1: Relationship between INSPIRE Implementing Rules and Technical Guidance</w:t>
      </w:r>
      <w:r w:rsidR="00AC60DA">
        <w:rPr>
          <w:noProof/>
        </w:rPr>
        <w:tab/>
      </w:r>
      <w:r w:rsidR="00AC60DA">
        <w:rPr>
          <w:noProof/>
        </w:rPr>
        <w:fldChar w:fldCharType="begin"/>
      </w:r>
      <w:r w:rsidR="00AC60DA">
        <w:rPr>
          <w:noProof/>
        </w:rPr>
        <w:instrText xml:space="preserve"> PAGEREF _Toc364091665 \h </w:instrText>
      </w:r>
      <w:r w:rsidR="00AC60DA">
        <w:rPr>
          <w:noProof/>
        </w:rPr>
      </w:r>
      <w:r w:rsidR="00AC60DA">
        <w:rPr>
          <w:noProof/>
        </w:rPr>
        <w:fldChar w:fldCharType="separate"/>
      </w:r>
      <w:r w:rsidR="00BB00B0">
        <w:rPr>
          <w:noProof/>
        </w:rPr>
        <w:t>10</w:t>
      </w:r>
      <w:r w:rsidR="00AC60DA">
        <w:rPr>
          <w:noProof/>
        </w:rPr>
        <w:fldChar w:fldCharType="end"/>
      </w:r>
    </w:p>
    <w:p w14:paraId="33F72EE5" w14:textId="77777777" w:rsidR="00AC60DA" w:rsidRPr="008026A8" w:rsidRDefault="00AC60DA">
      <w:pPr>
        <w:pStyle w:val="Indicedellefigure"/>
        <w:tabs>
          <w:tab w:val="right" w:leader="dot" w:pos="9072"/>
        </w:tabs>
        <w:rPr>
          <w:rFonts w:ascii="Calibri" w:hAnsi="Calibri" w:cs="Times New Roman"/>
          <w:noProof/>
          <w:sz w:val="22"/>
          <w:szCs w:val="22"/>
          <w:lang w:eastAsia="en-GB"/>
        </w:rPr>
      </w:pPr>
      <w:r>
        <w:rPr>
          <w:noProof/>
        </w:rPr>
        <w:t>Figure 2: Simple sequence diagram showing download of datasets via a pre-defined download service</w:t>
      </w:r>
      <w:r>
        <w:rPr>
          <w:noProof/>
        </w:rPr>
        <w:tab/>
      </w:r>
      <w:r>
        <w:rPr>
          <w:noProof/>
        </w:rPr>
        <w:fldChar w:fldCharType="begin"/>
      </w:r>
      <w:r>
        <w:rPr>
          <w:noProof/>
        </w:rPr>
        <w:instrText xml:space="preserve"> PAGEREF _Toc364091666 \h </w:instrText>
      </w:r>
      <w:r>
        <w:rPr>
          <w:noProof/>
        </w:rPr>
      </w:r>
      <w:r>
        <w:rPr>
          <w:noProof/>
        </w:rPr>
        <w:fldChar w:fldCharType="separate"/>
      </w:r>
      <w:r w:rsidR="00BB00B0">
        <w:rPr>
          <w:noProof/>
        </w:rPr>
        <w:t>22</w:t>
      </w:r>
      <w:r>
        <w:rPr>
          <w:noProof/>
        </w:rPr>
        <w:fldChar w:fldCharType="end"/>
      </w:r>
    </w:p>
    <w:p w14:paraId="2CCED1AC" w14:textId="77777777" w:rsidR="00AC60DA" w:rsidRPr="008026A8" w:rsidRDefault="00AC60DA">
      <w:pPr>
        <w:pStyle w:val="Indicedellefigure"/>
        <w:tabs>
          <w:tab w:val="right" w:leader="dot" w:pos="9072"/>
        </w:tabs>
        <w:rPr>
          <w:rFonts w:ascii="Calibri" w:hAnsi="Calibri" w:cs="Times New Roman"/>
          <w:noProof/>
          <w:sz w:val="22"/>
          <w:szCs w:val="22"/>
          <w:lang w:eastAsia="en-GB"/>
        </w:rPr>
      </w:pPr>
      <w:r>
        <w:rPr>
          <w:noProof/>
        </w:rPr>
        <w:t>Figure 3: Simple sequence diagram showing a typical sequence of operations to download spatial data objects from a direct access dataset download service.</w:t>
      </w:r>
      <w:r>
        <w:rPr>
          <w:noProof/>
        </w:rPr>
        <w:tab/>
      </w:r>
      <w:r>
        <w:rPr>
          <w:noProof/>
        </w:rPr>
        <w:fldChar w:fldCharType="begin"/>
      </w:r>
      <w:r>
        <w:rPr>
          <w:noProof/>
        </w:rPr>
        <w:instrText xml:space="preserve"> PAGEREF _Toc364091667 \h </w:instrText>
      </w:r>
      <w:r>
        <w:rPr>
          <w:noProof/>
        </w:rPr>
      </w:r>
      <w:r>
        <w:rPr>
          <w:noProof/>
        </w:rPr>
        <w:fldChar w:fldCharType="separate"/>
      </w:r>
      <w:r w:rsidR="00BB00B0">
        <w:rPr>
          <w:noProof/>
        </w:rPr>
        <w:t>22</w:t>
      </w:r>
      <w:r>
        <w:rPr>
          <w:noProof/>
        </w:rPr>
        <w:fldChar w:fldCharType="end"/>
      </w:r>
    </w:p>
    <w:p w14:paraId="154E7C18" w14:textId="77777777" w:rsidR="00AC60DA" w:rsidRPr="008026A8" w:rsidRDefault="00AC60DA">
      <w:pPr>
        <w:pStyle w:val="Indicedellefigure"/>
        <w:tabs>
          <w:tab w:val="right" w:leader="dot" w:pos="9072"/>
        </w:tabs>
        <w:rPr>
          <w:rFonts w:ascii="Calibri" w:hAnsi="Calibri" w:cs="Times New Roman"/>
          <w:noProof/>
          <w:sz w:val="22"/>
          <w:szCs w:val="22"/>
          <w:lang w:eastAsia="en-GB"/>
        </w:rPr>
      </w:pPr>
      <w:r>
        <w:rPr>
          <w:noProof/>
        </w:rPr>
        <w:t>Figure 4: Illustration of Implementation Roadmap*</w:t>
      </w:r>
      <w:r>
        <w:rPr>
          <w:noProof/>
        </w:rPr>
        <w:tab/>
      </w:r>
      <w:r>
        <w:rPr>
          <w:noProof/>
        </w:rPr>
        <w:fldChar w:fldCharType="begin"/>
      </w:r>
      <w:r>
        <w:rPr>
          <w:noProof/>
        </w:rPr>
        <w:instrText xml:space="preserve"> PAGEREF _Toc364091668 \h </w:instrText>
      </w:r>
      <w:r>
        <w:rPr>
          <w:noProof/>
        </w:rPr>
      </w:r>
      <w:r>
        <w:rPr>
          <w:noProof/>
        </w:rPr>
        <w:fldChar w:fldCharType="separate"/>
      </w:r>
      <w:r w:rsidR="00BB00B0">
        <w:rPr>
          <w:noProof/>
        </w:rPr>
        <w:t>33</w:t>
      </w:r>
      <w:r>
        <w:rPr>
          <w:noProof/>
        </w:rPr>
        <w:fldChar w:fldCharType="end"/>
      </w:r>
    </w:p>
    <w:p w14:paraId="7EFB5891" w14:textId="77777777" w:rsidR="00AC60DA" w:rsidRPr="008026A8" w:rsidRDefault="00AC60DA">
      <w:pPr>
        <w:pStyle w:val="Indicedellefigure"/>
        <w:tabs>
          <w:tab w:val="right" w:leader="dot" w:pos="9072"/>
        </w:tabs>
        <w:rPr>
          <w:rFonts w:ascii="Calibri" w:hAnsi="Calibri" w:cs="Times New Roman"/>
          <w:noProof/>
          <w:sz w:val="22"/>
          <w:szCs w:val="22"/>
          <w:lang w:eastAsia="en-GB"/>
        </w:rPr>
      </w:pPr>
      <w:r>
        <w:rPr>
          <w:noProof/>
        </w:rPr>
        <w:t>Figure 5 Overview of Atom feed structures</w:t>
      </w:r>
      <w:r>
        <w:rPr>
          <w:noProof/>
        </w:rPr>
        <w:tab/>
      </w:r>
      <w:r>
        <w:rPr>
          <w:noProof/>
        </w:rPr>
        <w:fldChar w:fldCharType="begin"/>
      </w:r>
      <w:r>
        <w:rPr>
          <w:noProof/>
        </w:rPr>
        <w:instrText xml:space="preserve"> PAGEREF _Toc364091669 \h </w:instrText>
      </w:r>
      <w:r>
        <w:rPr>
          <w:noProof/>
        </w:rPr>
      </w:r>
      <w:r>
        <w:rPr>
          <w:noProof/>
        </w:rPr>
        <w:fldChar w:fldCharType="separate"/>
      </w:r>
      <w:r w:rsidR="00BB00B0">
        <w:rPr>
          <w:noProof/>
        </w:rPr>
        <w:t>36</w:t>
      </w:r>
      <w:r>
        <w:rPr>
          <w:noProof/>
        </w:rPr>
        <w:fldChar w:fldCharType="end"/>
      </w:r>
    </w:p>
    <w:p w14:paraId="0B81A731" w14:textId="77777777" w:rsidR="00AC60DA" w:rsidRPr="008026A8" w:rsidRDefault="00AC60DA">
      <w:pPr>
        <w:pStyle w:val="Indicedellefigure"/>
        <w:tabs>
          <w:tab w:val="right" w:leader="dot" w:pos="9072"/>
        </w:tabs>
        <w:rPr>
          <w:rFonts w:ascii="Calibri" w:hAnsi="Calibri" w:cs="Times New Roman"/>
          <w:noProof/>
          <w:sz w:val="22"/>
          <w:szCs w:val="22"/>
          <w:lang w:eastAsia="en-GB"/>
        </w:rPr>
      </w:pPr>
      <w:r>
        <w:rPr>
          <w:noProof/>
        </w:rPr>
        <w:t>Figure 6. Atom feed viewed in Firefox</w:t>
      </w:r>
      <w:r>
        <w:rPr>
          <w:noProof/>
        </w:rPr>
        <w:tab/>
      </w:r>
      <w:r>
        <w:rPr>
          <w:noProof/>
        </w:rPr>
        <w:fldChar w:fldCharType="begin"/>
      </w:r>
      <w:r>
        <w:rPr>
          <w:noProof/>
        </w:rPr>
        <w:instrText xml:space="preserve"> PAGEREF _Toc364091670 \h </w:instrText>
      </w:r>
      <w:r>
        <w:rPr>
          <w:noProof/>
        </w:rPr>
      </w:r>
      <w:r>
        <w:rPr>
          <w:noProof/>
        </w:rPr>
        <w:fldChar w:fldCharType="separate"/>
      </w:r>
      <w:r w:rsidR="00BB00B0">
        <w:rPr>
          <w:noProof/>
        </w:rPr>
        <w:t>42</w:t>
      </w:r>
      <w:r>
        <w:rPr>
          <w:noProof/>
        </w:rPr>
        <w:fldChar w:fldCharType="end"/>
      </w:r>
    </w:p>
    <w:p w14:paraId="07F7C7AA" w14:textId="77777777" w:rsidR="00AC60DA" w:rsidRPr="008026A8" w:rsidRDefault="00AC60DA">
      <w:pPr>
        <w:pStyle w:val="Indicedellefigure"/>
        <w:tabs>
          <w:tab w:val="right" w:leader="dot" w:pos="9072"/>
        </w:tabs>
        <w:rPr>
          <w:rFonts w:ascii="Calibri" w:hAnsi="Calibri" w:cs="Times New Roman"/>
          <w:noProof/>
          <w:sz w:val="22"/>
          <w:szCs w:val="22"/>
          <w:lang w:eastAsia="en-GB"/>
        </w:rPr>
      </w:pPr>
      <w:r>
        <w:rPr>
          <w:noProof/>
        </w:rPr>
        <w:t>Figure 7. Atom feed viewed in Internet Explorer</w:t>
      </w:r>
      <w:r>
        <w:rPr>
          <w:noProof/>
        </w:rPr>
        <w:tab/>
      </w:r>
      <w:r>
        <w:rPr>
          <w:noProof/>
        </w:rPr>
        <w:fldChar w:fldCharType="begin"/>
      </w:r>
      <w:r>
        <w:rPr>
          <w:noProof/>
        </w:rPr>
        <w:instrText xml:space="preserve"> PAGEREF _Toc364091671 \h </w:instrText>
      </w:r>
      <w:r>
        <w:rPr>
          <w:noProof/>
        </w:rPr>
      </w:r>
      <w:r>
        <w:rPr>
          <w:noProof/>
        </w:rPr>
        <w:fldChar w:fldCharType="separate"/>
      </w:r>
      <w:r w:rsidR="00BB00B0">
        <w:rPr>
          <w:noProof/>
        </w:rPr>
        <w:t>42</w:t>
      </w:r>
      <w:r>
        <w:rPr>
          <w:noProof/>
        </w:rPr>
        <w:fldChar w:fldCharType="end"/>
      </w:r>
    </w:p>
    <w:p w14:paraId="47B37576" w14:textId="77777777" w:rsidR="00AC60DA" w:rsidRPr="008026A8" w:rsidRDefault="00AC60DA">
      <w:pPr>
        <w:pStyle w:val="Indicedellefigure"/>
        <w:tabs>
          <w:tab w:val="right" w:leader="dot" w:pos="9072"/>
        </w:tabs>
        <w:rPr>
          <w:rFonts w:ascii="Calibri" w:hAnsi="Calibri" w:cs="Times New Roman"/>
          <w:noProof/>
          <w:sz w:val="22"/>
          <w:szCs w:val="22"/>
          <w:lang w:eastAsia="en-GB"/>
        </w:rPr>
      </w:pPr>
      <w:r>
        <w:rPr>
          <w:noProof/>
        </w:rPr>
        <w:t>Figure 8. Download service integrated as a search engine in Internet Explorer</w:t>
      </w:r>
      <w:r>
        <w:rPr>
          <w:noProof/>
        </w:rPr>
        <w:tab/>
      </w:r>
      <w:r>
        <w:rPr>
          <w:noProof/>
        </w:rPr>
        <w:fldChar w:fldCharType="begin"/>
      </w:r>
      <w:r>
        <w:rPr>
          <w:noProof/>
        </w:rPr>
        <w:instrText xml:space="preserve"> PAGEREF _Toc364091672 \h </w:instrText>
      </w:r>
      <w:r>
        <w:rPr>
          <w:noProof/>
        </w:rPr>
      </w:r>
      <w:r>
        <w:rPr>
          <w:noProof/>
        </w:rPr>
        <w:fldChar w:fldCharType="separate"/>
      </w:r>
      <w:r w:rsidR="00BB00B0">
        <w:rPr>
          <w:noProof/>
        </w:rPr>
        <w:t>60</w:t>
      </w:r>
      <w:r>
        <w:rPr>
          <w:noProof/>
        </w:rPr>
        <w:fldChar w:fldCharType="end"/>
      </w:r>
    </w:p>
    <w:p w14:paraId="4AAE0C41" w14:textId="77777777" w:rsidR="00AC60DA" w:rsidRPr="008026A8" w:rsidRDefault="00AC60DA">
      <w:pPr>
        <w:pStyle w:val="Indicedellefigure"/>
        <w:tabs>
          <w:tab w:val="right" w:leader="dot" w:pos="9072"/>
        </w:tabs>
        <w:rPr>
          <w:rFonts w:ascii="Calibri" w:hAnsi="Calibri" w:cs="Times New Roman"/>
          <w:noProof/>
          <w:sz w:val="22"/>
          <w:szCs w:val="22"/>
          <w:lang w:eastAsia="en-GB"/>
        </w:rPr>
      </w:pPr>
      <w:r>
        <w:rPr>
          <w:noProof/>
        </w:rPr>
        <w:t>Figure 9: Detailed Sequence Diagram Download Service</w:t>
      </w:r>
      <w:r>
        <w:rPr>
          <w:noProof/>
        </w:rPr>
        <w:tab/>
      </w:r>
      <w:r>
        <w:rPr>
          <w:noProof/>
        </w:rPr>
        <w:fldChar w:fldCharType="begin"/>
      </w:r>
      <w:r>
        <w:rPr>
          <w:noProof/>
        </w:rPr>
        <w:instrText xml:space="preserve"> PAGEREF _Toc364091673 \h </w:instrText>
      </w:r>
      <w:r>
        <w:rPr>
          <w:noProof/>
        </w:rPr>
      </w:r>
      <w:r>
        <w:rPr>
          <w:noProof/>
        </w:rPr>
        <w:fldChar w:fldCharType="separate"/>
      </w:r>
      <w:r w:rsidR="00BB00B0">
        <w:rPr>
          <w:noProof/>
        </w:rPr>
        <w:t>81</w:t>
      </w:r>
      <w:r>
        <w:rPr>
          <w:noProof/>
        </w:rPr>
        <w:fldChar w:fldCharType="end"/>
      </w:r>
    </w:p>
    <w:p w14:paraId="1218F208" w14:textId="77777777" w:rsidR="006B0160" w:rsidRPr="00D134B1" w:rsidRDefault="002C1BBD" w:rsidP="00B97D54">
      <w:pPr>
        <w:pStyle w:val="Titolo1"/>
        <w:numPr>
          <w:ilvl w:val="0"/>
          <w:numId w:val="0"/>
        </w:numPr>
        <w:rPr>
          <w:lang w:val="en-GB"/>
        </w:rPr>
      </w:pPr>
      <w:r w:rsidRPr="00D134B1">
        <w:rPr>
          <w:lang w:val="en-GB"/>
        </w:rPr>
        <w:lastRenderedPageBreak/>
        <w:fldChar w:fldCharType="end"/>
      </w:r>
      <w:bookmarkStart w:id="3" w:name="_Toc182307515"/>
      <w:bookmarkStart w:id="4" w:name="_Toc364091513"/>
      <w:r w:rsidR="006B0160" w:rsidRPr="00D134B1">
        <w:rPr>
          <w:lang w:val="en-GB"/>
        </w:rPr>
        <w:t>Acknowledgements</w:t>
      </w:r>
      <w:bookmarkEnd w:id="3"/>
      <w:bookmarkEnd w:id="4"/>
    </w:p>
    <w:p w14:paraId="6209DD45" w14:textId="77777777" w:rsidR="0006131D" w:rsidRPr="00D134B1" w:rsidRDefault="0006131D" w:rsidP="0006131D">
      <w:r w:rsidRPr="00D134B1">
        <w:t>Many individuals and organisations have contributed to the development of these Guidelines.</w:t>
      </w:r>
    </w:p>
    <w:p w14:paraId="2F7A7B08" w14:textId="77777777" w:rsidR="0006131D" w:rsidRPr="00D134B1" w:rsidRDefault="0006131D" w:rsidP="0006131D">
      <w:r w:rsidRPr="00D134B1">
        <w:t>The Network Services Drafting Team responsible for the Technical Guidance v2.0 inc</w:t>
      </w:r>
      <w:r w:rsidR="00FC41FA" w:rsidRPr="00D134B1">
        <w:t>luded: Jean-Jacques Serrano, Graham Vowles, Olaf Østensen, Didier Richard, Markus Müller, Lars Bernard, Michel Grothe, Marek Brylski</w:t>
      </w:r>
      <w:r w:rsidRPr="00D134B1">
        <w:t>, Lassi Le</w:t>
      </w:r>
      <w:r w:rsidR="00FC41FA" w:rsidRPr="00D134B1">
        <w:t>hto, Christian Elfers</w:t>
      </w:r>
      <w:r w:rsidRPr="00D134B1">
        <w:t>, Roland-Michae</w:t>
      </w:r>
      <w:r w:rsidR="00FC41FA" w:rsidRPr="00D134B1">
        <w:t>l Wagner</w:t>
      </w:r>
      <w:r w:rsidRPr="00D134B1">
        <w:t>, Dominique Flandr</w:t>
      </w:r>
      <w:r w:rsidR="00FC41FA" w:rsidRPr="00D134B1">
        <w:t>oit, Tapani Sarjakoski</w:t>
      </w:r>
      <w:r w:rsidRPr="00D134B1">
        <w:t>.</w:t>
      </w:r>
    </w:p>
    <w:p w14:paraId="08CEA904" w14:textId="77777777" w:rsidR="0006131D" w:rsidRPr="00D134B1" w:rsidRDefault="0006131D" w:rsidP="0006131D">
      <w:r w:rsidRPr="00D134B1">
        <w:t>The Initial Operating Capability Task Force has assumed responsibility of the Technical Guidance document following v2.0 and an IOC TF Service Team was tasked to update the Technical Guidance Document. The following members of the Initial Operating Capability Task Force or the Initial Operating Capability Task Force Service Team have greatly contributed to this version: Anders Friis-Christensen (DK), Bart Cosyn (BE), Andreas von Dömming (DE), Timothy Duffy (UK), Jani Kylmäaho (FI), Gianluca Luraschi (EMSA), Clemens Portele (DE), Didier Richard (FR), Wolfgang Tinkl (AT).</w:t>
      </w:r>
    </w:p>
    <w:p w14:paraId="7B36C063" w14:textId="77777777" w:rsidR="0006131D" w:rsidRPr="00D134B1" w:rsidRDefault="0006131D" w:rsidP="0006131D">
      <w:r w:rsidRPr="00D134B1">
        <w:t xml:space="preserve">The team at the Joint Research Centre of the European Commission that contributed to </w:t>
      </w:r>
      <w:r w:rsidR="00971308" w:rsidRPr="00D134B1">
        <w:t xml:space="preserve">this version of the </w:t>
      </w:r>
      <w:r w:rsidRPr="00D134B1">
        <w:t>guidelines includes: Michele Chinosi, Ioannis Kanellopoulos, Michel Millot</w:t>
      </w:r>
      <w:r w:rsidR="00D134B1">
        <w:t>,</w:t>
      </w:r>
      <w:r w:rsidRPr="00D134B1">
        <w:t xml:space="preserve"> Angelo Quaglia</w:t>
      </w:r>
      <w:r w:rsidR="00D134B1">
        <w:t>, Mich</w:t>
      </w:r>
      <w:r w:rsidR="00744223">
        <w:t>a</w:t>
      </w:r>
      <w:r w:rsidR="00D134B1">
        <w:t>el Lutz and Alexander Kotsev</w:t>
      </w:r>
      <w:r w:rsidRPr="00D134B1">
        <w:t>.</w:t>
      </w:r>
    </w:p>
    <w:p w14:paraId="7E7F902B" w14:textId="77777777" w:rsidR="0006131D" w:rsidRPr="00D134B1" w:rsidRDefault="0006131D" w:rsidP="0006131D">
      <w:r w:rsidRPr="00D134B1">
        <w:t>We are grateful to all the IOC Task Force Members who through their careful reviews and comments helped to correct a number of issues and made a valuable contribution to this edition.</w:t>
      </w:r>
    </w:p>
    <w:p w14:paraId="7ECACBB6" w14:textId="77777777" w:rsidR="0006131D" w:rsidRPr="00D134B1" w:rsidRDefault="0006131D" w:rsidP="0006131D">
      <w:r w:rsidRPr="00D134B1">
        <w:t xml:space="preserve">Special thanks go to Dominic Lowe (UK) for the tremendous job he did in editing </w:t>
      </w:r>
      <w:r w:rsidR="00932F61" w:rsidRPr="00D134B1">
        <w:t xml:space="preserve">version </w:t>
      </w:r>
      <w:r w:rsidR="00520DEC" w:rsidRPr="00D134B1">
        <w:t xml:space="preserve">3.0 </w:t>
      </w:r>
      <w:r w:rsidRPr="00D134B1">
        <w:t>of the guidelines.</w:t>
      </w:r>
      <w:r w:rsidR="00520DEC" w:rsidRPr="00D134B1">
        <w:t xml:space="preserve"> </w:t>
      </w:r>
    </w:p>
    <w:p w14:paraId="44F5FC54" w14:textId="77777777" w:rsidR="00520DEC" w:rsidRPr="00D134B1" w:rsidRDefault="00520DEC" w:rsidP="0006131D">
      <w:r w:rsidRPr="00D134B1">
        <w:t>Finally we wou</w:t>
      </w:r>
      <w:r w:rsidR="006128FF" w:rsidRPr="00D134B1">
        <w:t>ld like to thank Debbie Wilson from Snowflake Software</w:t>
      </w:r>
      <w:r w:rsidRPr="00D134B1">
        <w:t xml:space="preserve"> for her comments and suggestions</w:t>
      </w:r>
      <w:r w:rsidR="007F7D6E" w:rsidRPr="00D134B1">
        <w:t xml:space="preserve"> to version 3.0</w:t>
      </w:r>
      <w:r w:rsidRPr="00D134B1">
        <w:t>.</w:t>
      </w:r>
    </w:p>
    <w:p w14:paraId="2BDDFC0E" w14:textId="77777777" w:rsidR="007256A3" w:rsidRPr="00D134B1" w:rsidRDefault="007256A3" w:rsidP="006B0160"/>
    <w:p w14:paraId="7E1B813F" w14:textId="77777777" w:rsidR="006B0160" w:rsidRPr="00D134B1" w:rsidRDefault="006B0160" w:rsidP="0039031F">
      <w:pPr>
        <w:rPr>
          <w:b/>
          <w:bCs/>
        </w:rPr>
      </w:pPr>
      <w:r w:rsidRPr="00D134B1">
        <w:rPr>
          <w:b/>
          <w:bCs/>
        </w:rPr>
        <w:t>Contact information</w:t>
      </w:r>
    </w:p>
    <w:p w14:paraId="003A37C4" w14:textId="77777777" w:rsidR="0006131D" w:rsidRPr="00D134B1" w:rsidRDefault="009D71F7" w:rsidP="00EF7CF2">
      <w:pPr>
        <w:spacing w:after="120" w:line="264" w:lineRule="auto"/>
        <w:contextualSpacing/>
      </w:pPr>
      <w:r>
        <w:t>Michael Lutz</w:t>
      </w:r>
    </w:p>
    <w:p w14:paraId="547A00A4" w14:textId="77777777" w:rsidR="0006131D" w:rsidRPr="00D134B1" w:rsidRDefault="0006131D" w:rsidP="00EF7CF2">
      <w:pPr>
        <w:spacing w:after="120" w:line="264" w:lineRule="auto"/>
        <w:contextualSpacing/>
      </w:pPr>
      <w:r w:rsidRPr="00D134B1">
        <w:t>European Commission</w:t>
      </w:r>
    </w:p>
    <w:p w14:paraId="67777463" w14:textId="77777777" w:rsidR="0006131D" w:rsidRPr="00D134B1" w:rsidRDefault="0006131D" w:rsidP="00EF7CF2">
      <w:pPr>
        <w:spacing w:after="120" w:line="264" w:lineRule="auto"/>
        <w:contextualSpacing/>
      </w:pPr>
      <w:r w:rsidRPr="00D134B1">
        <w:t>Joint Research Centre</w:t>
      </w:r>
    </w:p>
    <w:p w14:paraId="6CB8D5E6" w14:textId="77777777" w:rsidR="0006131D" w:rsidRPr="00D134B1" w:rsidRDefault="0006131D" w:rsidP="00EF7CF2">
      <w:pPr>
        <w:spacing w:after="120" w:line="264" w:lineRule="auto"/>
        <w:contextualSpacing/>
      </w:pPr>
      <w:r w:rsidRPr="00D134B1">
        <w:t>Institute for Environment and Sustainability</w:t>
      </w:r>
    </w:p>
    <w:p w14:paraId="09F2D3E4" w14:textId="77777777" w:rsidR="0006131D" w:rsidRPr="00AC60DA" w:rsidRDefault="0006131D" w:rsidP="00EF7CF2">
      <w:pPr>
        <w:spacing w:after="120" w:line="264" w:lineRule="auto"/>
        <w:contextualSpacing/>
      </w:pPr>
      <w:r w:rsidRPr="00AC60DA">
        <w:t>TP262, Via Fermi 2749</w:t>
      </w:r>
    </w:p>
    <w:p w14:paraId="43B784B4" w14:textId="77777777" w:rsidR="0006131D" w:rsidRPr="00D134B1" w:rsidRDefault="0006131D" w:rsidP="00EF7CF2">
      <w:pPr>
        <w:spacing w:after="120" w:line="264" w:lineRule="auto"/>
        <w:contextualSpacing/>
        <w:rPr>
          <w:lang w:val="it-IT"/>
        </w:rPr>
      </w:pPr>
      <w:r w:rsidRPr="00D134B1">
        <w:rPr>
          <w:lang w:val="it-IT"/>
        </w:rPr>
        <w:t>I-21027 Ispra (VA)</w:t>
      </w:r>
    </w:p>
    <w:p w14:paraId="726AD40A" w14:textId="77777777" w:rsidR="0006131D" w:rsidRPr="00D134B1" w:rsidRDefault="0006131D" w:rsidP="00EF7CF2">
      <w:pPr>
        <w:spacing w:line="264" w:lineRule="auto"/>
        <w:contextualSpacing/>
        <w:rPr>
          <w:lang w:val="it-IT"/>
        </w:rPr>
      </w:pPr>
      <w:r w:rsidRPr="00D134B1">
        <w:rPr>
          <w:lang w:val="it-IT"/>
        </w:rPr>
        <w:t>ITALY</w:t>
      </w:r>
    </w:p>
    <w:p w14:paraId="07557DFF" w14:textId="77777777" w:rsidR="0006131D" w:rsidRPr="00D134B1" w:rsidRDefault="0006131D" w:rsidP="00EF7CF2">
      <w:pPr>
        <w:spacing w:after="120" w:line="264" w:lineRule="auto"/>
        <w:contextualSpacing/>
        <w:rPr>
          <w:lang w:val="it-IT"/>
        </w:rPr>
      </w:pPr>
      <w:r w:rsidRPr="00D134B1">
        <w:rPr>
          <w:lang w:val="it-IT"/>
        </w:rPr>
        <w:t xml:space="preserve">E-mail: </w:t>
      </w:r>
      <w:hyperlink r:id="rId15" w:history="1">
        <w:r w:rsidR="009D71F7" w:rsidRPr="007A1FD3">
          <w:rPr>
            <w:rStyle w:val="Collegamentoipertestuale"/>
            <w:lang w:val="it-IT"/>
          </w:rPr>
          <w:t>michael.lutz@jrc.ec.europa.eu</w:t>
        </w:r>
      </w:hyperlink>
      <w:r w:rsidR="009D71F7">
        <w:rPr>
          <w:lang w:val="it-IT"/>
        </w:rPr>
        <w:t xml:space="preserve"> </w:t>
      </w:r>
    </w:p>
    <w:p w14:paraId="75CF4493" w14:textId="77777777" w:rsidR="0006131D" w:rsidRPr="00AC60DA" w:rsidRDefault="009D71F7" w:rsidP="00EF7CF2">
      <w:pPr>
        <w:spacing w:after="120" w:line="264" w:lineRule="auto"/>
        <w:contextualSpacing/>
        <w:rPr>
          <w:lang w:val="de-DE"/>
        </w:rPr>
      </w:pPr>
      <w:r w:rsidRPr="00AC60DA">
        <w:rPr>
          <w:lang w:val="de-DE"/>
        </w:rPr>
        <w:t>Tel.: +39-0332-786759</w:t>
      </w:r>
    </w:p>
    <w:p w14:paraId="2B86AA4C" w14:textId="77777777" w:rsidR="0006131D" w:rsidRPr="00AC60DA" w:rsidRDefault="009D71F7" w:rsidP="00EF7CF2">
      <w:pPr>
        <w:spacing w:after="120" w:line="264" w:lineRule="auto"/>
        <w:contextualSpacing/>
        <w:rPr>
          <w:lang w:val="de-DE"/>
        </w:rPr>
      </w:pPr>
      <w:hyperlink r:id="rId16" w:history="1">
        <w:r w:rsidRPr="00AC60DA">
          <w:rPr>
            <w:rStyle w:val="Collegamentoipertestuale"/>
            <w:lang w:val="de-DE"/>
          </w:rPr>
          <w:t>http:/</w:t>
        </w:r>
        <w:r w:rsidRPr="00AC60DA">
          <w:rPr>
            <w:rStyle w:val="Collegamentoipertestuale"/>
            <w:lang w:val="de-DE"/>
          </w:rPr>
          <w:t>/</w:t>
        </w:r>
        <w:r w:rsidRPr="00AC60DA">
          <w:rPr>
            <w:rStyle w:val="Collegamentoipertestuale"/>
            <w:lang w:val="de-DE"/>
          </w:rPr>
          <w:t>ec.europa.eu/dgs/jrc/</w:t>
        </w:r>
      </w:hyperlink>
      <w:r w:rsidR="0006131D" w:rsidRPr="00AC60DA">
        <w:rPr>
          <w:lang w:val="de-DE"/>
        </w:rPr>
        <w:t xml:space="preserve"> </w:t>
      </w:r>
    </w:p>
    <w:p w14:paraId="683FF8DA" w14:textId="77777777" w:rsidR="00F31892" w:rsidRPr="00744223" w:rsidRDefault="0006131D" w:rsidP="00EF7CF2">
      <w:pPr>
        <w:spacing w:after="120" w:line="264" w:lineRule="auto"/>
        <w:contextualSpacing/>
        <w:rPr>
          <w:lang w:val="de-DE"/>
        </w:rPr>
      </w:pPr>
      <w:hyperlink r:id="rId17" w:history="1">
        <w:r w:rsidRPr="00744223">
          <w:rPr>
            <w:rStyle w:val="Collegamentoipertestuale"/>
            <w:lang w:val="de-DE"/>
          </w:rPr>
          <w:t>http://inspire.jrc.ec.</w:t>
        </w:r>
        <w:r w:rsidRPr="00744223">
          <w:rPr>
            <w:rStyle w:val="Collegamentoipertestuale"/>
            <w:lang w:val="de-DE"/>
          </w:rPr>
          <w:t>e</w:t>
        </w:r>
        <w:r w:rsidRPr="00744223">
          <w:rPr>
            <w:rStyle w:val="Collegamentoipertestuale"/>
            <w:lang w:val="de-DE"/>
          </w:rPr>
          <w:t>uropa.eu/</w:t>
        </w:r>
      </w:hyperlink>
      <w:r w:rsidRPr="00744223">
        <w:rPr>
          <w:lang w:val="de-DE"/>
        </w:rPr>
        <w:t xml:space="preserve"> </w:t>
      </w:r>
    </w:p>
    <w:p w14:paraId="793ABBD4" w14:textId="77777777" w:rsidR="006B0160" w:rsidRPr="00744223" w:rsidRDefault="006B0160" w:rsidP="0006131D">
      <w:pPr>
        <w:rPr>
          <w:lang w:val="de-DE"/>
        </w:rPr>
      </w:pPr>
    </w:p>
    <w:p w14:paraId="5D449EC9" w14:textId="77777777" w:rsidR="00E40358" w:rsidRPr="00D134B1" w:rsidRDefault="00E40358" w:rsidP="00B97D54">
      <w:pPr>
        <w:pStyle w:val="Titolo1"/>
        <w:numPr>
          <w:ilvl w:val="0"/>
          <w:numId w:val="0"/>
        </w:numPr>
        <w:rPr>
          <w:lang w:val="en-GB"/>
        </w:rPr>
      </w:pPr>
      <w:bookmarkStart w:id="5" w:name="_Toc364091514"/>
      <w:r w:rsidRPr="00D134B1">
        <w:rPr>
          <w:lang w:val="en-GB"/>
        </w:rPr>
        <w:lastRenderedPageBreak/>
        <w:t>Foreword</w:t>
      </w:r>
      <w:bookmarkEnd w:id="5"/>
    </w:p>
    <w:p w14:paraId="2C8C7F14" w14:textId="77777777" w:rsidR="006B0160" w:rsidRPr="008C32EF" w:rsidRDefault="006B0160" w:rsidP="006B0160">
      <w:r w:rsidRPr="008C32EF">
        <w:t>Directive 2007/2/EC of the European Parliament and of the Council [</w:t>
      </w:r>
      <w:r w:rsidRPr="008C32EF">
        <w:rPr>
          <w:b/>
        </w:rPr>
        <w:t>Directive 2007/2/EC</w:t>
      </w:r>
      <w:r w:rsidRPr="008C32EF">
        <w:t>], adopted on 14 March 2007 aims at establishing an Infrastructure for Spatial Information in the European Community (INSPIRE) for environmental policies, or policies and activities that have an impact on the environment. INSPIRE will make available relevant, harmonised and quality geographic information to support the formulation, implementation, monitoring and evaluation of policies and activities, which have a direct or indirect impact on the environment.</w:t>
      </w:r>
    </w:p>
    <w:p w14:paraId="24F3F7FC" w14:textId="77777777" w:rsidR="006B0160" w:rsidRPr="008C32EF" w:rsidRDefault="006B0160" w:rsidP="006B0160">
      <w:r w:rsidRPr="008C32EF">
        <w:t>INSPIRE is based on the infrastructures for spatial information established and operated by the 27 Member States of the European Union. The Directive addresses 34 spatial data themes needed for environmental applications, with key components specified through technical implementing rules. This makes INSPIRE a unique example of a legislative “regional” approach.</w:t>
      </w:r>
    </w:p>
    <w:p w14:paraId="3E7D5098" w14:textId="77777777" w:rsidR="006B0160" w:rsidRPr="008C32EF" w:rsidRDefault="006B0160" w:rsidP="006B0160">
      <w:r w:rsidRPr="008C32EF">
        <w:t xml:space="preserve">To ensure that the spatial data infrastructures of the Member States are compatible and usable in a Community and trans-boundary context, the Directive requires that common Implementing Rules (IR) are adopted in the following areas. </w:t>
      </w:r>
    </w:p>
    <w:p w14:paraId="6889AD16" w14:textId="77777777" w:rsidR="006B0160" w:rsidRPr="008C32EF" w:rsidRDefault="006B0160" w:rsidP="006B0160">
      <w:pPr>
        <w:numPr>
          <w:ilvl w:val="0"/>
          <w:numId w:val="7"/>
        </w:numPr>
        <w:spacing w:after="0"/>
      </w:pPr>
      <w:r w:rsidRPr="008C32EF">
        <w:t xml:space="preserve">Metadata; </w:t>
      </w:r>
    </w:p>
    <w:p w14:paraId="04C204FB" w14:textId="77777777" w:rsidR="006B0160" w:rsidRPr="008C32EF" w:rsidRDefault="006B0160" w:rsidP="006B0160">
      <w:pPr>
        <w:numPr>
          <w:ilvl w:val="0"/>
          <w:numId w:val="7"/>
        </w:numPr>
        <w:spacing w:after="0"/>
      </w:pPr>
      <w:r w:rsidRPr="008C32EF">
        <w:t xml:space="preserve">The interoperability and harmonisation of spatial data and services for selected themes (as described in Annexes I, II, III of the Directive); </w:t>
      </w:r>
    </w:p>
    <w:p w14:paraId="2245B873" w14:textId="77777777" w:rsidR="006B0160" w:rsidRPr="008C32EF" w:rsidRDefault="006B0160" w:rsidP="006B0160">
      <w:pPr>
        <w:numPr>
          <w:ilvl w:val="0"/>
          <w:numId w:val="7"/>
        </w:numPr>
        <w:spacing w:after="0"/>
      </w:pPr>
      <w:r w:rsidRPr="008C32EF">
        <w:t xml:space="preserve">Network Services; </w:t>
      </w:r>
    </w:p>
    <w:p w14:paraId="67C1CE25" w14:textId="77777777" w:rsidR="006B0160" w:rsidRPr="008C32EF" w:rsidRDefault="006B0160" w:rsidP="006B0160">
      <w:pPr>
        <w:numPr>
          <w:ilvl w:val="0"/>
          <w:numId w:val="7"/>
        </w:numPr>
        <w:spacing w:after="0"/>
      </w:pPr>
      <w:r w:rsidRPr="008C32EF">
        <w:t xml:space="preserve">Measures on sharing spatial data and services; </w:t>
      </w:r>
    </w:p>
    <w:p w14:paraId="110E4E64" w14:textId="77777777" w:rsidR="006B0160" w:rsidRPr="008C32EF" w:rsidRDefault="006B0160" w:rsidP="006B0160">
      <w:pPr>
        <w:numPr>
          <w:ilvl w:val="0"/>
          <w:numId w:val="7"/>
        </w:numPr>
        <w:spacing w:after="0"/>
      </w:pPr>
      <w:r w:rsidRPr="008C32EF">
        <w:t xml:space="preserve">Co-ordination and monitoring measures. </w:t>
      </w:r>
    </w:p>
    <w:p w14:paraId="6CE209D9" w14:textId="77777777" w:rsidR="006B0160" w:rsidRPr="008C32EF" w:rsidRDefault="006B0160" w:rsidP="006B0160"/>
    <w:p w14:paraId="36A0BA86" w14:textId="77777777" w:rsidR="006B0160" w:rsidRPr="008C32EF" w:rsidRDefault="006B0160" w:rsidP="006B0160">
      <w:r w:rsidRPr="008C32EF">
        <w:t xml:space="preserve">The Implementing Rules are adopted as Commission Decisions or Regulations, and are binding in their entirety. </w:t>
      </w:r>
    </w:p>
    <w:p w14:paraId="4F2087B6" w14:textId="77777777" w:rsidR="006B0160" w:rsidRPr="008C32EF" w:rsidRDefault="006B0160" w:rsidP="006B0160">
      <w:r w:rsidRPr="008C32EF">
        <w:t>In particular with respect the Network Services, Implementing Rules are required for the following services (Article 11(1) of the Directive):</w:t>
      </w:r>
    </w:p>
    <w:p w14:paraId="2E033393" w14:textId="77777777" w:rsidR="006B0160" w:rsidRPr="008C32EF" w:rsidRDefault="006B0160" w:rsidP="006B0160">
      <w:pPr>
        <w:numPr>
          <w:ilvl w:val="0"/>
          <w:numId w:val="8"/>
        </w:numPr>
        <w:spacing w:after="0"/>
        <w:rPr>
          <w:i/>
        </w:rPr>
      </w:pPr>
      <w:r w:rsidRPr="008C32EF">
        <w:rPr>
          <w:i/>
        </w:rPr>
        <w:t xml:space="preserve">“discovery services search for spatial </w:t>
      </w:r>
      <w:r w:rsidR="00701A6A" w:rsidRPr="008C32EF">
        <w:rPr>
          <w:i/>
        </w:rPr>
        <w:t>dataset</w:t>
      </w:r>
      <w:r w:rsidRPr="008C32EF">
        <w:rPr>
          <w:i/>
        </w:rPr>
        <w:t>s and spatial data services on the basis of the content of corresponding metadata, and display the metadata content;</w:t>
      </w:r>
    </w:p>
    <w:p w14:paraId="4BDE5BCE" w14:textId="77777777" w:rsidR="006B0160" w:rsidRPr="008C32EF" w:rsidRDefault="006B0160" w:rsidP="006B0160">
      <w:pPr>
        <w:numPr>
          <w:ilvl w:val="0"/>
          <w:numId w:val="8"/>
        </w:numPr>
        <w:spacing w:after="0"/>
        <w:rPr>
          <w:i/>
        </w:rPr>
      </w:pPr>
      <w:r w:rsidRPr="008C32EF">
        <w:rPr>
          <w:i/>
        </w:rPr>
        <w:t xml:space="preserve">view services as a minimum, display, navigate, zoom in/out, pan, or overlay spatial </w:t>
      </w:r>
      <w:r w:rsidR="00701A6A" w:rsidRPr="008C32EF">
        <w:rPr>
          <w:i/>
        </w:rPr>
        <w:t>dataset</w:t>
      </w:r>
      <w:r w:rsidRPr="008C32EF">
        <w:rPr>
          <w:i/>
        </w:rPr>
        <w:t>s and display legend information and any relevant content of metadata;</w:t>
      </w:r>
    </w:p>
    <w:p w14:paraId="2C74B9AA" w14:textId="77777777" w:rsidR="006B0160" w:rsidRPr="008C32EF" w:rsidRDefault="006B0160" w:rsidP="006B0160">
      <w:pPr>
        <w:numPr>
          <w:ilvl w:val="0"/>
          <w:numId w:val="8"/>
        </w:numPr>
        <w:spacing w:after="0"/>
        <w:rPr>
          <w:i/>
        </w:rPr>
      </w:pPr>
      <w:r w:rsidRPr="008C32EF">
        <w:rPr>
          <w:i/>
        </w:rPr>
        <w:t xml:space="preserve">download services enabling copies of complete spatial </w:t>
      </w:r>
      <w:r w:rsidR="00701A6A" w:rsidRPr="008C32EF">
        <w:rPr>
          <w:i/>
        </w:rPr>
        <w:t>dataset</w:t>
      </w:r>
      <w:r w:rsidRPr="008C32EF">
        <w:rPr>
          <w:i/>
        </w:rPr>
        <w:t>s, or of parts of such sets, to be downloaded;</w:t>
      </w:r>
    </w:p>
    <w:p w14:paraId="150381B5" w14:textId="77777777" w:rsidR="006B0160" w:rsidRPr="008C32EF" w:rsidRDefault="006B0160" w:rsidP="006B0160">
      <w:pPr>
        <w:numPr>
          <w:ilvl w:val="0"/>
          <w:numId w:val="8"/>
        </w:numPr>
        <w:spacing w:after="0"/>
        <w:rPr>
          <w:i/>
        </w:rPr>
      </w:pPr>
      <w:r w:rsidRPr="008C32EF">
        <w:rPr>
          <w:i/>
        </w:rPr>
        <w:t xml:space="preserve">transformation services enabling spatial </w:t>
      </w:r>
      <w:r w:rsidR="00701A6A" w:rsidRPr="008C32EF">
        <w:rPr>
          <w:i/>
        </w:rPr>
        <w:t>dataset</w:t>
      </w:r>
      <w:r w:rsidRPr="008C32EF">
        <w:rPr>
          <w:i/>
        </w:rPr>
        <w:t>s to be transformed with a view to achieving interoperability;</w:t>
      </w:r>
    </w:p>
    <w:p w14:paraId="4293B327" w14:textId="77777777" w:rsidR="006B0160" w:rsidRPr="008C32EF" w:rsidRDefault="006B0160" w:rsidP="006B0160">
      <w:pPr>
        <w:numPr>
          <w:ilvl w:val="0"/>
          <w:numId w:val="8"/>
        </w:numPr>
        <w:spacing w:after="0"/>
        <w:rPr>
          <w:i/>
        </w:rPr>
      </w:pPr>
      <w:r w:rsidRPr="008C32EF">
        <w:rPr>
          <w:i/>
        </w:rPr>
        <w:t>invoke spatial data services" enabling data services to be invoked.”</w:t>
      </w:r>
      <w:r w:rsidRPr="008C32EF">
        <w:rPr>
          <w:i/>
        </w:rPr>
        <w:br/>
      </w:r>
    </w:p>
    <w:p w14:paraId="374CB410" w14:textId="77777777" w:rsidR="006B0160" w:rsidRPr="008C32EF" w:rsidRDefault="006B0160" w:rsidP="006B0160">
      <w:r w:rsidRPr="008C32EF">
        <w:t xml:space="preserve">In addition to the Implementing Rules, non-binding Technical Guidance documents describe detailed implementation aspects and relations with existing standards, technologies, and practices. They may need to be revised during the course of implementing the infrastructure to take into account the evolution of technology, new requirements, and cost benefit considerations. </w:t>
      </w:r>
      <w:r w:rsidR="00092DF1">
        <w:rPr>
          <w:color w:val="FF0000"/>
        </w:rPr>
        <w:fldChar w:fldCharType="begin"/>
      </w:r>
      <w:r w:rsidR="00092DF1">
        <w:instrText xml:space="preserve"> REF _Ref364080509 \h </w:instrText>
      </w:r>
      <w:r w:rsidR="00092DF1">
        <w:rPr>
          <w:color w:val="FF0000"/>
        </w:rPr>
      </w:r>
      <w:r w:rsidR="00092DF1">
        <w:rPr>
          <w:color w:val="FF0000"/>
        </w:rPr>
        <w:fldChar w:fldCharType="separate"/>
      </w:r>
      <w:r w:rsidR="00BB00B0">
        <w:t xml:space="preserve">Figure </w:t>
      </w:r>
      <w:r w:rsidR="00BB00B0">
        <w:rPr>
          <w:noProof/>
        </w:rPr>
        <w:t>1</w:t>
      </w:r>
      <w:r w:rsidR="00092DF1">
        <w:rPr>
          <w:color w:val="FF0000"/>
        </w:rPr>
        <w:fldChar w:fldCharType="end"/>
      </w:r>
      <w:r w:rsidR="00092DF1" w:rsidRPr="009D71F7">
        <w:t>.</w:t>
      </w:r>
      <w:r w:rsidRPr="008C32EF">
        <w:t xml:space="preserve"> illustrates the relationship between the INSPIRE Regulations containing Implementing Rules and their corresponding Technical Guidance documents. </w:t>
      </w:r>
    </w:p>
    <w:p w14:paraId="14A49BF0" w14:textId="77777777" w:rsidR="009A60F7" w:rsidRPr="008C32EF" w:rsidRDefault="009A60F7" w:rsidP="006B0160"/>
    <w:p w14:paraId="09FEFCAA" w14:textId="77777777" w:rsidR="009A60F7" w:rsidRPr="008C32EF" w:rsidRDefault="009A60F7" w:rsidP="006B0160"/>
    <w:p w14:paraId="162FBB42" w14:textId="55FBF1C4" w:rsidR="001A2381" w:rsidRDefault="00140FE2" w:rsidP="001A2381">
      <w:pPr>
        <w:pStyle w:val="NormaleWeb"/>
        <w:keepNext/>
        <w:spacing w:after="120"/>
        <w:jc w:val="center"/>
      </w:pPr>
      <w:r w:rsidRPr="00D134B1">
        <w:rPr>
          <w:noProof/>
          <w:lang w:val="en-GB"/>
        </w:rPr>
        <w:lastRenderedPageBreak/>
        <w:drawing>
          <wp:inline distT="0" distB="0" distL="0" distR="0" wp14:anchorId="4908AA63" wp14:editId="433150F7">
            <wp:extent cx="5762625" cy="34956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495675"/>
                    </a:xfrm>
                    <a:prstGeom prst="rect">
                      <a:avLst/>
                    </a:prstGeom>
                    <a:noFill/>
                    <a:ln>
                      <a:noFill/>
                    </a:ln>
                  </pic:spPr>
                </pic:pic>
              </a:graphicData>
            </a:graphic>
          </wp:inline>
        </w:drawing>
      </w:r>
    </w:p>
    <w:p w14:paraId="402FA0FA" w14:textId="77777777" w:rsidR="006B0160" w:rsidRPr="00D134B1" w:rsidRDefault="001A2381" w:rsidP="001A2381">
      <w:pPr>
        <w:pStyle w:val="Didascalia"/>
        <w:jc w:val="center"/>
      </w:pPr>
      <w:bookmarkStart w:id="6" w:name="_Ref363724520"/>
      <w:bookmarkStart w:id="7" w:name="_Ref364080509"/>
      <w:bookmarkStart w:id="8" w:name="_Toc364091665"/>
      <w:r>
        <w:t xml:space="preserve">Figure </w:t>
      </w:r>
      <w:r>
        <w:fldChar w:fldCharType="begin"/>
      </w:r>
      <w:r>
        <w:instrText xml:space="preserve"> SEQ Figure \* ARABIC </w:instrText>
      </w:r>
      <w:r>
        <w:fldChar w:fldCharType="separate"/>
      </w:r>
      <w:r w:rsidR="00BB00B0">
        <w:rPr>
          <w:noProof/>
        </w:rPr>
        <w:t>1</w:t>
      </w:r>
      <w:r>
        <w:fldChar w:fldCharType="end"/>
      </w:r>
      <w:bookmarkEnd w:id="7"/>
      <w:r>
        <w:t xml:space="preserve">: </w:t>
      </w:r>
      <w:r>
        <w:rPr>
          <w:noProof/>
        </w:rPr>
        <w:t>Relationship between INSPIRE Implementing Rules and Technical Guidance</w:t>
      </w:r>
      <w:bookmarkEnd w:id="6"/>
      <w:bookmarkEnd w:id="8"/>
    </w:p>
    <w:p w14:paraId="7E3F7407" w14:textId="77777777" w:rsidR="008D0A70" w:rsidRPr="008C32EF" w:rsidRDefault="008D0A70" w:rsidP="008D0A70"/>
    <w:p w14:paraId="63532F3F" w14:textId="77777777" w:rsidR="006B0160" w:rsidRPr="008C32EF" w:rsidRDefault="006B0160" w:rsidP="006B0160">
      <w:r w:rsidRPr="008C32EF">
        <w:t>Technical Guidance documents define how Member States might implement the Implementing Rules described in a Commission Regulation. Technical Guidance documents may include non-binding technical requirements that must be satisfied if a Member State chooses to conform to the Technical Guidance. Implementing this technical guidance will maximise the interoperability of INSPIRE services.</w:t>
      </w:r>
    </w:p>
    <w:p w14:paraId="094863B9" w14:textId="77777777" w:rsidR="00A43E0A" w:rsidRPr="00D134B1" w:rsidRDefault="006B0160" w:rsidP="006B0160">
      <w:r w:rsidRPr="008C32EF">
        <w:t>This Technical Guidanc</w:t>
      </w:r>
      <w:r w:rsidR="00F64360" w:rsidRPr="008C32EF">
        <w:t>e concerns the INSPIRE Download</w:t>
      </w:r>
      <w:r w:rsidRPr="008C32EF">
        <w:t xml:space="preserve"> Services. </w:t>
      </w:r>
      <w:r w:rsidRPr="00D134B1">
        <w:t>The Technical Guidance contains detailed technical documentation highlighting the mandatory and the recommended elements related to the implementation of INSPIRE</w:t>
      </w:r>
      <w:r w:rsidR="00F64360" w:rsidRPr="00D134B1">
        <w:t xml:space="preserve"> Download</w:t>
      </w:r>
      <w:r w:rsidRPr="00D134B1">
        <w:t xml:space="preserve"> Services. The technical provisions and the underlying concepts are often illustrated by use case diagrams and accompanied by examples.</w:t>
      </w:r>
    </w:p>
    <w:p w14:paraId="39266FE6" w14:textId="77777777" w:rsidR="00A43E0A" w:rsidRPr="008C32EF" w:rsidRDefault="00A43E0A" w:rsidP="00A43E0A">
      <w:pPr>
        <w:rPr>
          <w:rStyle w:val="Enfasicorsivo"/>
        </w:rPr>
      </w:pPr>
      <w:r w:rsidRPr="008C32EF">
        <w:rPr>
          <w:rStyle w:val="Enfasicorsivo"/>
        </w:rPr>
        <w:t xml:space="preserve">Note that while the guidance in this document meets all the download service requirements for Annex I themes it may not be so suitable for some of the data in Annex II and III themes. If later data specifications relating to Annex II or Annex III themes should require additional functionality, like those covered by the OGC Web </w:t>
      </w:r>
      <w:r w:rsidR="00550513" w:rsidRPr="008C32EF">
        <w:rPr>
          <w:rStyle w:val="Enfasicorsivo"/>
        </w:rPr>
        <w:t xml:space="preserve">Coverage Service </w:t>
      </w:r>
      <w:r w:rsidRPr="008C32EF">
        <w:rPr>
          <w:rStyle w:val="Enfasicorsivo"/>
        </w:rPr>
        <w:t>(WCS) or the OGC Sensor Observation Service (SOS), this Technical Guidance document will be extended accordingly.</w:t>
      </w:r>
      <w:r w:rsidR="00D2500E" w:rsidRPr="008C32EF">
        <w:rPr>
          <w:rStyle w:val="Enfasicorsivo"/>
        </w:rPr>
        <w:t xml:space="preserve"> Likewise, other implementations (e.g. Linked Data) may be considered in future extensions of this Technical Guidance. </w:t>
      </w:r>
    </w:p>
    <w:p w14:paraId="129F8D2B" w14:textId="77777777" w:rsidR="006B0160" w:rsidRPr="008C32EF" w:rsidRDefault="006B0160" w:rsidP="00E95110">
      <w:pPr>
        <w:pBdr>
          <w:top w:val="single" w:sz="4" w:space="1" w:color="auto"/>
          <w:left w:val="single" w:sz="4" w:space="4" w:color="auto"/>
          <w:bottom w:val="single" w:sz="4" w:space="1" w:color="auto"/>
          <w:right w:val="single" w:sz="4" w:space="4" w:color="auto"/>
        </w:pBdr>
      </w:pPr>
      <w:r w:rsidRPr="008C32EF">
        <w:t xml:space="preserve">This document will be publicly available as a ‘non-paper’, as it does not represent an official position of the Commission, and as such cannot be invoked in the context of legal procedures. </w:t>
      </w:r>
    </w:p>
    <w:p w14:paraId="0DF77075" w14:textId="77777777" w:rsidR="006B0160" w:rsidRPr="008C32EF" w:rsidRDefault="006B0160" w:rsidP="0039031F">
      <w:pPr>
        <w:spacing w:before="240" w:after="120"/>
        <w:rPr>
          <w:b/>
        </w:rPr>
      </w:pPr>
      <w:r w:rsidRPr="008C32EF">
        <w:rPr>
          <w:b/>
        </w:rPr>
        <w:t>Legal Notice</w:t>
      </w:r>
    </w:p>
    <w:p w14:paraId="68A1F711" w14:textId="77777777" w:rsidR="00E40358" w:rsidRPr="008C32EF" w:rsidRDefault="006B0160" w:rsidP="00F64360">
      <w:r w:rsidRPr="008C32EF">
        <w:t>Neither the European Commission nor any person acting on behalf of the Commission is responsible for the use which might be made of this publication.</w:t>
      </w:r>
      <w:r w:rsidR="00E40358" w:rsidRPr="008C32EF">
        <w:t xml:space="preserve"> </w:t>
      </w:r>
    </w:p>
    <w:p w14:paraId="28903AB8" w14:textId="77777777" w:rsidR="009A60F7" w:rsidRPr="00D134B1" w:rsidRDefault="009A60F7" w:rsidP="00B97D54">
      <w:pPr>
        <w:pStyle w:val="Titolo1"/>
        <w:numPr>
          <w:ilvl w:val="0"/>
          <w:numId w:val="0"/>
        </w:numPr>
        <w:rPr>
          <w:lang w:val="en-GB"/>
        </w:rPr>
      </w:pPr>
      <w:bookmarkStart w:id="9" w:name="_Toc182307517"/>
      <w:bookmarkStart w:id="10" w:name="_Toc364091515"/>
      <w:r w:rsidRPr="00D134B1">
        <w:rPr>
          <w:lang w:val="en-GB"/>
        </w:rPr>
        <w:lastRenderedPageBreak/>
        <w:t>Revision History</w:t>
      </w:r>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4"/>
        <w:gridCol w:w="851"/>
        <w:gridCol w:w="1842"/>
        <w:gridCol w:w="4962"/>
      </w:tblGrid>
      <w:tr w:rsidR="009A60F7" w:rsidRPr="008C32EF" w14:paraId="38C51A9E" w14:textId="77777777" w:rsidTr="00D124F4">
        <w:trPr>
          <w:tblHeader/>
        </w:trPr>
        <w:tc>
          <w:tcPr>
            <w:tcW w:w="1384" w:type="dxa"/>
            <w:shd w:val="clear" w:color="auto" w:fill="D9D9D9"/>
          </w:tcPr>
          <w:p w14:paraId="40295BC4" w14:textId="77777777" w:rsidR="009A60F7" w:rsidRPr="008C32EF" w:rsidRDefault="009A60F7" w:rsidP="00835185">
            <w:pPr>
              <w:jc w:val="center"/>
              <w:rPr>
                <w:rFonts w:eastAsia="Arial"/>
                <w:b/>
              </w:rPr>
            </w:pPr>
            <w:r w:rsidRPr="008C32EF">
              <w:rPr>
                <w:rFonts w:eastAsia="Arial"/>
                <w:b/>
              </w:rPr>
              <w:t>Date</w:t>
            </w:r>
          </w:p>
        </w:tc>
        <w:tc>
          <w:tcPr>
            <w:tcW w:w="851" w:type="dxa"/>
            <w:shd w:val="clear" w:color="auto" w:fill="D9D9D9"/>
          </w:tcPr>
          <w:p w14:paraId="0DB24D84" w14:textId="77777777" w:rsidR="009A60F7" w:rsidRPr="008C32EF" w:rsidRDefault="009A60F7" w:rsidP="00835185">
            <w:pPr>
              <w:jc w:val="center"/>
              <w:rPr>
                <w:rFonts w:eastAsia="Arial"/>
                <w:b/>
              </w:rPr>
            </w:pPr>
            <w:r w:rsidRPr="008C32EF">
              <w:rPr>
                <w:rFonts w:eastAsia="Arial"/>
                <w:b/>
              </w:rPr>
              <w:t>Release</w:t>
            </w:r>
          </w:p>
        </w:tc>
        <w:tc>
          <w:tcPr>
            <w:tcW w:w="1842" w:type="dxa"/>
            <w:shd w:val="clear" w:color="auto" w:fill="D9D9D9"/>
          </w:tcPr>
          <w:p w14:paraId="0C54763B" w14:textId="77777777" w:rsidR="009A60F7" w:rsidRPr="008C32EF" w:rsidRDefault="009A60F7" w:rsidP="00835185">
            <w:pPr>
              <w:jc w:val="center"/>
              <w:rPr>
                <w:rFonts w:eastAsia="Arial"/>
                <w:b/>
              </w:rPr>
            </w:pPr>
            <w:r w:rsidRPr="008C32EF">
              <w:rPr>
                <w:rFonts w:eastAsia="Arial"/>
                <w:b/>
              </w:rPr>
              <w:t>Editor</w:t>
            </w:r>
          </w:p>
        </w:tc>
        <w:tc>
          <w:tcPr>
            <w:tcW w:w="4962" w:type="dxa"/>
            <w:shd w:val="clear" w:color="auto" w:fill="D9D9D9"/>
          </w:tcPr>
          <w:p w14:paraId="1F486E88" w14:textId="77777777" w:rsidR="009A60F7" w:rsidRPr="008C32EF" w:rsidRDefault="009A60F7" w:rsidP="00835185">
            <w:pPr>
              <w:jc w:val="center"/>
              <w:rPr>
                <w:rFonts w:eastAsia="Arial"/>
                <w:b/>
              </w:rPr>
            </w:pPr>
            <w:r w:rsidRPr="008C32EF">
              <w:rPr>
                <w:rFonts w:eastAsia="Arial"/>
                <w:b/>
              </w:rPr>
              <w:t>Description</w:t>
            </w:r>
          </w:p>
        </w:tc>
      </w:tr>
      <w:tr w:rsidR="009A60F7" w:rsidRPr="008C32EF" w14:paraId="398A4C7A" w14:textId="77777777" w:rsidTr="00317138">
        <w:tc>
          <w:tcPr>
            <w:tcW w:w="1384" w:type="dxa"/>
          </w:tcPr>
          <w:p w14:paraId="7C9AF69D" w14:textId="77777777" w:rsidR="009A60F7" w:rsidRPr="008C32EF" w:rsidRDefault="009A60F7" w:rsidP="00835185">
            <w:pPr>
              <w:rPr>
                <w:rFonts w:eastAsia="Arial"/>
              </w:rPr>
            </w:pPr>
            <w:r w:rsidRPr="008C32EF">
              <w:rPr>
                <w:rFonts w:eastAsia="Arial"/>
              </w:rPr>
              <w:t>25</w:t>
            </w:r>
            <w:r w:rsidR="00216FDA" w:rsidRPr="008C32EF">
              <w:rPr>
                <w:rFonts w:eastAsia="Arial"/>
              </w:rPr>
              <w:t xml:space="preserve"> </w:t>
            </w:r>
            <w:r w:rsidRPr="008C32EF">
              <w:rPr>
                <w:rFonts w:eastAsia="Arial"/>
              </w:rPr>
              <w:t>Sep</w:t>
            </w:r>
            <w:r w:rsidR="00216FDA" w:rsidRPr="008C32EF">
              <w:rPr>
                <w:rFonts w:eastAsia="Arial"/>
              </w:rPr>
              <w:t xml:space="preserve"> </w:t>
            </w:r>
            <w:r w:rsidRPr="008C32EF">
              <w:rPr>
                <w:rFonts w:eastAsia="Arial"/>
              </w:rPr>
              <w:t>2009</w:t>
            </w:r>
          </w:p>
        </w:tc>
        <w:tc>
          <w:tcPr>
            <w:tcW w:w="851" w:type="dxa"/>
          </w:tcPr>
          <w:p w14:paraId="5FF3CF5B" w14:textId="77777777" w:rsidR="009A60F7" w:rsidRPr="008C32EF" w:rsidRDefault="009A60F7" w:rsidP="00835185">
            <w:pPr>
              <w:jc w:val="center"/>
              <w:rPr>
                <w:rFonts w:eastAsia="Arial"/>
              </w:rPr>
            </w:pPr>
            <w:r w:rsidRPr="008C32EF">
              <w:rPr>
                <w:rFonts w:eastAsia="Arial"/>
              </w:rPr>
              <w:t>2.0</w:t>
            </w:r>
          </w:p>
        </w:tc>
        <w:tc>
          <w:tcPr>
            <w:tcW w:w="1842" w:type="dxa"/>
          </w:tcPr>
          <w:p w14:paraId="2766CCAC" w14:textId="77777777" w:rsidR="009A60F7" w:rsidRPr="008C32EF" w:rsidRDefault="009A60F7" w:rsidP="00835185">
            <w:pPr>
              <w:rPr>
                <w:rFonts w:eastAsia="Arial"/>
              </w:rPr>
            </w:pPr>
            <w:r w:rsidRPr="008C32EF">
              <w:rPr>
                <w:rFonts w:eastAsia="Arial"/>
              </w:rPr>
              <w:t>Network Services Drafting Team</w:t>
            </w:r>
          </w:p>
        </w:tc>
        <w:tc>
          <w:tcPr>
            <w:tcW w:w="4962" w:type="dxa"/>
          </w:tcPr>
          <w:p w14:paraId="2DC6AA91" w14:textId="77777777" w:rsidR="009A60F7" w:rsidRPr="008C32EF" w:rsidRDefault="009A60F7" w:rsidP="00835185">
            <w:pPr>
              <w:rPr>
                <w:rFonts w:eastAsia="Arial"/>
              </w:rPr>
            </w:pPr>
            <w:r w:rsidRPr="008C32EF">
              <w:rPr>
                <w:rFonts w:eastAsia="Arial"/>
              </w:rPr>
              <w:t>Draft Technical Guidance (Published)</w:t>
            </w:r>
          </w:p>
        </w:tc>
      </w:tr>
      <w:tr w:rsidR="009A60F7" w:rsidRPr="008C32EF" w14:paraId="7BFF7C27" w14:textId="77777777" w:rsidTr="00317138">
        <w:tc>
          <w:tcPr>
            <w:tcW w:w="1384" w:type="dxa"/>
          </w:tcPr>
          <w:p w14:paraId="09A4A8F5" w14:textId="77777777" w:rsidR="009A60F7" w:rsidRPr="008C32EF" w:rsidRDefault="009A60F7" w:rsidP="00835185">
            <w:pPr>
              <w:rPr>
                <w:rFonts w:eastAsia="Arial"/>
              </w:rPr>
            </w:pPr>
            <w:r w:rsidRPr="008C32EF">
              <w:rPr>
                <w:rFonts w:eastAsia="Arial"/>
              </w:rPr>
              <w:t>14</w:t>
            </w:r>
            <w:r w:rsidR="00216FDA" w:rsidRPr="008C32EF">
              <w:rPr>
                <w:rFonts w:eastAsia="Arial"/>
              </w:rPr>
              <w:t xml:space="preserve"> </w:t>
            </w:r>
            <w:r w:rsidRPr="008C32EF">
              <w:rPr>
                <w:rFonts w:eastAsia="Arial"/>
              </w:rPr>
              <w:t>Dec</w:t>
            </w:r>
            <w:r w:rsidR="00216FDA" w:rsidRPr="008C32EF">
              <w:rPr>
                <w:rFonts w:eastAsia="Arial"/>
              </w:rPr>
              <w:t xml:space="preserve"> </w:t>
            </w:r>
            <w:r w:rsidRPr="008C32EF">
              <w:rPr>
                <w:rFonts w:eastAsia="Arial"/>
              </w:rPr>
              <w:t>2011</w:t>
            </w:r>
          </w:p>
          <w:p w14:paraId="0CF2812B" w14:textId="77777777" w:rsidR="009A60F7" w:rsidRPr="008C32EF" w:rsidRDefault="009A60F7" w:rsidP="00835185">
            <w:pPr>
              <w:rPr>
                <w:rFonts w:eastAsia="Arial"/>
              </w:rPr>
            </w:pPr>
          </w:p>
        </w:tc>
        <w:tc>
          <w:tcPr>
            <w:tcW w:w="851" w:type="dxa"/>
          </w:tcPr>
          <w:p w14:paraId="4E521102" w14:textId="77777777" w:rsidR="009A60F7" w:rsidRPr="008C32EF" w:rsidRDefault="009A60F7" w:rsidP="00835185">
            <w:pPr>
              <w:jc w:val="center"/>
              <w:rPr>
                <w:rFonts w:eastAsia="Arial"/>
              </w:rPr>
            </w:pPr>
            <w:r w:rsidRPr="008C32EF">
              <w:rPr>
                <w:rFonts w:eastAsia="Arial"/>
              </w:rPr>
              <w:t>2.1</w:t>
            </w:r>
          </w:p>
          <w:p w14:paraId="3D635105" w14:textId="77777777" w:rsidR="009A60F7" w:rsidRPr="008C32EF" w:rsidRDefault="009A60F7" w:rsidP="00835185">
            <w:pPr>
              <w:jc w:val="center"/>
              <w:rPr>
                <w:rFonts w:eastAsia="Arial"/>
              </w:rPr>
            </w:pPr>
          </w:p>
        </w:tc>
        <w:tc>
          <w:tcPr>
            <w:tcW w:w="1842" w:type="dxa"/>
          </w:tcPr>
          <w:p w14:paraId="2627F7BF" w14:textId="77777777" w:rsidR="009A60F7" w:rsidRPr="008C32EF" w:rsidRDefault="009A60F7" w:rsidP="00835185">
            <w:pPr>
              <w:rPr>
                <w:rFonts w:eastAsia="Arial"/>
              </w:rPr>
            </w:pPr>
            <w:r w:rsidRPr="008C32EF">
              <w:rPr>
                <w:rFonts w:eastAsia="Arial"/>
              </w:rPr>
              <w:t>Dominic Lowe</w:t>
            </w:r>
          </w:p>
          <w:p w14:paraId="66582670" w14:textId="77777777" w:rsidR="009A60F7" w:rsidRPr="008C32EF" w:rsidRDefault="009A60F7" w:rsidP="00835185">
            <w:pPr>
              <w:rPr>
                <w:rFonts w:eastAsia="Arial"/>
              </w:rPr>
            </w:pPr>
          </w:p>
        </w:tc>
        <w:tc>
          <w:tcPr>
            <w:tcW w:w="4962" w:type="dxa"/>
          </w:tcPr>
          <w:p w14:paraId="5EC77E89" w14:textId="77777777" w:rsidR="009A60F7" w:rsidRPr="008C32EF" w:rsidRDefault="009A60F7" w:rsidP="00835185">
            <w:pPr>
              <w:rPr>
                <w:rFonts w:eastAsia="Arial"/>
              </w:rPr>
            </w:pPr>
            <w:r w:rsidRPr="008C32EF">
              <w:rPr>
                <w:rFonts w:eastAsia="Arial"/>
              </w:rPr>
              <w:t>Aligned structure with View and Download guidance.</w:t>
            </w:r>
          </w:p>
          <w:p w14:paraId="264E4488" w14:textId="77777777" w:rsidR="009A60F7" w:rsidRPr="008C32EF" w:rsidRDefault="009A60F7" w:rsidP="00835185">
            <w:pPr>
              <w:rPr>
                <w:rFonts w:eastAsia="Arial"/>
              </w:rPr>
            </w:pPr>
            <w:r w:rsidRPr="008C32EF">
              <w:rPr>
                <w:rFonts w:eastAsia="Arial"/>
              </w:rPr>
              <w:t>Added Atom guidance and mappings.</w:t>
            </w:r>
          </w:p>
          <w:p w14:paraId="23A7EB6D" w14:textId="77777777" w:rsidR="009A60F7" w:rsidRPr="008C32EF" w:rsidRDefault="009A60F7" w:rsidP="00835185">
            <w:pPr>
              <w:rPr>
                <w:rFonts w:eastAsia="Arial"/>
              </w:rPr>
            </w:pPr>
            <w:r w:rsidRPr="008C32EF">
              <w:rPr>
                <w:rFonts w:eastAsia="Arial"/>
              </w:rPr>
              <w:t>General editorial changes.</w:t>
            </w:r>
          </w:p>
        </w:tc>
      </w:tr>
      <w:tr w:rsidR="009A60F7" w:rsidRPr="008C32EF" w14:paraId="1ACDEE01" w14:textId="77777777" w:rsidTr="00317138">
        <w:tc>
          <w:tcPr>
            <w:tcW w:w="1384" w:type="dxa"/>
          </w:tcPr>
          <w:p w14:paraId="134ACFEB" w14:textId="77777777" w:rsidR="009A60F7" w:rsidRPr="008C32EF" w:rsidRDefault="00A540C1" w:rsidP="00835185">
            <w:pPr>
              <w:rPr>
                <w:rFonts w:eastAsia="Arial"/>
              </w:rPr>
            </w:pPr>
            <w:r w:rsidRPr="008C32EF">
              <w:rPr>
                <w:rFonts w:eastAsia="Arial"/>
              </w:rPr>
              <w:t>9 Jan 2012</w:t>
            </w:r>
          </w:p>
        </w:tc>
        <w:tc>
          <w:tcPr>
            <w:tcW w:w="851" w:type="dxa"/>
          </w:tcPr>
          <w:p w14:paraId="381725A4" w14:textId="77777777" w:rsidR="009A60F7" w:rsidRPr="008C32EF" w:rsidRDefault="00A540C1" w:rsidP="00835185">
            <w:pPr>
              <w:jc w:val="center"/>
              <w:rPr>
                <w:rFonts w:eastAsia="Arial"/>
              </w:rPr>
            </w:pPr>
            <w:r w:rsidRPr="008C32EF">
              <w:rPr>
                <w:rFonts w:eastAsia="Arial"/>
              </w:rPr>
              <w:t>2.2</w:t>
            </w:r>
          </w:p>
        </w:tc>
        <w:tc>
          <w:tcPr>
            <w:tcW w:w="1842" w:type="dxa"/>
          </w:tcPr>
          <w:p w14:paraId="6B0BD20D" w14:textId="77777777" w:rsidR="009A60F7" w:rsidRPr="008C32EF" w:rsidRDefault="00A540C1" w:rsidP="00835185">
            <w:pPr>
              <w:rPr>
                <w:rFonts w:eastAsia="Arial"/>
              </w:rPr>
            </w:pPr>
            <w:r w:rsidRPr="008C32EF">
              <w:rPr>
                <w:rFonts w:eastAsia="Arial"/>
              </w:rPr>
              <w:t>Dominic Lowe</w:t>
            </w:r>
          </w:p>
        </w:tc>
        <w:tc>
          <w:tcPr>
            <w:tcW w:w="4962" w:type="dxa"/>
          </w:tcPr>
          <w:p w14:paraId="3F8635E2" w14:textId="77777777" w:rsidR="009A60F7" w:rsidRPr="008C32EF" w:rsidRDefault="00A540C1" w:rsidP="00835185">
            <w:pPr>
              <w:rPr>
                <w:rFonts w:eastAsia="Arial"/>
              </w:rPr>
            </w:pPr>
            <w:r w:rsidRPr="008C32EF">
              <w:rPr>
                <w:rFonts w:eastAsia="Arial"/>
              </w:rPr>
              <w:t>Major restructuring following IOC TF meeting.</w:t>
            </w:r>
          </w:p>
        </w:tc>
      </w:tr>
      <w:tr w:rsidR="009A60F7" w:rsidRPr="008C32EF" w14:paraId="0B5DFF86" w14:textId="77777777" w:rsidTr="00317138">
        <w:tc>
          <w:tcPr>
            <w:tcW w:w="1384" w:type="dxa"/>
          </w:tcPr>
          <w:p w14:paraId="69305A1A" w14:textId="77777777" w:rsidR="009A60F7" w:rsidRPr="008C32EF" w:rsidRDefault="00317138" w:rsidP="00835185">
            <w:pPr>
              <w:rPr>
                <w:rFonts w:eastAsia="Arial"/>
              </w:rPr>
            </w:pPr>
            <w:r w:rsidRPr="008C32EF">
              <w:rPr>
                <w:rFonts w:eastAsia="Arial"/>
              </w:rPr>
              <w:t>18 Jan 2012</w:t>
            </w:r>
          </w:p>
        </w:tc>
        <w:tc>
          <w:tcPr>
            <w:tcW w:w="851" w:type="dxa"/>
          </w:tcPr>
          <w:p w14:paraId="7EFD8B0E" w14:textId="77777777" w:rsidR="009A60F7" w:rsidRPr="008C32EF" w:rsidRDefault="00317138" w:rsidP="00835185">
            <w:pPr>
              <w:jc w:val="center"/>
              <w:rPr>
                <w:rFonts w:eastAsia="Arial"/>
              </w:rPr>
            </w:pPr>
            <w:r w:rsidRPr="008C32EF">
              <w:rPr>
                <w:rFonts w:eastAsia="Arial"/>
              </w:rPr>
              <w:t>2.3</w:t>
            </w:r>
          </w:p>
        </w:tc>
        <w:tc>
          <w:tcPr>
            <w:tcW w:w="1842" w:type="dxa"/>
          </w:tcPr>
          <w:p w14:paraId="5FCCA2B4" w14:textId="77777777" w:rsidR="009A60F7" w:rsidRPr="008C32EF" w:rsidRDefault="00317138" w:rsidP="00835185">
            <w:pPr>
              <w:rPr>
                <w:rFonts w:eastAsia="Arial"/>
              </w:rPr>
            </w:pPr>
            <w:r w:rsidRPr="008C32EF">
              <w:rPr>
                <w:rFonts w:eastAsia="Arial"/>
              </w:rPr>
              <w:t>Dominic Lowe</w:t>
            </w:r>
          </w:p>
        </w:tc>
        <w:tc>
          <w:tcPr>
            <w:tcW w:w="4962" w:type="dxa"/>
          </w:tcPr>
          <w:p w14:paraId="488AAEBA" w14:textId="77777777" w:rsidR="009A60F7" w:rsidRPr="008C32EF" w:rsidRDefault="00317138" w:rsidP="00835185">
            <w:pPr>
              <w:rPr>
                <w:rFonts w:eastAsia="Arial"/>
              </w:rPr>
            </w:pPr>
            <w:r w:rsidRPr="008C32EF">
              <w:rPr>
                <w:rFonts w:eastAsia="Arial"/>
              </w:rPr>
              <w:t>Further Atom guidance and WFS guidance. General editorial changes and formatting.</w:t>
            </w:r>
          </w:p>
        </w:tc>
      </w:tr>
      <w:tr w:rsidR="00A76418" w:rsidRPr="008C32EF" w14:paraId="0F63E640" w14:textId="77777777" w:rsidTr="00317138">
        <w:tc>
          <w:tcPr>
            <w:tcW w:w="1384" w:type="dxa"/>
          </w:tcPr>
          <w:p w14:paraId="30206503" w14:textId="77777777" w:rsidR="00A76418" w:rsidRPr="008C32EF" w:rsidRDefault="00A76418" w:rsidP="00835185">
            <w:pPr>
              <w:rPr>
                <w:rFonts w:eastAsia="Arial"/>
              </w:rPr>
            </w:pPr>
            <w:r w:rsidRPr="008C32EF">
              <w:rPr>
                <w:rFonts w:eastAsia="Arial"/>
              </w:rPr>
              <w:t>2 Feb 2012</w:t>
            </w:r>
          </w:p>
        </w:tc>
        <w:tc>
          <w:tcPr>
            <w:tcW w:w="851" w:type="dxa"/>
          </w:tcPr>
          <w:p w14:paraId="65CFF9CE" w14:textId="77777777" w:rsidR="00A76418" w:rsidRPr="008C32EF" w:rsidRDefault="00A76418" w:rsidP="00835185">
            <w:pPr>
              <w:jc w:val="center"/>
              <w:rPr>
                <w:rFonts w:eastAsia="Arial"/>
              </w:rPr>
            </w:pPr>
            <w:r w:rsidRPr="008C32EF">
              <w:rPr>
                <w:rFonts w:eastAsia="Arial"/>
              </w:rPr>
              <w:t>2.4</w:t>
            </w:r>
          </w:p>
        </w:tc>
        <w:tc>
          <w:tcPr>
            <w:tcW w:w="1842" w:type="dxa"/>
          </w:tcPr>
          <w:p w14:paraId="76AF4C3E" w14:textId="77777777" w:rsidR="00A76418" w:rsidRPr="008C32EF" w:rsidRDefault="00A76418" w:rsidP="00835185">
            <w:pPr>
              <w:rPr>
                <w:rFonts w:eastAsia="Arial"/>
              </w:rPr>
            </w:pPr>
            <w:r w:rsidRPr="008C32EF">
              <w:rPr>
                <w:rFonts w:eastAsia="Arial"/>
              </w:rPr>
              <w:t>Dominic Lowe</w:t>
            </w:r>
          </w:p>
        </w:tc>
        <w:tc>
          <w:tcPr>
            <w:tcW w:w="4962" w:type="dxa"/>
          </w:tcPr>
          <w:p w14:paraId="3E0CE2C1" w14:textId="77777777" w:rsidR="00A76418" w:rsidRPr="008C32EF" w:rsidRDefault="00A76418" w:rsidP="00835185">
            <w:pPr>
              <w:rPr>
                <w:rFonts w:eastAsia="Arial"/>
              </w:rPr>
            </w:pPr>
            <w:r w:rsidRPr="008C32EF">
              <w:rPr>
                <w:rFonts w:eastAsia="Arial"/>
              </w:rPr>
              <w:t>Editing following telecon</w:t>
            </w:r>
            <w:r w:rsidR="00846125">
              <w:rPr>
                <w:rFonts w:eastAsia="Arial"/>
              </w:rPr>
              <w:t>ference</w:t>
            </w:r>
            <w:r w:rsidRPr="008C32EF">
              <w:rPr>
                <w:rFonts w:eastAsia="Arial"/>
              </w:rPr>
              <w:t xml:space="preserve"> and review by IOC TF members. Significant edits to Atom section. Restructured language requirements. Added table of WFS to IR mapping.</w:t>
            </w:r>
          </w:p>
        </w:tc>
      </w:tr>
      <w:tr w:rsidR="00872B6B" w:rsidRPr="008C32EF" w14:paraId="62AF6E09" w14:textId="77777777" w:rsidTr="00317138">
        <w:tc>
          <w:tcPr>
            <w:tcW w:w="1384" w:type="dxa"/>
          </w:tcPr>
          <w:p w14:paraId="0684DA74" w14:textId="77777777" w:rsidR="00872B6B" w:rsidRPr="008C32EF" w:rsidRDefault="00872B6B" w:rsidP="00835185">
            <w:pPr>
              <w:rPr>
                <w:rFonts w:eastAsia="Arial"/>
              </w:rPr>
            </w:pPr>
            <w:r w:rsidRPr="008C32EF">
              <w:rPr>
                <w:rFonts w:eastAsia="Arial"/>
              </w:rPr>
              <w:t>10 Feb 2012</w:t>
            </w:r>
          </w:p>
        </w:tc>
        <w:tc>
          <w:tcPr>
            <w:tcW w:w="851" w:type="dxa"/>
          </w:tcPr>
          <w:p w14:paraId="31BD4645" w14:textId="77777777" w:rsidR="00872B6B" w:rsidRPr="008C32EF" w:rsidRDefault="00872B6B" w:rsidP="00835185">
            <w:pPr>
              <w:jc w:val="center"/>
              <w:rPr>
                <w:rFonts w:eastAsia="Arial"/>
              </w:rPr>
            </w:pPr>
            <w:r w:rsidRPr="008C32EF">
              <w:rPr>
                <w:rFonts w:eastAsia="Arial"/>
              </w:rPr>
              <w:t>2.5</w:t>
            </w:r>
          </w:p>
        </w:tc>
        <w:tc>
          <w:tcPr>
            <w:tcW w:w="1842" w:type="dxa"/>
          </w:tcPr>
          <w:p w14:paraId="453D8C66" w14:textId="77777777" w:rsidR="00872B6B" w:rsidRPr="008C32EF" w:rsidRDefault="00872B6B" w:rsidP="00835185">
            <w:pPr>
              <w:rPr>
                <w:rFonts w:eastAsia="Arial"/>
              </w:rPr>
            </w:pPr>
            <w:r w:rsidRPr="008C32EF">
              <w:rPr>
                <w:rFonts w:eastAsia="Arial"/>
              </w:rPr>
              <w:t>Dominic Lowe</w:t>
            </w:r>
          </w:p>
        </w:tc>
        <w:tc>
          <w:tcPr>
            <w:tcW w:w="4962" w:type="dxa"/>
          </w:tcPr>
          <w:p w14:paraId="653FFBE5" w14:textId="77777777" w:rsidR="00872B6B" w:rsidRPr="008C32EF" w:rsidRDefault="00872B6B" w:rsidP="00835185">
            <w:pPr>
              <w:rPr>
                <w:rFonts w:eastAsia="Arial"/>
              </w:rPr>
            </w:pPr>
            <w:r w:rsidRPr="008C32EF">
              <w:rPr>
                <w:rFonts w:eastAsia="Arial"/>
              </w:rPr>
              <w:t xml:space="preserve">Numerous </w:t>
            </w:r>
            <w:r w:rsidR="00CC6E0D" w:rsidRPr="008C32EF">
              <w:rPr>
                <w:rFonts w:eastAsia="Arial"/>
              </w:rPr>
              <w:t xml:space="preserve">detail </w:t>
            </w:r>
            <w:r w:rsidRPr="008C32EF">
              <w:rPr>
                <w:rFonts w:eastAsia="Arial"/>
              </w:rPr>
              <w:t>edits in preparation for wider review.</w:t>
            </w:r>
            <w:r w:rsidR="00CC6E0D" w:rsidRPr="008C32EF">
              <w:rPr>
                <w:rFonts w:eastAsia="Arial"/>
              </w:rPr>
              <w:t xml:space="preserve"> Added implementation roadmap diagram and extended capabilities section.</w:t>
            </w:r>
          </w:p>
        </w:tc>
      </w:tr>
      <w:tr w:rsidR="00BE7C01" w:rsidRPr="008C32EF" w14:paraId="3BE7F66E" w14:textId="77777777" w:rsidTr="00317138">
        <w:tc>
          <w:tcPr>
            <w:tcW w:w="1384" w:type="dxa"/>
          </w:tcPr>
          <w:p w14:paraId="7F1D340B" w14:textId="77777777" w:rsidR="00BE7C01" w:rsidRPr="008C32EF" w:rsidRDefault="00BE7C01" w:rsidP="00835185">
            <w:pPr>
              <w:rPr>
                <w:rFonts w:eastAsia="Arial"/>
              </w:rPr>
            </w:pPr>
            <w:r w:rsidRPr="008C32EF">
              <w:rPr>
                <w:rFonts w:eastAsia="Arial"/>
              </w:rPr>
              <w:t>17 Feb 2012</w:t>
            </w:r>
          </w:p>
        </w:tc>
        <w:tc>
          <w:tcPr>
            <w:tcW w:w="851" w:type="dxa"/>
          </w:tcPr>
          <w:p w14:paraId="1E6295F7" w14:textId="77777777" w:rsidR="00BE7C01" w:rsidRPr="008C32EF" w:rsidRDefault="00BE7C01" w:rsidP="00835185">
            <w:pPr>
              <w:jc w:val="center"/>
              <w:rPr>
                <w:rFonts w:eastAsia="Arial"/>
              </w:rPr>
            </w:pPr>
            <w:r w:rsidRPr="008C32EF">
              <w:rPr>
                <w:rFonts w:eastAsia="Arial"/>
              </w:rPr>
              <w:t>2.6</w:t>
            </w:r>
          </w:p>
        </w:tc>
        <w:tc>
          <w:tcPr>
            <w:tcW w:w="1842" w:type="dxa"/>
          </w:tcPr>
          <w:p w14:paraId="471FE3E5" w14:textId="77777777" w:rsidR="00BE7C01" w:rsidRPr="008C32EF" w:rsidRDefault="00BE7C01" w:rsidP="00835185">
            <w:pPr>
              <w:rPr>
                <w:rFonts w:eastAsia="Arial"/>
              </w:rPr>
            </w:pPr>
            <w:r w:rsidRPr="008C32EF">
              <w:rPr>
                <w:rFonts w:eastAsia="Arial"/>
              </w:rPr>
              <w:t>Dominic Lowe</w:t>
            </w:r>
          </w:p>
        </w:tc>
        <w:tc>
          <w:tcPr>
            <w:tcW w:w="4962" w:type="dxa"/>
          </w:tcPr>
          <w:p w14:paraId="2D76A6C1" w14:textId="77777777" w:rsidR="00BE7C01" w:rsidRPr="008C32EF" w:rsidRDefault="00BE7C01" w:rsidP="00835185">
            <w:pPr>
              <w:rPr>
                <w:rFonts w:eastAsia="Arial"/>
              </w:rPr>
            </w:pPr>
            <w:r w:rsidRPr="008C32EF">
              <w:rPr>
                <w:rFonts w:eastAsia="Arial"/>
              </w:rPr>
              <w:t>Substantially revised mapping to IR section. Fixed issues with numbering of requirements and recommendations.</w:t>
            </w:r>
          </w:p>
        </w:tc>
      </w:tr>
      <w:tr w:rsidR="0037237D" w:rsidRPr="008C32EF" w14:paraId="5852A4C2" w14:textId="77777777" w:rsidTr="00317138">
        <w:tc>
          <w:tcPr>
            <w:tcW w:w="1384" w:type="dxa"/>
          </w:tcPr>
          <w:p w14:paraId="4CE5BC44" w14:textId="77777777" w:rsidR="0037237D" w:rsidRPr="008C32EF" w:rsidRDefault="00FC0078" w:rsidP="00835185">
            <w:pPr>
              <w:rPr>
                <w:rFonts w:eastAsia="Arial"/>
              </w:rPr>
            </w:pPr>
            <w:r w:rsidRPr="008C32EF">
              <w:rPr>
                <w:rFonts w:eastAsia="Arial"/>
              </w:rPr>
              <w:t>02 Apr 2012</w:t>
            </w:r>
          </w:p>
        </w:tc>
        <w:tc>
          <w:tcPr>
            <w:tcW w:w="851" w:type="dxa"/>
          </w:tcPr>
          <w:p w14:paraId="24746288" w14:textId="77777777" w:rsidR="0037237D" w:rsidRPr="008C32EF" w:rsidRDefault="00FC0078" w:rsidP="00835185">
            <w:pPr>
              <w:jc w:val="center"/>
              <w:rPr>
                <w:rFonts w:eastAsia="Arial"/>
              </w:rPr>
            </w:pPr>
            <w:r w:rsidRPr="008C32EF">
              <w:rPr>
                <w:rFonts w:eastAsia="Arial"/>
              </w:rPr>
              <w:t>2.6.5</w:t>
            </w:r>
          </w:p>
        </w:tc>
        <w:tc>
          <w:tcPr>
            <w:tcW w:w="1842" w:type="dxa"/>
          </w:tcPr>
          <w:p w14:paraId="1FF4CF7A" w14:textId="77777777" w:rsidR="0037237D" w:rsidRPr="008C32EF" w:rsidRDefault="00FC0078" w:rsidP="00835185">
            <w:pPr>
              <w:rPr>
                <w:rFonts w:eastAsia="Arial"/>
              </w:rPr>
            </w:pPr>
            <w:r w:rsidRPr="008C32EF">
              <w:rPr>
                <w:rFonts w:eastAsia="Arial"/>
              </w:rPr>
              <w:t>Dominic Lowe</w:t>
            </w:r>
          </w:p>
        </w:tc>
        <w:tc>
          <w:tcPr>
            <w:tcW w:w="4962" w:type="dxa"/>
          </w:tcPr>
          <w:p w14:paraId="0DC84D85" w14:textId="77777777" w:rsidR="00706B4D" w:rsidRPr="008C32EF" w:rsidRDefault="00FC0078" w:rsidP="00835185">
            <w:pPr>
              <w:rPr>
                <w:rFonts w:eastAsia="Arial"/>
              </w:rPr>
            </w:pPr>
            <w:r w:rsidRPr="008C32EF">
              <w:rPr>
                <w:rFonts w:eastAsia="Arial"/>
              </w:rPr>
              <w:t>Interim version for internal review, following 2.6 consultation. Major changes to Atom chapter.</w:t>
            </w:r>
          </w:p>
        </w:tc>
      </w:tr>
      <w:tr w:rsidR="00706B4D" w:rsidRPr="008C32EF" w14:paraId="0629ED48" w14:textId="77777777" w:rsidTr="00317138">
        <w:tc>
          <w:tcPr>
            <w:tcW w:w="1384" w:type="dxa"/>
          </w:tcPr>
          <w:p w14:paraId="75877E37" w14:textId="77777777" w:rsidR="00706B4D" w:rsidRPr="008C32EF" w:rsidRDefault="00706B4D" w:rsidP="00835185">
            <w:pPr>
              <w:rPr>
                <w:rFonts w:eastAsia="Arial"/>
              </w:rPr>
            </w:pPr>
            <w:r w:rsidRPr="008C32EF">
              <w:rPr>
                <w:rFonts w:eastAsia="Arial"/>
              </w:rPr>
              <w:t>05 Apr 2012</w:t>
            </w:r>
          </w:p>
        </w:tc>
        <w:tc>
          <w:tcPr>
            <w:tcW w:w="851" w:type="dxa"/>
          </w:tcPr>
          <w:p w14:paraId="6A01F8B7" w14:textId="77777777" w:rsidR="00706B4D" w:rsidRPr="008C32EF" w:rsidDel="00FC0078" w:rsidRDefault="00706B4D" w:rsidP="00835185">
            <w:pPr>
              <w:jc w:val="center"/>
              <w:rPr>
                <w:rFonts w:eastAsia="Arial"/>
              </w:rPr>
            </w:pPr>
            <w:r w:rsidRPr="008C32EF">
              <w:rPr>
                <w:rFonts w:eastAsia="Arial"/>
              </w:rPr>
              <w:t>2.7</w:t>
            </w:r>
          </w:p>
        </w:tc>
        <w:tc>
          <w:tcPr>
            <w:tcW w:w="1842" w:type="dxa"/>
          </w:tcPr>
          <w:p w14:paraId="68AF84AE" w14:textId="77777777" w:rsidR="00706B4D" w:rsidRPr="008C32EF" w:rsidRDefault="00706B4D" w:rsidP="00835185">
            <w:pPr>
              <w:rPr>
                <w:rFonts w:eastAsia="Arial"/>
              </w:rPr>
            </w:pPr>
            <w:r w:rsidRPr="008C32EF">
              <w:rPr>
                <w:rFonts w:eastAsia="Arial"/>
              </w:rPr>
              <w:t>Dominic Lowe</w:t>
            </w:r>
          </w:p>
        </w:tc>
        <w:tc>
          <w:tcPr>
            <w:tcW w:w="4962" w:type="dxa"/>
          </w:tcPr>
          <w:p w14:paraId="3081FF3F" w14:textId="77777777" w:rsidR="00706B4D" w:rsidRPr="008C32EF" w:rsidDel="00FC0078" w:rsidRDefault="00706B4D" w:rsidP="00835185">
            <w:pPr>
              <w:rPr>
                <w:rFonts w:eastAsia="Arial"/>
              </w:rPr>
            </w:pPr>
            <w:r w:rsidRPr="008C32EF">
              <w:rPr>
                <w:rFonts w:eastAsia="Arial"/>
              </w:rPr>
              <w:t>Added OpenSearch</w:t>
            </w:r>
            <w:r w:rsidR="00C733C7" w:rsidRPr="008C32EF">
              <w:rPr>
                <w:rFonts w:eastAsia="Arial"/>
              </w:rPr>
              <w:t xml:space="preserve"> section</w:t>
            </w:r>
            <w:r w:rsidRPr="008C32EF">
              <w:rPr>
                <w:rFonts w:eastAsia="Arial"/>
              </w:rPr>
              <w:t xml:space="preserve">, addressed many outstanding comments, Added section on Media types/compression. </w:t>
            </w:r>
          </w:p>
        </w:tc>
      </w:tr>
      <w:tr w:rsidR="002C7C20" w:rsidRPr="008C32EF" w14:paraId="78C810C2" w14:textId="77777777" w:rsidTr="00317138">
        <w:tc>
          <w:tcPr>
            <w:tcW w:w="1384" w:type="dxa"/>
          </w:tcPr>
          <w:p w14:paraId="11808B05" w14:textId="77777777" w:rsidR="002C7C20" w:rsidRPr="008C32EF" w:rsidRDefault="00DC640E" w:rsidP="00835185">
            <w:pPr>
              <w:rPr>
                <w:rFonts w:eastAsia="Arial"/>
              </w:rPr>
            </w:pPr>
            <w:r w:rsidRPr="008C32EF">
              <w:rPr>
                <w:rFonts w:eastAsia="Arial"/>
              </w:rPr>
              <w:t>03 May 2012</w:t>
            </w:r>
          </w:p>
        </w:tc>
        <w:tc>
          <w:tcPr>
            <w:tcW w:w="851" w:type="dxa"/>
          </w:tcPr>
          <w:p w14:paraId="0B620A93" w14:textId="77777777" w:rsidR="002C7C20" w:rsidRPr="008C32EF" w:rsidRDefault="00DC640E" w:rsidP="00835185">
            <w:pPr>
              <w:jc w:val="center"/>
              <w:rPr>
                <w:rFonts w:eastAsia="Arial"/>
              </w:rPr>
            </w:pPr>
            <w:r w:rsidRPr="008C32EF">
              <w:rPr>
                <w:rFonts w:eastAsia="Arial"/>
              </w:rPr>
              <w:t>2.8</w:t>
            </w:r>
          </w:p>
        </w:tc>
        <w:tc>
          <w:tcPr>
            <w:tcW w:w="1842" w:type="dxa"/>
          </w:tcPr>
          <w:p w14:paraId="4B3C4F04" w14:textId="77777777" w:rsidR="002C7C20" w:rsidRPr="008C32EF" w:rsidRDefault="00DC640E" w:rsidP="00835185">
            <w:pPr>
              <w:rPr>
                <w:rFonts w:eastAsia="Arial"/>
              </w:rPr>
            </w:pPr>
            <w:r w:rsidRPr="008C32EF">
              <w:rPr>
                <w:rFonts w:eastAsia="Arial"/>
              </w:rPr>
              <w:t>Dominic Lowe</w:t>
            </w:r>
          </w:p>
        </w:tc>
        <w:tc>
          <w:tcPr>
            <w:tcW w:w="4962" w:type="dxa"/>
          </w:tcPr>
          <w:p w14:paraId="63B02D55" w14:textId="77777777" w:rsidR="002C7C20" w:rsidRPr="008C32EF" w:rsidRDefault="00DC640E" w:rsidP="00835185">
            <w:pPr>
              <w:rPr>
                <w:rFonts w:eastAsia="Arial"/>
              </w:rPr>
            </w:pPr>
            <w:r w:rsidRPr="008C32EF">
              <w:rPr>
                <w:rFonts w:eastAsia="Arial"/>
              </w:rPr>
              <w:t>Many editorial changes and clarifications, changes to GeoRSS, OpenSearch sections, Diagrams.</w:t>
            </w:r>
          </w:p>
        </w:tc>
      </w:tr>
      <w:tr w:rsidR="006F4377" w:rsidRPr="008C32EF" w14:paraId="6505944A" w14:textId="77777777" w:rsidTr="00317138">
        <w:tc>
          <w:tcPr>
            <w:tcW w:w="1384" w:type="dxa"/>
          </w:tcPr>
          <w:p w14:paraId="2E37DE7C" w14:textId="77777777" w:rsidR="006F4377" w:rsidRPr="008C32EF" w:rsidRDefault="006F4377" w:rsidP="00835185">
            <w:pPr>
              <w:rPr>
                <w:rFonts w:eastAsia="Arial"/>
              </w:rPr>
            </w:pPr>
            <w:r w:rsidRPr="008C32EF">
              <w:rPr>
                <w:rFonts w:eastAsia="Arial"/>
              </w:rPr>
              <w:t>04 May 2012</w:t>
            </w:r>
          </w:p>
        </w:tc>
        <w:tc>
          <w:tcPr>
            <w:tcW w:w="851" w:type="dxa"/>
          </w:tcPr>
          <w:p w14:paraId="305F0634" w14:textId="77777777" w:rsidR="006F4377" w:rsidRPr="008C32EF" w:rsidRDefault="006F4377" w:rsidP="00835185">
            <w:pPr>
              <w:jc w:val="center"/>
              <w:rPr>
                <w:rFonts w:eastAsia="Arial"/>
              </w:rPr>
            </w:pPr>
            <w:r w:rsidRPr="008C32EF">
              <w:rPr>
                <w:rFonts w:eastAsia="Arial"/>
              </w:rPr>
              <w:t>3.0rc</w:t>
            </w:r>
          </w:p>
        </w:tc>
        <w:tc>
          <w:tcPr>
            <w:tcW w:w="1842" w:type="dxa"/>
          </w:tcPr>
          <w:p w14:paraId="487DB37C" w14:textId="77777777" w:rsidR="006F4377" w:rsidRPr="008C32EF" w:rsidRDefault="006F4377" w:rsidP="00835185">
            <w:pPr>
              <w:rPr>
                <w:rFonts w:eastAsia="Arial"/>
              </w:rPr>
            </w:pPr>
            <w:r w:rsidRPr="008C32EF">
              <w:rPr>
                <w:rFonts w:eastAsia="Arial"/>
              </w:rPr>
              <w:t>Dominic Lowe</w:t>
            </w:r>
          </w:p>
        </w:tc>
        <w:tc>
          <w:tcPr>
            <w:tcW w:w="4962" w:type="dxa"/>
          </w:tcPr>
          <w:p w14:paraId="195B7789" w14:textId="77777777" w:rsidR="006F4377" w:rsidRPr="008C32EF" w:rsidRDefault="004728B2" w:rsidP="00835185">
            <w:pPr>
              <w:rPr>
                <w:rFonts w:eastAsia="Arial"/>
              </w:rPr>
            </w:pPr>
            <w:r w:rsidRPr="008C32EF">
              <w:rPr>
                <w:rFonts w:eastAsia="Arial"/>
              </w:rPr>
              <w:t xml:space="preserve">Updated milestones. </w:t>
            </w:r>
            <w:r w:rsidR="006F4377" w:rsidRPr="008C32EF">
              <w:rPr>
                <w:rFonts w:eastAsia="Arial"/>
              </w:rPr>
              <w:t>Edits in response to JRC comments.</w:t>
            </w:r>
          </w:p>
        </w:tc>
      </w:tr>
      <w:tr w:rsidR="002120AF" w:rsidRPr="008C32EF" w14:paraId="2C417ED0" w14:textId="77777777" w:rsidTr="00317138">
        <w:tc>
          <w:tcPr>
            <w:tcW w:w="1384" w:type="dxa"/>
          </w:tcPr>
          <w:p w14:paraId="2216CCB3" w14:textId="77777777" w:rsidR="002120AF" w:rsidRPr="008C32EF" w:rsidRDefault="002120AF" w:rsidP="00835185">
            <w:pPr>
              <w:rPr>
                <w:rFonts w:eastAsia="Arial"/>
              </w:rPr>
            </w:pPr>
            <w:r w:rsidRPr="008C32EF">
              <w:rPr>
                <w:rFonts w:eastAsia="Arial"/>
              </w:rPr>
              <w:t>11 Jun 2012</w:t>
            </w:r>
          </w:p>
        </w:tc>
        <w:tc>
          <w:tcPr>
            <w:tcW w:w="851" w:type="dxa"/>
          </w:tcPr>
          <w:p w14:paraId="5FB7C57E" w14:textId="77777777" w:rsidR="002120AF" w:rsidRPr="008C32EF" w:rsidRDefault="002120AF" w:rsidP="00835185">
            <w:pPr>
              <w:jc w:val="center"/>
              <w:rPr>
                <w:rFonts w:eastAsia="Arial"/>
              </w:rPr>
            </w:pPr>
            <w:r w:rsidRPr="008C32EF">
              <w:rPr>
                <w:rFonts w:eastAsia="Arial"/>
              </w:rPr>
              <w:t>3.0rc2</w:t>
            </w:r>
          </w:p>
        </w:tc>
        <w:tc>
          <w:tcPr>
            <w:tcW w:w="1842" w:type="dxa"/>
          </w:tcPr>
          <w:p w14:paraId="28206424" w14:textId="77777777" w:rsidR="002120AF" w:rsidRPr="008C32EF" w:rsidRDefault="002120AF" w:rsidP="00835185">
            <w:pPr>
              <w:rPr>
                <w:rFonts w:eastAsia="Arial"/>
              </w:rPr>
            </w:pPr>
            <w:r w:rsidRPr="008C32EF">
              <w:rPr>
                <w:rFonts w:eastAsia="Arial"/>
              </w:rPr>
              <w:t>Dominic Lowe</w:t>
            </w:r>
          </w:p>
        </w:tc>
        <w:tc>
          <w:tcPr>
            <w:tcW w:w="4962" w:type="dxa"/>
          </w:tcPr>
          <w:p w14:paraId="7DAE8C18" w14:textId="77777777" w:rsidR="002120AF" w:rsidRPr="008C32EF" w:rsidRDefault="002120AF" w:rsidP="00835185">
            <w:pPr>
              <w:rPr>
                <w:rFonts w:eastAsia="Arial"/>
              </w:rPr>
            </w:pPr>
            <w:r w:rsidRPr="008C32EF">
              <w:rPr>
                <w:rFonts w:eastAsia="Arial"/>
              </w:rPr>
              <w:t xml:space="preserve">Edited in response to IOC TF comments. </w:t>
            </w:r>
          </w:p>
        </w:tc>
      </w:tr>
      <w:tr w:rsidR="002654C7" w:rsidRPr="008C32EF" w14:paraId="2795DA83" w14:textId="77777777" w:rsidTr="00317138">
        <w:tc>
          <w:tcPr>
            <w:tcW w:w="1384" w:type="dxa"/>
          </w:tcPr>
          <w:p w14:paraId="67AAC268" w14:textId="77777777" w:rsidR="002654C7" w:rsidRPr="008C32EF" w:rsidRDefault="002654C7" w:rsidP="00835185">
            <w:pPr>
              <w:rPr>
                <w:rFonts w:eastAsia="Arial"/>
              </w:rPr>
            </w:pPr>
            <w:r w:rsidRPr="008C32EF">
              <w:rPr>
                <w:rFonts w:eastAsia="Arial"/>
              </w:rPr>
              <w:t>12 Jun 2012</w:t>
            </w:r>
          </w:p>
        </w:tc>
        <w:tc>
          <w:tcPr>
            <w:tcW w:w="851" w:type="dxa"/>
          </w:tcPr>
          <w:p w14:paraId="1CF10F9D" w14:textId="77777777" w:rsidR="002654C7" w:rsidRPr="008C32EF" w:rsidRDefault="002654C7" w:rsidP="00835185">
            <w:pPr>
              <w:jc w:val="center"/>
              <w:rPr>
                <w:rFonts w:eastAsia="Arial"/>
              </w:rPr>
            </w:pPr>
            <w:r w:rsidRPr="008C32EF">
              <w:rPr>
                <w:rFonts w:eastAsia="Arial"/>
              </w:rPr>
              <w:t>3.0</w:t>
            </w:r>
          </w:p>
        </w:tc>
        <w:tc>
          <w:tcPr>
            <w:tcW w:w="1842" w:type="dxa"/>
          </w:tcPr>
          <w:p w14:paraId="66F0A8DD" w14:textId="77777777" w:rsidR="002654C7" w:rsidRPr="008C32EF" w:rsidRDefault="002654C7" w:rsidP="00835185">
            <w:pPr>
              <w:rPr>
                <w:rFonts w:eastAsia="Arial"/>
              </w:rPr>
            </w:pPr>
            <w:r w:rsidRPr="008C32EF">
              <w:rPr>
                <w:rFonts w:eastAsia="Arial"/>
              </w:rPr>
              <w:t>Dominic Lowe</w:t>
            </w:r>
          </w:p>
        </w:tc>
        <w:tc>
          <w:tcPr>
            <w:tcW w:w="4962" w:type="dxa"/>
          </w:tcPr>
          <w:p w14:paraId="398B1448" w14:textId="77777777" w:rsidR="002654C7" w:rsidRPr="008C32EF" w:rsidRDefault="002654C7" w:rsidP="00835185">
            <w:pPr>
              <w:rPr>
                <w:rFonts w:eastAsia="Arial"/>
              </w:rPr>
            </w:pPr>
            <w:r w:rsidRPr="008C32EF">
              <w:rPr>
                <w:rFonts w:eastAsia="Arial"/>
              </w:rPr>
              <w:t>Minor final corrections.</w:t>
            </w:r>
          </w:p>
        </w:tc>
      </w:tr>
      <w:tr w:rsidR="00EE0424" w:rsidRPr="008C32EF" w14:paraId="4088A9B2" w14:textId="77777777" w:rsidTr="00317138">
        <w:tc>
          <w:tcPr>
            <w:tcW w:w="1384" w:type="dxa"/>
          </w:tcPr>
          <w:p w14:paraId="3AEC8A96" w14:textId="77777777" w:rsidR="00EE0424" w:rsidRPr="008C32EF" w:rsidRDefault="00EE0424" w:rsidP="00835185">
            <w:pPr>
              <w:rPr>
                <w:rFonts w:eastAsia="Arial"/>
              </w:rPr>
            </w:pPr>
            <w:r w:rsidRPr="008C32EF">
              <w:rPr>
                <w:rFonts w:eastAsia="Arial"/>
              </w:rPr>
              <w:t>16 Jul 2012</w:t>
            </w:r>
          </w:p>
        </w:tc>
        <w:tc>
          <w:tcPr>
            <w:tcW w:w="851" w:type="dxa"/>
          </w:tcPr>
          <w:p w14:paraId="1F8D82C6" w14:textId="77777777" w:rsidR="00EE0424" w:rsidRPr="008C32EF" w:rsidRDefault="00EE0424" w:rsidP="00835185">
            <w:pPr>
              <w:jc w:val="center"/>
              <w:rPr>
                <w:rFonts w:eastAsia="Arial"/>
              </w:rPr>
            </w:pPr>
            <w:r w:rsidRPr="008C32EF">
              <w:rPr>
                <w:rFonts w:eastAsia="Arial"/>
              </w:rPr>
              <w:t>3.</w:t>
            </w:r>
            <w:r w:rsidR="00177CE9">
              <w:rPr>
                <w:rFonts w:eastAsia="Arial"/>
              </w:rPr>
              <w:t>0.</w:t>
            </w:r>
            <w:r w:rsidRPr="008C32EF">
              <w:rPr>
                <w:rFonts w:eastAsia="Arial"/>
              </w:rPr>
              <w:t>1</w:t>
            </w:r>
          </w:p>
        </w:tc>
        <w:tc>
          <w:tcPr>
            <w:tcW w:w="1842" w:type="dxa"/>
          </w:tcPr>
          <w:p w14:paraId="12DE9716" w14:textId="77777777" w:rsidR="00EE0424" w:rsidRPr="008C32EF" w:rsidRDefault="00EE0424" w:rsidP="00835185">
            <w:pPr>
              <w:rPr>
                <w:rFonts w:eastAsia="Arial"/>
              </w:rPr>
            </w:pPr>
            <w:r w:rsidRPr="008C32EF">
              <w:rPr>
                <w:rFonts w:eastAsia="Arial"/>
              </w:rPr>
              <w:t>Dominic Lowe</w:t>
            </w:r>
          </w:p>
        </w:tc>
        <w:tc>
          <w:tcPr>
            <w:tcW w:w="4962" w:type="dxa"/>
          </w:tcPr>
          <w:p w14:paraId="0056E077" w14:textId="77777777" w:rsidR="00EE0424" w:rsidRPr="00D134B1" w:rsidRDefault="00714EB4" w:rsidP="00EE0424">
            <w:pPr>
              <w:rPr>
                <w:rFonts w:eastAsia="Arial"/>
              </w:rPr>
            </w:pPr>
            <w:r w:rsidRPr="00D134B1">
              <w:rPr>
                <w:rFonts w:eastAsia="Arial"/>
              </w:rPr>
              <w:t xml:space="preserve">Corrected georss:polygon coordinates in examples </w:t>
            </w:r>
            <w:r w:rsidR="00F00382">
              <w:rPr>
                <w:rFonts w:eastAsia="Arial"/>
              </w:rPr>
              <w:fldChar w:fldCharType="begin"/>
            </w:r>
            <w:r w:rsidR="00F00382">
              <w:rPr>
                <w:rFonts w:eastAsia="Arial"/>
              </w:rPr>
              <w:instrText xml:space="preserve"> REF _Ref364083788 \n \h </w:instrText>
            </w:r>
            <w:r w:rsidR="00F00382">
              <w:rPr>
                <w:rFonts w:eastAsia="Arial"/>
              </w:rPr>
            </w:r>
            <w:r w:rsidR="00F00382">
              <w:rPr>
                <w:rFonts w:eastAsia="Arial"/>
              </w:rPr>
              <w:fldChar w:fldCharType="separate"/>
            </w:r>
            <w:r w:rsidR="00BB00B0">
              <w:rPr>
                <w:rFonts w:eastAsia="Arial"/>
              </w:rPr>
              <w:t>Example 2:</w:t>
            </w:r>
            <w:r w:rsidR="00F00382">
              <w:rPr>
                <w:rFonts w:eastAsia="Arial"/>
              </w:rPr>
              <w:fldChar w:fldCharType="end"/>
            </w:r>
            <w:r w:rsidRPr="00D134B1">
              <w:rPr>
                <w:rFonts w:eastAsia="Arial"/>
              </w:rPr>
              <w:t xml:space="preserve">, </w:t>
            </w:r>
            <w:r w:rsidR="00F00382">
              <w:rPr>
                <w:rFonts w:eastAsia="Arial"/>
              </w:rPr>
              <w:fldChar w:fldCharType="begin"/>
            </w:r>
            <w:r w:rsidR="00F00382">
              <w:rPr>
                <w:rFonts w:eastAsia="Arial"/>
              </w:rPr>
              <w:instrText xml:space="preserve"> REF _Ref364083757 \n \h </w:instrText>
            </w:r>
            <w:r w:rsidR="00F00382">
              <w:rPr>
                <w:rFonts w:eastAsia="Arial"/>
              </w:rPr>
            </w:r>
            <w:r w:rsidR="00F00382">
              <w:rPr>
                <w:rFonts w:eastAsia="Arial"/>
              </w:rPr>
              <w:fldChar w:fldCharType="separate"/>
            </w:r>
            <w:r w:rsidR="00BB00B0">
              <w:rPr>
                <w:rFonts w:eastAsia="Arial"/>
              </w:rPr>
              <w:t>Example 12:</w:t>
            </w:r>
            <w:r w:rsidR="00F00382">
              <w:rPr>
                <w:rFonts w:eastAsia="Arial"/>
              </w:rPr>
              <w:fldChar w:fldCharType="end"/>
            </w:r>
            <w:r w:rsidR="00F00382">
              <w:rPr>
                <w:rFonts w:eastAsia="Arial"/>
              </w:rPr>
              <w:t xml:space="preserve"> </w:t>
            </w:r>
            <w:r w:rsidRPr="00D134B1">
              <w:rPr>
                <w:rFonts w:eastAsia="Arial"/>
              </w:rPr>
              <w:t xml:space="preserve">and </w:t>
            </w:r>
            <w:r w:rsidR="00F00382">
              <w:rPr>
                <w:rFonts w:eastAsia="Arial"/>
              </w:rPr>
              <w:fldChar w:fldCharType="begin"/>
            </w:r>
            <w:r w:rsidR="00F00382">
              <w:rPr>
                <w:rFonts w:eastAsia="Arial"/>
              </w:rPr>
              <w:instrText xml:space="preserve"> REF _Ref364083719 \n \h </w:instrText>
            </w:r>
            <w:r w:rsidR="00F00382">
              <w:rPr>
                <w:rFonts w:eastAsia="Arial"/>
              </w:rPr>
            </w:r>
            <w:r w:rsidR="00F00382">
              <w:rPr>
                <w:rFonts w:eastAsia="Arial"/>
              </w:rPr>
              <w:fldChar w:fldCharType="separate"/>
            </w:r>
            <w:r w:rsidR="00BB00B0">
              <w:rPr>
                <w:rFonts w:eastAsia="Arial"/>
              </w:rPr>
              <w:t>Example 20:</w:t>
            </w:r>
            <w:r w:rsidR="00F00382">
              <w:rPr>
                <w:rFonts w:eastAsia="Arial"/>
              </w:rPr>
              <w:fldChar w:fldCharType="end"/>
            </w:r>
            <w:r w:rsidRPr="00D134B1">
              <w:rPr>
                <w:rFonts w:eastAsia="Arial"/>
              </w:rPr>
              <w:t xml:space="preserve"> as follows:</w:t>
            </w:r>
          </w:p>
          <w:p w14:paraId="1FEDF4EC" w14:textId="77777777" w:rsidR="00EE0424" w:rsidRDefault="00EE0424" w:rsidP="00744223">
            <w:pPr>
              <w:rPr>
                <w:rFonts w:eastAsia="Arial"/>
              </w:rPr>
            </w:pPr>
            <w:r w:rsidRPr="00D134B1">
              <w:rPr>
                <w:rFonts w:eastAsia="Arial"/>
              </w:rPr>
              <w:t>&lt;georss:polygon&gt;47.202 5.755 55.183 5.755 55.183 15.253 47.202 15.253 47.202 5.755 &lt;/georss:polygon&gt;</w:t>
            </w:r>
          </w:p>
          <w:p w14:paraId="06D9C45A" w14:textId="77777777" w:rsidR="00177CE9" w:rsidRPr="00D134B1" w:rsidRDefault="00177CE9" w:rsidP="00177CE9">
            <w:pPr>
              <w:rPr>
                <w:rFonts w:eastAsia="Arial"/>
              </w:rPr>
            </w:pPr>
            <w:r w:rsidRPr="00D134B1">
              <w:rPr>
                <w:rFonts w:eastAsia="Arial"/>
              </w:rPr>
              <w:t xml:space="preserve">Section </w:t>
            </w:r>
            <w:r w:rsidR="0087668A">
              <w:rPr>
                <w:rFonts w:eastAsia="Arial"/>
              </w:rPr>
              <w:fldChar w:fldCharType="begin"/>
            </w:r>
            <w:r w:rsidR="0087668A">
              <w:rPr>
                <w:rFonts w:eastAsia="Arial"/>
              </w:rPr>
              <w:instrText xml:space="preserve"> REF _Ref321160249 \r \h </w:instrText>
            </w:r>
            <w:r w:rsidR="0087668A">
              <w:rPr>
                <w:rFonts w:eastAsia="Arial"/>
              </w:rPr>
            </w:r>
            <w:r w:rsidR="0087668A">
              <w:rPr>
                <w:rFonts w:eastAsia="Arial"/>
              </w:rPr>
              <w:fldChar w:fldCharType="separate"/>
            </w:r>
            <w:r w:rsidR="00BB00B0">
              <w:rPr>
                <w:rFonts w:eastAsia="Arial"/>
              </w:rPr>
              <w:t>5.4</w:t>
            </w:r>
            <w:r w:rsidR="0087668A">
              <w:rPr>
                <w:rFonts w:eastAsia="Arial"/>
              </w:rPr>
              <w:fldChar w:fldCharType="end"/>
            </w:r>
            <w:r w:rsidRPr="00D134B1">
              <w:rPr>
                <w:rFonts w:eastAsia="Arial"/>
              </w:rPr>
              <w:t xml:space="preserve">, </w:t>
            </w:r>
            <w:r w:rsidR="00F00382">
              <w:rPr>
                <w:rFonts w:eastAsia="Arial"/>
              </w:rPr>
              <w:fldChar w:fldCharType="begin"/>
            </w:r>
            <w:r w:rsidR="00F00382">
              <w:rPr>
                <w:rFonts w:eastAsia="Arial"/>
              </w:rPr>
              <w:instrText xml:space="preserve"> REF _Ref364083616 \r \h </w:instrText>
            </w:r>
            <w:r w:rsidR="00F00382">
              <w:rPr>
                <w:rFonts w:eastAsia="Arial"/>
              </w:rPr>
            </w:r>
            <w:r w:rsidR="00F00382">
              <w:rPr>
                <w:rFonts w:eastAsia="Arial"/>
              </w:rPr>
              <w:fldChar w:fldCharType="separate"/>
            </w:r>
            <w:r w:rsidR="00BB00B0">
              <w:rPr>
                <w:rFonts w:eastAsia="Arial"/>
              </w:rPr>
              <w:t>Example 35:</w:t>
            </w:r>
            <w:r w:rsidR="00F00382">
              <w:rPr>
                <w:rFonts w:eastAsia="Arial"/>
              </w:rPr>
              <w:fldChar w:fldCharType="end"/>
            </w:r>
            <w:r w:rsidRPr="00D134B1">
              <w:rPr>
                <w:rFonts w:eastAsia="Arial"/>
              </w:rPr>
              <w:t xml:space="preserve"> (previously not numbered), OpenSearch Description document:</w:t>
            </w:r>
          </w:p>
          <w:p w14:paraId="6B4E5E8D" w14:textId="77777777" w:rsidR="00177CE9" w:rsidRPr="00D134B1" w:rsidRDefault="00177CE9" w:rsidP="00177CE9">
            <w:pPr>
              <w:jc w:val="left"/>
              <w:rPr>
                <w:rFonts w:eastAsia="Arial"/>
              </w:rPr>
            </w:pPr>
            <w:r w:rsidRPr="00D134B1">
              <w:rPr>
                <w:rFonts w:eastAsia="Arial"/>
              </w:rPr>
              <w:t xml:space="preserve">Changed from: </w:t>
            </w:r>
            <w:r w:rsidRPr="00D134B1">
              <w:rPr>
                <w:rFonts w:eastAsia="Arial"/>
              </w:rPr>
              <w:br/>
              <w:t>&lt;Url type="application/atom+xml" rel="results" template="http://xyz.org/search.php?q={searchTerms}"/&gt;</w:t>
            </w:r>
          </w:p>
          <w:p w14:paraId="388E275B" w14:textId="77777777" w:rsidR="00177CE9" w:rsidRPr="00D134B1" w:rsidRDefault="00177CE9" w:rsidP="00177CE9">
            <w:pPr>
              <w:jc w:val="left"/>
              <w:rPr>
                <w:rFonts w:eastAsia="Arial"/>
              </w:rPr>
            </w:pPr>
            <w:r w:rsidRPr="00D134B1">
              <w:rPr>
                <w:rFonts w:eastAsia="Arial"/>
              </w:rPr>
              <w:t>to:</w:t>
            </w:r>
            <w:r w:rsidRPr="00D134B1">
              <w:rPr>
                <w:rFonts w:eastAsia="Arial"/>
              </w:rPr>
              <w:br/>
            </w:r>
            <w:r w:rsidRPr="00D134B1">
              <w:rPr>
                <w:rFonts w:eastAsia="Arial"/>
              </w:rPr>
              <w:lastRenderedPageBreak/>
              <w:t>&lt;Url type="text/html" rel="results" template="http://xyz.org/search.php?q={searchTerms}"/&gt;</w:t>
            </w:r>
          </w:p>
        </w:tc>
      </w:tr>
      <w:tr w:rsidR="00714EB4" w:rsidRPr="008C32EF" w14:paraId="451692B0" w14:textId="77777777" w:rsidTr="00317138">
        <w:tc>
          <w:tcPr>
            <w:tcW w:w="1384" w:type="dxa"/>
          </w:tcPr>
          <w:p w14:paraId="55E2F11F" w14:textId="77777777" w:rsidR="00714EB4" w:rsidRPr="008C32EF" w:rsidRDefault="00714EB4" w:rsidP="00BE525F">
            <w:pPr>
              <w:rPr>
                <w:rFonts w:eastAsia="Arial"/>
              </w:rPr>
            </w:pPr>
            <w:r w:rsidRPr="008C32EF">
              <w:rPr>
                <w:rFonts w:eastAsia="Arial"/>
              </w:rPr>
              <w:lastRenderedPageBreak/>
              <w:t>21</w:t>
            </w:r>
            <w:r w:rsidR="00216FDA" w:rsidRPr="008C32EF">
              <w:rPr>
                <w:rFonts w:eastAsia="Arial"/>
              </w:rPr>
              <w:t xml:space="preserve"> Feb </w:t>
            </w:r>
            <w:r w:rsidRPr="008C32EF">
              <w:rPr>
                <w:rFonts w:eastAsia="Arial"/>
              </w:rPr>
              <w:t>2013</w:t>
            </w:r>
          </w:p>
        </w:tc>
        <w:tc>
          <w:tcPr>
            <w:tcW w:w="851" w:type="dxa"/>
          </w:tcPr>
          <w:p w14:paraId="7E491BD5" w14:textId="77777777" w:rsidR="00714EB4" w:rsidRPr="008C32EF" w:rsidRDefault="00714EB4" w:rsidP="00177CE9">
            <w:pPr>
              <w:jc w:val="center"/>
              <w:rPr>
                <w:rFonts w:eastAsia="Arial"/>
              </w:rPr>
            </w:pPr>
            <w:r w:rsidRPr="008C32EF">
              <w:rPr>
                <w:rFonts w:eastAsia="Arial"/>
              </w:rPr>
              <w:t>3.</w:t>
            </w:r>
            <w:r w:rsidR="00177CE9">
              <w:rPr>
                <w:rFonts w:eastAsia="Arial"/>
              </w:rPr>
              <w:t>0.2</w:t>
            </w:r>
          </w:p>
        </w:tc>
        <w:tc>
          <w:tcPr>
            <w:tcW w:w="1842" w:type="dxa"/>
          </w:tcPr>
          <w:p w14:paraId="55BDB7F5" w14:textId="77777777" w:rsidR="00714EB4" w:rsidRPr="008C32EF" w:rsidRDefault="00714EB4" w:rsidP="00835185">
            <w:pPr>
              <w:rPr>
                <w:rFonts w:eastAsia="Arial"/>
              </w:rPr>
            </w:pPr>
            <w:r w:rsidRPr="008C32EF">
              <w:rPr>
                <w:rFonts w:eastAsia="Arial"/>
              </w:rPr>
              <w:t>Ioannis Kanellopoulos</w:t>
            </w:r>
          </w:p>
        </w:tc>
        <w:tc>
          <w:tcPr>
            <w:tcW w:w="4962" w:type="dxa"/>
          </w:tcPr>
          <w:p w14:paraId="6A471C53" w14:textId="77777777" w:rsidR="00714EB4" w:rsidRPr="008C32EF" w:rsidRDefault="00714EB4" w:rsidP="00835185">
            <w:pPr>
              <w:rPr>
                <w:rFonts w:eastAsia="Arial"/>
              </w:rPr>
            </w:pPr>
            <w:r w:rsidRPr="008C32EF">
              <w:rPr>
                <w:rFonts w:eastAsia="Arial"/>
              </w:rPr>
              <w:t>Added Chapter 8 on Quality of Services</w:t>
            </w:r>
          </w:p>
        </w:tc>
      </w:tr>
      <w:tr w:rsidR="00177CE9" w:rsidRPr="008C32EF" w14:paraId="6A067006" w14:textId="77777777" w:rsidTr="00744223">
        <w:tc>
          <w:tcPr>
            <w:tcW w:w="1384" w:type="dxa"/>
          </w:tcPr>
          <w:p w14:paraId="0E06516B" w14:textId="77777777" w:rsidR="00177CE9" w:rsidRPr="008C32EF" w:rsidRDefault="00177CE9" w:rsidP="00835185">
            <w:pPr>
              <w:rPr>
                <w:rFonts w:eastAsia="Arial"/>
              </w:rPr>
            </w:pPr>
            <w:r>
              <w:rPr>
                <w:rFonts w:eastAsia="Arial"/>
              </w:rPr>
              <w:t>9 Aug</w:t>
            </w:r>
            <w:r w:rsidRPr="008C32EF">
              <w:rPr>
                <w:rFonts w:eastAsia="Arial"/>
              </w:rPr>
              <w:t xml:space="preserve"> 2013</w:t>
            </w:r>
          </w:p>
        </w:tc>
        <w:tc>
          <w:tcPr>
            <w:tcW w:w="851" w:type="dxa"/>
          </w:tcPr>
          <w:p w14:paraId="236E236E" w14:textId="77777777" w:rsidR="00177CE9" w:rsidRPr="008C32EF" w:rsidRDefault="00177CE9" w:rsidP="00C66E5B">
            <w:pPr>
              <w:jc w:val="center"/>
              <w:rPr>
                <w:rFonts w:eastAsia="Arial"/>
              </w:rPr>
            </w:pPr>
            <w:r w:rsidRPr="008C32EF">
              <w:rPr>
                <w:rFonts w:eastAsia="Arial"/>
              </w:rPr>
              <w:t>3.1</w:t>
            </w:r>
          </w:p>
        </w:tc>
        <w:tc>
          <w:tcPr>
            <w:tcW w:w="1842" w:type="dxa"/>
          </w:tcPr>
          <w:p w14:paraId="5351F738" w14:textId="77777777" w:rsidR="00177CE9" w:rsidRPr="00F064E6" w:rsidRDefault="00177CE9" w:rsidP="009D71F7">
            <w:pPr>
              <w:jc w:val="left"/>
              <w:rPr>
                <w:rFonts w:eastAsia="Arial"/>
                <w:lang w:val="it-IT"/>
              </w:rPr>
            </w:pPr>
            <w:r w:rsidRPr="00744223">
              <w:rPr>
                <w:rFonts w:eastAsia="Arial"/>
                <w:lang w:val="it-IT"/>
              </w:rPr>
              <w:t>Angelo Quaglia, Michael Lutz</w:t>
            </w:r>
            <w:r w:rsidR="00744223">
              <w:rPr>
                <w:rFonts w:eastAsia="Arial"/>
                <w:lang w:val="it-IT"/>
              </w:rPr>
              <w:t xml:space="preserve">, </w:t>
            </w:r>
            <w:r w:rsidRPr="00744223">
              <w:rPr>
                <w:rFonts w:eastAsia="Arial"/>
                <w:lang w:val="it-IT"/>
              </w:rPr>
              <w:t>Alexander Kotsev</w:t>
            </w:r>
          </w:p>
        </w:tc>
        <w:tc>
          <w:tcPr>
            <w:tcW w:w="4962" w:type="dxa"/>
          </w:tcPr>
          <w:p w14:paraId="0A860B65" w14:textId="77777777" w:rsidR="00750AA3" w:rsidRPr="00750AA3" w:rsidRDefault="00750AA3" w:rsidP="00750AA3">
            <w:pPr>
              <w:jc w:val="left"/>
              <w:rPr>
                <w:rFonts w:eastAsia="Arial"/>
              </w:rPr>
            </w:pPr>
            <w:r w:rsidRPr="00750AA3">
              <w:rPr>
                <w:rFonts w:eastAsia="Arial"/>
              </w:rPr>
              <w:t>Updated sections 4 and 4.2 to enable the possibility of a “hybrid implementation” based on Atom for Part A and WFS for Parts B and C.</w:t>
            </w:r>
          </w:p>
          <w:p w14:paraId="536FD252" w14:textId="77777777" w:rsidR="00750AA3" w:rsidRPr="00750AA3" w:rsidRDefault="00750AA3" w:rsidP="00750AA3">
            <w:pPr>
              <w:jc w:val="left"/>
              <w:rPr>
                <w:rFonts w:eastAsia="Arial"/>
              </w:rPr>
            </w:pPr>
            <w:r w:rsidRPr="00750AA3">
              <w:rPr>
                <w:rFonts w:eastAsia="Arial"/>
              </w:rPr>
              <w:t>Added pointer to the demo instance of an Atom based Download Service at the beginning of Chapter 5.</w:t>
            </w:r>
          </w:p>
          <w:p w14:paraId="03E46936" w14:textId="77777777" w:rsidR="00750AA3" w:rsidRPr="00750AA3" w:rsidRDefault="00750AA3" w:rsidP="00750AA3">
            <w:pPr>
              <w:jc w:val="left"/>
              <w:rPr>
                <w:rFonts w:eastAsia="Arial"/>
              </w:rPr>
            </w:pPr>
            <w:r w:rsidRPr="00750AA3">
              <w:rPr>
                <w:rFonts w:eastAsia="Arial"/>
              </w:rPr>
              <w:t>Changed “application/vnd.iso.19139+xml” to “application/xml” in text and examples in section 5.1.3.</w:t>
            </w:r>
          </w:p>
          <w:p w14:paraId="6CA4F2CA" w14:textId="77777777" w:rsidR="00750AA3" w:rsidRPr="00750AA3" w:rsidRDefault="00750AA3" w:rsidP="00750AA3">
            <w:pPr>
              <w:jc w:val="left"/>
              <w:rPr>
                <w:rFonts w:eastAsia="Arial"/>
              </w:rPr>
            </w:pPr>
            <w:r w:rsidRPr="00750AA3">
              <w:rPr>
                <w:rFonts w:eastAsia="Arial"/>
              </w:rPr>
              <w:t>Added note on metadata in Atom and WFS for “hybrid implementations” in section 5.1.3.</w:t>
            </w:r>
          </w:p>
          <w:p w14:paraId="0F0315BD" w14:textId="77777777" w:rsidR="00750AA3" w:rsidRPr="00750AA3" w:rsidRDefault="00750AA3" w:rsidP="00750AA3">
            <w:pPr>
              <w:jc w:val="left"/>
              <w:rPr>
                <w:rFonts w:eastAsia="Arial"/>
              </w:rPr>
            </w:pPr>
            <w:r w:rsidRPr="00750AA3">
              <w:rPr>
                <w:rFonts w:eastAsia="Arial"/>
              </w:rPr>
              <w:t>Added motivation for html alternative representation in section 5.1.7.</w:t>
            </w:r>
          </w:p>
          <w:p w14:paraId="0465ABEF" w14:textId="77777777" w:rsidR="00750AA3" w:rsidRPr="00750AA3" w:rsidRDefault="00750AA3" w:rsidP="00750AA3">
            <w:pPr>
              <w:jc w:val="left"/>
              <w:rPr>
                <w:rFonts w:eastAsia="Arial"/>
              </w:rPr>
            </w:pPr>
            <w:r w:rsidRPr="00750AA3">
              <w:rPr>
                <w:rFonts w:eastAsia="Arial"/>
              </w:rPr>
              <w:t>Removed reference to “application/vnd.ogc.csw.GetRecordByIdResponse_xml” in TG Requirement 6.</w:t>
            </w:r>
          </w:p>
          <w:p w14:paraId="4B81B31C" w14:textId="77777777" w:rsidR="00750AA3" w:rsidRPr="00750AA3" w:rsidRDefault="00750AA3" w:rsidP="00750AA3">
            <w:pPr>
              <w:jc w:val="left"/>
              <w:rPr>
                <w:rFonts w:eastAsia="Arial"/>
              </w:rPr>
            </w:pPr>
            <w:r w:rsidRPr="00750AA3">
              <w:rPr>
                <w:rFonts w:eastAsia="Arial"/>
              </w:rPr>
              <w:t>Added new sub-section 5.1.16. Download Service Feed: entry ‘link’ to WFS implementation, valid for hybrid implementations only.</w:t>
            </w:r>
          </w:p>
          <w:p w14:paraId="49C1175B" w14:textId="77777777" w:rsidR="00750AA3" w:rsidRPr="00750AA3" w:rsidRDefault="00750AA3" w:rsidP="00750AA3">
            <w:pPr>
              <w:jc w:val="left"/>
              <w:rPr>
                <w:rFonts w:eastAsia="Arial"/>
              </w:rPr>
            </w:pPr>
            <w:r w:rsidRPr="00750AA3">
              <w:rPr>
                <w:rFonts w:eastAsia="Arial"/>
              </w:rPr>
              <w:t>Added explanation about how the OpenSearch document is introduced to satisfy the Network Service Regulation and about the fact that no requirements are placed on the technology used to implement the search script. Added note about the fact that the sample script uses content negotiation in section 5.4.</w:t>
            </w:r>
          </w:p>
          <w:p w14:paraId="0FA9E444" w14:textId="77777777" w:rsidR="00750AA3" w:rsidRPr="00750AA3" w:rsidRDefault="00750AA3" w:rsidP="00750AA3">
            <w:pPr>
              <w:jc w:val="left"/>
              <w:rPr>
                <w:rFonts w:eastAsia="Arial"/>
              </w:rPr>
            </w:pPr>
            <w:r w:rsidRPr="00750AA3">
              <w:rPr>
                <w:rFonts w:eastAsia="Arial"/>
              </w:rPr>
              <w:t>Extended section 5.4.2 on the generic search template; changed type to “text/html” in TG Requirement 41.</w:t>
            </w:r>
          </w:p>
          <w:p w14:paraId="03A6AEE4" w14:textId="77777777" w:rsidR="00750AA3" w:rsidRPr="00750AA3" w:rsidRDefault="00750AA3" w:rsidP="00750AA3">
            <w:pPr>
              <w:jc w:val="left"/>
              <w:rPr>
                <w:rFonts w:eastAsia="Arial"/>
              </w:rPr>
            </w:pPr>
            <w:r w:rsidRPr="00750AA3">
              <w:rPr>
                <w:rFonts w:eastAsia="Arial"/>
              </w:rPr>
              <w:t>Explained machine-to-machine interaction for the Describe Spatial Data Set operation in section 5.4.3.</w:t>
            </w:r>
          </w:p>
          <w:p w14:paraId="2C901E6C" w14:textId="77777777" w:rsidR="00750AA3" w:rsidRPr="00750AA3" w:rsidRDefault="00750AA3" w:rsidP="00750AA3">
            <w:pPr>
              <w:jc w:val="left"/>
              <w:rPr>
                <w:rFonts w:eastAsia="Arial"/>
              </w:rPr>
            </w:pPr>
            <w:r w:rsidRPr="00750AA3">
              <w:rPr>
                <w:rFonts w:eastAsia="Arial"/>
              </w:rPr>
              <w:t>Added default values for CRS and language parameters in section 5.4.5, TG Requirement 43 and Example 40:.</w:t>
            </w:r>
          </w:p>
          <w:p w14:paraId="2FEBD48D" w14:textId="77777777" w:rsidR="00750AA3" w:rsidRPr="00750AA3" w:rsidRDefault="00750AA3" w:rsidP="00750AA3">
            <w:pPr>
              <w:jc w:val="left"/>
              <w:rPr>
                <w:rFonts w:eastAsia="Arial"/>
              </w:rPr>
            </w:pPr>
            <w:r w:rsidRPr="00750AA3">
              <w:rPr>
                <w:rFonts w:eastAsia="Arial"/>
              </w:rPr>
              <w:t>Changed language code ‘en-GB’ to ‘en’ in Example 43:.</w:t>
            </w:r>
          </w:p>
          <w:p w14:paraId="0545EB5C" w14:textId="77777777" w:rsidR="00750AA3" w:rsidRPr="00750AA3" w:rsidRDefault="00750AA3" w:rsidP="00750AA3">
            <w:pPr>
              <w:jc w:val="left"/>
              <w:rPr>
                <w:rFonts w:eastAsia="Arial"/>
              </w:rPr>
            </w:pPr>
            <w:r w:rsidRPr="00750AA3">
              <w:rPr>
                <w:rFonts w:eastAsia="Arial"/>
              </w:rPr>
              <w:t>Changed ‘application/zip’ to ‘application/x-filegdb’ in Example 35:, Example 40: and Annex A.</w:t>
            </w:r>
          </w:p>
          <w:p w14:paraId="6662DC7F" w14:textId="77777777" w:rsidR="00750AA3" w:rsidRPr="00750AA3" w:rsidRDefault="00750AA3" w:rsidP="00750AA3">
            <w:pPr>
              <w:jc w:val="left"/>
              <w:rPr>
                <w:rFonts w:eastAsia="Arial"/>
              </w:rPr>
            </w:pPr>
            <w:r w:rsidRPr="00750AA3">
              <w:rPr>
                <w:rFonts w:eastAsia="Arial"/>
              </w:rPr>
              <w:t>Added ‘Croatian’ language in Table 1 and Table 2.</w:t>
            </w:r>
          </w:p>
          <w:p w14:paraId="79B1D730" w14:textId="77777777" w:rsidR="00750AA3" w:rsidRPr="00750AA3" w:rsidRDefault="00750AA3" w:rsidP="00750AA3">
            <w:pPr>
              <w:jc w:val="left"/>
              <w:rPr>
                <w:rFonts w:eastAsia="Arial"/>
              </w:rPr>
            </w:pPr>
            <w:r w:rsidRPr="00750AA3">
              <w:rPr>
                <w:rFonts w:eastAsia="Arial"/>
              </w:rPr>
              <w:t>Added recommendation for single Stored Query with predefined identifier in Chapter 6.4 “Stored Query Support”.</w:t>
            </w:r>
          </w:p>
          <w:p w14:paraId="36995196" w14:textId="77777777" w:rsidR="00750AA3" w:rsidRPr="00750AA3" w:rsidRDefault="00750AA3" w:rsidP="00750AA3">
            <w:pPr>
              <w:jc w:val="left"/>
              <w:rPr>
                <w:rFonts w:eastAsia="Arial"/>
              </w:rPr>
            </w:pPr>
            <w:r w:rsidRPr="00750AA3">
              <w:rPr>
                <w:rFonts w:eastAsia="Arial"/>
              </w:rPr>
              <w:t xml:space="preserve">Modified TG Requirement 51 to include </w:t>
            </w:r>
            <w:r w:rsidRPr="00750AA3">
              <w:rPr>
                <w:rFonts w:eastAsia="Arial"/>
              </w:rPr>
              <w:lastRenderedPageBreak/>
              <w:t>‘DataSetIdCode’ and ‘DataSetIdNamespace’ parameters instead of the previously existing ‘DataSetId’.</w:t>
            </w:r>
          </w:p>
          <w:p w14:paraId="32DBB8CA" w14:textId="77777777" w:rsidR="00750AA3" w:rsidRPr="00750AA3" w:rsidRDefault="00750AA3" w:rsidP="00750AA3">
            <w:pPr>
              <w:jc w:val="left"/>
              <w:rPr>
                <w:rFonts w:eastAsia="Arial"/>
              </w:rPr>
            </w:pPr>
            <w:r w:rsidRPr="00750AA3">
              <w:rPr>
                <w:rFonts w:eastAsia="Arial"/>
              </w:rPr>
              <w:t>Added requirement for WFS-based Predefined data set download services that they only serve one data set per endpoint in Chapter 6.5 “INSPIRE Datasets and WFS Features”.</w:t>
            </w:r>
          </w:p>
          <w:p w14:paraId="324CFA4C" w14:textId="77777777" w:rsidR="00750AA3" w:rsidRPr="00750AA3" w:rsidRDefault="00750AA3" w:rsidP="00750AA3">
            <w:pPr>
              <w:jc w:val="left"/>
              <w:rPr>
                <w:rFonts w:eastAsia="Arial"/>
              </w:rPr>
            </w:pPr>
            <w:r w:rsidRPr="00750AA3">
              <w:rPr>
                <w:rFonts w:eastAsia="Arial"/>
              </w:rPr>
              <w:t>Removed dependency of Conformance class 3 on conformance class 2 in section 7 and TG Requirement 61.</w:t>
            </w:r>
          </w:p>
          <w:p w14:paraId="4E2AF213" w14:textId="77777777" w:rsidR="00750AA3" w:rsidRPr="00750AA3" w:rsidRDefault="00750AA3" w:rsidP="00750AA3">
            <w:pPr>
              <w:jc w:val="left"/>
              <w:rPr>
                <w:rFonts w:eastAsia="Arial"/>
              </w:rPr>
            </w:pPr>
            <w:r w:rsidRPr="00750AA3">
              <w:rPr>
                <w:rFonts w:eastAsia="Arial"/>
              </w:rPr>
              <w:t>Moved subsections 6.2.2 “DescribeFeatureType Operation (language requirements)” and 6.6.3 “GetFeature Operation (language requirements” to Chapter 7.9.</w:t>
            </w:r>
          </w:p>
          <w:p w14:paraId="6095B325" w14:textId="77777777" w:rsidR="00090CB3" w:rsidRPr="008C32EF" w:rsidRDefault="00750AA3" w:rsidP="00750AA3">
            <w:pPr>
              <w:jc w:val="left"/>
              <w:rPr>
                <w:rFonts w:eastAsia="Arial"/>
              </w:rPr>
            </w:pPr>
            <w:r w:rsidRPr="00750AA3">
              <w:rPr>
                <w:rFonts w:eastAsia="Arial"/>
              </w:rPr>
              <w:t>Added new sub-section 7.10 for WFS metadata in case of hybrid Atom/WFS implementations.</w:t>
            </w:r>
          </w:p>
        </w:tc>
      </w:tr>
    </w:tbl>
    <w:p w14:paraId="1404915D" w14:textId="77777777" w:rsidR="00E40358" w:rsidRPr="00D134B1" w:rsidRDefault="00E40358">
      <w:pPr>
        <w:pStyle w:val="Titolo1"/>
        <w:rPr>
          <w:lang w:val="en-GB"/>
        </w:rPr>
      </w:pPr>
      <w:bookmarkStart w:id="11" w:name="_Toc364091516"/>
      <w:r w:rsidRPr="00D134B1">
        <w:rPr>
          <w:lang w:val="en-GB"/>
        </w:rPr>
        <w:lastRenderedPageBreak/>
        <w:t>Introduction</w:t>
      </w:r>
      <w:bookmarkEnd w:id="11"/>
    </w:p>
    <w:p w14:paraId="0E4967F1" w14:textId="77777777" w:rsidR="00E40358" w:rsidRPr="008C32EF" w:rsidRDefault="00E40358">
      <w:pPr>
        <w:rPr>
          <w:rFonts w:eastAsia="Arial"/>
          <w:lang/>
        </w:rPr>
      </w:pPr>
      <w:r w:rsidRPr="008C32EF">
        <w:rPr>
          <w:rFonts w:eastAsia="Arial"/>
          <w:lang/>
        </w:rPr>
        <w:t xml:space="preserve">Directive 2007/2/EC of the European Parliament and of the Council of 14 March 2007 establishing an Infrastructure for Spatial Information in the European Community (INSPIRE) was published in the official Journal on the 25th April 2007. The INSPIRE Directive entered into force on the 15th May 2007. </w:t>
      </w:r>
    </w:p>
    <w:p w14:paraId="31254325" w14:textId="77777777" w:rsidR="00E40358" w:rsidRPr="008C32EF" w:rsidRDefault="00E40358">
      <w:pPr>
        <w:rPr>
          <w:rFonts w:eastAsia="Arial"/>
          <w:lang/>
        </w:rPr>
      </w:pPr>
      <w:r w:rsidRPr="008C32EF">
        <w:rPr>
          <w:rFonts w:eastAsia="Arial"/>
          <w:lang/>
        </w:rPr>
        <w:t>The purpose of the infrastructure is to enable the formulation, implementation, monitoring activities and evaluation of Community environmental policies at all levels – European, national and local – and to provide public information.</w:t>
      </w:r>
    </w:p>
    <w:p w14:paraId="7D8DBDED" w14:textId="77777777" w:rsidR="00E40358" w:rsidRPr="008C32EF" w:rsidRDefault="00E40358">
      <w:pPr>
        <w:rPr>
          <w:rFonts w:eastAsia="Arial"/>
          <w:lang/>
        </w:rPr>
      </w:pPr>
      <w:r w:rsidRPr="008C32EF">
        <w:rPr>
          <w:rFonts w:eastAsia="Arial"/>
          <w:lang/>
        </w:rPr>
        <w:t>INSPIRE builds on the infrastructures for spatial information that have already been created by the Member States. The components of those infrastructures include: metadata, spatial data themes (as described in Annexes I, II, III of the Directive), network services and technologies; agreements on data sharing, access and use; coordination and monitoring mechanisms, processes and procedures.</w:t>
      </w:r>
    </w:p>
    <w:p w14:paraId="41BC24FC" w14:textId="77777777" w:rsidR="00E40358" w:rsidRPr="008C32EF" w:rsidRDefault="00E40358">
      <w:pPr>
        <w:rPr>
          <w:rFonts w:eastAsia="Arial"/>
          <w:lang/>
        </w:rPr>
      </w:pPr>
      <w:r w:rsidRPr="008C32EF">
        <w:rPr>
          <w:rFonts w:eastAsia="Arial"/>
          <w:lang/>
        </w:rPr>
        <w:t>The guiding principles of INSPIRE are:</w:t>
      </w:r>
    </w:p>
    <w:p w14:paraId="69E3A2FF" w14:textId="77777777" w:rsidR="00E40358" w:rsidRPr="008C32EF" w:rsidRDefault="00E40358">
      <w:pPr>
        <w:widowControl w:val="0"/>
        <w:numPr>
          <w:ilvl w:val="0"/>
          <w:numId w:val="3"/>
        </w:numPr>
        <w:tabs>
          <w:tab w:val="left" w:pos="720"/>
        </w:tabs>
        <w:spacing w:after="0"/>
        <w:ind w:left="720" w:hanging="360"/>
        <w:rPr>
          <w:rFonts w:eastAsia="Arial"/>
          <w:lang/>
        </w:rPr>
      </w:pPr>
      <w:r w:rsidRPr="008C32EF">
        <w:rPr>
          <w:rFonts w:eastAsia="Arial"/>
          <w:lang/>
        </w:rPr>
        <w:t>that the infrastructures for spatial information in the Member States should be designed to ensure that spatial data are stored, made available and maintained at the most appropriate level;</w:t>
      </w:r>
    </w:p>
    <w:p w14:paraId="5CF10D77" w14:textId="77777777" w:rsidR="00E40358" w:rsidRPr="008C32EF" w:rsidRDefault="00E40358">
      <w:pPr>
        <w:widowControl w:val="0"/>
        <w:numPr>
          <w:ilvl w:val="0"/>
          <w:numId w:val="3"/>
        </w:numPr>
        <w:tabs>
          <w:tab w:val="left" w:pos="720"/>
        </w:tabs>
        <w:spacing w:after="0"/>
        <w:ind w:left="720" w:hanging="360"/>
        <w:rPr>
          <w:rFonts w:eastAsia="Arial"/>
          <w:lang/>
        </w:rPr>
      </w:pPr>
      <w:r w:rsidRPr="008C32EF">
        <w:rPr>
          <w:rFonts w:eastAsia="Arial"/>
          <w:lang/>
        </w:rPr>
        <w:t xml:space="preserve">that it is possible to combine spatial data from different sources across the Community in a consistent way and share them between several users and applications; </w:t>
      </w:r>
    </w:p>
    <w:p w14:paraId="269E7F99" w14:textId="77777777" w:rsidR="00E40358" w:rsidRPr="008C32EF" w:rsidRDefault="00E40358">
      <w:pPr>
        <w:widowControl w:val="0"/>
        <w:numPr>
          <w:ilvl w:val="0"/>
          <w:numId w:val="3"/>
        </w:numPr>
        <w:tabs>
          <w:tab w:val="left" w:pos="720"/>
        </w:tabs>
        <w:spacing w:after="0"/>
        <w:ind w:left="720" w:hanging="360"/>
        <w:rPr>
          <w:rFonts w:eastAsia="Arial"/>
          <w:lang/>
        </w:rPr>
      </w:pPr>
      <w:r w:rsidRPr="008C32EF">
        <w:rPr>
          <w:rFonts w:eastAsia="Arial"/>
          <w:lang/>
        </w:rPr>
        <w:t>that it is possible for spatial data collected at one level of public authority to be shared between all the different levels of public authorities;</w:t>
      </w:r>
    </w:p>
    <w:p w14:paraId="2991E39B" w14:textId="77777777" w:rsidR="00E40358" w:rsidRPr="008C32EF" w:rsidRDefault="00E40358">
      <w:pPr>
        <w:widowControl w:val="0"/>
        <w:numPr>
          <w:ilvl w:val="0"/>
          <w:numId w:val="3"/>
        </w:numPr>
        <w:tabs>
          <w:tab w:val="left" w:pos="720"/>
        </w:tabs>
        <w:spacing w:after="0"/>
        <w:ind w:left="720" w:hanging="360"/>
        <w:rPr>
          <w:rFonts w:eastAsia="Arial"/>
          <w:lang/>
        </w:rPr>
      </w:pPr>
      <w:r w:rsidRPr="008C32EF">
        <w:rPr>
          <w:rFonts w:eastAsia="Arial"/>
          <w:lang/>
        </w:rPr>
        <w:t xml:space="preserve">that spatial data are made available under conditions that do not restrict their extensive use; and </w:t>
      </w:r>
    </w:p>
    <w:p w14:paraId="5CD56EAC" w14:textId="77777777" w:rsidR="00E40358" w:rsidRPr="008C32EF" w:rsidRDefault="00E40358">
      <w:pPr>
        <w:widowControl w:val="0"/>
        <w:numPr>
          <w:ilvl w:val="0"/>
          <w:numId w:val="3"/>
        </w:numPr>
        <w:tabs>
          <w:tab w:val="left" w:pos="720"/>
        </w:tabs>
        <w:spacing w:after="0"/>
        <w:ind w:left="720" w:hanging="360"/>
        <w:rPr>
          <w:rFonts w:eastAsia="Arial"/>
          <w:lang/>
        </w:rPr>
      </w:pPr>
      <w:r w:rsidRPr="008C32EF">
        <w:rPr>
          <w:rFonts w:eastAsia="Arial"/>
          <w:lang/>
        </w:rPr>
        <w:t>that it is easy to discover available spatial data, to evaluate their fitness for purpose and to know the conditions applicable to their use.</w:t>
      </w:r>
    </w:p>
    <w:p w14:paraId="0303B3A0" w14:textId="77777777" w:rsidR="00E40358" w:rsidRPr="008C32EF" w:rsidRDefault="00E40358"/>
    <w:p w14:paraId="400EAD42" w14:textId="77777777" w:rsidR="00E40358" w:rsidRPr="008C32EF" w:rsidRDefault="00E40358">
      <w:r w:rsidRPr="008C32EF">
        <w:t>The text of the INSPIRE Directive is available from</w:t>
      </w:r>
      <w:r w:rsidR="00C2401E" w:rsidRPr="008C32EF">
        <w:t xml:space="preserve"> available from the European Union Law website (EU-LEX) </w:t>
      </w:r>
      <w:hyperlink r:id="rId19" w:history="1">
        <w:r w:rsidR="00BE525F" w:rsidRPr="008C32EF">
          <w:rPr>
            <w:rStyle w:val="Collegamentoipertestuale"/>
          </w:rPr>
          <w:t>http://eur-lex.europa.eu/LexUriServ/LexUriServ.do?uri=CELEX:32007L0002:EN:NOT</w:t>
        </w:r>
      </w:hyperlink>
      <w:r w:rsidRPr="008C32EF">
        <w:t xml:space="preserve">. The Directive identifies what needs to be achieved, and Member States have two years from the date of adoption to bring into force national legislation, regulations, and administrative procedures that define how the agreed objectives will be met taking into account the specific situation of each Member State. To ensure that the spatial data infrastructures of the Member States are compatible and usable in a Community and trans-boundary context, the Directive requires that common Implementing Rules (IR) are adopted in a number of specific areas. Implementing Rules are adopted as Commission Decisions, and are binding in their entirety. </w:t>
      </w:r>
    </w:p>
    <w:p w14:paraId="0E19964C" w14:textId="77777777" w:rsidR="00E40358" w:rsidRPr="00D134B1" w:rsidRDefault="00E40358">
      <w:r w:rsidRPr="00D134B1">
        <w:t>According to Article 5(4) of the Directive, the INSPIRE Implementing Rules shall take account of relevant, existing international standards and user requirements.</w:t>
      </w:r>
    </w:p>
    <w:p w14:paraId="06A79982" w14:textId="77777777" w:rsidR="00E40358" w:rsidRPr="008C32EF" w:rsidRDefault="00E40358">
      <w:pPr>
        <w:ind w:left="-12"/>
        <w:rPr>
          <w:rFonts w:eastAsia="Arial"/>
        </w:rPr>
      </w:pPr>
      <w:r w:rsidRPr="008C32EF">
        <w:rPr>
          <w:rFonts w:eastAsia="Arial"/>
        </w:rPr>
        <w:t xml:space="preserve">The scope of this document is to detail the INSPIRE technical requirements for </w:t>
      </w:r>
      <w:r w:rsidR="008D0A70" w:rsidRPr="008C32EF">
        <w:rPr>
          <w:rFonts w:eastAsia="Arial"/>
          <w:b/>
        </w:rPr>
        <w:t>Download S</w:t>
      </w:r>
      <w:r w:rsidRPr="008C32EF">
        <w:rPr>
          <w:rFonts w:eastAsia="Arial"/>
          <w:b/>
        </w:rPr>
        <w:t>ervices</w:t>
      </w:r>
      <w:r w:rsidRPr="008C32EF">
        <w:rPr>
          <w:rFonts w:eastAsia="Arial"/>
        </w:rPr>
        <w:t xml:space="preserve"> from the Implementing Rules, such that these services can be implemented consistently across Europe. </w:t>
      </w:r>
    </w:p>
    <w:p w14:paraId="66B8D708" w14:textId="77777777" w:rsidR="00E40358" w:rsidRPr="008C32EF" w:rsidRDefault="00E40358">
      <w:pPr>
        <w:autoSpaceDE w:val="0"/>
        <w:rPr>
          <w:rFonts w:eastAsia="Arial"/>
        </w:rPr>
      </w:pPr>
      <w:r w:rsidRPr="008C32EF">
        <w:rPr>
          <w:rFonts w:eastAsia="Arial"/>
        </w:rPr>
        <w:t>These Implementing Rules are, as much as possible, in conformance with European and international standards, current practices in stakeholder communities and relevant European initiatives such as e</w:t>
      </w:r>
      <w:r w:rsidRPr="008C32EF">
        <w:rPr>
          <w:rFonts w:eastAsia="Arial"/>
        </w:rPr>
        <w:noBreakHyphen/>
        <w:t>Government, and the EU interoperability framework.</w:t>
      </w:r>
    </w:p>
    <w:p w14:paraId="5C1E40B2" w14:textId="77777777" w:rsidR="00E40358" w:rsidRPr="00D134B1" w:rsidRDefault="00E40358" w:rsidP="00B97D54">
      <w:pPr>
        <w:pStyle w:val="Titolo1"/>
        <w:rPr>
          <w:lang w:val="en-GB"/>
        </w:rPr>
      </w:pPr>
      <w:bookmarkStart w:id="12" w:name="_Toc364091517"/>
      <w:r w:rsidRPr="00D134B1">
        <w:rPr>
          <w:lang w:val="en-GB"/>
        </w:rPr>
        <w:lastRenderedPageBreak/>
        <w:t>Normative references</w:t>
      </w:r>
      <w:bookmarkEnd w:id="12"/>
      <w:r w:rsidRPr="00D134B1">
        <w:rPr>
          <w:lang w:val="en-GB"/>
        </w:rPr>
        <w:t xml:space="preserve"> </w:t>
      </w:r>
    </w:p>
    <w:p w14:paraId="0FA4D0FF" w14:textId="77777777" w:rsidR="00241D53" w:rsidRPr="008C32EF" w:rsidRDefault="00241D53" w:rsidP="00A83F7A">
      <w:pPr>
        <w:autoSpaceDE w:val="0"/>
        <w:rPr>
          <w:b/>
        </w:rPr>
      </w:pPr>
      <w:r w:rsidRPr="008C32EF">
        <w:t xml:space="preserve">The following referenced documents are indispensable for the application of this document. For dated references, only the edition cited applies. For undated references, the latest edition of the referenced document (including any amendments) applies. </w:t>
      </w:r>
    </w:p>
    <w:p w14:paraId="40F2826E" w14:textId="77777777" w:rsidR="00642081" w:rsidRPr="008C32EF" w:rsidRDefault="00642081" w:rsidP="00C66E5B">
      <w:pPr>
        <w:rPr>
          <w:b/>
        </w:rPr>
      </w:pPr>
      <w:r w:rsidRPr="008C32EF">
        <w:t xml:space="preserve">INSPIRE, Implementing Directive 2007/2/EC of the European Parliament and of the Council as regards interoperability of spatial </w:t>
      </w:r>
      <w:r w:rsidR="00701A6A" w:rsidRPr="008C32EF">
        <w:t>dataset</w:t>
      </w:r>
      <w:r w:rsidRPr="008C32EF">
        <w:t xml:space="preserve">s and services, </w:t>
      </w:r>
      <w:r w:rsidRPr="008C32EF">
        <w:rPr>
          <w:b/>
        </w:rPr>
        <w:t>INSPIRE D</w:t>
      </w:r>
      <w:r w:rsidR="0053153C" w:rsidRPr="008C32EF">
        <w:rPr>
          <w:b/>
        </w:rPr>
        <w:t>irective</w:t>
      </w:r>
    </w:p>
    <w:p w14:paraId="32828DDA" w14:textId="77777777" w:rsidR="00241D53" w:rsidRPr="008C32EF" w:rsidRDefault="00241D53" w:rsidP="009D71F7">
      <w:pPr>
        <w:rPr>
          <w:b/>
          <w:bCs/>
        </w:rPr>
      </w:pPr>
      <w:r w:rsidRPr="008C32EF">
        <w:t>IETF RFC 4287</w:t>
      </w:r>
      <w:r w:rsidRPr="008C32EF">
        <w:rPr>
          <w:b/>
        </w:rPr>
        <w:t xml:space="preserve"> </w:t>
      </w:r>
      <w:r w:rsidR="00A835F5" w:rsidRPr="008C32EF">
        <w:t xml:space="preserve">The Atom Syndication Format, </w:t>
      </w:r>
      <w:r w:rsidRPr="008C32EF">
        <w:rPr>
          <w:b/>
          <w:bCs/>
        </w:rPr>
        <w:t>ATOM</w:t>
      </w:r>
    </w:p>
    <w:p w14:paraId="5588C082" w14:textId="77777777" w:rsidR="00BB281C" w:rsidRPr="008C32EF" w:rsidRDefault="00BB281C" w:rsidP="009D71F7">
      <w:pPr>
        <w:rPr>
          <w:b/>
          <w:bCs/>
        </w:rPr>
      </w:pPr>
      <w:r w:rsidRPr="008C32EF">
        <w:rPr>
          <w:bCs/>
        </w:rPr>
        <w:t>GeoRSS</w:t>
      </w:r>
      <w:r w:rsidR="003C4833" w:rsidRPr="008C32EF">
        <w:rPr>
          <w:bCs/>
        </w:rPr>
        <w:t>-Simple The Simple Serialization of GeoRSS</w:t>
      </w:r>
      <w:r w:rsidRPr="008C32EF">
        <w:rPr>
          <w:bCs/>
        </w:rPr>
        <w:t xml:space="preserve">, </w:t>
      </w:r>
      <w:hyperlink r:id="rId20" w:history="1">
        <w:r w:rsidR="00D02B5F" w:rsidRPr="008C32EF">
          <w:rPr>
            <w:rStyle w:val="Collegamentoipertestuale"/>
            <w:bCs/>
          </w:rPr>
          <w:t>http://www.georss.org/simple</w:t>
        </w:r>
      </w:hyperlink>
      <w:r w:rsidR="00D02B5F" w:rsidRPr="008C32EF">
        <w:rPr>
          <w:bCs/>
        </w:rPr>
        <w:t xml:space="preserve"> </w:t>
      </w:r>
      <w:r w:rsidR="003C4833" w:rsidRPr="008C32EF">
        <w:rPr>
          <w:bCs/>
        </w:rPr>
        <w:t xml:space="preserve"> </w:t>
      </w:r>
      <w:r w:rsidRPr="008C32EF">
        <w:rPr>
          <w:b/>
          <w:bCs/>
        </w:rPr>
        <w:t>GeoRSS</w:t>
      </w:r>
    </w:p>
    <w:p w14:paraId="7A4E0CAC" w14:textId="77777777" w:rsidR="00407C91" w:rsidRPr="008C32EF" w:rsidRDefault="00407C91" w:rsidP="009D71F7">
      <w:r w:rsidRPr="008C32EF">
        <w:rPr>
          <w:bCs/>
        </w:rPr>
        <w:t xml:space="preserve">OpenSearch Description Document format, </w:t>
      </w:r>
      <w:hyperlink r:id="rId21" w:history="1">
        <w:r w:rsidRPr="008C32EF">
          <w:rPr>
            <w:rStyle w:val="Collegamentoipertestuale"/>
            <w:bCs/>
          </w:rPr>
          <w:t>http://www.opensearch.</w:t>
        </w:r>
        <w:r w:rsidRPr="008C32EF">
          <w:rPr>
            <w:rStyle w:val="Collegamentoipertestuale"/>
            <w:bCs/>
          </w:rPr>
          <w:t>o</w:t>
        </w:r>
        <w:r w:rsidRPr="008C32EF">
          <w:rPr>
            <w:rStyle w:val="Collegamentoipertestuale"/>
            <w:bCs/>
          </w:rPr>
          <w:t>rg/Specifications/OpenSearch/1.1</w:t>
        </w:r>
      </w:hyperlink>
      <w:r w:rsidRPr="008C32EF">
        <w:rPr>
          <w:bCs/>
        </w:rPr>
        <w:t xml:space="preserve"> </w:t>
      </w:r>
      <w:r w:rsidRPr="008C32EF">
        <w:rPr>
          <w:b/>
          <w:bCs/>
        </w:rPr>
        <w:t>OpenSearch</w:t>
      </w:r>
    </w:p>
    <w:p w14:paraId="1F490D56" w14:textId="77777777" w:rsidR="00241D53" w:rsidRPr="008C32EF" w:rsidRDefault="00241D53" w:rsidP="009D71F7">
      <w:pPr>
        <w:rPr>
          <w:rStyle w:val="NormativeReference"/>
          <w:b w:val="0"/>
        </w:rPr>
      </w:pPr>
      <w:r w:rsidRPr="008C32EF">
        <w:rPr>
          <w:rStyle w:val="NormativeReference"/>
          <w:b w:val="0"/>
        </w:rPr>
        <w:t>ISO 19142:2010</w:t>
      </w:r>
      <w:r w:rsidRPr="008C32EF">
        <w:rPr>
          <w:rStyle w:val="NormativeReference"/>
        </w:rPr>
        <w:t xml:space="preserve"> </w:t>
      </w:r>
      <w:r w:rsidRPr="008C32EF">
        <w:rPr>
          <w:rStyle w:val="NormativeReference"/>
          <w:b w:val="0"/>
        </w:rPr>
        <w:t>Geographic information -- Web Feature Service</w:t>
      </w:r>
      <w:r w:rsidR="00A835F5" w:rsidRPr="008C32EF">
        <w:rPr>
          <w:rStyle w:val="NormativeReference"/>
          <w:b w:val="0"/>
        </w:rPr>
        <w:t xml:space="preserve">, </w:t>
      </w:r>
      <w:r w:rsidRPr="008C32EF">
        <w:rPr>
          <w:rStyle w:val="NormativeReference"/>
          <w:bCs/>
        </w:rPr>
        <w:t>ISO 19142</w:t>
      </w:r>
    </w:p>
    <w:p w14:paraId="5091509E" w14:textId="77777777" w:rsidR="00241D53" w:rsidRPr="008C32EF" w:rsidRDefault="00241D53" w:rsidP="009D71F7">
      <w:pPr>
        <w:rPr>
          <w:rStyle w:val="NormativeReference"/>
          <w:b w:val="0"/>
        </w:rPr>
      </w:pPr>
      <w:r w:rsidRPr="008C32EF">
        <w:rPr>
          <w:rStyle w:val="NormativeReference"/>
          <w:b w:val="0"/>
        </w:rPr>
        <w:t>ISO 19143:2010 Geographic information -- Filter encoding</w:t>
      </w:r>
      <w:r w:rsidR="00A835F5" w:rsidRPr="008C32EF">
        <w:rPr>
          <w:rStyle w:val="NormativeReference"/>
          <w:b w:val="0"/>
        </w:rPr>
        <w:t xml:space="preserve">, </w:t>
      </w:r>
      <w:r w:rsidRPr="008C32EF">
        <w:rPr>
          <w:rStyle w:val="NormativeReference"/>
          <w:bCs/>
        </w:rPr>
        <w:t>ISO 19143</w:t>
      </w:r>
    </w:p>
    <w:p w14:paraId="71CE95F6" w14:textId="77777777" w:rsidR="009E323A" w:rsidRPr="008C32EF" w:rsidRDefault="009E323A" w:rsidP="009D71F7">
      <w:pPr>
        <w:rPr>
          <w:rStyle w:val="NormativeReference"/>
        </w:rPr>
      </w:pPr>
      <w:r w:rsidRPr="008C32EF">
        <w:rPr>
          <w:rStyle w:val="NormativeReference"/>
          <w:b w:val="0"/>
        </w:rPr>
        <w:t>INSPIRE Network Services Regulation</w:t>
      </w:r>
      <w:r w:rsidR="00A835F5" w:rsidRPr="008C32EF">
        <w:rPr>
          <w:rStyle w:val="NormativeReference"/>
          <w:b w:val="0"/>
        </w:rPr>
        <w:t>,</w:t>
      </w:r>
      <w:r w:rsidRPr="008C32EF">
        <w:rPr>
          <w:rStyle w:val="NormativeReference"/>
          <w:b w:val="0"/>
        </w:rPr>
        <w:t xml:space="preserve"> </w:t>
      </w:r>
      <w:r w:rsidR="00A835F5" w:rsidRPr="008C32EF">
        <w:rPr>
          <w:rStyle w:val="NormativeReference"/>
        </w:rPr>
        <w:t xml:space="preserve">INS NS, </w:t>
      </w:r>
      <w:r w:rsidRPr="008C32EF">
        <w:rPr>
          <w:rStyle w:val="NormativeReference"/>
          <w:b w:val="0"/>
        </w:rPr>
        <w:t xml:space="preserve">COMMISSION REGULATION (EU) </w:t>
      </w:r>
      <w:r w:rsidR="00C70CAE" w:rsidRPr="008C32EF">
        <w:rPr>
          <w:rStyle w:val="NormativeReference"/>
          <w:b w:val="0"/>
        </w:rPr>
        <w:t xml:space="preserve">No 976/2009 </w:t>
      </w:r>
      <w:r w:rsidRPr="008C32EF">
        <w:rPr>
          <w:rStyle w:val="NormativeReference"/>
          <w:b w:val="0"/>
        </w:rPr>
        <w:t xml:space="preserve">of 23 November 2010 </w:t>
      </w:r>
      <w:r w:rsidR="00C70CAE" w:rsidRPr="008C32EF">
        <w:rPr>
          <w:rStyle w:val="NormativeReference"/>
          <w:b w:val="0"/>
        </w:rPr>
        <w:t>as amended by</w:t>
      </w:r>
      <w:r w:rsidRPr="008C32EF">
        <w:rPr>
          <w:rStyle w:val="NormativeReference"/>
          <w:b w:val="0"/>
        </w:rPr>
        <w:t xml:space="preserve"> Regulation (EC) </w:t>
      </w:r>
      <w:r w:rsidR="00C70CAE" w:rsidRPr="008C32EF">
        <w:rPr>
          <w:rStyle w:val="NormativeReference"/>
          <w:b w:val="0"/>
        </w:rPr>
        <w:t>No 1088/2010</w:t>
      </w:r>
      <w:r w:rsidRPr="008C32EF">
        <w:rPr>
          <w:rStyle w:val="NormativeReference"/>
          <w:b w:val="0"/>
        </w:rPr>
        <w:t xml:space="preserve"> as regards download services and transformation services </w:t>
      </w:r>
    </w:p>
    <w:p w14:paraId="1D5BF308" w14:textId="77777777" w:rsidR="009E323A" w:rsidRPr="008C32EF" w:rsidRDefault="009E323A" w:rsidP="009D71F7">
      <w:pPr>
        <w:rPr>
          <w:rStyle w:val="NormativeReference"/>
          <w:b w:val="0"/>
        </w:rPr>
      </w:pPr>
      <w:r w:rsidRPr="008C32EF">
        <w:rPr>
          <w:rStyle w:val="NormativeReference"/>
          <w:b w:val="0"/>
        </w:rPr>
        <w:t>INSPIRE Metadata Regulation</w:t>
      </w:r>
      <w:r w:rsidR="00A835F5" w:rsidRPr="008C32EF">
        <w:rPr>
          <w:rStyle w:val="NormativeReference"/>
          <w:b w:val="0"/>
        </w:rPr>
        <w:t xml:space="preserve">, </w:t>
      </w:r>
      <w:r w:rsidR="00A835F5" w:rsidRPr="008C32EF">
        <w:rPr>
          <w:rStyle w:val="NormativeReference"/>
        </w:rPr>
        <w:t>INS MD,</w:t>
      </w:r>
      <w:r w:rsidRPr="008C32EF">
        <w:rPr>
          <w:rStyle w:val="NormativeReference"/>
        </w:rPr>
        <w:t xml:space="preserve"> </w:t>
      </w:r>
      <w:r w:rsidRPr="008C32EF">
        <w:rPr>
          <w:rStyle w:val="NormativeReference"/>
          <w:b w:val="0"/>
        </w:rPr>
        <w:t xml:space="preserve">COMMISSION REGULATION (EC) No 1205/2008 of 3 December 2008 implementing Directive 2007/2/EC of the European Parliament and of the Council as regards metadata. See also Corrigendum to INSPIRE Metadata Regulation. </w:t>
      </w:r>
    </w:p>
    <w:p w14:paraId="6B874CB3" w14:textId="77777777" w:rsidR="009E323A" w:rsidRPr="008C32EF" w:rsidRDefault="009E323A" w:rsidP="009D71F7">
      <w:pPr>
        <w:rPr>
          <w:rStyle w:val="NormativeReference"/>
          <w:b w:val="0"/>
        </w:rPr>
      </w:pPr>
      <w:r w:rsidRPr="008C32EF">
        <w:rPr>
          <w:rStyle w:val="NormativeReference"/>
          <w:b w:val="0"/>
        </w:rPr>
        <w:t>INSPIRE Metadata Implementing Rules</w:t>
      </w:r>
      <w:r w:rsidR="00A835F5" w:rsidRPr="008C32EF">
        <w:rPr>
          <w:rStyle w:val="NormativeReference"/>
          <w:b w:val="0"/>
        </w:rPr>
        <w:t>,</w:t>
      </w:r>
      <w:r w:rsidR="00A835F5" w:rsidRPr="008C32EF">
        <w:rPr>
          <w:rStyle w:val="NormativeReference"/>
        </w:rPr>
        <w:t xml:space="preserve"> IR MDTG,</w:t>
      </w:r>
      <w:r w:rsidR="00A835F5" w:rsidRPr="008C32EF">
        <w:rPr>
          <w:rStyle w:val="NormativeReference"/>
          <w:b w:val="0"/>
        </w:rPr>
        <w:t xml:space="preserve"> Guidelines based on EN ISO 19115 and EN ISO 19119 for Commission Regulation (EC) No 1205/2008 of 3 December 2008 implementing Directive 2007/2/EC of the European Parliament and of the Council as regards metadata</w:t>
      </w:r>
    </w:p>
    <w:p w14:paraId="40966437" w14:textId="77777777" w:rsidR="0071460F" w:rsidRPr="008C32EF" w:rsidRDefault="0071460F" w:rsidP="009D71F7">
      <w:pPr>
        <w:rPr>
          <w:rStyle w:val="NormativeReference"/>
          <w:b w:val="0"/>
        </w:rPr>
      </w:pPr>
      <w:r w:rsidRPr="008C32EF">
        <w:rPr>
          <w:rStyle w:val="NormativeReference"/>
          <w:b w:val="0"/>
        </w:rPr>
        <w:t xml:space="preserve">INSPIRE spatial </w:t>
      </w:r>
      <w:r w:rsidR="00701A6A" w:rsidRPr="008C32EF">
        <w:rPr>
          <w:rStyle w:val="NormativeReference"/>
          <w:b w:val="0"/>
        </w:rPr>
        <w:t>dataset</w:t>
      </w:r>
      <w:r w:rsidRPr="008C32EF">
        <w:rPr>
          <w:rStyle w:val="NormativeReference"/>
          <w:b w:val="0"/>
        </w:rPr>
        <w:t xml:space="preserve">s and services </w:t>
      </w:r>
      <w:r w:rsidR="006B1EA6" w:rsidRPr="008C32EF">
        <w:rPr>
          <w:rStyle w:val="NormativeReference"/>
          <w:b w:val="0"/>
        </w:rPr>
        <w:t xml:space="preserve">Regulation, </w:t>
      </w:r>
      <w:r w:rsidR="006B1EA6" w:rsidRPr="008C32EF">
        <w:rPr>
          <w:rStyle w:val="NormativeReference"/>
        </w:rPr>
        <w:t xml:space="preserve">INS SDS, </w:t>
      </w:r>
      <w:r w:rsidRPr="008C32EF">
        <w:rPr>
          <w:rStyle w:val="NormativeReference"/>
          <w:b w:val="0"/>
        </w:rPr>
        <w:t>COMMISSION REGULATION (EU) No 1089/2010</w:t>
      </w:r>
      <w:r w:rsidR="006B1EA6" w:rsidRPr="008C32EF">
        <w:rPr>
          <w:rStyle w:val="NormativeReference"/>
          <w:b w:val="0"/>
        </w:rPr>
        <w:t xml:space="preserve"> </w:t>
      </w:r>
      <w:r w:rsidRPr="008C32EF">
        <w:rPr>
          <w:rStyle w:val="NormativeReference"/>
          <w:b w:val="0"/>
        </w:rPr>
        <w:t>of 23 November 2010</w:t>
      </w:r>
      <w:r w:rsidR="006B1EA6" w:rsidRPr="008C32EF">
        <w:rPr>
          <w:rStyle w:val="NormativeReference"/>
          <w:b w:val="0"/>
        </w:rPr>
        <w:t xml:space="preserve"> </w:t>
      </w:r>
      <w:r w:rsidRPr="008C32EF">
        <w:rPr>
          <w:rStyle w:val="NormativeReference"/>
          <w:b w:val="0"/>
        </w:rPr>
        <w:t>implementing Directive 2007/2/EC of the European Parliament and of the Council as regards</w:t>
      </w:r>
      <w:r w:rsidR="006B1EA6" w:rsidRPr="008C32EF">
        <w:rPr>
          <w:rStyle w:val="NormativeReference"/>
          <w:b w:val="0"/>
        </w:rPr>
        <w:t xml:space="preserve"> </w:t>
      </w:r>
      <w:r w:rsidRPr="008C32EF">
        <w:rPr>
          <w:rStyle w:val="NormativeReference"/>
          <w:b w:val="0"/>
        </w:rPr>
        <w:t xml:space="preserve">interoperability of spatial </w:t>
      </w:r>
      <w:r w:rsidR="00701A6A" w:rsidRPr="008C32EF">
        <w:rPr>
          <w:rStyle w:val="NormativeReference"/>
          <w:b w:val="0"/>
        </w:rPr>
        <w:t>dataset</w:t>
      </w:r>
      <w:r w:rsidRPr="008C32EF">
        <w:rPr>
          <w:rStyle w:val="NormativeReference"/>
          <w:b w:val="0"/>
        </w:rPr>
        <w:t>s and services</w:t>
      </w:r>
    </w:p>
    <w:p w14:paraId="648F6F1D" w14:textId="77777777" w:rsidR="00D360BC" w:rsidRPr="008C32EF" w:rsidRDefault="00D360BC" w:rsidP="009D71F7">
      <w:pPr>
        <w:rPr>
          <w:rStyle w:val="NormativeReference"/>
        </w:rPr>
      </w:pPr>
      <w:r w:rsidRPr="008C32EF">
        <w:rPr>
          <w:rStyle w:val="NormativeReference"/>
          <w:b w:val="0"/>
        </w:rPr>
        <w:t xml:space="preserve">W3C Protocol for Web Description Resources (POWDER): Description Resources, </w:t>
      </w:r>
      <w:hyperlink r:id="rId22" w:history="1">
        <w:r w:rsidR="004B0095" w:rsidRPr="00D134B1">
          <w:rPr>
            <w:rStyle w:val="Collegamentoipertestuale"/>
          </w:rPr>
          <w:t>http://www.w3.org/TR/powder-dr/</w:t>
        </w:r>
      </w:hyperlink>
      <w:r w:rsidR="004B0095" w:rsidRPr="009D71F7">
        <w:rPr>
          <w:rStyle w:val="NormativeReference"/>
          <w:b w:val="0"/>
        </w:rPr>
        <w:t>,</w:t>
      </w:r>
      <w:r w:rsidR="004B0095" w:rsidRPr="008C32EF">
        <w:rPr>
          <w:rStyle w:val="NormativeReference"/>
        </w:rPr>
        <w:t xml:space="preserve"> POWDER</w:t>
      </w:r>
    </w:p>
    <w:p w14:paraId="6DA6A345" w14:textId="77777777" w:rsidR="00E40358" w:rsidRPr="00D134B1" w:rsidRDefault="00514313" w:rsidP="00B97D54">
      <w:pPr>
        <w:pStyle w:val="Titolo1"/>
        <w:rPr>
          <w:lang w:val="en-GB"/>
        </w:rPr>
      </w:pPr>
      <w:bookmarkStart w:id="13" w:name="_Toc364091518"/>
      <w:r w:rsidRPr="00D134B1">
        <w:rPr>
          <w:lang w:val="en-GB"/>
        </w:rPr>
        <w:lastRenderedPageBreak/>
        <w:t>Terms and ab</w:t>
      </w:r>
      <w:r w:rsidR="00E40358" w:rsidRPr="00D134B1">
        <w:rPr>
          <w:lang w:val="en-GB"/>
        </w:rPr>
        <w:t>breviations</w:t>
      </w:r>
      <w:bookmarkEnd w:id="13"/>
    </w:p>
    <w:p w14:paraId="2CD271F3" w14:textId="77777777" w:rsidR="00A10C4C" w:rsidRPr="008C32EF" w:rsidRDefault="00514313" w:rsidP="00B97D54">
      <w:pPr>
        <w:pStyle w:val="Titolo2"/>
        <w:spacing w:before="360" w:after="120"/>
        <w:ind w:left="576" w:hanging="576"/>
      </w:pPr>
      <w:bookmarkStart w:id="14" w:name="_Toc182303789"/>
      <w:bookmarkStart w:id="15" w:name="_Toc364091519"/>
      <w:r w:rsidRPr="008C32EF">
        <w:t>Terms</w:t>
      </w:r>
      <w:bookmarkEnd w:id="14"/>
      <w:bookmarkEnd w:id="15"/>
    </w:p>
    <w:p w14:paraId="206A2FB3" w14:textId="77777777" w:rsidR="00514313" w:rsidRPr="008C32EF" w:rsidRDefault="00514313" w:rsidP="00514313">
      <w:pPr>
        <w:numPr>
          <w:ilvl w:val="0"/>
          <w:numId w:val="9"/>
        </w:numPr>
        <w:spacing w:after="0"/>
        <w:ind w:left="0" w:firstLine="0"/>
        <w:jc w:val="left"/>
      </w:pPr>
      <w:r w:rsidRPr="008C32EF">
        <w:rPr>
          <w:b/>
        </w:rPr>
        <w:t>download services</w:t>
      </w:r>
      <w:r w:rsidRPr="008C32EF">
        <w:br/>
        <w:t xml:space="preserve">enabling copies of spatial </w:t>
      </w:r>
      <w:r w:rsidR="00701A6A" w:rsidRPr="008C32EF">
        <w:t>dataset</w:t>
      </w:r>
      <w:r w:rsidRPr="008C32EF">
        <w:t>s, or parts of such sets, to be downloaded and, where practicable, accessed directly [INSPIRE Directive]</w:t>
      </w:r>
      <w:r w:rsidRPr="008C32EF">
        <w:br/>
      </w:r>
    </w:p>
    <w:p w14:paraId="24B4B740" w14:textId="77777777" w:rsidR="00C01163" w:rsidRPr="008C32EF" w:rsidRDefault="00C01163" w:rsidP="00C01163">
      <w:pPr>
        <w:numPr>
          <w:ilvl w:val="0"/>
          <w:numId w:val="9"/>
        </w:numPr>
        <w:spacing w:after="0"/>
        <w:ind w:left="0" w:firstLine="0"/>
        <w:jc w:val="left"/>
      </w:pPr>
      <w:r w:rsidRPr="008C32EF">
        <w:rPr>
          <w:b/>
        </w:rPr>
        <w:t>INSPIRE registry</w:t>
      </w:r>
      <w:r w:rsidRPr="008C32EF">
        <w:br/>
      </w:r>
      <w:r w:rsidRPr="00D134B1">
        <w:t>the official registry containing definitions for terms and feature concepts in INSPIRE. http://inspire-registry.jrc.ec.europa.eu/</w:t>
      </w:r>
    </w:p>
    <w:p w14:paraId="43E6E831" w14:textId="77777777" w:rsidR="00C01163" w:rsidRPr="008C32EF" w:rsidRDefault="00C01163" w:rsidP="00C01163">
      <w:pPr>
        <w:spacing w:after="0"/>
        <w:jc w:val="left"/>
      </w:pPr>
    </w:p>
    <w:p w14:paraId="0C6686C1" w14:textId="77777777" w:rsidR="00514313" w:rsidRPr="008C32EF" w:rsidRDefault="00514313" w:rsidP="00252E7B">
      <w:pPr>
        <w:numPr>
          <w:ilvl w:val="0"/>
          <w:numId w:val="9"/>
        </w:numPr>
        <w:spacing w:after="0"/>
        <w:ind w:left="0" w:firstLine="0"/>
        <w:jc w:val="left"/>
      </w:pPr>
      <w:r w:rsidRPr="008C32EF">
        <w:rPr>
          <w:b/>
        </w:rPr>
        <w:t>metadata</w:t>
      </w:r>
      <w:r w:rsidRPr="008C32EF">
        <w:br/>
      </w:r>
      <w:r w:rsidRPr="00D134B1">
        <w:t xml:space="preserve">information describing spatial </w:t>
      </w:r>
      <w:r w:rsidR="00701A6A" w:rsidRPr="00D134B1">
        <w:t>dataset</w:t>
      </w:r>
      <w:r w:rsidRPr="00D134B1">
        <w:t>s and spatial data services and making it possible to discover, inventory and use them [INSPIRE Directive]</w:t>
      </w:r>
      <w:r w:rsidRPr="008C32EF">
        <w:br/>
      </w:r>
    </w:p>
    <w:p w14:paraId="544C639E" w14:textId="77777777" w:rsidR="00514313" w:rsidRPr="008C32EF" w:rsidRDefault="00514313" w:rsidP="00252E7B">
      <w:pPr>
        <w:numPr>
          <w:ilvl w:val="0"/>
          <w:numId w:val="9"/>
        </w:numPr>
        <w:spacing w:after="0"/>
        <w:ind w:left="0" w:firstLine="0"/>
        <w:jc w:val="left"/>
      </w:pPr>
      <w:r w:rsidRPr="008C32EF">
        <w:rPr>
          <w:b/>
        </w:rPr>
        <w:t>network services</w:t>
      </w:r>
      <w:r w:rsidRPr="008C32EF">
        <w:br/>
      </w:r>
      <w:r w:rsidRPr="00D134B1">
        <w:t>network services should make it possible to discover, transform, view and download spatial data and to invoke spatial data and e-commerce services [INSPIRE Directive]</w:t>
      </w:r>
      <w:r w:rsidRPr="008C32EF">
        <w:br/>
      </w:r>
    </w:p>
    <w:p w14:paraId="11968582" w14:textId="77777777" w:rsidR="00514313" w:rsidRPr="008C32EF" w:rsidRDefault="00514313" w:rsidP="00514313">
      <w:pPr>
        <w:numPr>
          <w:ilvl w:val="0"/>
          <w:numId w:val="9"/>
        </w:numPr>
        <w:spacing w:after="0"/>
        <w:ind w:left="0" w:firstLine="0"/>
        <w:jc w:val="left"/>
      </w:pPr>
      <w:r w:rsidRPr="008C32EF">
        <w:rPr>
          <w:b/>
        </w:rPr>
        <w:t>spatial data</w:t>
      </w:r>
      <w:r w:rsidRPr="008C32EF">
        <w:rPr>
          <w:b/>
        </w:rPr>
        <w:br/>
      </w:r>
      <w:r w:rsidRPr="00D134B1">
        <w:t>data with a direct or indirect reference to a specific location or geographic area [INSPIRE Directive]</w:t>
      </w:r>
      <w:r w:rsidRPr="008C32EF">
        <w:br/>
      </w:r>
    </w:p>
    <w:p w14:paraId="568C8F49" w14:textId="77777777" w:rsidR="00514313" w:rsidRPr="008C32EF" w:rsidRDefault="00514313" w:rsidP="00514313">
      <w:pPr>
        <w:numPr>
          <w:ilvl w:val="0"/>
          <w:numId w:val="9"/>
        </w:numPr>
        <w:spacing w:after="0"/>
        <w:ind w:left="0" w:firstLine="0"/>
        <w:jc w:val="left"/>
      </w:pPr>
      <w:r w:rsidRPr="008C32EF">
        <w:rPr>
          <w:b/>
        </w:rPr>
        <w:t xml:space="preserve">spatial </w:t>
      </w:r>
      <w:r w:rsidR="00701A6A" w:rsidRPr="008C32EF">
        <w:rPr>
          <w:b/>
        </w:rPr>
        <w:t>dataset</w:t>
      </w:r>
      <w:r w:rsidRPr="008C32EF">
        <w:rPr>
          <w:b/>
        </w:rPr>
        <w:br/>
      </w:r>
      <w:r w:rsidRPr="00D134B1">
        <w:t>identifiable collection of spatial data [INSPIRE Directive]</w:t>
      </w:r>
    </w:p>
    <w:p w14:paraId="6961D329" w14:textId="77777777" w:rsidR="00D71F96" w:rsidRPr="008C32EF" w:rsidRDefault="00D71F96" w:rsidP="00D71F96">
      <w:pPr>
        <w:spacing w:after="0"/>
        <w:jc w:val="left"/>
      </w:pPr>
    </w:p>
    <w:p w14:paraId="68EEBE75" w14:textId="77777777" w:rsidR="00D71F96" w:rsidRPr="008C32EF" w:rsidRDefault="00D71F96" w:rsidP="00D71F96">
      <w:pPr>
        <w:numPr>
          <w:ilvl w:val="0"/>
          <w:numId w:val="9"/>
        </w:numPr>
        <w:spacing w:after="0"/>
        <w:ind w:left="0" w:firstLine="0"/>
        <w:jc w:val="left"/>
      </w:pPr>
      <w:r w:rsidRPr="008C32EF">
        <w:rPr>
          <w:b/>
        </w:rPr>
        <w:t>dataset</w:t>
      </w:r>
      <w:r w:rsidRPr="008C32EF">
        <w:rPr>
          <w:b/>
        </w:rPr>
        <w:br/>
      </w:r>
      <w:r w:rsidRPr="008C32EF">
        <w:t xml:space="preserve">short term sometimes used instead of ‘spatial </w:t>
      </w:r>
      <w:r w:rsidR="00701A6A" w:rsidRPr="008C32EF">
        <w:t>dataset</w:t>
      </w:r>
      <w:r w:rsidRPr="008C32EF">
        <w:t xml:space="preserve">’, same meaning as ‘spatial </w:t>
      </w:r>
      <w:r w:rsidR="00701A6A" w:rsidRPr="008C32EF">
        <w:t>dataset</w:t>
      </w:r>
      <w:r w:rsidRPr="008C32EF">
        <w:t>’.</w:t>
      </w:r>
    </w:p>
    <w:p w14:paraId="2A0D844B" w14:textId="77777777" w:rsidR="00D71F96" w:rsidRPr="008C32EF" w:rsidRDefault="00D71F96" w:rsidP="00D71F96">
      <w:pPr>
        <w:spacing w:after="0"/>
        <w:jc w:val="left"/>
      </w:pPr>
    </w:p>
    <w:p w14:paraId="6398F966" w14:textId="77777777" w:rsidR="00A10C4C" w:rsidRPr="008C32EF" w:rsidRDefault="004773BE" w:rsidP="00B97D54">
      <w:pPr>
        <w:pStyle w:val="Titolo2"/>
      </w:pPr>
      <w:bookmarkStart w:id="16" w:name="_Toc182303790"/>
      <w:r w:rsidRPr="008C32EF">
        <w:br w:type="page"/>
      </w:r>
      <w:bookmarkStart w:id="17" w:name="_Toc364091520"/>
      <w:r w:rsidR="00514313" w:rsidRPr="008C32EF">
        <w:lastRenderedPageBreak/>
        <w:t>Abbreviations</w:t>
      </w:r>
      <w:bookmarkEnd w:id="16"/>
      <w:bookmarkEnd w:id="17"/>
    </w:p>
    <w:p w14:paraId="7EA4BB2E" w14:textId="77777777" w:rsidR="00514313" w:rsidRPr="008C32EF" w:rsidRDefault="00C76E09" w:rsidP="00C76E09">
      <w:pPr>
        <w:ind w:left="1134" w:hanging="1134"/>
      </w:pPr>
      <w:r w:rsidRPr="008C32EF">
        <w:t>CRS</w:t>
      </w:r>
      <w:r w:rsidRPr="008C32EF">
        <w:tab/>
        <w:t>Coordinate Reference System</w:t>
      </w:r>
    </w:p>
    <w:p w14:paraId="10ADE0F4" w14:textId="77777777" w:rsidR="00C76E09" w:rsidRPr="008C32EF" w:rsidRDefault="00C76E09" w:rsidP="00C76E09">
      <w:pPr>
        <w:ind w:left="1134" w:hanging="1134"/>
      </w:pPr>
      <w:r w:rsidRPr="008C32EF">
        <w:t>FE</w:t>
      </w:r>
      <w:r w:rsidRPr="008C32EF">
        <w:tab/>
        <w:t>Filter Encoding, referring to ISO 19143</w:t>
      </w:r>
    </w:p>
    <w:p w14:paraId="799BB340" w14:textId="77777777" w:rsidR="00BB281C" w:rsidRPr="008C32EF" w:rsidRDefault="00BB281C" w:rsidP="00C76E09">
      <w:pPr>
        <w:ind w:left="1134" w:hanging="1134"/>
      </w:pPr>
      <w:r w:rsidRPr="008C32EF">
        <w:t>GeoRSS</w:t>
      </w:r>
      <w:r w:rsidRPr="008C32EF">
        <w:tab/>
        <w:t>GeoRSS</w:t>
      </w:r>
      <w:r w:rsidR="003C4833" w:rsidRPr="008C32EF">
        <w:t>-Simple</w:t>
      </w:r>
      <w:r w:rsidRPr="008C32EF">
        <w:t xml:space="preserve"> </w:t>
      </w:r>
    </w:p>
    <w:p w14:paraId="65388A72" w14:textId="77777777" w:rsidR="00C76E09" w:rsidRPr="008C32EF" w:rsidRDefault="00C76E09" w:rsidP="00C76E09">
      <w:pPr>
        <w:ind w:left="1134" w:hanging="1134"/>
      </w:pPr>
      <w:r w:rsidRPr="008C32EF">
        <w:t>GET</w:t>
      </w:r>
      <w:r w:rsidRPr="008C32EF">
        <w:tab/>
        <w:t>HTTP Get Method</w:t>
      </w:r>
    </w:p>
    <w:p w14:paraId="45241C58" w14:textId="77777777" w:rsidR="00BB281C" w:rsidRPr="008C32EF" w:rsidRDefault="00BB281C" w:rsidP="00C76E09">
      <w:pPr>
        <w:ind w:left="1134" w:hanging="1134"/>
      </w:pPr>
      <w:r w:rsidRPr="008C32EF">
        <w:t>GML</w:t>
      </w:r>
      <w:r w:rsidRPr="008C32EF">
        <w:tab/>
        <w:t>Geography Markup Language</w:t>
      </w:r>
    </w:p>
    <w:p w14:paraId="15602926" w14:textId="77777777" w:rsidR="00514313" w:rsidRPr="008C32EF" w:rsidRDefault="00514313" w:rsidP="00514313">
      <w:pPr>
        <w:ind w:left="1134" w:hanging="1134"/>
      </w:pPr>
      <w:r w:rsidRPr="008C32EF">
        <w:t>HTTP</w:t>
      </w:r>
      <w:r w:rsidRPr="008C32EF">
        <w:tab/>
        <w:t>Hypertext Transfer Protocol</w:t>
      </w:r>
    </w:p>
    <w:p w14:paraId="25174DBB" w14:textId="77777777" w:rsidR="00514313" w:rsidRPr="008C32EF" w:rsidRDefault="00514313" w:rsidP="00514313">
      <w:pPr>
        <w:ind w:left="1134" w:hanging="1134"/>
      </w:pPr>
      <w:r w:rsidRPr="008C32EF">
        <w:t>INSPIRE</w:t>
      </w:r>
      <w:r w:rsidRPr="008C32EF">
        <w:tab/>
        <w:t>Infrastructure for Spatial Information in Europe</w:t>
      </w:r>
    </w:p>
    <w:p w14:paraId="0A0DB7E2" w14:textId="77777777" w:rsidR="00C76E09" w:rsidRPr="008C32EF" w:rsidRDefault="00C76E09" w:rsidP="00C76E09">
      <w:pPr>
        <w:ind w:left="1134" w:hanging="1134"/>
      </w:pPr>
      <w:r w:rsidRPr="008C32EF">
        <w:t>IR</w:t>
      </w:r>
      <w:r w:rsidRPr="008C32EF">
        <w:tab/>
        <w:t>Implementing Rule</w:t>
      </w:r>
    </w:p>
    <w:p w14:paraId="4B540E60" w14:textId="77777777" w:rsidR="00C76E09" w:rsidRPr="008C32EF" w:rsidRDefault="00C76E09" w:rsidP="00C76E09">
      <w:pPr>
        <w:ind w:left="1134" w:hanging="1134"/>
      </w:pPr>
      <w:r w:rsidRPr="008C32EF">
        <w:t xml:space="preserve">ISO </w:t>
      </w:r>
      <w:r w:rsidRPr="008C32EF">
        <w:tab/>
        <w:t>International Organisation for Standardisation</w:t>
      </w:r>
    </w:p>
    <w:p w14:paraId="72B85855" w14:textId="77777777" w:rsidR="00C76E09" w:rsidRPr="008C32EF" w:rsidRDefault="00C76E09" w:rsidP="00C76E09">
      <w:pPr>
        <w:ind w:left="1134" w:hanging="1134"/>
      </w:pPr>
      <w:r w:rsidRPr="008C32EF">
        <w:t>JRC</w:t>
      </w:r>
      <w:r w:rsidRPr="008C32EF">
        <w:tab/>
        <w:t>Joint Research Centre</w:t>
      </w:r>
    </w:p>
    <w:p w14:paraId="25219E74" w14:textId="77777777" w:rsidR="00C76E09" w:rsidRPr="008C32EF" w:rsidRDefault="00C76E09" w:rsidP="00C76E09">
      <w:pPr>
        <w:ind w:left="1134" w:hanging="1134"/>
      </w:pPr>
      <w:r w:rsidRPr="008C32EF">
        <w:t>NS</w:t>
      </w:r>
      <w:r w:rsidRPr="008C32EF">
        <w:tab/>
        <w:t>Network Services</w:t>
      </w:r>
    </w:p>
    <w:p w14:paraId="15C89F6F" w14:textId="77777777" w:rsidR="00C76E09" w:rsidRPr="008C32EF" w:rsidRDefault="00C76E09" w:rsidP="00C76E09">
      <w:pPr>
        <w:ind w:left="1134" w:hanging="1134"/>
      </w:pPr>
      <w:r w:rsidRPr="008C32EF">
        <w:t>OGC</w:t>
      </w:r>
      <w:r w:rsidRPr="008C32EF">
        <w:tab/>
        <w:t>Open Geospatial Consortium</w:t>
      </w:r>
    </w:p>
    <w:p w14:paraId="4C993041" w14:textId="77777777" w:rsidR="00C76E09" w:rsidRPr="008C32EF" w:rsidRDefault="00C76E09" w:rsidP="00C76E09">
      <w:pPr>
        <w:ind w:left="1134" w:hanging="1134"/>
      </w:pPr>
      <w:r w:rsidRPr="008C32EF">
        <w:t>OWS</w:t>
      </w:r>
      <w:r w:rsidRPr="008C32EF">
        <w:tab/>
        <w:t>OGC Web Services Common Specification</w:t>
      </w:r>
    </w:p>
    <w:p w14:paraId="2BDCF9AB" w14:textId="77777777" w:rsidR="00C76E09" w:rsidRPr="008C32EF" w:rsidRDefault="00C76E09" w:rsidP="00C76E09">
      <w:pPr>
        <w:ind w:left="1134" w:hanging="1134"/>
      </w:pPr>
      <w:r w:rsidRPr="008C32EF">
        <w:t>WFS</w:t>
      </w:r>
      <w:r w:rsidRPr="008C32EF">
        <w:tab/>
        <w:t>Web Feature Service, referring to ISO 19142</w:t>
      </w:r>
    </w:p>
    <w:p w14:paraId="5762D69B" w14:textId="77777777" w:rsidR="00A10C4C" w:rsidRPr="008C32EF" w:rsidRDefault="004773BE" w:rsidP="00B97D54">
      <w:pPr>
        <w:pStyle w:val="Titolo2"/>
      </w:pPr>
      <w:bookmarkStart w:id="18" w:name="_Toc159065266"/>
      <w:bookmarkStart w:id="19" w:name="_Toc182307523"/>
      <w:r w:rsidRPr="008C32EF">
        <w:br w:type="page"/>
      </w:r>
      <w:bookmarkStart w:id="20" w:name="_Toc364091521"/>
      <w:r w:rsidR="00A10C4C" w:rsidRPr="008C32EF">
        <w:lastRenderedPageBreak/>
        <w:t>Verbal forms for the expression of provisions</w:t>
      </w:r>
      <w:bookmarkEnd w:id="18"/>
      <w:bookmarkEnd w:id="19"/>
      <w:bookmarkEnd w:id="20"/>
    </w:p>
    <w:p w14:paraId="05CFEF13" w14:textId="77777777" w:rsidR="00A10C4C" w:rsidRPr="008C32EF" w:rsidRDefault="00A10C4C" w:rsidP="00A10C4C">
      <w:pPr>
        <w:spacing w:after="120"/>
      </w:pPr>
      <w:r w:rsidRPr="008C32EF">
        <w:t>In accordance with the ISO rules for drafting, the following verbal forms shall be interpreted in the given way:</w:t>
      </w:r>
    </w:p>
    <w:p w14:paraId="15135B8F" w14:textId="77777777" w:rsidR="00A10C4C" w:rsidRPr="008C32EF" w:rsidRDefault="00A10C4C" w:rsidP="00A10C4C">
      <w:pPr>
        <w:numPr>
          <w:ilvl w:val="0"/>
          <w:numId w:val="11"/>
        </w:numPr>
        <w:spacing w:after="0"/>
      </w:pPr>
      <w:r w:rsidRPr="008C32EF">
        <w:t>“shall</w:t>
      </w:r>
      <w:r w:rsidRPr="008C32EF">
        <w:rPr>
          <w:rFonts w:ascii="PMingLiU" w:eastAsia="PMingLiU" w:hAnsi="PMingLiU" w:cs="PMingLiU"/>
        </w:rPr>
        <w:t>”</w:t>
      </w:r>
      <w:r w:rsidRPr="008C32EF">
        <w:t xml:space="preserve"> / “shall not</w:t>
      </w:r>
      <w:r w:rsidRPr="008C32EF">
        <w:rPr>
          <w:rFonts w:ascii="PMingLiU" w:eastAsia="PMingLiU" w:hAnsi="PMingLiU" w:cs="PMingLiU"/>
        </w:rPr>
        <w:t>”</w:t>
      </w:r>
      <w:r w:rsidRPr="008C32EF">
        <w:t>: a requirement, mandatory to comply with the technical guidance</w:t>
      </w:r>
    </w:p>
    <w:p w14:paraId="22AC4482" w14:textId="77777777" w:rsidR="00A10C4C" w:rsidRPr="008C32EF" w:rsidRDefault="00A10C4C" w:rsidP="00A10C4C">
      <w:pPr>
        <w:numPr>
          <w:ilvl w:val="0"/>
          <w:numId w:val="11"/>
        </w:numPr>
        <w:spacing w:after="0"/>
      </w:pPr>
      <w:r w:rsidRPr="008C32EF">
        <w:t>“should</w:t>
      </w:r>
      <w:r w:rsidRPr="008C32EF">
        <w:rPr>
          <w:rFonts w:ascii="PMingLiU" w:eastAsia="PMingLiU" w:hAnsi="PMingLiU" w:cs="PMingLiU"/>
        </w:rPr>
        <w:t>”</w:t>
      </w:r>
      <w:r w:rsidRPr="008C32EF">
        <w:t xml:space="preserve"> / “should not</w:t>
      </w:r>
      <w:r w:rsidRPr="008C32EF">
        <w:rPr>
          <w:rFonts w:ascii="PMingLiU" w:eastAsia="PMingLiU" w:hAnsi="PMingLiU" w:cs="PMingLiU"/>
        </w:rPr>
        <w:t>”</w:t>
      </w:r>
      <w:r w:rsidRPr="008C32EF">
        <w:t xml:space="preserve">: a recommendation, but an alternative approach may be chosen for a specific case if there are reasons to do so </w:t>
      </w:r>
    </w:p>
    <w:p w14:paraId="45CCF49C" w14:textId="77777777" w:rsidR="00A10C4C" w:rsidRPr="008C32EF" w:rsidRDefault="00A10C4C" w:rsidP="00A10C4C">
      <w:pPr>
        <w:numPr>
          <w:ilvl w:val="0"/>
          <w:numId w:val="11"/>
        </w:numPr>
        <w:spacing w:after="0"/>
      </w:pPr>
      <w:r w:rsidRPr="008C32EF">
        <w:t>“may</w:t>
      </w:r>
      <w:r w:rsidRPr="008C32EF">
        <w:rPr>
          <w:rFonts w:ascii="PMingLiU" w:eastAsia="PMingLiU" w:hAnsi="PMingLiU" w:cs="PMingLiU"/>
        </w:rPr>
        <w:t>”</w:t>
      </w:r>
      <w:r w:rsidRPr="008C32EF">
        <w:t xml:space="preserve"> / “need not</w:t>
      </w:r>
      <w:r w:rsidRPr="008C32EF">
        <w:rPr>
          <w:rFonts w:ascii="PMingLiU" w:eastAsia="PMingLiU" w:hAnsi="PMingLiU" w:cs="PMingLiU"/>
        </w:rPr>
        <w:t>”</w:t>
      </w:r>
      <w:r w:rsidRPr="008C32EF">
        <w:t>: a permission</w:t>
      </w:r>
    </w:p>
    <w:p w14:paraId="62D0E627" w14:textId="77777777" w:rsidR="00551714" w:rsidRPr="008C32EF" w:rsidRDefault="008D0A70" w:rsidP="0039031F">
      <w:pPr>
        <w:spacing w:before="360" w:after="120"/>
        <w:rPr>
          <w:b/>
        </w:rPr>
      </w:pPr>
      <w:r w:rsidRPr="008C32EF">
        <w:rPr>
          <w:b/>
        </w:rPr>
        <w:t xml:space="preserve">Technical Guidance </w:t>
      </w:r>
      <w:r w:rsidR="00551714" w:rsidRPr="008C32EF">
        <w:rPr>
          <w:b/>
        </w:rPr>
        <w:t>Conformance Classes</w:t>
      </w:r>
      <w:r w:rsidR="00A54B9E" w:rsidRPr="008C32EF">
        <w:rPr>
          <w:b/>
        </w:rPr>
        <w:t xml:space="preserve"> notation</w:t>
      </w:r>
    </w:p>
    <w:p w14:paraId="031A4C13" w14:textId="77777777" w:rsidR="00551714" w:rsidRPr="008C32EF" w:rsidRDefault="00551714" w:rsidP="00A10C4C">
      <w:r w:rsidRPr="008C32EF">
        <w:t xml:space="preserve">The Technical Guidance in this document is divided into Conformance Classes, so that it is possible to declare conformance to specific parts of the Technical Guidance. </w:t>
      </w:r>
      <w:r w:rsidRPr="008C32EF">
        <w:rPr>
          <w:i/>
        </w:rPr>
        <w:t xml:space="preserve">To conform to a Conformance Class it is necessary to meet all </w:t>
      </w:r>
      <w:r w:rsidR="008D0A70" w:rsidRPr="008C32EF">
        <w:rPr>
          <w:i/>
        </w:rPr>
        <w:t xml:space="preserve">of </w:t>
      </w:r>
      <w:r w:rsidRPr="008C32EF">
        <w:rPr>
          <w:i/>
        </w:rPr>
        <w:t>the Requirements (see next section) in that Conformance Class.</w:t>
      </w:r>
    </w:p>
    <w:p w14:paraId="22E52994" w14:textId="77777777" w:rsidR="00551714" w:rsidRPr="008C32EF" w:rsidRDefault="004964AF" w:rsidP="00A10C4C">
      <w:r w:rsidRPr="008C32EF">
        <w:t xml:space="preserve">Conformance Classes are identified </w:t>
      </w:r>
      <w:r w:rsidR="003B639B" w:rsidRPr="008C32EF">
        <w:t xml:space="preserve">in the document </w:t>
      </w:r>
      <w:r w:rsidRPr="008C32EF">
        <w:t>as follows:</w:t>
      </w:r>
    </w:p>
    <w:p w14:paraId="4C78E0D8" w14:textId="77777777" w:rsidR="004964AF" w:rsidRPr="00D134B1" w:rsidRDefault="004964AF" w:rsidP="0039031F">
      <w:pPr>
        <w:pStyle w:val="Requirement"/>
        <w:rPr>
          <w:lang w:val="en-GB"/>
        </w:rPr>
      </w:pPr>
      <w:r w:rsidRPr="00D134B1">
        <w:rPr>
          <w:rStyle w:val="ConformanceClassChar"/>
          <w:lang w:val="en-GB"/>
        </w:rPr>
        <w:t xml:space="preserve">TG Conformance Class </w:t>
      </w:r>
      <w:r w:rsidR="003B639B" w:rsidRPr="00D134B1">
        <w:rPr>
          <w:rStyle w:val="ConformanceClassChar"/>
          <w:lang w:val="en-GB"/>
        </w:rPr>
        <w:t>#: [</w:t>
      </w:r>
      <w:r w:rsidRPr="00D134B1">
        <w:rPr>
          <w:rStyle w:val="ConformanceClassChar"/>
          <w:lang w:val="en-GB"/>
        </w:rPr>
        <w:t xml:space="preserve">TITLE] </w:t>
      </w:r>
      <w:r w:rsidRPr="00D134B1">
        <w:rPr>
          <w:lang w:val="en-GB"/>
        </w:rPr>
        <w:t>conformance classes are shown using this style</w:t>
      </w:r>
    </w:p>
    <w:p w14:paraId="54569349" w14:textId="77777777" w:rsidR="00A10C4C" w:rsidRPr="008C32EF" w:rsidRDefault="00551714" w:rsidP="0039031F">
      <w:pPr>
        <w:spacing w:before="240" w:after="120"/>
        <w:rPr>
          <w:b/>
        </w:rPr>
      </w:pPr>
      <w:r w:rsidRPr="008C32EF">
        <w:rPr>
          <w:b/>
        </w:rPr>
        <w:t>Technical Guidance</w:t>
      </w:r>
      <w:r w:rsidR="00A10C4C" w:rsidRPr="008C32EF">
        <w:rPr>
          <w:b/>
        </w:rPr>
        <w:t xml:space="preserve"> Requirements and Recommendations notation</w:t>
      </w:r>
    </w:p>
    <w:p w14:paraId="185D490A" w14:textId="77777777" w:rsidR="00A10C4C" w:rsidRPr="008C32EF" w:rsidRDefault="004964AF" w:rsidP="0039031F">
      <w:r w:rsidRPr="008C32EF">
        <w:t>R</w:t>
      </w:r>
      <w:r w:rsidR="00A10C4C" w:rsidRPr="008C32EF">
        <w:t xml:space="preserve">equirements and the </w:t>
      </w:r>
      <w:r w:rsidR="002F4508" w:rsidRPr="008C32EF">
        <w:t>recommendations for INSPIRE Download</w:t>
      </w:r>
      <w:r w:rsidR="00A10C4C" w:rsidRPr="008C32EF">
        <w:t xml:space="preserve"> Services within this technical guidance</w:t>
      </w:r>
      <w:r w:rsidRPr="008C32EF">
        <w:t xml:space="preserve"> </w:t>
      </w:r>
      <w:r w:rsidR="00A10C4C" w:rsidRPr="008C32EF">
        <w:t>are highlighted and numbered as shown below:</w:t>
      </w:r>
    </w:p>
    <w:p w14:paraId="4DC7BF3A" w14:textId="77777777" w:rsidR="00A10C4C" w:rsidRPr="00D134B1" w:rsidRDefault="00551714" w:rsidP="0039031F">
      <w:pPr>
        <w:pStyle w:val="Requirement"/>
        <w:rPr>
          <w:lang w:val="en-GB"/>
        </w:rPr>
      </w:pPr>
      <w:r w:rsidRPr="00D134B1">
        <w:rPr>
          <w:b/>
          <w:color w:val="FF0000"/>
          <w:lang w:val="en-GB"/>
        </w:rPr>
        <w:t>TG</w:t>
      </w:r>
      <w:r w:rsidR="004964AF" w:rsidRPr="00D134B1">
        <w:rPr>
          <w:b/>
          <w:color w:val="FF0000"/>
          <w:lang w:val="en-GB"/>
        </w:rPr>
        <w:t xml:space="preserve"> Requirement</w:t>
      </w:r>
      <w:r w:rsidR="00A10C4C" w:rsidRPr="00D134B1">
        <w:rPr>
          <w:b/>
          <w:color w:val="FF0000"/>
          <w:lang w:val="en-GB"/>
        </w:rPr>
        <w:t xml:space="preserve"> #</w:t>
      </w:r>
      <w:r w:rsidR="007056DD" w:rsidRPr="00D134B1">
        <w:rPr>
          <w:b/>
          <w:color w:val="FF0000"/>
          <w:lang w:val="en-GB"/>
        </w:rPr>
        <w:t xml:space="preserve"> </w:t>
      </w:r>
      <w:r w:rsidR="004964AF" w:rsidRPr="00D134B1">
        <w:rPr>
          <w:lang w:val="en-GB"/>
        </w:rPr>
        <w:t>requirements a</w:t>
      </w:r>
      <w:r w:rsidR="00A10C4C" w:rsidRPr="00D134B1">
        <w:rPr>
          <w:lang w:val="en-GB"/>
        </w:rPr>
        <w:t>re shown using this style</w:t>
      </w:r>
    </w:p>
    <w:p w14:paraId="02FFEF90" w14:textId="77777777" w:rsidR="00A10C4C" w:rsidRPr="00D134B1" w:rsidRDefault="00551714" w:rsidP="0039031F">
      <w:pPr>
        <w:pStyle w:val="Recommendation"/>
        <w:rPr>
          <w:lang w:val="en-GB"/>
        </w:rPr>
      </w:pPr>
      <w:r w:rsidRPr="00D134B1">
        <w:rPr>
          <w:color w:val="0000CC"/>
          <w:lang w:val="en-GB"/>
        </w:rPr>
        <w:t>TG</w:t>
      </w:r>
      <w:r w:rsidR="004964AF" w:rsidRPr="00D134B1">
        <w:rPr>
          <w:color w:val="0000CC"/>
          <w:lang w:val="en-GB"/>
        </w:rPr>
        <w:t xml:space="preserve"> Recommendation</w:t>
      </w:r>
      <w:r w:rsidR="00A10C4C" w:rsidRPr="00D134B1">
        <w:rPr>
          <w:color w:val="0000CC"/>
          <w:lang w:val="en-GB"/>
        </w:rPr>
        <w:t xml:space="preserve"> #</w:t>
      </w:r>
      <w:r w:rsidR="007056DD" w:rsidRPr="00D134B1">
        <w:rPr>
          <w:color w:val="0000CC"/>
          <w:lang w:val="en-GB"/>
        </w:rPr>
        <w:t xml:space="preserve"> </w:t>
      </w:r>
      <w:r w:rsidR="004964AF" w:rsidRPr="00D134B1">
        <w:rPr>
          <w:lang w:val="en-GB"/>
        </w:rPr>
        <w:t>recommendations a</w:t>
      </w:r>
      <w:r w:rsidR="00A10C4C" w:rsidRPr="00D134B1">
        <w:rPr>
          <w:lang w:val="en-GB"/>
        </w:rPr>
        <w:t>re shown using this style.</w:t>
      </w:r>
    </w:p>
    <w:p w14:paraId="2F961279" w14:textId="77777777" w:rsidR="008D0A70" w:rsidRPr="00D134B1" w:rsidRDefault="00A10C4C" w:rsidP="0039031F">
      <w:pPr>
        <w:rPr>
          <w:rFonts w:eastAsia="Arial"/>
        </w:rPr>
      </w:pPr>
      <w:r w:rsidRPr="00D134B1">
        <w:rPr>
          <w:rFonts w:eastAsia="Arial"/>
        </w:rPr>
        <w:t>It is important to note that, implementation requirements and implementation recommendations may refer to either service or client implementations.</w:t>
      </w:r>
      <w:r w:rsidR="004964AF" w:rsidRPr="00D134B1">
        <w:rPr>
          <w:rFonts w:eastAsia="Arial"/>
        </w:rPr>
        <w:t xml:space="preserve"> Requirements and recommendations belong to the conformance c</w:t>
      </w:r>
      <w:r w:rsidR="00BD4DD5" w:rsidRPr="00D134B1">
        <w:rPr>
          <w:rFonts w:eastAsia="Arial"/>
        </w:rPr>
        <w:t>lass</w:t>
      </w:r>
      <w:r w:rsidR="008D0A70" w:rsidRPr="00D134B1">
        <w:rPr>
          <w:rFonts w:eastAsia="Arial"/>
        </w:rPr>
        <w:t xml:space="preserve"> in which they are found </w:t>
      </w:r>
      <w:r w:rsidR="006C3B58" w:rsidRPr="00D134B1">
        <w:rPr>
          <w:rFonts w:eastAsia="Arial"/>
        </w:rPr>
        <w:t xml:space="preserve">in this document. </w:t>
      </w:r>
    </w:p>
    <w:p w14:paraId="2B4F776A" w14:textId="77777777" w:rsidR="00A10C4C" w:rsidRPr="008C32EF" w:rsidRDefault="00A10C4C" w:rsidP="0039031F">
      <w:r w:rsidRPr="008C32EF">
        <w:rPr>
          <w:b/>
        </w:rPr>
        <w:t>Note</w:t>
      </w:r>
      <w:r w:rsidRPr="008C32EF">
        <w:t xml:space="preserve">: It is worth noting that requirements as specified in the INSPIRE Regulations and Implementing Rules are legally binding, and that requirements and recommendations as specified in INSPIRE Technical Guidance are </w:t>
      </w:r>
      <w:r w:rsidRPr="008C32EF">
        <w:rPr>
          <w:b/>
        </w:rPr>
        <w:t>not</w:t>
      </w:r>
      <w:r w:rsidRPr="008C32EF">
        <w:t xml:space="preserve"> legally binding. Therefore, within this technical guidance we hav</w:t>
      </w:r>
      <w:r w:rsidR="00551714" w:rsidRPr="008C32EF">
        <w:t>e used the terms ‘TG</w:t>
      </w:r>
      <w:r w:rsidRPr="008C32EF">
        <w:t xml:space="preserve"> </w:t>
      </w:r>
      <w:r w:rsidR="00551714" w:rsidRPr="008C32EF">
        <w:t>requirement’ and ‘TG</w:t>
      </w:r>
      <w:r w:rsidRPr="008C32EF">
        <w:t xml:space="preserve"> recommendation’ to indicate what is technically required or recommended to conform to the Technical Guidance.</w:t>
      </w:r>
    </w:p>
    <w:p w14:paraId="22A4E49E" w14:textId="77777777" w:rsidR="00A10C4C" w:rsidRPr="008C32EF" w:rsidRDefault="00A10C4C" w:rsidP="0039031F">
      <w:pPr>
        <w:rPr>
          <w:b/>
        </w:rPr>
      </w:pPr>
      <w:r w:rsidRPr="008C32EF">
        <w:rPr>
          <w:b/>
        </w:rPr>
        <w:t>XML Example notation</w:t>
      </w:r>
    </w:p>
    <w:p w14:paraId="2AE34356" w14:textId="77777777" w:rsidR="00A10C4C" w:rsidRPr="008C32EF" w:rsidRDefault="00A10C4C" w:rsidP="0039031F">
      <w:r w:rsidRPr="008C32EF">
        <w:t>XML Examples are shown using Courier New on a grey background</w:t>
      </w:r>
      <w:r w:rsidR="004773BE" w:rsidRPr="008C32EF">
        <w:t xml:space="preserve"> with yellow for emphasis</w:t>
      </w:r>
      <w:r w:rsidRPr="008C32EF">
        <w:t xml:space="preserve"> as below:</w:t>
      </w:r>
    </w:p>
    <w:p w14:paraId="6B9B0E16" w14:textId="77777777" w:rsidR="00A10C4C" w:rsidRPr="00D134B1" w:rsidRDefault="00A10C4C" w:rsidP="0039031F">
      <w:pPr>
        <w:pStyle w:val="XMLExample"/>
        <w:rPr>
          <w:lang w:val="en-GB"/>
        </w:rPr>
      </w:pPr>
      <w:r w:rsidRPr="00D134B1">
        <w:rPr>
          <w:lang w:val="en-GB"/>
        </w:rPr>
        <w:t>&lt;inspire:example&gt;</w:t>
      </w:r>
    </w:p>
    <w:p w14:paraId="367845A6" w14:textId="77777777" w:rsidR="00A10C4C" w:rsidRPr="00D134B1" w:rsidRDefault="00A10C4C" w:rsidP="0039031F">
      <w:pPr>
        <w:pStyle w:val="XMLHighlight"/>
        <w:ind w:firstLine="708"/>
        <w:rPr>
          <w:lang w:val="en-GB"/>
        </w:rPr>
      </w:pPr>
      <w:r w:rsidRPr="00D134B1">
        <w:rPr>
          <w:lang w:val="en-GB"/>
        </w:rPr>
        <w:t>&lt;inspire:highlight&gt;</w:t>
      </w:r>
    </w:p>
    <w:p w14:paraId="3F14BB42" w14:textId="77777777" w:rsidR="00A10C4C" w:rsidRPr="00D134B1" w:rsidRDefault="00A10C4C" w:rsidP="0039031F">
      <w:pPr>
        <w:pStyle w:val="XMLHighlight"/>
        <w:ind w:firstLine="1416"/>
        <w:rPr>
          <w:lang w:val="en-GB"/>
        </w:rPr>
      </w:pPr>
      <w:r w:rsidRPr="00D134B1">
        <w:rPr>
          <w:lang w:val="en-GB"/>
        </w:rPr>
        <w:t>Highlighted Text for emphasis</w:t>
      </w:r>
    </w:p>
    <w:p w14:paraId="1960B788" w14:textId="77777777" w:rsidR="00A10C4C" w:rsidRPr="00D134B1" w:rsidRDefault="00A10C4C" w:rsidP="0039031F">
      <w:pPr>
        <w:pStyle w:val="XMLHighlight"/>
        <w:ind w:firstLine="708"/>
        <w:rPr>
          <w:lang w:val="en-GB"/>
        </w:rPr>
      </w:pPr>
      <w:r w:rsidRPr="00D134B1">
        <w:rPr>
          <w:lang w:val="en-GB"/>
        </w:rPr>
        <w:t>&lt;/inspire:highlight&gt;</w:t>
      </w:r>
    </w:p>
    <w:p w14:paraId="2E6DAD1B" w14:textId="77777777" w:rsidR="00A10C4C" w:rsidRPr="00D134B1" w:rsidRDefault="00A10C4C" w:rsidP="0039031F">
      <w:pPr>
        <w:pStyle w:val="XMLExample"/>
        <w:rPr>
          <w:lang w:val="en-GB"/>
        </w:rPr>
      </w:pPr>
      <w:r w:rsidRPr="00D134B1">
        <w:rPr>
          <w:lang w:val="en-GB"/>
        </w:rPr>
        <w:t>&lt;/inspire:example&gt;</w:t>
      </w:r>
    </w:p>
    <w:p w14:paraId="4096B056" w14:textId="77777777" w:rsidR="00C25B8A" w:rsidRDefault="00C25B8A" w:rsidP="0039031F">
      <w:pPr>
        <w:spacing w:before="120"/>
        <w:rPr>
          <w:b/>
        </w:rPr>
      </w:pPr>
    </w:p>
    <w:p w14:paraId="6FF7B0AD" w14:textId="77777777" w:rsidR="00A10C4C" w:rsidRPr="008C32EF" w:rsidRDefault="00A10C4C" w:rsidP="0039031F">
      <w:pPr>
        <w:spacing w:before="120"/>
      </w:pPr>
      <w:r w:rsidRPr="008C32EF">
        <w:rPr>
          <w:b/>
        </w:rPr>
        <w:t>Note</w:t>
      </w:r>
      <w:r w:rsidRPr="008C32EF">
        <w:t>: XML Examples are informative and are provided for information only and are expressly not normative.</w:t>
      </w:r>
    </w:p>
    <w:p w14:paraId="0C41CA19" w14:textId="77777777" w:rsidR="00A10C4C" w:rsidRPr="008C32EF" w:rsidRDefault="00A10C4C" w:rsidP="00B97D54">
      <w:pPr>
        <w:pStyle w:val="Titolo2"/>
      </w:pPr>
      <w:bookmarkStart w:id="21" w:name="_Toc159065267"/>
      <w:bookmarkStart w:id="22" w:name="_Toc182307524"/>
      <w:bookmarkStart w:id="23" w:name="_Toc364091522"/>
      <w:r w:rsidRPr="008C32EF">
        <w:lastRenderedPageBreak/>
        <w:t>References</w:t>
      </w:r>
      <w:bookmarkEnd w:id="21"/>
      <w:bookmarkEnd w:id="22"/>
      <w:bookmarkEnd w:id="23"/>
    </w:p>
    <w:p w14:paraId="52F2CE43" w14:textId="77777777" w:rsidR="00A10C4C" w:rsidRPr="008C32EF" w:rsidRDefault="00A54B9E" w:rsidP="00A10C4C">
      <w:r w:rsidRPr="008C32EF">
        <w:t>Re</w:t>
      </w:r>
      <w:r w:rsidR="00A10C4C" w:rsidRPr="008C32EF">
        <w:t>ferences within this document are denoted using “Section” or “Annex”. For example, Section 5.3.1 or Annex A.</w:t>
      </w:r>
    </w:p>
    <w:p w14:paraId="47DFCE7C" w14:textId="77777777" w:rsidR="00A10C4C" w:rsidRPr="008C32EF" w:rsidRDefault="00A10C4C" w:rsidP="00A10C4C">
      <w:r w:rsidRPr="008C32EF">
        <w:t xml:space="preserve">References to other documents refer to the list of normative references in Section 3 and use the abbreviated title as indicated in </w:t>
      </w:r>
      <w:r w:rsidRPr="008C32EF">
        <w:rPr>
          <w:b/>
        </w:rPr>
        <w:t>Bold</w:t>
      </w:r>
      <w:r w:rsidRPr="008C32EF">
        <w:t xml:space="preserve"> text. For example, [</w:t>
      </w:r>
      <w:r w:rsidR="0053153C" w:rsidRPr="008C32EF">
        <w:rPr>
          <w:b/>
        </w:rPr>
        <w:t>INS NS</w:t>
      </w:r>
      <w:r w:rsidRPr="008C32EF">
        <w:t>] uses the abbreviated title for the document as shown below:</w:t>
      </w:r>
    </w:p>
    <w:p w14:paraId="70014555" w14:textId="77777777" w:rsidR="0053153C" w:rsidRPr="008C32EF" w:rsidRDefault="0053153C" w:rsidP="0053153C">
      <w:pPr>
        <w:ind w:left="113"/>
        <w:jc w:val="left"/>
        <w:rPr>
          <w:rStyle w:val="NormativeReference"/>
        </w:rPr>
      </w:pPr>
      <w:r w:rsidRPr="008C32EF">
        <w:rPr>
          <w:rStyle w:val="NormativeReference"/>
          <w:b w:val="0"/>
        </w:rPr>
        <w:t xml:space="preserve">INSPIRE Network Services Regulation, </w:t>
      </w:r>
      <w:r w:rsidRPr="008C32EF">
        <w:rPr>
          <w:rStyle w:val="NormativeReference"/>
        </w:rPr>
        <w:t xml:space="preserve">INS NS, </w:t>
      </w:r>
      <w:r w:rsidRPr="008C32EF">
        <w:rPr>
          <w:rStyle w:val="NormativeReference"/>
          <w:b w:val="0"/>
        </w:rPr>
        <w:t xml:space="preserve">COMMISSION REGULATION (EU) No 1088/2010 of 23 November 2010 amending Regulation (EC) No 976/2009 as regards download services and transformation services </w:t>
      </w:r>
    </w:p>
    <w:p w14:paraId="7BCDC95B" w14:textId="77777777" w:rsidR="00463F8D" w:rsidRPr="008C32EF" w:rsidRDefault="0053153C" w:rsidP="00A10C4C">
      <w:r w:rsidRPr="008C32EF">
        <w:t>R</w:t>
      </w:r>
      <w:r w:rsidR="00A10C4C" w:rsidRPr="008C32EF">
        <w:t>eferences within other documents are show as above using the abbreviated title, together with the appropriate section within the document. For example, [</w:t>
      </w:r>
      <w:r w:rsidRPr="008C32EF">
        <w:rPr>
          <w:b/>
        </w:rPr>
        <w:t>INS NS</w:t>
      </w:r>
      <w:r w:rsidR="00A10C4C" w:rsidRPr="008C32EF">
        <w:rPr>
          <w:b/>
        </w:rPr>
        <w:t xml:space="preserve">, </w:t>
      </w:r>
      <w:r w:rsidR="00A10C4C" w:rsidRPr="008C32EF">
        <w:t xml:space="preserve">Section </w:t>
      </w:r>
      <w:r w:rsidR="00523996" w:rsidRPr="008C32EF">
        <w:t>2</w:t>
      </w:r>
      <w:r w:rsidR="00A10C4C" w:rsidRPr="008C32EF">
        <w:t>.2</w:t>
      </w:r>
      <w:r w:rsidR="00523996" w:rsidRPr="008C32EF">
        <w:t>.3</w:t>
      </w:r>
      <w:r w:rsidR="00A10C4C" w:rsidRPr="008C32EF">
        <w:t xml:space="preserve">], refers to Section </w:t>
      </w:r>
      <w:r w:rsidR="00523996" w:rsidRPr="008C32EF">
        <w:t>2.2.3</w:t>
      </w:r>
      <w:r w:rsidR="00A10C4C" w:rsidRPr="008C32EF">
        <w:t xml:space="preserve"> within the document as listed above.</w:t>
      </w:r>
    </w:p>
    <w:p w14:paraId="20B2B573" w14:textId="77777777" w:rsidR="00463F8D" w:rsidRPr="008C32EF" w:rsidRDefault="00463F8D" w:rsidP="00463F8D">
      <w:pPr>
        <w:pStyle w:val="Titolo2"/>
      </w:pPr>
      <w:bookmarkStart w:id="24" w:name="_Toc364091523"/>
      <w:r w:rsidRPr="008C32EF">
        <w:t>Future updates</w:t>
      </w:r>
      <w:r w:rsidR="003F5FEF" w:rsidRPr="008C32EF">
        <w:t xml:space="preserve"> of this document</w:t>
      </w:r>
      <w:bookmarkEnd w:id="24"/>
    </w:p>
    <w:p w14:paraId="02E7CD54" w14:textId="77777777" w:rsidR="00463F8D" w:rsidRPr="008C32EF" w:rsidRDefault="00463F8D" w:rsidP="00463F8D">
      <w:r w:rsidRPr="008C32EF">
        <w:t xml:space="preserve">There are some issues that are foreseen, but </w:t>
      </w:r>
      <w:r w:rsidR="00352356" w:rsidRPr="008C32EF">
        <w:t xml:space="preserve">are not covered or only partially </w:t>
      </w:r>
      <w:r w:rsidRPr="008C32EF">
        <w:t>covered in this version of the Technical Guidance.</w:t>
      </w:r>
    </w:p>
    <w:p w14:paraId="11BCCD1C" w14:textId="77777777" w:rsidR="00463F8D" w:rsidRPr="008C32EF" w:rsidRDefault="00463F8D" w:rsidP="00463F8D">
      <w:r w:rsidRPr="008C32EF">
        <w:t>These are:</w:t>
      </w:r>
    </w:p>
    <w:p w14:paraId="13156A7E" w14:textId="77777777" w:rsidR="00DA4348" w:rsidRPr="008C32EF" w:rsidRDefault="00463F8D" w:rsidP="00463F8D">
      <w:pPr>
        <w:numPr>
          <w:ilvl w:val="0"/>
          <w:numId w:val="44"/>
        </w:numPr>
      </w:pPr>
      <w:r w:rsidRPr="008C32EF">
        <w:t>Pre-defined download of datasets contained in multiple physical files.</w:t>
      </w:r>
    </w:p>
    <w:p w14:paraId="37A31A8C" w14:textId="77777777" w:rsidR="00463F8D" w:rsidRPr="008C32EF" w:rsidRDefault="00463F8D" w:rsidP="00DA4348">
      <w:pPr>
        <w:numPr>
          <w:ilvl w:val="1"/>
          <w:numId w:val="44"/>
        </w:numPr>
      </w:pPr>
      <w:r w:rsidRPr="008C32EF">
        <w:t xml:space="preserve"> Although some provision for multiple links is given in the current Atom guidance, it is foreseen that this solution may not be scalable for </w:t>
      </w:r>
      <w:r w:rsidR="00DA4348" w:rsidRPr="008C32EF">
        <w:t xml:space="preserve">very </w:t>
      </w:r>
      <w:r w:rsidRPr="008C32EF">
        <w:t>large numbers of files and also that there is no way to provide metadata for individual files (e.g. geographic, temporal coverage). Other solutions will be explored.</w:t>
      </w:r>
    </w:p>
    <w:p w14:paraId="073E3E3C" w14:textId="77777777" w:rsidR="00463F8D" w:rsidRPr="008C32EF" w:rsidRDefault="00463F8D" w:rsidP="00463F8D">
      <w:pPr>
        <w:numPr>
          <w:ilvl w:val="0"/>
          <w:numId w:val="44"/>
        </w:numPr>
      </w:pPr>
      <w:r w:rsidRPr="008C32EF">
        <w:t>More WFS examples for Stored Queries and Direct Download.</w:t>
      </w:r>
    </w:p>
    <w:p w14:paraId="79E6414F" w14:textId="77777777" w:rsidR="00463F8D" w:rsidRPr="008C32EF" w:rsidRDefault="00C16EA9" w:rsidP="00A10C4C">
      <w:pPr>
        <w:numPr>
          <w:ilvl w:val="0"/>
          <w:numId w:val="44"/>
        </w:numPr>
      </w:pPr>
      <w:r w:rsidRPr="008C32EF">
        <w:t>Guidance</w:t>
      </w:r>
      <w:r w:rsidR="00463F8D" w:rsidRPr="008C32EF">
        <w:t xml:space="preserve"> for Spatial Object Types that may be more suited to delivery via Web Coverage Services or Sensor Observation Services.</w:t>
      </w:r>
    </w:p>
    <w:p w14:paraId="116478C6" w14:textId="77777777" w:rsidR="00A61144" w:rsidRPr="008C32EF" w:rsidRDefault="00A61144" w:rsidP="0038519E">
      <w:pPr>
        <w:ind w:left="720"/>
      </w:pPr>
    </w:p>
    <w:p w14:paraId="567A0E2F" w14:textId="77777777" w:rsidR="00E40358" w:rsidRPr="00D134B1" w:rsidRDefault="00E40358" w:rsidP="00B97D54">
      <w:pPr>
        <w:pStyle w:val="Titolo1"/>
        <w:rPr>
          <w:lang w:val="en-GB"/>
        </w:rPr>
      </w:pPr>
      <w:bookmarkStart w:id="25" w:name="_Toc364091524"/>
      <w:bookmarkStart w:id="26" w:name="_Ref364091674"/>
      <w:r w:rsidRPr="00D134B1">
        <w:rPr>
          <w:lang w:val="en-GB"/>
        </w:rPr>
        <w:lastRenderedPageBreak/>
        <w:t>INSPIRE Download Services</w:t>
      </w:r>
      <w:bookmarkEnd w:id="25"/>
      <w:bookmarkEnd w:id="26"/>
    </w:p>
    <w:p w14:paraId="237EFB24" w14:textId="77777777" w:rsidR="00B55FB5" w:rsidRPr="008C32EF" w:rsidRDefault="00B55FB5" w:rsidP="005A497E">
      <w:r w:rsidRPr="008C32EF">
        <w:t xml:space="preserve">This document </w:t>
      </w:r>
      <w:r w:rsidR="00CE2B3E" w:rsidRPr="008C32EF">
        <w:t xml:space="preserve">provides Technical Guidance for the implementation of </w:t>
      </w:r>
      <w:r w:rsidR="00B96A69" w:rsidRPr="008C32EF">
        <w:t>technical service interfaces for INSPIRE Do</w:t>
      </w:r>
      <w:r w:rsidR="004216A8" w:rsidRPr="008C32EF">
        <w:t>wnload Services. This</w:t>
      </w:r>
      <w:r w:rsidR="00CE2B3E" w:rsidRPr="008C32EF">
        <w:t xml:space="preserve"> guidance is</w:t>
      </w:r>
      <w:r w:rsidR="00B96A69" w:rsidRPr="008C32EF">
        <w:t xml:space="preserve"> based on the abstract model established in the INSPIRE </w:t>
      </w:r>
      <w:r w:rsidR="00523996" w:rsidRPr="008C32EF">
        <w:t>Network Services Regulation</w:t>
      </w:r>
      <w:r w:rsidR="00C4592B" w:rsidRPr="008C32EF">
        <w:t xml:space="preserve"> [</w:t>
      </w:r>
      <w:r w:rsidR="00C4592B" w:rsidRPr="008C32EF">
        <w:rPr>
          <w:b/>
        </w:rPr>
        <w:t>INS NS</w:t>
      </w:r>
      <w:r w:rsidR="00FF21C5" w:rsidRPr="008C32EF">
        <w:t xml:space="preserve">]. </w:t>
      </w:r>
    </w:p>
    <w:p w14:paraId="5975544A" w14:textId="77777777" w:rsidR="0082570C" w:rsidRPr="008C32EF" w:rsidRDefault="00523996" w:rsidP="0082570C">
      <w:r w:rsidRPr="008C32EF">
        <w:t>The Network Services Regulation</w:t>
      </w:r>
      <w:r w:rsidR="008D6AB7" w:rsidRPr="008C32EF">
        <w:t xml:space="preserve"> describes</w:t>
      </w:r>
      <w:r w:rsidR="005A497E" w:rsidRPr="008C32EF">
        <w:t xml:space="preserve"> the </w:t>
      </w:r>
      <w:r w:rsidR="0082570C" w:rsidRPr="008C32EF">
        <w:t xml:space="preserve">following </w:t>
      </w:r>
      <w:r w:rsidR="005A497E" w:rsidRPr="008C32EF">
        <w:t xml:space="preserve">four </w:t>
      </w:r>
      <w:r w:rsidR="00B55FB5" w:rsidRPr="008C32EF">
        <w:t xml:space="preserve">download </w:t>
      </w:r>
      <w:r w:rsidR="005A497E" w:rsidRPr="008C32EF">
        <w:t xml:space="preserve">operations </w:t>
      </w:r>
      <w:r w:rsidR="00C4592B" w:rsidRPr="008C32EF">
        <w:t>[</w:t>
      </w:r>
      <w:r w:rsidR="00C4592B" w:rsidRPr="008C32EF">
        <w:rPr>
          <w:b/>
        </w:rPr>
        <w:t>INS NS</w:t>
      </w:r>
      <w:r w:rsidR="00C4592B" w:rsidRPr="008C32EF">
        <w:t xml:space="preserve">, Annex IV, Part A] </w:t>
      </w:r>
      <w:r w:rsidR="008D6AB7" w:rsidRPr="008C32EF">
        <w:t xml:space="preserve">that </w:t>
      </w:r>
      <w:r w:rsidR="005A497E" w:rsidRPr="008C32EF">
        <w:rPr>
          <w:i/>
        </w:rPr>
        <w:t>must</w:t>
      </w:r>
      <w:r w:rsidR="005A497E" w:rsidRPr="008C32EF">
        <w:t xml:space="preserve"> be implemented</w:t>
      </w:r>
      <w:r w:rsidR="00D97882" w:rsidRPr="008C32EF">
        <w:t xml:space="preserve"> by Download Services</w:t>
      </w:r>
      <w:r w:rsidR="005A497E" w:rsidRPr="008C32EF">
        <w:t>:</w:t>
      </w:r>
    </w:p>
    <w:p w14:paraId="052F8E47" w14:textId="77777777" w:rsidR="0082570C" w:rsidRPr="008C32EF" w:rsidRDefault="0082570C" w:rsidP="0082570C">
      <w:pPr>
        <w:numPr>
          <w:ilvl w:val="0"/>
          <w:numId w:val="12"/>
        </w:numPr>
      </w:pPr>
      <w:r w:rsidRPr="008C32EF">
        <w:t>Get Download Service Metadata</w:t>
      </w:r>
    </w:p>
    <w:p w14:paraId="0C71E2C8" w14:textId="77777777" w:rsidR="0082570C" w:rsidRPr="008C32EF" w:rsidRDefault="008F6FC5" w:rsidP="0082570C">
      <w:pPr>
        <w:numPr>
          <w:ilvl w:val="0"/>
          <w:numId w:val="12"/>
        </w:numPr>
      </w:pPr>
      <w:r w:rsidRPr="008C32EF">
        <w:t xml:space="preserve">Get Spatial </w:t>
      </w:r>
      <w:r w:rsidR="00701A6A" w:rsidRPr="008C32EF">
        <w:t>Dataset</w:t>
      </w:r>
    </w:p>
    <w:p w14:paraId="0815D3D9" w14:textId="77777777" w:rsidR="0082570C" w:rsidRPr="008C32EF" w:rsidRDefault="008F6FC5" w:rsidP="0082570C">
      <w:pPr>
        <w:numPr>
          <w:ilvl w:val="0"/>
          <w:numId w:val="12"/>
        </w:numPr>
      </w:pPr>
      <w:r w:rsidRPr="008C32EF">
        <w:t xml:space="preserve">Describe Spatial </w:t>
      </w:r>
      <w:r w:rsidR="00701A6A" w:rsidRPr="008C32EF">
        <w:t>Dataset</w:t>
      </w:r>
    </w:p>
    <w:p w14:paraId="486CE05B" w14:textId="77777777" w:rsidR="0082570C" w:rsidRPr="008C32EF" w:rsidRDefault="0082570C" w:rsidP="002F4EAC">
      <w:pPr>
        <w:numPr>
          <w:ilvl w:val="0"/>
          <w:numId w:val="13"/>
        </w:numPr>
      </w:pPr>
      <w:r w:rsidRPr="008C32EF">
        <w:t>Link Download Service</w:t>
      </w:r>
    </w:p>
    <w:p w14:paraId="13E7E990" w14:textId="77777777" w:rsidR="005A497E" w:rsidRPr="008C32EF" w:rsidRDefault="00523996" w:rsidP="00B55FB5">
      <w:r w:rsidRPr="008C32EF">
        <w:t xml:space="preserve">The Network Services </w:t>
      </w:r>
      <w:r w:rsidR="00CA5B61" w:rsidRPr="008C32EF">
        <w:t>R</w:t>
      </w:r>
      <w:r w:rsidRPr="008C32EF">
        <w:t>egulation</w:t>
      </w:r>
      <w:r w:rsidR="00CA5B61" w:rsidRPr="008C32EF">
        <w:t xml:space="preserve"> also state</w:t>
      </w:r>
      <w:r w:rsidR="00A12EFB" w:rsidRPr="008C32EF">
        <w:t xml:space="preserve">s that </w:t>
      </w:r>
      <w:r w:rsidR="005A497E" w:rsidRPr="008C32EF">
        <w:rPr>
          <w:i/>
        </w:rPr>
        <w:t>where practicable</w:t>
      </w:r>
      <w:r w:rsidR="005A497E" w:rsidRPr="008C32EF">
        <w:t xml:space="preserve">, the following two operations </w:t>
      </w:r>
      <w:r w:rsidR="00C4592B" w:rsidRPr="008C32EF">
        <w:t>[</w:t>
      </w:r>
      <w:r w:rsidR="00C4592B" w:rsidRPr="008C32EF">
        <w:rPr>
          <w:b/>
        </w:rPr>
        <w:t>INS NS</w:t>
      </w:r>
      <w:r w:rsidR="00C4592B" w:rsidRPr="008C32EF">
        <w:t xml:space="preserve">, Annex IV, Part B] </w:t>
      </w:r>
      <w:r w:rsidR="005A497E" w:rsidRPr="008C32EF">
        <w:rPr>
          <w:i/>
        </w:rPr>
        <w:t>shall</w:t>
      </w:r>
      <w:r w:rsidR="005A497E" w:rsidRPr="008C32EF">
        <w:t xml:space="preserve"> be implemented</w:t>
      </w:r>
      <w:r w:rsidR="00D97882" w:rsidRPr="008C32EF">
        <w:t xml:space="preserve"> by Download Services</w:t>
      </w:r>
      <w:r w:rsidR="005A497E" w:rsidRPr="008C32EF">
        <w:t>:</w:t>
      </w:r>
    </w:p>
    <w:p w14:paraId="42F7FF5F" w14:textId="77777777" w:rsidR="008F6FC5" w:rsidRPr="008C32EF" w:rsidRDefault="008F6FC5" w:rsidP="008F6FC5">
      <w:pPr>
        <w:numPr>
          <w:ilvl w:val="0"/>
          <w:numId w:val="13"/>
        </w:numPr>
      </w:pPr>
      <w:r w:rsidRPr="008C32EF">
        <w:t>Get Spatial Object</w:t>
      </w:r>
    </w:p>
    <w:p w14:paraId="3F0CB2FB" w14:textId="77777777" w:rsidR="008F6FC5" w:rsidRPr="008C32EF" w:rsidRDefault="008F6FC5" w:rsidP="008F6FC5">
      <w:pPr>
        <w:numPr>
          <w:ilvl w:val="0"/>
          <w:numId w:val="13"/>
        </w:numPr>
      </w:pPr>
      <w:r w:rsidRPr="008C32EF">
        <w:t>Describe Spatial Object Type</w:t>
      </w:r>
    </w:p>
    <w:p w14:paraId="653B2E5C" w14:textId="77777777" w:rsidR="00A12EFB" w:rsidRPr="008C32EF" w:rsidRDefault="00A12EFB" w:rsidP="00B55FB5">
      <w:r w:rsidRPr="008C32EF">
        <w:t xml:space="preserve">Furthermore, </w:t>
      </w:r>
      <w:r w:rsidRPr="008C32EF">
        <w:rPr>
          <w:i/>
        </w:rPr>
        <w:t>if</w:t>
      </w:r>
      <w:r w:rsidR="00551714" w:rsidRPr="008C32EF">
        <w:t xml:space="preserve"> the </w:t>
      </w:r>
      <w:r w:rsidR="008F6FC5" w:rsidRPr="008C32EF">
        <w:rPr>
          <w:i/>
        </w:rPr>
        <w:t>Get Spatial Object</w:t>
      </w:r>
      <w:r w:rsidR="008F6FC5" w:rsidRPr="008C32EF">
        <w:t xml:space="preserve"> and </w:t>
      </w:r>
      <w:r w:rsidR="008F6FC5" w:rsidRPr="008C32EF">
        <w:rPr>
          <w:i/>
        </w:rPr>
        <w:t>Describe Spatial Object Type</w:t>
      </w:r>
      <w:r w:rsidRPr="008C32EF">
        <w:t xml:space="preserve"> operations are implemented </w:t>
      </w:r>
      <w:r w:rsidR="00CA5B61" w:rsidRPr="008C32EF">
        <w:t xml:space="preserve">then </w:t>
      </w:r>
      <w:r w:rsidR="00F235F1" w:rsidRPr="008C32EF">
        <w:t>particular</w:t>
      </w:r>
      <w:r w:rsidR="00CA5B61" w:rsidRPr="008C32EF">
        <w:t xml:space="preserve"> </w:t>
      </w:r>
      <w:r w:rsidR="008F6FC5" w:rsidRPr="008C32EF">
        <w:t xml:space="preserve">search capabilities </w:t>
      </w:r>
      <w:r w:rsidRPr="008C32EF">
        <w:t>[</w:t>
      </w:r>
      <w:r w:rsidRPr="008C32EF">
        <w:rPr>
          <w:b/>
        </w:rPr>
        <w:t>INS NS</w:t>
      </w:r>
      <w:r w:rsidRPr="008C32EF">
        <w:t>, Annex IV, Part C]</w:t>
      </w:r>
      <w:r w:rsidR="00C4592B" w:rsidRPr="008C32EF">
        <w:t xml:space="preserve"> </w:t>
      </w:r>
      <w:r w:rsidR="00BA38BE" w:rsidRPr="008C32EF">
        <w:t>shall also</w:t>
      </w:r>
      <w:r w:rsidR="008F6FC5" w:rsidRPr="008C32EF">
        <w:t xml:space="preserve"> be implemented. These </w:t>
      </w:r>
      <w:r w:rsidR="00F05C32" w:rsidRPr="008C32EF">
        <w:t xml:space="preserve">capabilities </w:t>
      </w:r>
      <w:r w:rsidR="008F6FC5" w:rsidRPr="008C32EF">
        <w:t>include the ability to search by:</w:t>
      </w:r>
    </w:p>
    <w:p w14:paraId="2A6E5DD5" w14:textId="77777777" w:rsidR="008F6FC5" w:rsidRPr="008C32EF" w:rsidRDefault="008F6FC5" w:rsidP="008F6FC5">
      <w:pPr>
        <w:numPr>
          <w:ilvl w:val="0"/>
          <w:numId w:val="18"/>
        </w:numPr>
      </w:pPr>
      <w:r w:rsidRPr="008C32EF">
        <w:t xml:space="preserve">URI of Spatial </w:t>
      </w:r>
      <w:r w:rsidR="00701A6A" w:rsidRPr="008C32EF">
        <w:t>Dataset</w:t>
      </w:r>
    </w:p>
    <w:p w14:paraId="6712891F" w14:textId="77777777" w:rsidR="008F6FC5" w:rsidRPr="008C32EF" w:rsidRDefault="008F6FC5" w:rsidP="008F6FC5">
      <w:pPr>
        <w:numPr>
          <w:ilvl w:val="0"/>
          <w:numId w:val="18"/>
        </w:numPr>
      </w:pPr>
      <w:r w:rsidRPr="008C32EF">
        <w:t>Key attributes of spatial objects, including URI and date/time of update</w:t>
      </w:r>
    </w:p>
    <w:p w14:paraId="4D2354CF" w14:textId="77777777" w:rsidR="008F6FC5" w:rsidRPr="008C32EF" w:rsidRDefault="008F6FC5" w:rsidP="008F6FC5">
      <w:pPr>
        <w:numPr>
          <w:ilvl w:val="0"/>
          <w:numId w:val="18"/>
        </w:numPr>
      </w:pPr>
      <w:r w:rsidRPr="008C32EF">
        <w:t>Bounding Box</w:t>
      </w:r>
    </w:p>
    <w:p w14:paraId="5F796E47" w14:textId="77777777" w:rsidR="008F6FC5" w:rsidRPr="008C32EF" w:rsidRDefault="008F6FC5" w:rsidP="008F6FC5">
      <w:pPr>
        <w:numPr>
          <w:ilvl w:val="0"/>
          <w:numId w:val="18"/>
        </w:numPr>
      </w:pPr>
      <w:r w:rsidRPr="008C32EF">
        <w:t>Spatial data theme</w:t>
      </w:r>
    </w:p>
    <w:p w14:paraId="508874E8" w14:textId="77777777" w:rsidR="008F6FC5" w:rsidRPr="008C32EF" w:rsidRDefault="008F6FC5" w:rsidP="008F6FC5">
      <w:pPr>
        <w:numPr>
          <w:ilvl w:val="0"/>
          <w:numId w:val="18"/>
        </w:numPr>
      </w:pPr>
      <w:r w:rsidRPr="008C32EF">
        <w:t xml:space="preserve">Combinations of the above </w:t>
      </w:r>
    </w:p>
    <w:p w14:paraId="1DF9BD54" w14:textId="77777777" w:rsidR="005A497E" w:rsidRPr="008C32EF" w:rsidRDefault="005A497E" w:rsidP="00B55FB5">
      <w:r w:rsidRPr="008C32EF">
        <w:t>In practice</w:t>
      </w:r>
      <w:r w:rsidR="0080358A" w:rsidRPr="008C32EF">
        <w:t xml:space="preserve"> therefore</w:t>
      </w:r>
      <w:r w:rsidRPr="008C32EF">
        <w:t>,</w:t>
      </w:r>
      <w:r w:rsidR="0080358A" w:rsidRPr="008C32EF">
        <w:t xml:space="preserve"> </w:t>
      </w:r>
      <w:r w:rsidRPr="008C32EF">
        <w:t xml:space="preserve">this means there are </w:t>
      </w:r>
      <w:r w:rsidRPr="008C32EF">
        <w:rPr>
          <w:i/>
        </w:rPr>
        <w:t>two</w:t>
      </w:r>
      <w:r w:rsidRPr="008C32EF">
        <w:t xml:space="preserve"> </w:t>
      </w:r>
      <w:r w:rsidR="005411AD" w:rsidRPr="008C32EF">
        <w:t>types</w:t>
      </w:r>
      <w:r w:rsidRPr="008C32EF">
        <w:t xml:space="preserve"> o</w:t>
      </w:r>
      <w:r w:rsidR="0080358A" w:rsidRPr="008C32EF">
        <w:t>f Download S</w:t>
      </w:r>
      <w:r w:rsidRPr="008C32EF">
        <w:t xml:space="preserve">ervices </w:t>
      </w:r>
      <w:r w:rsidR="00A12EFB" w:rsidRPr="008C32EF">
        <w:t>that may be implemented</w:t>
      </w:r>
      <w:r w:rsidR="00E14AB3" w:rsidRPr="008C32EF">
        <w:t xml:space="preserve">; </w:t>
      </w:r>
      <w:r w:rsidR="00433E4E" w:rsidRPr="008C32EF">
        <w:t>those that s</w:t>
      </w:r>
      <w:r w:rsidR="00347738" w:rsidRPr="008C32EF">
        <w:t xml:space="preserve">atisfy the minimum functional requirements </w:t>
      </w:r>
      <w:r w:rsidR="00523996" w:rsidRPr="008C32EF">
        <w:t>from the Regulation</w:t>
      </w:r>
      <w:r w:rsidR="00CA5B61" w:rsidRPr="008C32EF">
        <w:t xml:space="preserve"> </w:t>
      </w:r>
      <w:r w:rsidR="00C254CE" w:rsidRPr="008C32EF">
        <w:t>[</w:t>
      </w:r>
      <w:r w:rsidR="00C254CE" w:rsidRPr="008C32EF">
        <w:rPr>
          <w:b/>
        </w:rPr>
        <w:t>INS NS</w:t>
      </w:r>
      <w:r w:rsidR="00C254CE" w:rsidRPr="008C32EF">
        <w:t>, Annex IV, Part A]</w:t>
      </w:r>
      <w:r w:rsidR="00433E4E" w:rsidRPr="008C32EF">
        <w:t xml:space="preserve"> and those that satisfy the full </w:t>
      </w:r>
      <w:r w:rsidR="00347738" w:rsidRPr="008C32EF">
        <w:t xml:space="preserve">functional </w:t>
      </w:r>
      <w:r w:rsidR="00C254CE" w:rsidRPr="008C32EF">
        <w:t>requirements [</w:t>
      </w:r>
      <w:r w:rsidR="00433E4E" w:rsidRPr="008C32EF">
        <w:rPr>
          <w:b/>
        </w:rPr>
        <w:t>I</w:t>
      </w:r>
      <w:r w:rsidR="00C254CE" w:rsidRPr="008C32EF">
        <w:rPr>
          <w:b/>
        </w:rPr>
        <w:t>NS NS</w:t>
      </w:r>
      <w:r w:rsidR="00C254CE" w:rsidRPr="008C32EF">
        <w:t>, Annex IV, Parts A, B &amp; C]</w:t>
      </w:r>
      <w:r w:rsidR="0080358A" w:rsidRPr="008C32EF">
        <w:t>.</w:t>
      </w:r>
      <w:r w:rsidR="008F6FC5" w:rsidRPr="008C32EF">
        <w:t xml:space="preserve"> </w:t>
      </w:r>
      <w:r w:rsidR="00523996" w:rsidRPr="008C32EF">
        <w:t xml:space="preserve">As stated in the </w:t>
      </w:r>
      <w:r w:rsidR="00D97882" w:rsidRPr="008C32EF">
        <w:t>R</w:t>
      </w:r>
      <w:r w:rsidR="00523996" w:rsidRPr="008C32EF">
        <w:t>egulation</w:t>
      </w:r>
      <w:r w:rsidR="00D97882" w:rsidRPr="008C32EF">
        <w:t>, t</w:t>
      </w:r>
      <w:r w:rsidR="00433E4E" w:rsidRPr="008C32EF">
        <w:t xml:space="preserve">he later should be implemented </w:t>
      </w:r>
      <w:r w:rsidR="00433E4E" w:rsidRPr="008C32EF">
        <w:rPr>
          <w:i/>
        </w:rPr>
        <w:t>where practicable</w:t>
      </w:r>
      <w:r w:rsidR="00433E4E" w:rsidRPr="008C32EF">
        <w:t>.</w:t>
      </w:r>
      <w:r w:rsidR="00F235F1" w:rsidRPr="008C32EF">
        <w:t xml:space="preserve"> </w:t>
      </w:r>
    </w:p>
    <w:p w14:paraId="10E0F937" w14:textId="77777777" w:rsidR="00433E4E" w:rsidRPr="008C32EF" w:rsidRDefault="00C4592B" w:rsidP="00B55FB5">
      <w:pPr>
        <w:rPr>
          <w:i/>
        </w:rPr>
      </w:pPr>
      <w:r w:rsidRPr="008C32EF">
        <w:t>For the remainder</w:t>
      </w:r>
      <w:r w:rsidR="00433E4E" w:rsidRPr="008C32EF">
        <w:t xml:space="preserve"> of this docume</w:t>
      </w:r>
      <w:r w:rsidR="005411AD" w:rsidRPr="008C32EF">
        <w:t>nt these two types</w:t>
      </w:r>
      <w:r w:rsidR="0080358A" w:rsidRPr="008C32EF">
        <w:t xml:space="preserve"> of Download Service</w:t>
      </w:r>
      <w:r w:rsidRPr="008C32EF">
        <w:t xml:space="preserve"> are</w:t>
      </w:r>
      <w:r w:rsidR="00433E4E" w:rsidRPr="008C32EF">
        <w:t xml:space="preserve"> referred to as follows:</w:t>
      </w:r>
    </w:p>
    <w:p w14:paraId="21C56137" w14:textId="77777777" w:rsidR="0080358A" w:rsidRPr="008C32EF" w:rsidRDefault="001A1EF6" w:rsidP="0080358A">
      <w:pPr>
        <w:numPr>
          <w:ilvl w:val="0"/>
          <w:numId w:val="15"/>
        </w:numPr>
        <w:rPr>
          <w:rStyle w:val="Enfasicorsivo"/>
          <w:i w:val="0"/>
          <w:iCs w:val="0"/>
        </w:rPr>
      </w:pPr>
      <w:r w:rsidRPr="008C32EF">
        <w:rPr>
          <w:rStyle w:val="Enfasicorsivo"/>
          <w:i w:val="0"/>
        </w:rPr>
        <w:t>“</w:t>
      </w:r>
      <w:r w:rsidR="005A497E" w:rsidRPr="008C32EF">
        <w:rPr>
          <w:rStyle w:val="Enfasicorsivo"/>
          <w:i w:val="0"/>
        </w:rPr>
        <w:t>Pre-defined dataset download</w:t>
      </w:r>
      <w:r w:rsidR="00C4592B" w:rsidRPr="008C32EF">
        <w:rPr>
          <w:rStyle w:val="Enfasicorsivo"/>
          <w:i w:val="0"/>
        </w:rPr>
        <w:t xml:space="preserve"> </w:t>
      </w:r>
      <w:r w:rsidR="00A12EFB" w:rsidRPr="008C32EF">
        <w:rPr>
          <w:rStyle w:val="Enfasicorsivo"/>
          <w:i w:val="0"/>
        </w:rPr>
        <w:t>service</w:t>
      </w:r>
      <w:r w:rsidR="00C4592B" w:rsidRPr="008C32EF">
        <w:rPr>
          <w:rStyle w:val="Enfasicorsivo"/>
          <w:i w:val="0"/>
        </w:rPr>
        <w:t>(</w:t>
      </w:r>
      <w:r w:rsidR="00A12EFB" w:rsidRPr="008C32EF">
        <w:rPr>
          <w:rStyle w:val="Enfasicorsivo"/>
          <w:i w:val="0"/>
        </w:rPr>
        <w:t>s</w:t>
      </w:r>
      <w:r w:rsidR="00C4592B" w:rsidRPr="008C32EF">
        <w:rPr>
          <w:rStyle w:val="Enfasicorsivo"/>
          <w:i w:val="0"/>
        </w:rPr>
        <w:t>)</w:t>
      </w:r>
      <w:r w:rsidRPr="008C32EF">
        <w:rPr>
          <w:rStyle w:val="Enfasicorsivo"/>
          <w:i w:val="0"/>
        </w:rPr>
        <w:t>”</w:t>
      </w:r>
      <w:r w:rsidR="0080358A" w:rsidRPr="008C32EF">
        <w:rPr>
          <w:rStyle w:val="Enfasicorsivo"/>
        </w:rPr>
        <w:t xml:space="preserve">;  </w:t>
      </w:r>
    </w:p>
    <w:p w14:paraId="2C2F313B" w14:textId="77777777" w:rsidR="001A1EF6" w:rsidRPr="008C32EF" w:rsidRDefault="0080358A" w:rsidP="001A1EF6">
      <w:pPr>
        <w:ind w:left="1440"/>
        <w:rPr>
          <w:i/>
        </w:rPr>
      </w:pPr>
      <w:r w:rsidRPr="008C32EF">
        <w:rPr>
          <w:i/>
        </w:rPr>
        <w:t xml:space="preserve">A pre-defined dataset download service provides for the simple download of pre-defined </w:t>
      </w:r>
      <w:r w:rsidR="00701A6A" w:rsidRPr="008C32EF">
        <w:rPr>
          <w:i/>
        </w:rPr>
        <w:t>dataset</w:t>
      </w:r>
      <w:r w:rsidRPr="008C32EF">
        <w:rPr>
          <w:i/>
        </w:rPr>
        <w:t xml:space="preserve">s (or pre-defined parts of a </w:t>
      </w:r>
      <w:r w:rsidR="00701A6A" w:rsidRPr="008C32EF">
        <w:rPr>
          <w:i/>
        </w:rPr>
        <w:t>dataset</w:t>
      </w:r>
      <w:r w:rsidRPr="008C32EF">
        <w:rPr>
          <w:i/>
        </w:rPr>
        <w:t xml:space="preserve">) with no ability to query </w:t>
      </w:r>
      <w:r w:rsidR="00701A6A" w:rsidRPr="008C32EF">
        <w:rPr>
          <w:i/>
        </w:rPr>
        <w:t>dataset</w:t>
      </w:r>
      <w:r w:rsidRPr="008C32EF">
        <w:rPr>
          <w:i/>
        </w:rPr>
        <w:t xml:space="preserve">s or select user-defined subsets of </w:t>
      </w:r>
      <w:r w:rsidR="00701A6A" w:rsidRPr="008C32EF">
        <w:rPr>
          <w:i/>
        </w:rPr>
        <w:t>dataset</w:t>
      </w:r>
      <w:r w:rsidRPr="008C32EF">
        <w:rPr>
          <w:i/>
        </w:rPr>
        <w:t xml:space="preserve">s. </w:t>
      </w:r>
      <w:r w:rsidR="001A1EF6" w:rsidRPr="008C32EF">
        <w:rPr>
          <w:i/>
        </w:rPr>
        <w:t xml:space="preserve">A pre-defined </w:t>
      </w:r>
      <w:r w:rsidR="00701A6A" w:rsidRPr="008C32EF">
        <w:rPr>
          <w:i/>
        </w:rPr>
        <w:t>dataset</w:t>
      </w:r>
      <w:r w:rsidR="001A1EF6" w:rsidRPr="008C32EF">
        <w:rPr>
          <w:i/>
        </w:rPr>
        <w:t xml:space="preserve"> or a pre-defined part of a </w:t>
      </w:r>
      <w:r w:rsidR="00701A6A" w:rsidRPr="008C32EF">
        <w:rPr>
          <w:i/>
        </w:rPr>
        <w:t>dataset</w:t>
      </w:r>
      <w:r w:rsidR="001A1EF6" w:rsidRPr="008C32EF">
        <w:rPr>
          <w:i/>
        </w:rPr>
        <w:t xml:space="preserve"> could be (for example) a file stored in a </w:t>
      </w:r>
      <w:r w:rsidR="00701A6A" w:rsidRPr="008C32EF">
        <w:rPr>
          <w:i/>
        </w:rPr>
        <w:t>dataset</w:t>
      </w:r>
      <w:r w:rsidR="001A1EF6" w:rsidRPr="008C32EF">
        <w:rPr>
          <w:i/>
        </w:rPr>
        <w:t xml:space="preserve"> repository, which can be downloaded as a complete unity with no possibility to change content, whether encoding, the CRS of the coordinates, etc.</w:t>
      </w:r>
    </w:p>
    <w:p w14:paraId="29806B64" w14:textId="77777777" w:rsidR="005C7D90" w:rsidRPr="008C32EF" w:rsidRDefault="005C7D90" w:rsidP="001A1EF6">
      <w:pPr>
        <w:ind w:left="1440"/>
        <w:rPr>
          <w:i/>
        </w:rPr>
      </w:pPr>
    </w:p>
    <w:p w14:paraId="3EA4B5B1" w14:textId="77777777" w:rsidR="001A1EF6" w:rsidRPr="008C32EF" w:rsidRDefault="00503DFA" w:rsidP="001A1EF6">
      <w:pPr>
        <w:numPr>
          <w:ilvl w:val="0"/>
          <w:numId w:val="15"/>
        </w:numPr>
        <w:rPr>
          <w:rStyle w:val="Enfasicorsivo"/>
          <w:i w:val="0"/>
          <w:iCs w:val="0"/>
        </w:rPr>
      </w:pPr>
      <w:r w:rsidRPr="008C32EF" w:rsidDel="00503DFA">
        <w:rPr>
          <w:rStyle w:val="Enfasicorsivo"/>
        </w:rPr>
        <w:t xml:space="preserve"> </w:t>
      </w:r>
      <w:r w:rsidR="001A1EF6" w:rsidRPr="008C32EF">
        <w:rPr>
          <w:rStyle w:val="Enfasicorsivo"/>
          <w:i w:val="0"/>
        </w:rPr>
        <w:t>“</w:t>
      </w:r>
      <w:r w:rsidR="005A497E" w:rsidRPr="008C32EF">
        <w:rPr>
          <w:rStyle w:val="Enfasicorsivo"/>
          <w:i w:val="0"/>
        </w:rPr>
        <w:t>Direct access download</w:t>
      </w:r>
      <w:r w:rsidR="00A12EFB" w:rsidRPr="008C32EF">
        <w:rPr>
          <w:rStyle w:val="Enfasicorsivo"/>
          <w:i w:val="0"/>
        </w:rPr>
        <w:t xml:space="preserve"> service</w:t>
      </w:r>
      <w:r w:rsidR="00C4592B" w:rsidRPr="008C32EF">
        <w:rPr>
          <w:rStyle w:val="Enfasicorsivo"/>
          <w:i w:val="0"/>
        </w:rPr>
        <w:t>(</w:t>
      </w:r>
      <w:r w:rsidR="00A12EFB" w:rsidRPr="008C32EF">
        <w:rPr>
          <w:rStyle w:val="Enfasicorsivo"/>
          <w:i w:val="0"/>
        </w:rPr>
        <w:t>s</w:t>
      </w:r>
      <w:r w:rsidR="00C4592B" w:rsidRPr="008C32EF">
        <w:rPr>
          <w:rStyle w:val="Enfasicorsivo"/>
          <w:i w:val="0"/>
        </w:rPr>
        <w:t>)</w:t>
      </w:r>
      <w:r w:rsidR="001A1EF6" w:rsidRPr="008C32EF">
        <w:rPr>
          <w:rStyle w:val="Enfasicorsivo"/>
          <w:i w:val="0"/>
        </w:rPr>
        <w:t>”</w:t>
      </w:r>
      <w:r w:rsidR="0080358A" w:rsidRPr="008C32EF">
        <w:rPr>
          <w:rStyle w:val="Enfasicorsivo"/>
          <w:i w:val="0"/>
        </w:rPr>
        <w:t xml:space="preserve">; </w:t>
      </w:r>
    </w:p>
    <w:p w14:paraId="4FDB2363" w14:textId="77777777" w:rsidR="001A1EF6" w:rsidRPr="008C32EF" w:rsidRDefault="0080358A" w:rsidP="001A1EF6">
      <w:pPr>
        <w:ind w:left="1440"/>
        <w:rPr>
          <w:i/>
        </w:rPr>
      </w:pPr>
      <w:r w:rsidRPr="008C32EF">
        <w:rPr>
          <w:i/>
        </w:rPr>
        <w:t xml:space="preserve">A direct access download service </w:t>
      </w:r>
      <w:r w:rsidR="008E02C8" w:rsidRPr="008C32EF">
        <w:rPr>
          <w:i/>
        </w:rPr>
        <w:t>extends</w:t>
      </w:r>
      <w:r w:rsidRPr="008C32EF">
        <w:rPr>
          <w:i/>
        </w:rPr>
        <w:t xml:space="preserve"> the functionality of a pre-defined dataset download service </w:t>
      </w:r>
      <w:r w:rsidR="001B2752" w:rsidRPr="008C32EF">
        <w:rPr>
          <w:i/>
        </w:rPr>
        <w:t>to include the</w:t>
      </w:r>
      <w:r w:rsidRPr="008C32EF">
        <w:rPr>
          <w:i/>
        </w:rPr>
        <w:t xml:space="preserve"> ability to query and download subsets of </w:t>
      </w:r>
      <w:r w:rsidR="00701A6A" w:rsidRPr="008C32EF">
        <w:rPr>
          <w:i/>
        </w:rPr>
        <w:t>dataset</w:t>
      </w:r>
      <w:r w:rsidRPr="008C32EF">
        <w:rPr>
          <w:i/>
        </w:rPr>
        <w:t>s.</w:t>
      </w:r>
      <w:r w:rsidR="001A1EF6" w:rsidRPr="008C32EF">
        <w:rPr>
          <w:i/>
        </w:rPr>
        <w:t xml:space="preserve"> The direct access download service allows more control over the download than the simple download of a pre-defined </w:t>
      </w:r>
      <w:r w:rsidR="00701A6A" w:rsidRPr="008C32EF">
        <w:rPr>
          <w:i/>
        </w:rPr>
        <w:t>dataset</w:t>
      </w:r>
      <w:r w:rsidR="001A1EF6" w:rsidRPr="008C32EF">
        <w:rPr>
          <w:i/>
        </w:rPr>
        <w:t xml:space="preserve"> or pre-defined part of a </w:t>
      </w:r>
      <w:r w:rsidR="00701A6A" w:rsidRPr="008C32EF">
        <w:rPr>
          <w:i/>
        </w:rPr>
        <w:t>dataset</w:t>
      </w:r>
      <w:r w:rsidR="001A1EF6" w:rsidRPr="008C32EF">
        <w:rPr>
          <w:i/>
        </w:rPr>
        <w:t xml:space="preserve">. It can therefore be considered to be more ‘advanced’ than pre-defined dataset download. In this case, the spatial information is typically stored in a repository (e.g. a database) and only accessible through a middleware data management system (although the precise implementation may vary). The term direct access is used to mean the capability of a client application or client service to interact directly with the contents of </w:t>
      </w:r>
      <w:r w:rsidR="001A1EF6" w:rsidRPr="008C32EF">
        <w:rPr>
          <w:i/>
        </w:rPr>
        <w:lastRenderedPageBreak/>
        <w:t xml:space="preserve">the repository, e.g. by retrieving parts of the repository based upon a query. The query can be based upon spatial or temporal criteria, or by specific properties of the instances of the spatial object types contained in the repository. </w:t>
      </w:r>
    </w:p>
    <w:p w14:paraId="24E96FDF" w14:textId="77777777" w:rsidR="00503DFA" w:rsidRPr="008C32EF" w:rsidRDefault="00A20B31" w:rsidP="00503DFA">
      <w:r w:rsidRPr="008C32EF">
        <w:t>In addition to the above definitions, a</w:t>
      </w:r>
      <w:r w:rsidR="00503DFA" w:rsidRPr="008C32EF">
        <w:t xml:space="preserve"> pre-defined </w:t>
      </w:r>
      <w:r w:rsidR="00701A6A" w:rsidRPr="008C32EF">
        <w:t>dataset</w:t>
      </w:r>
      <w:r w:rsidR="00503DFA" w:rsidRPr="008C32EF">
        <w:t xml:space="preserve"> or a pre-defined part of a </w:t>
      </w:r>
      <w:r w:rsidR="00701A6A" w:rsidRPr="008C32EF">
        <w:t>dataset</w:t>
      </w:r>
      <w:r w:rsidR="00503DFA" w:rsidRPr="008C32EF">
        <w:t xml:space="preserve"> is characterised by two conditions:</w:t>
      </w:r>
    </w:p>
    <w:p w14:paraId="2A758EDC" w14:textId="77777777" w:rsidR="00503DFA" w:rsidRPr="008C32EF" w:rsidRDefault="00503DFA" w:rsidP="004773BE">
      <w:pPr>
        <w:numPr>
          <w:ilvl w:val="0"/>
          <w:numId w:val="15"/>
        </w:numPr>
        <w:rPr>
          <w:i/>
        </w:rPr>
      </w:pPr>
      <w:r w:rsidRPr="008C32EF">
        <w:rPr>
          <w:i/>
        </w:rPr>
        <w:t>It has a metadata record and can be discovered using an INSPIRE conformant discovery service.</w:t>
      </w:r>
    </w:p>
    <w:p w14:paraId="7AF66762" w14:textId="77777777" w:rsidR="00503DFA" w:rsidRPr="008C32EF" w:rsidRDefault="00503DFA" w:rsidP="004773BE">
      <w:pPr>
        <w:numPr>
          <w:ilvl w:val="0"/>
          <w:numId w:val="15"/>
        </w:numPr>
        <w:rPr>
          <w:i/>
        </w:rPr>
      </w:pPr>
      <w:r w:rsidRPr="008C32EF">
        <w:rPr>
          <w:i/>
        </w:rPr>
        <w:t xml:space="preserve">The metadata contains a link (URL – uniform resource locator) whereby the </w:t>
      </w:r>
      <w:r w:rsidR="00701A6A" w:rsidRPr="008C32EF">
        <w:rPr>
          <w:i/>
        </w:rPr>
        <w:t>dataset</w:t>
      </w:r>
      <w:r w:rsidRPr="008C32EF">
        <w:rPr>
          <w:i/>
        </w:rPr>
        <w:t xml:space="preserve"> or part of </w:t>
      </w:r>
      <w:r w:rsidR="00701A6A" w:rsidRPr="008C32EF">
        <w:rPr>
          <w:i/>
        </w:rPr>
        <w:t>dataset</w:t>
      </w:r>
      <w:r w:rsidRPr="008C32EF">
        <w:rPr>
          <w:i/>
        </w:rPr>
        <w:t xml:space="preserve"> can be immediately downloaded by a simple HTTP-protocol GET-request. The URL can optionally link to a resource where </w:t>
      </w:r>
      <w:r w:rsidR="00815B5E" w:rsidRPr="008C32EF">
        <w:rPr>
          <w:i/>
        </w:rPr>
        <w:t>rights management</w:t>
      </w:r>
      <w:r w:rsidRPr="008C32EF">
        <w:rPr>
          <w:i/>
        </w:rPr>
        <w:t xml:space="preserve"> services can be invoked prior to the simple download by use of HTTP-protocol.</w:t>
      </w:r>
    </w:p>
    <w:p w14:paraId="59E91628" w14:textId="77777777" w:rsidR="00BE635F" w:rsidRPr="008C32EF" w:rsidRDefault="00405932" w:rsidP="00BE635F">
      <w:pPr>
        <w:rPr>
          <w:rStyle w:val="Enfasicorsivo"/>
          <w:i w:val="0"/>
        </w:rPr>
      </w:pPr>
      <w:r w:rsidRPr="008C32EF">
        <w:rPr>
          <w:rStyle w:val="Enfasicorsivo"/>
          <w:i w:val="0"/>
        </w:rPr>
        <w:t>Furthermore, note that the phrase ‘part</w:t>
      </w:r>
      <w:r w:rsidR="00BE635F" w:rsidRPr="008C32EF">
        <w:rPr>
          <w:rStyle w:val="Enfasicorsivo"/>
          <w:i w:val="0"/>
        </w:rPr>
        <w:t>(s)</w:t>
      </w:r>
      <w:r w:rsidRPr="008C32EF">
        <w:rPr>
          <w:rStyle w:val="Enfasicorsivo"/>
          <w:i w:val="0"/>
        </w:rPr>
        <w:t xml:space="preserve"> of a dataset’ refers</w:t>
      </w:r>
      <w:r w:rsidR="007C6F38" w:rsidRPr="008C32EF">
        <w:rPr>
          <w:rStyle w:val="Enfasicorsivo"/>
          <w:i w:val="0"/>
        </w:rPr>
        <w:t xml:space="preserve"> only</w:t>
      </w:r>
      <w:r w:rsidRPr="008C32EF">
        <w:rPr>
          <w:rStyle w:val="Enfasicorsivo"/>
          <w:i w:val="0"/>
        </w:rPr>
        <w:t xml:space="preserve"> to </w:t>
      </w:r>
      <w:r w:rsidRPr="008C32EF">
        <w:rPr>
          <w:rStyle w:val="Enfasicorsivo"/>
        </w:rPr>
        <w:t>logica</w:t>
      </w:r>
      <w:r w:rsidR="00BE635F" w:rsidRPr="008C32EF">
        <w:rPr>
          <w:rStyle w:val="Enfasicorsivo"/>
        </w:rPr>
        <w:t>l</w:t>
      </w:r>
      <w:r w:rsidRPr="008C32EF">
        <w:rPr>
          <w:rStyle w:val="Enfasicorsivo"/>
          <w:i w:val="0"/>
        </w:rPr>
        <w:t xml:space="preserve"> parts</w:t>
      </w:r>
      <w:r w:rsidR="00BE635F" w:rsidRPr="008C32EF">
        <w:rPr>
          <w:rStyle w:val="Enfasicorsivo"/>
          <w:i w:val="0"/>
        </w:rPr>
        <w:t xml:space="preserve"> of a dataset. It</w:t>
      </w:r>
      <w:r w:rsidRPr="008C32EF">
        <w:rPr>
          <w:rStyle w:val="Enfasicorsivo"/>
          <w:i w:val="0"/>
        </w:rPr>
        <w:t xml:space="preserve"> does </w:t>
      </w:r>
      <w:r w:rsidRPr="008C32EF">
        <w:rPr>
          <w:rStyle w:val="Enfasicorsivo"/>
        </w:rPr>
        <w:t>not</w:t>
      </w:r>
      <w:r w:rsidRPr="008C32EF">
        <w:rPr>
          <w:rStyle w:val="Enfasicorsivo"/>
          <w:i w:val="0"/>
        </w:rPr>
        <w:t xml:space="preserve"> refer to </w:t>
      </w:r>
      <w:r w:rsidRPr="008C32EF">
        <w:rPr>
          <w:rStyle w:val="Enfasicorsivo"/>
        </w:rPr>
        <w:t>physical</w:t>
      </w:r>
      <w:r w:rsidRPr="008C32EF">
        <w:rPr>
          <w:rStyle w:val="Enfasicorsivo"/>
          <w:i w:val="0"/>
        </w:rPr>
        <w:t xml:space="preserve"> parts of a dataset</w:t>
      </w:r>
      <w:r w:rsidR="00BE635F" w:rsidRPr="008C32EF">
        <w:rPr>
          <w:rStyle w:val="Enfasicorsivo"/>
          <w:i w:val="0"/>
        </w:rPr>
        <w:t>, for example where a large dataset has been split into multiple files for storage or access reasons.</w:t>
      </w:r>
    </w:p>
    <w:p w14:paraId="5E03EA99" w14:textId="77777777" w:rsidR="00BE635F" w:rsidRPr="008C32EF" w:rsidRDefault="007C6F38" w:rsidP="00BE635F">
      <w:pPr>
        <w:rPr>
          <w:rStyle w:val="Enfasicorsivo"/>
          <w:i w:val="0"/>
        </w:rPr>
      </w:pPr>
      <w:r w:rsidRPr="008C32EF">
        <w:rPr>
          <w:rStyle w:val="Enfasicorsivo"/>
          <w:i w:val="0"/>
        </w:rPr>
        <w:t xml:space="preserve">As an </w:t>
      </w:r>
      <w:r w:rsidR="00BE635F" w:rsidRPr="008C32EF">
        <w:rPr>
          <w:rStyle w:val="Enfasicorsivo"/>
          <w:i w:val="0"/>
        </w:rPr>
        <w:t>example</w:t>
      </w:r>
      <w:r w:rsidRPr="008C32EF">
        <w:rPr>
          <w:rStyle w:val="Enfasicorsivo"/>
          <w:i w:val="0"/>
        </w:rPr>
        <w:t>,</w:t>
      </w:r>
      <w:r w:rsidR="00BE635F" w:rsidRPr="008C32EF">
        <w:rPr>
          <w:rStyle w:val="Enfasicorsivo"/>
          <w:i w:val="0"/>
        </w:rPr>
        <w:t xml:space="preserve"> a logical </w:t>
      </w:r>
      <w:r w:rsidRPr="008C32EF">
        <w:rPr>
          <w:rStyle w:val="Enfasicorsivo"/>
          <w:i w:val="0"/>
        </w:rPr>
        <w:t>‘</w:t>
      </w:r>
      <w:r w:rsidR="00BE635F" w:rsidRPr="008C32EF">
        <w:rPr>
          <w:rStyle w:val="Enfasicorsivo"/>
          <w:i w:val="0"/>
        </w:rPr>
        <w:t>part of a dataset</w:t>
      </w:r>
      <w:r w:rsidRPr="008C32EF">
        <w:rPr>
          <w:rStyle w:val="Enfasicorsivo"/>
          <w:i w:val="0"/>
        </w:rPr>
        <w:t>’</w:t>
      </w:r>
      <w:r w:rsidR="00BE635F" w:rsidRPr="008C32EF">
        <w:rPr>
          <w:rStyle w:val="Enfasicorsivo"/>
          <w:i w:val="0"/>
        </w:rPr>
        <w:t xml:space="preserve"> could be a road network </w:t>
      </w:r>
      <w:r w:rsidRPr="008C32EF">
        <w:rPr>
          <w:rStyle w:val="Enfasicorsivo"/>
          <w:i w:val="0"/>
        </w:rPr>
        <w:t xml:space="preserve">for a single </w:t>
      </w:r>
      <w:r w:rsidR="00BE635F" w:rsidRPr="008C32EF">
        <w:rPr>
          <w:rStyle w:val="Enfasicorsivo"/>
          <w:i w:val="0"/>
        </w:rPr>
        <w:t xml:space="preserve">administrative region. This ‘part dataset’ would have its own metadata </w:t>
      </w:r>
      <w:r w:rsidRPr="008C32EF">
        <w:rPr>
          <w:rStyle w:val="Enfasicorsivo"/>
          <w:i w:val="0"/>
        </w:rPr>
        <w:t xml:space="preserve">record as described above and would effectively act as a normal dataset in the INSPIRE infrastructure. This is in contrast to say, if a road network was split into 100 tiles for storage efficiency. In the </w:t>
      </w:r>
      <w:r w:rsidR="00590FBA" w:rsidRPr="008C32EF">
        <w:rPr>
          <w:rStyle w:val="Enfasicorsivo"/>
          <w:i w:val="0"/>
        </w:rPr>
        <w:t>latter</w:t>
      </w:r>
      <w:r w:rsidRPr="008C32EF">
        <w:rPr>
          <w:rStyle w:val="Enfasicorsivo"/>
          <w:i w:val="0"/>
        </w:rPr>
        <w:t xml:space="preserve"> case, the physical parts of the logical dataset would not be exposed with metadata records.</w:t>
      </w:r>
    </w:p>
    <w:p w14:paraId="574BE944" w14:textId="77777777" w:rsidR="00405932" w:rsidRPr="008C32EF" w:rsidRDefault="00DB396C" w:rsidP="00BE635F">
      <w:pPr>
        <w:rPr>
          <w:rStyle w:val="Enfasicorsivo"/>
          <w:i w:val="0"/>
        </w:rPr>
      </w:pPr>
      <w:r w:rsidRPr="008C32EF">
        <w:rPr>
          <w:rStyle w:val="Enfasicorsivo"/>
          <w:i w:val="0"/>
        </w:rPr>
        <w:t>Of course there may be a correspondence between the logical and physical parts of a dataset.</w:t>
      </w:r>
    </w:p>
    <w:p w14:paraId="1640AEF2" w14:textId="77777777" w:rsidR="00503DFA" w:rsidRPr="008C32EF" w:rsidRDefault="00503DFA" w:rsidP="00503DFA">
      <w:pPr>
        <w:rPr>
          <w:rStyle w:val="Enfasicorsivo"/>
          <w:i w:val="0"/>
          <w:iCs w:val="0"/>
        </w:rPr>
      </w:pPr>
      <w:r w:rsidRPr="008C32EF">
        <w:rPr>
          <w:rStyle w:val="Enfasicorsivo"/>
          <w:i w:val="0"/>
        </w:rPr>
        <w:t xml:space="preserve">The precise definition of what constitutes a particular pre-defined </w:t>
      </w:r>
      <w:r w:rsidR="00701A6A" w:rsidRPr="008C32EF">
        <w:rPr>
          <w:rStyle w:val="Enfasicorsivo"/>
          <w:i w:val="0"/>
        </w:rPr>
        <w:t>dataset</w:t>
      </w:r>
      <w:r w:rsidRPr="008C32EF">
        <w:rPr>
          <w:rStyle w:val="Enfasicorsivo"/>
          <w:i w:val="0"/>
        </w:rPr>
        <w:t xml:space="preserve"> or pre-defined part of </w:t>
      </w:r>
      <w:r w:rsidR="00701A6A" w:rsidRPr="008C32EF">
        <w:rPr>
          <w:rStyle w:val="Enfasicorsivo"/>
          <w:i w:val="0"/>
        </w:rPr>
        <w:t>dataset</w:t>
      </w:r>
      <w:r w:rsidRPr="008C32EF">
        <w:rPr>
          <w:rStyle w:val="Enfasicorsivo"/>
          <w:i w:val="0"/>
        </w:rPr>
        <w:t xml:space="preserve">s is a matter for individual data providers and will vary according to the context. However </w:t>
      </w:r>
      <w:r w:rsidR="007C6F38" w:rsidRPr="008C32EF">
        <w:rPr>
          <w:rStyle w:val="Enfasicorsivo"/>
          <w:i w:val="0"/>
        </w:rPr>
        <w:t xml:space="preserve">as indicated above </w:t>
      </w:r>
      <w:r w:rsidRPr="008C32EF">
        <w:rPr>
          <w:rStyle w:val="Enfasicorsivo"/>
          <w:i w:val="0"/>
        </w:rPr>
        <w:t xml:space="preserve">an example of usage could be where the pre-defined </w:t>
      </w:r>
      <w:r w:rsidR="00701A6A" w:rsidRPr="008C32EF">
        <w:rPr>
          <w:rStyle w:val="Enfasicorsivo"/>
          <w:i w:val="0"/>
        </w:rPr>
        <w:t>dataset</w:t>
      </w:r>
      <w:r w:rsidRPr="008C32EF">
        <w:rPr>
          <w:rStyle w:val="Enfasicorsivo"/>
          <w:i w:val="0"/>
        </w:rPr>
        <w:t xml:space="preserve"> is a </w:t>
      </w:r>
      <w:r w:rsidR="00701A6A" w:rsidRPr="008C32EF">
        <w:rPr>
          <w:rStyle w:val="Enfasicorsivo"/>
          <w:i w:val="0"/>
        </w:rPr>
        <w:t>dataset</w:t>
      </w:r>
      <w:r w:rsidRPr="008C32EF">
        <w:rPr>
          <w:rStyle w:val="Enfasicorsivo"/>
          <w:i w:val="0"/>
        </w:rPr>
        <w:t xml:space="preserve"> conforming to one of the INSPIRE themes covering the whole Member State, while a pre-defined part of the </w:t>
      </w:r>
      <w:r w:rsidR="00701A6A" w:rsidRPr="008C32EF">
        <w:rPr>
          <w:rStyle w:val="Enfasicorsivo"/>
          <w:i w:val="0"/>
        </w:rPr>
        <w:t>dataset</w:t>
      </w:r>
      <w:r w:rsidRPr="008C32EF">
        <w:rPr>
          <w:rStyle w:val="Enfasicorsivo"/>
          <w:i w:val="0"/>
        </w:rPr>
        <w:t xml:space="preserve"> could be a subset of this, covering for instance an administrative subdivision of the Member State.</w:t>
      </w:r>
      <w:r w:rsidR="00BE635F" w:rsidRPr="008C32EF">
        <w:rPr>
          <w:rStyle w:val="Enfasicorsivo"/>
          <w:i w:val="0"/>
        </w:rPr>
        <w:t xml:space="preserve"> </w:t>
      </w:r>
    </w:p>
    <w:p w14:paraId="4A843A34" w14:textId="77777777" w:rsidR="00A20B31" w:rsidRPr="008C32EF" w:rsidRDefault="00A20B31" w:rsidP="00A20B31">
      <w:pPr>
        <w:rPr>
          <w:i/>
        </w:rPr>
      </w:pPr>
      <w:r w:rsidRPr="008C32EF">
        <w:rPr>
          <w:i/>
        </w:rPr>
        <w:t xml:space="preserve">NOTE: </w:t>
      </w:r>
      <w:r w:rsidR="00505D97" w:rsidRPr="008C32EF">
        <w:rPr>
          <w:i/>
        </w:rPr>
        <w:t xml:space="preserve">For readability purposes, the short phrase </w:t>
      </w:r>
      <w:r w:rsidRPr="008C32EF">
        <w:rPr>
          <w:i/>
        </w:rPr>
        <w:t xml:space="preserve">“pre-defined </w:t>
      </w:r>
      <w:r w:rsidR="00701A6A" w:rsidRPr="008C32EF">
        <w:rPr>
          <w:i/>
        </w:rPr>
        <w:t>dataset</w:t>
      </w:r>
      <w:r w:rsidRPr="008C32EF">
        <w:rPr>
          <w:i/>
        </w:rPr>
        <w:t xml:space="preserve">” is </w:t>
      </w:r>
      <w:r w:rsidR="00505D97" w:rsidRPr="008C32EF">
        <w:rPr>
          <w:i/>
        </w:rPr>
        <w:t xml:space="preserve">often </w:t>
      </w:r>
      <w:r w:rsidRPr="008C32EF">
        <w:rPr>
          <w:i/>
        </w:rPr>
        <w:t xml:space="preserve">used </w:t>
      </w:r>
      <w:r w:rsidR="00505D97" w:rsidRPr="008C32EF">
        <w:rPr>
          <w:i/>
        </w:rPr>
        <w:t>in this document. Whenever this phrase is encountered it should be inte</w:t>
      </w:r>
      <w:r w:rsidRPr="008C32EF">
        <w:rPr>
          <w:i/>
        </w:rPr>
        <w:t xml:space="preserve">rpreted as meaning the longer phrase “pre-defined </w:t>
      </w:r>
      <w:r w:rsidR="00701A6A" w:rsidRPr="008C32EF">
        <w:rPr>
          <w:i/>
        </w:rPr>
        <w:t>dataset</w:t>
      </w:r>
      <w:r w:rsidRPr="008C32EF">
        <w:rPr>
          <w:i/>
        </w:rPr>
        <w:t xml:space="preserve"> or a pre-defined part of a </w:t>
      </w:r>
      <w:r w:rsidR="00701A6A" w:rsidRPr="008C32EF">
        <w:rPr>
          <w:i/>
        </w:rPr>
        <w:t>dataset</w:t>
      </w:r>
      <w:r w:rsidRPr="008C32EF">
        <w:rPr>
          <w:i/>
        </w:rPr>
        <w:t>”.</w:t>
      </w:r>
      <w:r w:rsidR="007C6F38" w:rsidRPr="008C32EF">
        <w:rPr>
          <w:i/>
        </w:rPr>
        <w:t xml:space="preserve"> Where reference is made to physical parts of a dataset this is made explicit.</w:t>
      </w:r>
      <w:r w:rsidRPr="008C32EF">
        <w:rPr>
          <w:i/>
        </w:rPr>
        <w:t xml:space="preserve"> </w:t>
      </w:r>
    </w:p>
    <w:p w14:paraId="4DB9B0E2" w14:textId="77777777" w:rsidR="001A1EF6" w:rsidRPr="008C32EF" w:rsidRDefault="00AB3794" w:rsidP="001A1EF6">
      <w:r w:rsidRPr="008C32EF">
        <w:t xml:space="preserve">Figure 2 shows a typical sequence of operations used when downloading data from a pre-defined dataset download service. </w:t>
      </w:r>
    </w:p>
    <w:p w14:paraId="67C3BFB1" w14:textId="09CB02BC" w:rsidR="005F25DA" w:rsidRPr="008C32EF" w:rsidRDefault="00140FE2" w:rsidP="00DE752C">
      <w:pPr>
        <w:keepNext/>
        <w:jc w:val="left"/>
      </w:pPr>
      <w:r w:rsidRPr="00D134B1">
        <w:rPr>
          <w:noProof/>
          <w:highlight w:val="yellow"/>
        </w:rPr>
        <w:lastRenderedPageBreak/>
        <w:drawing>
          <wp:inline distT="0" distB="0" distL="0" distR="0" wp14:anchorId="6C7D782C" wp14:editId="3406F3FD">
            <wp:extent cx="5762625" cy="3609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609975"/>
                    </a:xfrm>
                    <a:prstGeom prst="rect">
                      <a:avLst/>
                    </a:prstGeom>
                    <a:noFill/>
                    <a:ln>
                      <a:noFill/>
                    </a:ln>
                  </pic:spPr>
                </pic:pic>
              </a:graphicData>
            </a:graphic>
          </wp:inline>
        </w:drawing>
      </w:r>
    </w:p>
    <w:p w14:paraId="5B9DD13A" w14:textId="77777777" w:rsidR="00AB3794" w:rsidRPr="00D134B1" w:rsidRDefault="005F25DA" w:rsidP="00DE752C">
      <w:pPr>
        <w:pStyle w:val="Didascalia"/>
        <w:jc w:val="center"/>
        <w:rPr>
          <w:i/>
          <w:highlight w:val="yellow"/>
        </w:rPr>
      </w:pPr>
      <w:bookmarkStart w:id="27" w:name="_Toc364091666"/>
      <w:r w:rsidRPr="008C32EF">
        <w:t xml:space="preserve">Figure </w:t>
      </w:r>
      <w:r w:rsidRPr="008C32EF">
        <w:fldChar w:fldCharType="begin"/>
      </w:r>
      <w:r w:rsidRPr="008C32EF">
        <w:instrText xml:space="preserve"> SEQ Figure \* ARABIC </w:instrText>
      </w:r>
      <w:r w:rsidRPr="008C32EF">
        <w:fldChar w:fldCharType="separate"/>
      </w:r>
      <w:r w:rsidR="00BB00B0">
        <w:rPr>
          <w:noProof/>
        </w:rPr>
        <w:t>2</w:t>
      </w:r>
      <w:r w:rsidRPr="008C32EF">
        <w:fldChar w:fldCharType="end"/>
      </w:r>
      <w:r w:rsidRPr="008C32EF">
        <w:t xml:space="preserve">: Simple sequence diagram </w:t>
      </w:r>
      <w:r w:rsidR="004773BE" w:rsidRPr="008C32EF">
        <w:t xml:space="preserve">showing download of </w:t>
      </w:r>
      <w:r w:rsidR="00701A6A" w:rsidRPr="008C32EF">
        <w:t>dataset</w:t>
      </w:r>
      <w:r w:rsidRPr="008C32EF">
        <w:t>s</w:t>
      </w:r>
      <w:r w:rsidR="004773BE" w:rsidRPr="008C32EF">
        <w:t xml:space="preserve"> via a pre-defined download service</w:t>
      </w:r>
      <w:bookmarkEnd w:id="27"/>
    </w:p>
    <w:p w14:paraId="50707570" w14:textId="77777777" w:rsidR="005F25DA" w:rsidRPr="008C32EF" w:rsidRDefault="005F25DA" w:rsidP="00AB3794"/>
    <w:p w14:paraId="05561B97" w14:textId="77777777" w:rsidR="00AB3794" w:rsidRPr="008C32EF" w:rsidRDefault="00AB3794" w:rsidP="00AB3794">
      <w:r w:rsidRPr="008C32EF">
        <w:t xml:space="preserve">Figure 3 shows a typical sequence of operations used when downloading data from a direct access dataset download service. </w:t>
      </w:r>
    </w:p>
    <w:p w14:paraId="536D116C" w14:textId="77777777" w:rsidR="00AB3794" w:rsidRPr="00D134B1" w:rsidRDefault="00AB3794" w:rsidP="006C6C4D"/>
    <w:p w14:paraId="1A424476" w14:textId="14838E89" w:rsidR="005F25DA" w:rsidRPr="008C32EF" w:rsidRDefault="00140FE2" w:rsidP="00DE752C">
      <w:pPr>
        <w:keepNext/>
      </w:pPr>
      <w:r w:rsidRPr="00D134B1">
        <w:rPr>
          <w:noProof/>
        </w:rPr>
        <w:drawing>
          <wp:inline distT="0" distB="0" distL="0" distR="0" wp14:anchorId="24781284" wp14:editId="1C26B893">
            <wp:extent cx="5762625" cy="35909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B492FBE" w14:textId="77777777" w:rsidR="005F25DA" w:rsidRPr="008C32EF" w:rsidRDefault="005F25DA" w:rsidP="005F25DA">
      <w:pPr>
        <w:pStyle w:val="Didascalia"/>
        <w:jc w:val="center"/>
      </w:pPr>
      <w:bookmarkStart w:id="28" w:name="_Toc364091667"/>
      <w:r w:rsidRPr="008C32EF">
        <w:t xml:space="preserve">Figure </w:t>
      </w:r>
      <w:r w:rsidRPr="008C32EF">
        <w:fldChar w:fldCharType="begin"/>
      </w:r>
      <w:r w:rsidRPr="008C32EF">
        <w:instrText xml:space="preserve"> SEQ Figure \* ARABIC </w:instrText>
      </w:r>
      <w:r w:rsidRPr="008C32EF">
        <w:fldChar w:fldCharType="separate"/>
      </w:r>
      <w:r w:rsidR="00BB00B0">
        <w:rPr>
          <w:noProof/>
        </w:rPr>
        <w:t>3</w:t>
      </w:r>
      <w:r w:rsidRPr="008C32EF">
        <w:fldChar w:fldCharType="end"/>
      </w:r>
      <w:r w:rsidRPr="008C32EF">
        <w:t xml:space="preserve">: Simple sequence diagram </w:t>
      </w:r>
      <w:r w:rsidR="009D1848" w:rsidRPr="008C32EF">
        <w:t>showing a typical sequence of operations to download spatial data objects from a direct access dataset download service</w:t>
      </w:r>
      <w:r w:rsidRPr="008C32EF">
        <w:t>.</w:t>
      </w:r>
      <w:bookmarkEnd w:id="28"/>
    </w:p>
    <w:p w14:paraId="41B973CD" w14:textId="77777777" w:rsidR="00AB3794" w:rsidRPr="008C32EF" w:rsidRDefault="00AB3794" w:rsidP="00AB3794"/>
    <w:p w14:paraId="029C48FB" w14:textId="77777777" w:rsidR="00791F09" w:rsidRPr="00D134B1" w:rsidRDefault="00791F09" w:rsidP="00791F09">
      <w:r w:rsidRPr="00D134B1">
        <w:rPr>
          <w:bCs/>
        </w:rPr>
        <w:t xml:space="preserve">In both cases above, the end point for the </w:t>
      </w:r>
      <w:r w:rsidRPr="00D134B1">
        <w:rPr>
          <w:bCs/>
          <w:i/>
        </w:rPr>
        <w:t>Get Download Service Metadata Request</w:t>
      </w:r>
      <w:r w:rsidRPr="00D134B1">
        <w:rPr>
          <w:bCs/>
        </w:rPr>
        <w:t xml:space="preserve"> (i.e. the Atom feed or the WFS GetCapabilities) is taken from the Download Service ISO Metadata retrieved from the Discovery Service</w:t>
      </w:r>
      <w:r w:rsidRPr="00D134B1">
        <w:t xml:space="preserve">. More specifically the Resource Locator Metadata element shall include the link to the </w:t>
      </w:r>
      <w:r w:rsidRPr="00D134B1">
        <w:rPr>
          <w:bCs/>
          <w:i/>
        </w:rPr>
        <w:t>Get Download Service Metadata Request.</w:t>
      </w:r>
    </w:p>
    <w:p w14:paraId="40A87FED" w14:textId="77777777" w:rsidR="00433E4E" w:rsidRPr="008C32EF" w:rsidRDefault="00D97882" w:rsidP="00433E4E">
      <w:r w:rsidRPr="008C32EF">
        <w:t>T</w:t>
      </w:r>
      <w:r w:rsidR="0011651E" w:rsidRPr="008C32EF">
        <w:t>he following sections of this</w:t>
      </w:r>
      <w:r w:rsidR="00B40D04" w:rsidRPr="008C32EF">
        <w:t xml:space="preserve"> </w:t>
      </w:r>
      <w:r w:rsidR="0011651E" w:rsidRPr="008C32EF">
        <w:t>document provide</w:t>
      </w:r>
      <w:r w:rsidR="00433E4E" w:rsidRPr="008C32EF">
        <w:t xml:space="preserve"> </w:t>
      </w:r>
      <w:r w:rsidR="0011651E" w:rsidRPr="008C32EF">
        <w:t xml:space="preserve">detailed </w:t>
      </w:r>
      <w:r w:rsidR="00433E4E" w:rsidRPr="008C32EF">
        <w:t>Technical</w:t>
      </w:r>
      <w:r w:rsidR="00A54B9E" w:rsidRPr="008C32EF">
        <w:t xml:space="preserve"> Guidance for implementing </w:t>
      </w:r>
      <w:r w:rsidR="0080358A" w:rsidRPr="008C32EF">
        <w:t>Download S</w:t>
      </w:r>
      <w:r w:rsidR="00C4592B" w:rsidRPr="008C32EF">
        <w:t>ervices using existing stand</w:t>
      </w:r>
      <w:r w:rsidR="0011651E" w:rsidRPr="008C32EF">
        <w:t>ards:</w:t>
      </w:r>
    </w:p>
    <w:p w14:paraId="1B409087" w14:textId="77777777" w:rsidR="00433E4E" w:rsidRPr="008C32EF" w:rsidRDefault="00433E4E" w:rsidP="00C4592B">
      <w:pPr>
        <w:numPr>
          <w:ilvl w:val="0"/>
          <w:numId w:val="16"/>
        </w:numPr>
      </w:pPr>
      <w:r w:rsidRPr="008C32EF">
        <w:rPr>
          <w:rStyle w:val="Enfasicorsivo"/>
        </w:rPr>
        <w:t>Chapter 5</w:t>
      </w:r>
      <w:r w:rsidR="00C4592B" w:rsidRPr="008C32EF">
        <w:t xml:space="preserve"> contains T</w:t>
      </w:r>
      <w:r w:rsidR="00AF45BC" w:rsidRPr="008C32EF">
        <w:t>echnical Guidance</w:t>
      </w:r>
      <w:r w:rsidR="00C4592B" w:rsidRPr="008C32EF">
        <w:t xml:space="preserve"> for implementing p</w:t>
      </w:r>
      <w:r w:rsidRPr="008C32EF">
        <w:t>re-defined dataset download s</w:t>
      </w:r>
      <w:r w:rsidR="00AF45BC" w:rsidRPr="008C32EF">
        <w:t>ervices using the Atom syndication format</w:t>
      </w:r>
      <w:r w:rsidR="00F05C32" w:rsidRPr="008C32EF">
        <w:t xml:space="preserve"> [</w:t>
      </w:r>
      <w:r w:rsidR="00F05C32" w:rsidRPr="008C32EF">
        <w:rPr>
          <w:b/>
        </w:rPr>
        <w:t>ATOM</w:t>
      </w:r>
      <w:r w:rsidR="00F05C32" w:rsidRPr="008C32EF">
        <w:t>]</w:t>
      </w:r>
    </w:p>
    <w:p w14:paraId="16F544F7" w14:textId="77777777" w:rsidR="00433E4E" w:rsidRPr="008C32EF" w:rsidRDefault="00433E4E" w:rsidP="00CA5B61">
      <w:pPr>
        <w:numPr>
          <w:ilvl w:val="0"/>
          <w:numId w:val="16"/>
        </w:numPr>
      </w:pPr>
      <w:r w:rsidRPr="008C32EF">
        <w:rPr>
          <w:rStyle w:val="Enfasicorsivo"/>
        </w:rPr>
        <w:t>Chapter 6</w:t>
      </w:r>
      <w:r w:rsidRPr="008C32EF">
        <w:t xml:space="preserve"> </w:t>
      </w:r>
      <w:r w:rsidR="00AF45BC" w:rsidRPr="008C32EF">
        <w:t>contains Technical Guidance</w:t>
      </w:r>
      <w:r w:rsidR="00C4592B" w:rsidRPr="008C32EF">
        <w:t xml:space="preserve"> for implementing p</w:t>
      </w:r>
      <w:r w:rsidRPr="008C32EF">
        <w:t>re-defined dataset download services using th</w:t>
      </w:r>
      <w:r w:rsidR="00C4592B" w:rsidRPr="008C32EF">
        <w:t>e ISO 19142 Web Feature Service</w:t>
      </w:r>
      <w:r w:rsidR="00F05C32" w:rsidRPr="008C32EF">
        <w:t xml:space="preserve"> [</w:t>
      </w:r>
      <w:r w:rsidR="00F05C32" w:rsidRPr="008C32EF">
        <w:rPr>
          <w:b/>
        </w:rPr>
        <w:t xml:space="preserve">ISO 19142] </w:t>
      </w:r>
      <w:r w:rsidR="00F05C32" w:rsidRPr="008C32EF">
        <w:t>and ISO 19143 Filter Encoding Specification [</w:t>
      </w:r>
      <w:r w:rsidR="00F05C32" w:rsidRPr="008C32EF">
        <w:rPr>
          <w:b/>
        </w:rPr>
        <w:t>ISO 19143]</w:t>
      </w:r>
    </w:p>
    <w:p w14:paraId="5A637ADD" w14:textId="77777777" w:rsidR="008F6FC5" w:rsidRPr="008C32EF" w:rsidRDefault="00433E4E" w:rsidP="00CA5B61">
      <w:pPr>
        <w:numPr>
          <w:ilvl w:val="0"/>
          <w:numId w:val="16"/>
        </w:numPr>
      </w:pPr>
      <w:r w:rsidRPr="008C32EF">
        <w:rPr>
          <w:rStyle w:val="Enfasicorsivo"/>
        </w:rPr>
        <w:t>Chapter 7</w:t>
      </w:r>
      <w:r w:rsidRPr="008C32EF">
        <w:t xml:space="preserve"> </w:t>
      </w:r>
      <w:r w:rsidR="00AF45BC" w:rsidRPr="008C32EF">
        <w:t>contains Technical Guidance</w:t>
      </w:r>
      <w:r w:rsidRPr="008C32EF">
        <w:t xml:space="preserve"> for implementing direct access download services using th</w:t>
      </w:r>
      <w:r w:rsidR="00C4592B" w:rsidRPr="008C32EF">
        <w:t xml:space="preserve">e ISO 19142 Web Feature Service </w:t>
      </w:r>
      <w:r w:rsidR="00F05C32" w:rsidRPr="008C32EF">
        <w:t>[</w:t>
      </w:r>
      <w:r w:rsidR="00F05C32" w:rsidRPr="008C32EF">
        <w:rPr>
          <w:b/>
        </w:rPr>
        <w:t xml:space="preserve">ISO 19142] </w:t>
      </w:r>
      <w:r w:rsidR="00C4592B" w:rsidRPr="008C32EF">
        <w:t>and ISO 19143 Filter Encoding</w:t>
      </w:r>
      <w:r w:rsidR="00CA5B61" w:rsidRPr="008C32EF">
        <w:t xml:space="preserve"> </w:t>
      </w:r>
      <w:r w:rsidR="00F05C32" w:rsidRPr="008C32EF">
        <w:t>[</w:t>
      </w:r>
      <w:r w:rsidR="00F05C32" w:rsidRPr="008C32EF">
        <w:rPr>
          <w:b/>
        </w:rPr>
        <w:t>ISO 19143]</w:t>
      </w:r>
    </w:p>
    <w:p w14:paraId="356D66E6" w14:textId="77777777" w:rsidR="00D97882" w:rsidRPr="008C32EF" w:rsidRDefault="00D97882" w:rsidP="00D97882">
      <w:r w:rsidRPr="008C32EF">
        <w:t>Anybody implementing Download Services following this Technical Guidance should therefore ch</w:t>
      </w:r>
      <w:r w:rsidR="00A54B9E" w:rsidRPr="008C32EF">
        <w:t>o</w:t>
      </w:r>
      <w:r w:rsidRPr="008C32EF">
        <w:t xml:space="preserve">ose to do one </w:t>
      </w:r>
      <w:r w:rsidR="00407DCC" w:rsidRPr="008C32EF">
        <w:t xml:space="preserve">(or more, but at least one) of the following </w:t>
      </w:r>
      <w:r w:rsidRPr="008C32EF">
        <w:t>for</w:t>
      </w:r>
      <w:r w:rsidR="00407DCC" w:rsidRPr="008C32EF">
        <w:t xml:space="preserve"> each Download Service provided</w:t>
      </w:r>
      <w:r w:rsidRPr="008C32EF">
        <w:t>:</w:t>
      </w:r>
    </w:p>
    <w:p w14:paraId="41114DA3" w14:textId="77777777" w:rsidR="00B40D04" w:rsidRPr="008C32EF" w:rsidRDefault="00B40D04" w:rsidP="00D97882">
      <w:pPr>
        <w:numPr>
          <w:ilvl w:val="0"/>
          <w:numId w:val="19"/>
        </w:numPr>
      </w:pPr>
      <w:r w:rsidRPr="008C32EF">
        <w:t xml:space="preserve">Satisfy the minimum </w:t>
      </w:r>
      <w:r w:rsidR="00347738" w:rsidRPr="008C32EF">
        <w:t xml:space="preserve">functional </w:t>
      </w:r>
      <w:r w:rsidRPr="008C32EF">
        <w:t xml:space="preserve">requirements of the </w:t>
      </w:r>
      <w:r w:rsidR="00407DCC" w:rsidRPr="008C32EF">
        <w:t>Regulation</w:t>
      </w:r>
      <w:r w:rsidRPr="008C32EF">
        <w:t xml:space="preserve"> </w:t>
      </w:r>
      <w:r w:rsidR="006B5705" w:rsidRPr="008C32EF">
        <w:t>[</w:t>
      </w:r>
      <w:r w:rsidR="006B5705" w:rsidRPr="008C32EF">
        <w:rPr>
          <w:b/>
        </w:rPr>
        <w:t>INS NS</w:t>
      </w:r>
      <w:r w:rsidR="00A54B9E" w:rsidRPr="008C32EF">
        <w:t>, Annex IV, Part A] by</w:t>
      </w:r>
      <w:r w:rsidR="006B5705" w:rsidRPr="008C32EF">
        <w:t xml:space="preserve"> </w:t>
      </w:r>
      <w:r w:rsidRPr="008C32EF">
        <w:t>following the T</w:t>
      </w:r>
      <w:r w:rsidR="006B5705" w:rsidRPr="008C32EF">
        <w:t xml:space="preserve">echnical </w:t>
      </w:r>
      <w:r w:rsidRPr="008C32EF">
        <w:t>G</w:t>
      </w:r>
      <w:r w:rsidR="006B5705" w:rsidRPr="008C32EF">
        <w:t>uidance</w:t>
      </w:r>
      <w:r w:rsidR="00730E6D" w:rsidRPr="008C32EF">
        <w:t xml:space="preserve"> in Chapter </w:t>
      </w:r>
      <w:r w:rsidR="00730E6D" w:rsidRPr="008C32EF">
        <w:fldChar w:fldCharType="begin"/>
      </w:r>
      <w:r w:rsidR="00730E6D" w:rsidRPr="008C32EF">
        <w:instrText xml:space="preserve"> </w:instrText>
      </w:r>
      <w:r w:rsidR="003C4833" w:rsidRPr="008C32EF">
        <w:instrText>REF</w:instrText>
      </w:r>
      <w:r w:rsidR="00730E6D" w:rsidRPr="008C32EF">
        <w:instrText xml:space="preserve"> _Ref313606447 \r </w:instrText>
      </w:r>
      <w:r w:rsidR="00730E6D" w:rsidRPr="008C32EF">
        <w:fldChar w:fldCharType="separate"/>
      </w:r>
      <w:r w:rsidR="00BB00B0">
        <w:t>5</w:t>
      </w:r>
      <w:r w:rsidR="00730E6D" w:rsidRPr="008C32EF">
        <w:fldChar w:fldCharType="end"/>
      </w:r>
      <w:r w:rsidRPr="008C32EF">
        <w:t xml:space="preserve"> </w:t>
      </w:r>
      <w:r w:rsidR="00A54B9E" w:rsidRPr="008C32EF">
        <w:t>(</w:t>
      </w:r>
      <w:r w:rsidRPr="008C32EF">
        <w:t>using Atom</w:t>
      </w:r>
      <w:r w:rsidR="00A54B9E" w:rsidRPr="008C32EF">
        <w:t>).</w:t>
      </w:r>
    </w:p>
    <w:p w14:paraId="4FDC3603" w14:textId="77777777" w:rsidR="00B40D04" w:rsidRPr="008C32EF" w:rsidRDefault="00B40D04" w:rsidP="00B40D04">
      <w:pPr>
        <w:numPr>
          <w:ilvl w:val="0"/>
          <w:numId w:val="17"/>
        </w:numPr>
      </w:pPr>
      <w:r w:rsidRPr="008C32EF">
        <w:t xml:space="preserve">Satisfy the minimum </w:t>
      </w:r>
      <w:r w:rsidR="00347738" w:rsidRPr="008C32EF">
        <w:t xml:space="preserve">functional </w:t>
      </w:r>
      <w:r w:rsidR="00407DCC" w:rsidRPr="008C32EF">
        <w:t>requirements of the Regulation</w:t>
      </w:r>
      <w:r w:rsidRPr="008C32EF">
        <w:t xml:space="preserve"> </w:t>
      </w:r>
      <w:r w:rsidR="006B5705" w:rsidRPr="008C32EF">
        <w:t>[</w:t>
      </w:r>
      <w:r w:rsidR="006B5705" w:rsidRPr="008C32EF">
        <w:rPr>
          <w:b/>
        </w:rPr>
        <w:t>INS NS</w:t>
      </w:r>
      <w:r w:rsidR="006B5705" w:rsidRPr="008C32EF">
        <w:t xml:space="preserve">, Annex IV, Part A] </w:t>
      </w:r>
      <w:r w:rsidR="00A54B9E" w:rsidRPr="008C32EF">
        <w:t xml:space="preserve">by </w:t>
      </w:r>
      <w:r w:rsidRPr="008C32EF">
        <w:t>following the T</w:t>
      </w:r>
      <w:r w:rsidR="006B5705" w:rsidRPr="008C32EF">
        <w:t xml:space="preserve">echnical Guidance </w:t>
      </w:r>
      <w:r w:rsidR="00730E6D" w:rsidRPr="008C32EF">
        <w:t xml:space="preserve">in Chapter </w:t>
      </w:r>
      <w:r w:rsidR="0035313F" w:rsidRPr="008C32EF">
        <w:fldChar w:fldCharType="begin"/>
      </w:r>
      <w:r w:rsidR="0035313F" w:rsidRPr="008C32EF">
        <w:instrText xml:space="preserve"> REF _Ref317248161 \r \h </w:instrText>
      </w:r>
      <w:r w:rsidR="0035313F" w:rsidRPr="008C32EF">
        <w:fldChar w:fldCharType="separate"/>
      </w:r>
      <w:r w:rsidR="00BB00B0">
        <w:t>6</w:t>
      </w:r>
      <w:r w:rsidR="0035313F" w:rsidRPr="008C32EF">
        <w:fldChar w:fldCharType="end"/>
      </w:r>
      <w:r w:rsidR="00FB3F00" w:rsidRPr="008C32EF">
        <w:t xml:space="preserve"> </w:t>
      </w:r>
      <w:r w:rsidR="00A54B9E" w:rsidRPr="008C32EF">
        <w:t>(</w:t>
      </w:r>
      <w:r w:rsidRPr="008C32EF">
        <w:t>using WFS</w:t>
      </w:r>
      <w:r w:rsidR="00A54B9E" w:rsidRPr="008C32EF">
        <w:t>).</w:t>
      </w:r>
    </w:p>
    <w:p w14:paraId="4E10FC16" w14:textId="77777777" w:rsidR="00AC04DB" w:rsidRDefault="00B40D04" w:rsidP="006B5705">
      <w:pPr>
        <w:numPr>
          <w:ilvl w:val="0"/>
          <w:numId w:val="17"/>
        </w:numPr>
      </w:pPr>
      <w:r w:rsidRPr="008C32EF">
        <w:t xml:space="preserve">Satisfy the full </w:t>
      </w:r>
      <w:r w:rsidR="00347738" w:rsidRPr="008C32EF">
        <w:t xml:space="preserve">functional </w:t>
      </w:r>
      <w:r w:rsidR="00407DCC" w:rsidRPr="008C32EF">
        <w:t>requirements of the Regulation</w:t>
      </w:r>
      <w:r w:rsidRPr="008C32EF">
        <w:t xml:space="preserve"> </w:t>
      </w:r>
      <w:r w:rsidR="006B5705" w:rsidRPr="008C32EF">
        <w:t>[</w:t>
      </w:r>
      <w:r w:rsidR="006B5705" w:rsidRPr="008C32EF">
        <w:rPr>
          <w:b/>
        </w:rPr>
        <w:t>INS NS</w:t>
      </w:r>
      <w:r w:rsidR="006B5705" w:rsidRPr="008C32EF">
        <w:t xml:space="preserve">, Annex IV, Parts A, B &amp; C] </w:t>
      </w:r>
      <w:r w:rsidR="00A54B9E" w:rsidRPr="008C32EF">
        <w:t xml:space="preserve">by </w:t>
      </w:r>
      <w:r w:rsidRPr="008C32EF">
        <w:t>following the T</w:t>
      </w:r>
      <w:r w:rsidR="006B5705" w:rsidRPr="008C32EF">
        <w:t>echnical Guidance</w:t>
      </w:r>
      <w:r w:rsidR="00AC04DB" w:rsidRPr="008C32EF">
        <w:t xml:space="preserve"> in Chapters</w:t>
      </w:r>
      <w:r w:rsidR="00730E6D" w:rsidRPr="008C32EF">
        <w:t xml:space="preserve"> </w:t>
      </w:r>
      <w:r w:rsidR="0035313F" w:rsidRPr="008C32EF">
        <w:fldChar w:fldCharType="begin"/>
      </w:r>
      <w:r w:rsidR="0035313F" w:rsidRPr="008C32EF">
        <w:instrText xml:space="preserve"> REF _Ref317248161 \r \h </w:instrText>
      </w:r>
      <w:r w:rsidR="0035313F" w:rsidRPr="008C32EF">
        <w:fldChar w:fldCharType="separate"/>
      </w:r>
      <w:r w:rsidR="00BB00B0">
        <w:t>6</w:t>
      </w:r>
      <w:r w:rsidR="0035313F" w:rsidRPr="008C32EF">
        <w:fldChar w:fldCharType="end"/>
      </w:r>
      <w:r w:rsidR="0035313F" w:rsidRPr="008C32EF">
        <w:t xml:space="preserve"> </w:t>
      </w:r>
      <w:r w:rsidRPr="008C32EF">
        <w:rPr>
          <w:i/>
        </w:rPr>
        <w:t>and</w:t>
      </w:r>
      <w:r w:rsidR="00730E6D" w:rsidRPr="008C32EF">
        <w:t xml:space="preserve"> </w:t>
      </w:r>
      <w:r w:rsidR="00730E6D" w:rsidRPr="008C32EF">
        <w:fldChar w:fldCharType="begin"/>
      </w:r>
      <w:r w:rsidR="00730E6D" w:rsidRPr="008C32EF">
        <w:instrText xml:space="preserve"> </w:instrText>
      </w:r>
      <w:r w:rsidR="003C4833" w:rsidRPr="008C32EF">
        <w:instrText>REF</w:instrText>
      </w:r>
      <w:r w:rsidR="00730E6D" w:rsidRPr="008C32EF">
        <w:instrText xml:space="preserve"> _Ref313882141 \r </w:instrText>
      </w:r>
      <w:r w:rsidR="00730E6D" w:rsidRPr="008C32EF">
        <w:fldChar w:fldCharType="separate"/>
      </w:r>
      <w:r w:rsidR="00BB00B0">
        <w:t>7</w:t>
      </w:r>
      <w:r w:rsidR="00730E6D" w:rsidRPr="008C32EF">
        <w:fldChar w:fldCharType="end"/>
      </w:r>
      <w:r w:rsidRPr="008C32EF">
        <w:t xml:space="preserve"> </w:t>
      </w:r>
      <w:r w:rsidR="00A54B9E" w:rsidRPr="008C32EF">
        <w:t>(</w:t>
      </w:r>
      <w:r w:rsidRPr="008C32EF">
        <w:t xml:space="preserve">using WFS </w:t>
      </w:r>
      <w:r w:rsidR="008D3918">
        <w:t>&amp;</w:t>
      </w:r>
      <w:r w:rsidR="008D3918" w:rsidRPr="008C32EF">
        <w:t xml:space="preserve"> </w:t>
      </w:r>
      <w:r w:rsidRPr="008C32EF">
        <w:t>Filter Encoding</w:t>
      </w:r>
      <w:r w:rsidR="00A54B9E" w:rsidRPr="008C32EF">
        <w:t>).</w:t>
      </w:r>
    </w:p>
    <w:p w14:paraId="7CA3C084" w14:textId="77777777" w:rsidR="008A38AC" w:rsidRDefault="008D3918" w:rsidP="008A38AC">
      <w:pPr>
        <w:numPr>
          <w:ilvl w:val="0"/>
          <w:numId w:val="17"/>
        </w:numPr>
      </w:pPr>
      <w:r w:rsidRPr="008C32EF">
        <w:t>Satisfy the full functional requirements of the Regulation [</w:t>
      </w:r>
      <w:r w:rsidRPr="008A38AC">
        <w:rPr>
          <w:b/>
        </w:rPr>
        <w:t>INS NS</w:t>
      </w:r>
      <w:r w:rsidRPr="008C32EF">
        <w:t xml:space="preserve">, Annex IV, Parts A, B &amp; C] by following the Technical Guidance in Chapters </w:t>
      </w:r>
      <w:r w:rsidRPr="008C32EF">
        <w:fldChar w:fldCharType="begin"/>
      </w:r>
      <w:r w:rsidRPr="008C32EF">
        <w:instrText xml:space="preserve"> REF _Ref313606447 \r </w:instrText>
      </w:r>
      <w:r w:rsidRPr="008C32EF">
        <w:fldChar w:fldCharType="separate"/>
      </w:r>
      <w:r w:rsidR="00BB00B0">
        <w:t>5</w:t>
      </w:r>
      <w:r w:rsidRPr="008C32EF">
        <w:fldChar w:fldCharType="end"/>
      </w:r>
      <w:r w:rsidRPr="008C32EF">
        <w:t xml:space="preserve"> </w:t>
      </w:r>
      <w:r w:rsidRPr="008A38AC">
        <w:rPr>
          <w:i/>
        </w:rPr>
        <w:t>and</w:t>
      </w:r>
      <w:r w:rsidRPr="008C32EF">
        <w:t xml:space="preserve"> </w:t>
      </w:r>
      <w:r w:rsidRPr="008C32EF">
        <w:fldChar w:fldCharType="begin"/>
      </w:r>
      <w:r w:rsidRPr="008C32EF">
        <w:instrText xml:space="preserve"> REF _Ref313882141 \r </w:instrText>
      </w:r>
      <w:r w:rsidRPr="008C32EF">
        <w:fldChar w:fldCharType="separate"/>
      </w:r>
      <w:r w:rsidR="00BB00B0">
        <w:t>7</w:t>
      </w:r>
      <w:r w:rsidRPr="008C32EF">
        <w:fldChar w:fldCharType="end"/>
      </w:r>
      <w:r w:rsidRPr="008C32EF">
        <w:t xml:space="preserve"> (using </w:t>
      </w:r>
      <w:r>
        <w:t xml:space="preserve">Atom and WFS &amp; </w:t>
      </w:r>
      <w:r w:rsidRPr="008C32EF">
        <w:t>Filter Encoding).</w:t>
      </w:r>
      <w:r w:rsidR="008A38AC">
        <w:t xml:space="preserve"> This case will be referred to as a “hybrid implementation” in this Technical Guidance. </w:t>
      </w:r>
    </w:p>
    <w:p w14:paraId="311D70B4" w14:textId="77777777" w:rsidR="00A84B72" w:rsidRPr="008C32EF" w:rsidRDefault="00946872" w:rsidP="00A84B72">
      <w:r w:rsidRPr="008C32EF">
        <w:fldChar w:fldCharType="begin"/>
      </w:r>
      <w:r w:rsidRPr="008C32EF">
        <w:instrText xml:space="preserve"> </w:instrText>
      </w:r>
      <w:r w:rsidR="003C4833" w:rsidRPr="008C32EF">
        <w:instrText>REF</w:instrText>
      </w:r>
      <w:r w:rsidRPr="008C32EF">
        <w:instrText xml:space="preserve"> _Ref313605078 </w:instrText>
      </w:r>
      <w:r w:rsidRPr="008C32EF">
        <w:fldChar w:fldCharType="separate"/>
      </w:r>
      <w:r w:rsidR="00BB00B0" w:rsidRPr="008C32EF">
        <w:t xml:space="preserve">Table </w:t>
      </w:r>
      <w:r w:rsidR="00BB00B0">
        <w:rPr>
          <w:noProof/>
        </w:rPr>
        <w:t>1</w:t>
      </w:r>
      <w:r w:rsidRPr="008C32EF">
        <w:fldChar w:fldCharType="end"/>
      </w:r>
      <w:r w:rsidR="00A84B72" w:rsidRPr="008C32EF">
        <w:t xml:space="preserve"> </w:t>
      </w:r>
      <w:r w:rsidR="00C21399" w:rsidRPr="008C32EF">
        <w:t>illustrates the relationship between the par</w:t>
      </w:r>
      <w:r w:rsidR="00407DCC" w:rsidRPr="008C32EF">
        <w:t>ts of the Regulation</w:t>
      </w:r>
      <w:r w:rsidR="00774B8B" w:rsidRPr="008C32EF">
        <w:t xml:space="preserve"> [</w:t>
      </w:r>
      <w:r w:rsidR="00774B8B" w:rsidRPr="008C32EF">
        <w:rPr>
          <w:b/>
        </w:rPr>
        <w:t>INS NS</w:t>
      </w:r>
      <w:r w:rsidR="00774B8B" w:rsidRPr="008C32EF">
        <w:t>,</w:t>
      </w:r>
      <w:r w:rsidR="00C21399" w:rsidRPr="008C32EF">
        <w:t xml:space="preserve"> Annex IV] and the implementation choices presented in this document</w:t>
      </w:r>
      <w:r w:rsidR="00A84B72" w:rsidRPr="008C32EF">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2767"/>
        <w:gridCol w:w="3689"/>
      </w:tblGrid>
      <w:tr w:rsidR="00C21399" w:rsidRPr="008C32EF" w14:paraId="6029DD43" w14:textId="77777777" w:rsidTr="00F816DE">
        <w:tc>
          <w:tcPr>
            <w:tcW w:w="2660" w:type="dxa"/>
            <w:tcBorders>
              <w:bottom w:val="single" w:sz="12" w:space="0" w:color="000000"/>
              <w:right w:val="single" w:sz="12" w:space="0" w:color="000000"/>
            </w:tcBorders>
            <w:vAlign w:val="center"/>
          </w:tcPr>
          <w:p w14:paraId="517980D5" w14:textId="77777777" w:rsidR="00C21399" w:rsidRPr="008C32EF" w:rsidRDefault="00C21399" w:rsidP="00F816DE">
            <w:pPr>
              <w:jc w:val="center"/>
              <w:rPr>
                <w:b/>
                <w:i/>
              </w:rPr>
            </w:pPr>
            <w:r w:rsidRPr="008C32EF">
              <w:rPr>
                <w:b/>
                <w:i/>
              </w:rPr>
              <w:t>Implementation choice</w:t>
            </w:r>
            <w:r w:rsidR="00774B8B" w:rsidRPr="008C32EF">
              <w:rPr>
                <w:b/>
                <w:i/>
              </w:rPr>
              <w:t>s</w:t>
            </w:r>
          </w:p>
        </w:tc>
        <w:tc>
          <w:tcPr>
            <w:tcW w:w="2835" w:type="dxa"/>
            <w:tcBorders>
              <w:left w:val="single" w:sz="12" w:space="0" w:color="000000"/>
              <w:bottom w:val="single" w:sz="12" w:space="0" w:color="000000"/>
            </w:tcBorders>
            <w:vAlign w:val="center"/>
          </w:tcPr>
          <w:p w14:paraId="3D50443F" w14:textId="77777777" w:rsidR="00C21399" w:rsidRPr="008C32EF" w:rsidRDefault="00C21399" w:rsidP="00F816DE">
            <w:pPr>
              <w:jc w:val="center"/>
              <w:rPr>
                <w:b/>
              </w:rPr>
            </w:pPr>
            <w:r w:rsidRPr="008C32EF">
              <w:rPr>
                <w:b/>
              </w:rPr>
              <w:t>Part A (mandatory)</w:t>
            </w:r>
          </w:p>
        </w:tc>
        <w:tc>
          <w:tcPr>
            <w:tcW w:w="3803" w:type="dxa"/>
            <w:tcBorders>
              <w:bottom w:val="single" w:sz="12" w:space="0" w:color="000000"/>
            </w:tcBorders>
            <w:vAlign w:val="center"/>
          </w:tcPr>
          <w:p w14:paraId="4B56E8B2" w14:textId="77777777" w:rsidR="00C21399" w:rsidRPr="008C32EF" w:rsidRDefault="00C21399" w:rsidP="00D134B1">
            <w:pPr>
              <w:jc w:val="center"/>
              <w:rPr>
                <w:b/>
              </w:rPr>
            </w:pPr>
            <w:r w:rsidRPr="008C32EF">
              <w:rPr>
                <w:b/>
              </w:rPr>
              <w:t>Parts B</w:t>
            </w:r>
            <w:r w:rsidR="00774B8B" w:rsidRPr="008C32EF">
              <w:rPr>
                <w:b/>
              </w:rPr>
              <w:t xml:space="preserve"> </w:t>
            </w:r>
            <w:r w:rsidRPr="008C32EF">
              <w:rPr>
                <w:b/>
              </w:rPr>
              <w:t>&amp;</w:t>
            </w:r>
            <w:r w:rsidR="00774B8B" w:rsidRPr="008C32EF">
              <w:rPr>
                <w:b/>
              </w:rPr>
              <w:t xml:space="preserve"> </w:t>
            </w:r>
            <w:r w:rsidRPr="008C32EF">
              <w:rPr>
                <w:b/>
              </w:rPr>
              <w:t>C (where practicable)</w:t>
            </w:r>
          </w:p>
        </w:tc>
      </w:tr>
      <w:tr w:rsidR="00C21399" w:rsidRPr="008C32EF" w14:paraId="36F188B5" w14:textId="77777777" w:rsidTr="00F816DE">
        <w:tc>
          <w:tcPr>
            <w:tcW w:w="2660" w:type="dxa"/>
            <w:tcBorders>
              <w:top w:val="single" w:sz="12" w:space="0" w:color="000000"/>
              <w:right w:val="single" w:sz="12" w:space="0" w:color="000000"/>
            </w:tcBorders>
            <w:vAlign w:val="center"/>
          </w:tcPr>
          <w:p w14:paraId="411A430F" w14:textId="77777777" w:rsidR="00C21399" w:rsidRPr="008C32EF" w:rsidRDefault="00C21399" w:rsidP="00F816DE">
            <w:pPr>
              <w:jc w:val="center"/>
              <w:rPr>
                <w:b/>
                <w:i/>
              </w:rPr>
            </w:pPr>
            <w:r w:rsidRPr="008C32EF">
              <w:rPr>
                <w:b/>
                <w:i/>
              </w:rPr>
              <w:t>A</w:t>
            </w:r>
            <w:r w:rsidR="00946872" w:rsidRPr="008C32EF">
              <w:rPr>
                <w:b/>
                <w:i/>
              </w:rPr>
              <w:t>TOM</w:t>
            </w:r>
          </w:p>
        </w:tc>
        <w:tc>
          <w:tcPr>
            <w:tcW w:w="2835" w:type="dxa"/>
            <w:tcBorders>
              <w:top w:val="single" w:sz="12" w:space="0" w:color="000000"/>
              <w:left w:val="single" w:sz="12" w:space="0" w:color="000000"/>
            </w:tcBorders>
            <w:vAlign w:val="center"/>
          </w:tcPr>
          <w:p w14:paraId="278B699F" w14:textId="77777777" w:rsidR="00C21399" w:rsidRPr="008C32EF" w:rsidRDefault="00730E6D" w:rsidP="00F816DE">
            <w:pPr>
              <w:jc w:val="center"/>
            </w:pPr>
            <w:r w:rsidRPr="008C32EF">
              <w:t xml:space="preserve">Chapter </w:t>
            </w:r>
            <w:r w:rsidRPr="008C32EF">
              <w:fldChar w:fldCharType="begin"/>
            </w:r>
            <w:r w:rsidRPr="008C32EF">
              <w:instrText xml:space="preserve"> </w:instrText>
            </w:r>
            <w:r w:rsidR="003C4833" w:rsidRPr="008C32EF">
              <w:instrText>REF</w:instrText>
            </w:r>
            <w:r w:rsidRPr="008C32EF">
              <w:instrText xml:space="preserve"> _Ref313606447 \r </w:instrText>
            </w:r>
            <w:r w:rsidRPr="008C32EF">
              <w:fldChar w:fldCharType="separate"/>
            </w:r>
            <w:r w:rsidR="00BB00B0">
              <w:t>5</w:t>
            </w:r>
            <w:r w:rsidRPr="008C32EF">
              <w:fldChar w:fldCharType="end"/>
            </w:r>
          </w:p>
        </w:tc>
        <w:tc>
          <w:tcPr>
            <w:tcW w:w="3803" w:type="dxa"/>
            <w:tcBorders>
              <w:top w:val="single" w:sz="12" w:space="0" w:color="000000"/>
            </w:tcBorders>
            <w:vAlign w:val="center"/>
          </w:tcPr>
          <w:p w14:paraId="2A5FC411" w14:textId="77777777" w:rsidR="00C21399" w:rsidRPr="008C32EF" w:rsidRDefault="00F35AF4" w:rsidP="00F816DE">
            <w:pPr>
              <w:jc w:val="center"/>
            </w:pPr>
            <w:r w:rsidRPr="008C32EF">
              <w:t>Not possible with Atom</w:t>
            </w:r>
          </w:p>
        </w:tc>
      </w:tr>
      <w:tr w:rsidR="00C21399" w:rsidRPr="008C32EF" w14:paraId="57EE1177" w14:textId="77777777" w:rsidTr="00F816DE">
        <w:tc>
          <w:tcPr>
            <w:tcW w:w="2660" w:type="dxa"/>
            <w:tcBorders>
              <w:right w:val="single" w:sz="12" w:space="0" w:color="000000"/>
            </w:tcBorders>
            <w:vAlign w:val="center"/>
          </w:tcPr>
          <w:p w14:paraId="6B165AFF" w14:textId="77777777" w:rsidR="00C21399" w:rsidRPr="008C32EF" w:rsidRDefault="00C21399" w:rsidP="00F816DE">
            <w:pPr>
              <w:jc w:val="center"/>
              <w:rPr>
                <w:b/>
                <w:i/>
              </w:rPr>
            </w:pPr>
            <w:r w:rsidRPr="008C32EF">
              <w:rPr>
                <w:b/>
                <w:i/>
              </w:rPr>
              <w:t>WFS</w:t>
            </w:r>
          </w:p>
        </w:tc>
        <w:tc>
          <w:tcPr>
            <w:tcW w:w="2835" w:type="dxa"/>
            <w:tcBorders>
              <w:left w:val="single" w:sz="12" w:space="0" w:color="000000"/>
            </w:tcBorders>
            <w:vAlign w:val="center"/>
          </w:tcPr>
          <w:p w14:paraId="53ADE145" w14:textId="77777777" w:rsidR="00C21399" w:rsidRPr="008C32EF" w:rsidRDefault="00730E6D" w:rsidP="002D44DB">
            <w:pPr>
              <w:jc w:val="center"/>
            </w:pPr>
            <w:r w:rsidRPr="008C32EF">
              <w:t xml:space="preserve">Chapter </w:t>
            </w:r>
            <w:r w:rsidR="002D44DB" w:rsidRPr="008C32EF">
              <w:fldChar w:fldCharType="begin"/>
            </w:r>
            <w:r w:rsidR="002D44DB" w:rsidRPr="008C32EF">
              <w:instrText xml:space="preserve"> REF _Ref317248161 \r \h </w:instrText>
            </w:r>
            <w:r w:rsidR="002D44DB" w:rsidRPr="008C32EF">
              <w:fldChar w:fldCharType="separate"/>
            </w:r>
            <w:r w:rsidR="00BB00B0">
              <w:t>6</w:t>
            </w:r>
            <w:r w:rsidR="002D44DB" w:rsidRPr="008C32EF">
              <w:fldChar w:fldCharType="end"/>
            </w:r>
          </w:p>
        </w:tc>
        <w:tc>
          <w:tcPr>
            <w:tcW w:w="3803" w:type="dxa"/>
            <w:vAlign w:val="center"/>
          </w:tcPr>
          <w:p w14:paraId="50A7FEFD" w14:textId="77777777" w:rsidR="00C21399" w:rsidRPr="008C32EF" w:rsidRDefault="00730E6D" w:rsidP="002D44DB">
            <w:pPr>
              <w:keepNext/>
              <w:jc w:val="center"/>
            </w:pPr>
            <w:r w:rsidRPr="008C32EF">
              <w:t xml:space="preserve">Chapter </w:t>
            </w:r>
            <w:r w:rsidRPr="008C32EF">
              <w:fldChar w:fldCharType="begin"/>
            </w:r>
            <w:r w:rsidRPr="008C32EF">
              <w:instrText xml:space="preserve"> </w:instrText>
            </w:r>
            <w:r w:rsidR="003C4833" w:rsidRPr="008C32EF">
              <w:instrText>REF</w:instrText>
            </w:r>
            <w:r w:rsidRPr="008C32EF">
              <w:instrText xml:space="preserve"> _Ref313882203 \r </w:instrText>
            </w:r>
            <w:r w:rsidRPr="008C32EF">
              <w:fldChar w:fldCharType="separate"/>
            </w:r>
            <w:r w:rsidR="00BB00B0">
              <w:t>7</w:t>
            </w:r>
            <w:r w:rsidRPr="008C32EF">
              <w:fldChar w:fldCharType="end"/>
            </w:r>
          </w:p>
        </w:tc>
      </w:tr>
    </w:tbl>
    <w:p w14:paraId="6320EF19" w14:textId="77777777" w:rsidR="00C21399" w:rsidRPr="008C32EF" w:rsidRDefault="00946872" w:rsidP="00946872">
      <w:pPr>
        <w:pStyle w:val="Didascalia"/>
      </w:pPr>
      <w:bookmarkStart w:id="29" w:name="_Ref313605078"/>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1</w:t>
      </w:r>
      <w:r w:rsidR="004A7A33" w:rsidRPr="008C32EF">
        <w:fldChar w:fldCharType="end"/>
      </w:r>
      <w:bookmarkEnd w:id="29"/>
      <w:r w:rsidRPr="008C32EF">
        <w:t>: Possible implementation choices for Download Services</w:t>
      </w:r>
    </w:p>
    <w:p w14:paraId="01818F5E" w14:textId="77777777" w:rsidR="004F5BA4" w:rsidRPr="008C32EF" w:rsidRDefault="004F5BA4" w:rsidP="00A84B72"/>
    <w:p w14:paraId="6265B13C" w14:textId="77777777" w:rsidR="0009000A" w:rsidRPr="008C32EF" w:rsidRDefault="00C254CE" w:rsidP="006B5705">
      <w:r w:rsidRPr="008C32EF">
        <w:t>In addition</w:t>
      </w:r>
      <w:r w:rsidR="00774B8B" w:rsidRPr="008C32EF">
        <w:t xml:space="preserve">, the Network Services </w:t>
      </w:r>
      <w:r w:rsidR="00B64216" w:rsidRPr="008C32EF">
        <w:t>R</w:t>
      </w:r>
      <w:r w:rsidR="00774B8B" w:rsidRPr="008C32EF">
        <w:t>egulation</w:t>
      </w:r>
      <w:r w:rsidR="00B64216" w:rsidRPr="008C32EF">
        <w:t xml:space="preserve"> contains</w:t>
      </w:r>
      <w:r w:rsidR="006B5705" w:rsidRPr="008C32EF">
        <w:t xml:space="preserve"> requiremen</w:t>
      </w:r>
      <w:r w:rsidR="00347738" w:rsidRPr="008C32EF">
        <w:t>ts for Quality of S</w:t>
      </w:r>
      <w:r w:rsidR="006B5705" w:rsidRPr="008C32EF">
        <w:t>ervice</w:t>
      </w:r>
      <w:r w:rsidR="00B64216" w:rsidRPr="008C32EF">
        <w:t xml:space="preserve"> [</w:t>
      </w:r>
      <w:r w:rsidR="00B64216" w:rsidRPr="008C32EF">
        <w:rPr>
          <w:b/>
        </w:rPr>
        <w:t>INS NS</w:t>
      </w:r>
      <w:r w:rsidR="00B64216" w:rsidRPr="008C32EF">
        <w:t>, Annex I]</w:t>
      </w:r>
      <w:r w:rsidR="006B5705" w:rsidRPr="008C32EF">
        <w:t xml:space="preserve">. Technical Guidance for this is given in Chapter </w:t>
      </w:r>
      <w:r w:rsidR="002D44DB" w:rsidRPr="008C32EF">
        <w:rPr>
          <w:highlight w:val="yellow"/>
        </w:rPr>
        <w:fldChar w:fldCharType="begin"/>
      </w:r>
      <w:r w:rsidR="002D44DB" w:rsidRPr="008C32EF">
        <w:instrText xml:space="preserve"> REF _Ref317248239 \r \h </w:instrText>
      </w:r>
      <w:r w:rsidR="002D44DB" w:rsidRPr="008C32EF">
        <w:rPr>
          <w:highlight w:val="yellow"/>
        </w:rPr>
      </w:r>
      <w:r w:rsidR="002D44DB" w:rsidRPr="008C32EF">
        <w:rPr>
          <w:highlight w:val="yellow"/>
        </w:rPr>
        <w:fldChar w:fldCharType="separate"/>
      </w:r>
      <w:r w:rsidR="00BB00B0">
        <w:t>8</w:t>
      </w:r>
      <w:r w:rsidR="002D44DB" w:rsidRPr="008C32EF">
        <w:rPr>
          <w:highlight w:val="yellow"/>
        </w:rPr>
        <w:fldChar w:fldCharType="end"/>
      </w:r>
      <w:r w:rsidR="006B5705" w:rsidRPr="008C32EF">
        <w:t xml:space="preserve"> and this </w:t>
      </w:r>
      <w:r w:rsidRPr="008C32EF">
        <w:t xml:space="preserve">Technical Guidance </w:t>
      </w:r>
      <w:r w:rsidR="00551714" w:rsidRPr="008C32EF">
        <w:t>must</w:t>
      </w:r>
      <w:r w:rsidR="006B5705" w:rsidRPr="008C32EF">
        <w:t xml:space="preserve"> be </w:t>
      </w:r>
      <w:r w:rsidR="006B5705" w:rsidRPr="00A83F7A">
        <w:t xml:space="preserve">followed </w:t>
      </w:r>
      <w:r w:rsidR="006B5705" w:rsidRPr="009D71F7">
        <w:t>in addition</w:t>
      </w:r>
      <w:r w:rsidR="006B5705" w:rsidRPr="008C32EF">
        <w:t xml:space="preserve"> to any Technical Guidance </w:t>
      </w:r>
      <w:r w:rsidR="00551714" w:rsidRPr="008C32EF">
        <w:t>given in</w:t>
      </w:r>
      <w:r w:rsidR="00730E6D" w:rsidRPr="008C32EF">
        <w:t xml:space="preserve"> Chapters </w:t>
      </w:r>
      <w:r w:rsidR="00730E6D" w:rsidRPr="008C32EF">
        <w:fldChar w:fldCharType="begin"/>
      </w:r>
      <w:r w:rsidR="00730E6D" w:rsidRPr="008C32EF">
        <w:instrText xml:space="preserve"> </w:instrText>
      </w:r>
      <w:r w:rsidR="003C4833" w:rsidRPr="008C32EF">
        <w:instrText>REF</w:instrText>
      </w:r>
      <w:r w:rsidR="00730E6D" w:rsidRPr="008C32EF">
        <w:instrText xml:space="preserve"> _Ref313606447 \r </w:instrText>
      </w:r>
      <w:r w:rsidR="00730E6D" w:rsidRPr="008C32EF">
        <w:fldChar w:fldCharType="separate"/>
      </w:r>
      <w:r w:rsidR="00BB00B0">
        <w:t>5</w:t>
      </w:r>
      <w:r w:rsidR="00730E6D" w:rsidRPr="008C32EF">
        <w:fldChar w:fldCharType="end"/>
      </w:r>
      <w:r w:rsidR="00730E6D" w:rsidRPr="008C32EF">
        <w:t>-</w:t>
      </w:r>
      <w:r w:rsidR="00730E6D" w:rsidRPr="008C32EF">
        <w:fldChar w:fldCharType="begin"/>
      </w:r>
      <w:r w:rsidR="00730E6D" w:rsidRPr="008C32EF">
        <w:instrText xml:space="preserve"> </w:instrText>
      </w:r>
      <w:r w:rsidR="003C4833" w:rsidRPr="008C32EF">
        <w:instrText>REF</w:instrText>
      </w:r>
      <w:r w:rsidR="00730E6D" w:rsidRPr="008C32EF">
        <w:instrText xml:space="preserve"> _Ref313882218 \r </w:instrText>
      </w:r>
      <w:r w:rsidR="00730E6D" w:rsidRPr="008C32EF">
        <w:fldChar w:fldCharType="separate"/>
      </w:r>
      <w:r w:rsidR="00BB00B0">
        <w:t>7</w:t>
      </w:r>
      <w:r w:rsidR="00730E6D" w:rsidRPr="008C32EF">
        <w:fldChar w:fldCharType="end"/>
      </w:r>
      <w:r w:rsidR="006B5705" w:rsidRPr="008C32EF">
        <w:t>.</w:t>
      </w:r>
    </w:p>
    <w:p w14:paraId="724D2B74" w14:textId="77777777" w:rsidR="00F775EF" w:rsidRPr="008C32EF" w:rsidRDefault="00F775EF" w:rsidP="00B97D54">
      <w:pPr>
        <w:pStyle w:val="Titolo2"/>
      </w:pPr>
      <w:bookmarkStart w:id="30" w:name="_Toc364091525"/>
      <w:r w:rsidRPr="008C32EF">
        <w:t>How the Technical Guidance maps to the Implementing Rules</w:t>
      </w:r>
      <w:bookmarkEnd w:id="30"/>
    </w:p>
    <w:p w14:paraId="1588F296" w14:textId="77777777" w:rsidR="0009000A" w:rsidRDefault="00D61B80" w:rsidP="006B5705">
      <w:r w:rsidRPr="008C32EF">
        <w:t>T</w:t>
      </w:r>
      <w:r w:rsidR="00305244" w:rsidRPr="008C32EF">
        <w:t>he purpose</w:t>
      </w:r>
      <w:r w:rsidRPr="008C32EF">
        <w:t xml:space="preserve"> of this Technical Guidance i</w:t>
      </w:r>
      <w:r w:rsidR="0009000A" w:rsidRPr="008C32EF">
        <w:t xml:space="preserve">s to </w:t>
      </w:r>
      <w:r w:rsidRPr="008C32EF">
        <w:t xml:space="preserve">provide practical guidance for implementation that is guided by, and satisfies, the requirements of the underlying legislation. </w:t>
      </w:r>
      <w:r w:rsidR="00360ED8" w:rsidRPr="008C32EF">
        <w:t xml:space="preserve">The </w:t>
      </w:r>
      <w:r w:rsidR="002A6738" w:rsidRPr="008C32EF">
        <w:t xml:space="preserve">tables in the </w:t>
      </w:r>
      <w:r w:rsidR="00360ED8" w:rsidRPr="008C32EF">
        <w:t>following</w:t>
      </w:r>
      <w:r w:rsidR="0009000A" w:rsidRPr="008C32EF">
        <w:t xml:space="preserve"> </w:t>
      </w:r>
      <w:r w:rsidR="002654C7" w:rsidRPr="008C32EF">
        <w:t xml:space="preserve">three </w:t>
      </w:r>
      <w:r w:rsidR="002A6738" w:rsidRPr="008C32EF">
        <w:t>sections</w:t>
      </w:r>
      <w:r w:rsidR="00305244" w:rsidRPr="008C32EF">
        <w:t xml:space="preserve"> demonstrate</w:t>
      </w:r>
      <w:r w:rsidR="0009000A" w:rsidRPr="008C32EF">
        <w:t xml:space="preserve"> how the Atom and WFS implementations described in this document satisfy the legal requirements of the Network Services Regulation [</w:t>
      </w:r>
      <w:r w:rsidR="0009000A" w:rsidRPr="008C32EF">
        <w:rPr>
          <w:b/>
        </w:rPr>
        <w:t>INS NS</w:t>
      </w:r>
      <w:r w:rsidR="0009000A" w:rsidRPr="008C32EF">
        <w:t>].</w:t>
      </w:r>
      <w:r w:rsidRPr="008C32EF">
        <w:t xml:space="preserve"> The </w:t>
      </w:r>
      <w:r w:rsidR="00F775EF" w:rsidRPr="008C32EF">
        <w:t xml:space="preserve">underlying </w:t>
      </w:r>
      <w:r w:rsidRPr="008C32EF">
        <w:t>legislation is rarely referred to in the rest of this document, so these tables should be referred back to if necessary.</w:t>
      </w:r>
    </w:p>
    <w:p w14:paraId="41CF1845" w14:textId="77777777" w:rsidR="00F775EF" w:rsidRPr="008C32EF" w:rsidRDefault="00F775EF" w:rsidP="00B97D54">
      <w:pPr>
        <w:pStyle w:val="Titolo3"/>
      </w:pPr>
      <w:bookmarkStart w:id="31" w:name="_Ref320893342"/>
      <w:bookmarkStart w:id="32" w:name="_Toc364091526"/>
      <w:r w:rsidRPr="008C32EF">
        <w:lastRenderedPageBreak/>
        <w:t>Mapping the Atom-based Technical Guidance to the Implementing Rules</w:t>
      </w:r>
      <w:bookmarkEnd w:id="31"/>
      <w:bookmarkEnd w:id="32"/>
    </w:p>
    <w:p w14:paraId="40E2D640" w14:textId="77777777" w:rsidR="00430AE8" w:rsidRPr="00D134B1" w:rsidRDefault="002F2928" w:rsidP="0030084C">
      <w:r w:rsidRPr="00D134B1">
        <w:t xml:space="preserve">The following </w:t>
      </w:r>
      <w:r w:rsidR="0030084C" w:rsidRPr="00D134B1">
        <w:t xml:space="preserve">set of </w:t>
      </w:r>
      <w:r w:rsidRPr="00D134B1">
        <w:t>table</w:t>
      </w:r>
      <w:r w:rsidR="00430AE8" w:rsidRPr="00D134B1">
        <w:t>s show</w:t>
      </w:r>
      <w:r w:rsidR="0030084C" w:rsidRPr="00D134B1">
        <w:t>s</w:t>
      </w:r>
      <w:r w:rsidRPr="00D134B1">
        <w:t xml:space="preserve"> how the guidance for Atom implementations given in Chapter </w:t>
      </w:r>
      <w:r w:rsidRPr="00D134B1">
        <w:fldChar w:fldCharType="begin"/>
      </w:r>
      <w:r w:rsidRPr="00D134B1">
        <w:instrText xml:space="preserve"> REF _Ref313606447 \r \h </w:instrText>
      </w:r>
      <w:r w:rsidRPr="00D134B1">
        <w:fldChar w:fldCharType="separate"/>
      </w:r>
      <w:r w:rsidR="00BB00B0">
        <w:t>5</w:t>
      </w:r>
      <w:r w:rsidRPr="00D134B1">
        <w:fldChar w:fldCharType="end"/>
      </w:r>
      <w:r w:rsidRPr="00D134B1">
        <w:t xml:space="preserve"> satisfies the Network Services Regulation.</w:t>
      </w:r>
      <w:r w:rsidR="0030084C" w:rsidRPr="00D134B1">
        <w:t xml:space="preserve"> Each operation is in a separate table.</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204"/>
        <w:gridCol w:w="850"/>
      </w:tblGrid>
      <w:tr w:rsidR="0030084C" w:rsidRPr="008C32EF" w14:paraId="028F05A6" w14:textId="77777777" w:rsidTr="00D957FB">
        <w:trPr>
          <w:trHeight w:val="342"/>
        </w:trPr>
        <w:tc>
          <w:tcPr>
            <w:tcW w:w="8364" w:type="dxa"/>
            <w:gridSpan w:val="2"/>
            <w:shd w:val="clear" w:color="auto" w:fill="auto"/>
            <w:vAlign w:val="center"/>
          </w:tcPr>
          <w:p w14:paraId="59421E27" w14:textId="77777777" w:rsidR="0030084C" w:rsidRPr="008C32EF" w:rsidRDefault="0030084C" w:rsidP="0030084C">
            <w:pPr>
              <w:snapToGrid w:val="0"/>
              <w:rPr>
                <w:b/>
                <w:bCs/>
                <w:sz w:val="28"/>
                <w:szCs w:val="28"/>
              </w:rPr>
            </w:pPr>
            <w:r w:rsidRPr="008C32EF">
              <w:rPr>
                <w:b/>
                <w:bCs/>
                <w:sz w:val="28"/>
                <w:szCs w:val="28"/>
              </w:rPr>
              <w:t>Get Download Service Metadata</w:t>
            </w:r>
            <w:r w:rsidR="00F775EF" w:rsidRPr="008C32EF">
              <w:rPr>
                <w:b/>
                <w:bCs/>
                <w:sz w:val="28"/>
                <w:szCs w:val="28"/>
              </w:rPr>
              <w:t xml:space="preserve"> </w:t>
            </w:r>
          </w:p>
        </w:tc>
        <w:tc>
          <w:tcPr>
            <w:tcW w:w="850" w:type="dxa"/>
            <w:shd w:val="clear" w:color="auto" w:fill="auto"/>
            <w:vAlign w:val="center"/>
          </w:tcPr>
          <w:p w14:paraId="588BB441" w14:textId="77777777" w:rsidR="0030084C" w:rsidRPr="008C32EF" w:rsidRDefault="0030084C" w:rsidP="0030084C">
            <w:pPr>
              <w:snapToGrid w:val="0"/>
              <w:rPr>
                <w:b/>
                <w:bCs/>
                <w:sz w:val="16"/>
                <w:szCs w:val="16"/>
              </w:rPr>
            </w:pPr>
            <w:r w:rsidRPr="008C32EF">
              <w:rPr>
                <w:b/>
                <w:bCs/>
                <w:sz w:val="16"/>
                <w:szCs w:val="16"/>
              </w:rPr>
              <w:t>M/O/C</w:t>
            </w:r>
            <w:r w:rsidR="004575CC" w:rsidRPr="008C32EF">
              <w:rPr>
                <w:rStyle w:val="Rimandonotaapidipagina"/>
                <w:b/>
                <w:bCs/>
                <w:sz w:val="16"/>
                <w:szCs w:val="16"/>
              </w:rPr>
              <w:footnoteReference w:id="1"/>
            </w:r>
          </w:p>
        </w:tc>
      </w:tr>
      <w:tr w:rsidR="0030084C" w:rsidRPr="008C32EF" w14:paraId="6134F8A6" w14:textId="77777777" w:rsidTr="00D957FB">
        <w:trPr>
          <w:trHeight w:val="870"/>
        </w:trPr>
        <w:tc>
          <w:tcPr>
            <w:tcW w:w="8364" w:type="dxa"/>
            <w:gridSpan w:val="2"/>
            <w:shd w:val="clear" w:color="auto" w:fill="auto"/>
            <w:vAlign w:val="center"/>
          </w:tcPr>
          <w:p w14:paraId="43D85139" w14:textId="77777777" w:rsidR="0030084C" w:rsidRPr="008C32EF" w:rsidRDefault="0030084C" w:rsidP="00F775EF">
            <w:pPr>
              <w:snapToGrid w:val="0"/>
              <w:jc w:val="left"/>
              <w:rPr>
                <w:b/>
              </w:rPr>
            </w:pPr>
            <w:r w:rsidRPr="008C32EF">
              <w:rPr>
                <w:b/>
                <w:bCs/>
                <w:sz w:val="16"/>
                <w:szCs w:val="16"/>
              </w:rPr>
              <w:t>Description in INS NS</w:t>
            </w:r>
            <w:r w:rsidR="00853AB6" w:rsidRPr="008C32EF">
              <w:rPr>
                <w:b/>
                <w:bCs/>
                <w:sz w:val="16"/>
                <w:szCs w:val="16"/>
              </w:rPr>
              <w:t xml:space="preserve">  (Annex IV, Part A)</w:t>
            </w:r>
          </w:p>
          <w:p w14:paraId="5CB0E015" w14:textId="77777777" w:rsidR="0030084C" w:rsidRPr="008C32EF" w:rsidRDefault="0030084C" w:rsidP="00F775EF">
            <w:pPr>
              <w:snapToGrid w:val="0"/>
              <w:jc w:val="left"/>
              <w:rPr>
                <w:sz w:val="16"/>
                <w:szCs w:val="16"/>
              </w:rPr>
            </w:pPr>
            <w:r w:rsidRPr="008C32EF">
              <w:rPr>
                <w:sz w:val="16"/>
                <w:szCs w:val="16"/>
              </w:rPr>
              <w:t xml:space="preserve">Provides all necessary information about the service, the available Spatial </w:t>
            </w:r>
            <w:r w:rsidR="00701A6A" w:rsidRPr="008C32EF">
              <w:rPr>
                <w:sz w:val="16"/>
                <w:szCs w:val="16"/>
              </w:rPr>
              <w:t>Dataset</w:t>
            </w:r>
            <w:r w:rsidRPr="008C32EF">
              <w:rPr>
                <w:sz w:val="16"/>
                <w:szCs w:val="16"/>
              </w:rPr>
              <w:t>s, and describes the service capabilities.</w:t>
            </w:r>
          </w:p>
          <w:p w14:paraId="08917773" w14:textId="77777777" w:rsidR="00A82509" w:rsidRPr="008C32EF" w:rsidRDefault="00A82509" w:rsidP="005C7D90">
            <w:pPr>
              <w:numPr>
                <w:ilvl w:val="0"/>
                <w:numId w:val="45"/>
              </w:numPr>
              <w:snapToGrid w:val="0"/>
              <w:spacing w:after="200"/>
              <w:ind w:hanging="357"/>
              <w:jc w:val="left"/>
              <w:rPr>
                <w:b/>
                <w:sz w:val="16"/>
                <w:szCs w:val="16"/>
              </w:rPr>
            </w:pPr>
            <w:r w:rsidRPr="008C32EF">
              <w:rPr>
                <w:b/>
                <w:sz w:val="16"/>
                <w:szCs w:val="16"/>
              </w:rPr>
              <w:t xml:space="preserve">Request parameters </w:t>
            </w:r>
          </w:p>
          <w:p w14:paraId="4FA026E1" w14:textId="77777777" w:rsidR="00A82509" w:rsidRPr="008C32EF" w:rsidRDefault="00A82509" w:rsidP="005C7D90">
            <w:pPr>
              <w:numPr>
                <w:ilvl w:val="1"/>
                <w:numId w:val="45"/>
              </w:numPr>
              <w:snapToGrid w:val="0"/>
              <w:spacing w:after="200"/>
              <w:ind w:hanging="357"/>
              <w:jc w:val="left"/>
              <w:rPr>
                <w:b/>
                <w:sz w:val="16"/>
                <w:szCs w:val="16"/>
              </w:rPr>
            </w:pPr>
            <w:r w:rsidRPr="008C32EF">
              <w:rPr>
                <w:sz w:val="16"/>
                <w:szCs w:val="16"/>
              </w:rPr>
              <w:t>Natural language to be used for the content of the response</w:t>
            </w:r>
          </w:p>
          <w:p w14:paraId="4E00771B" w14:textId="77777777" w:rsidR="00A82509" w:rsidRPr="008C32EF" w:rsidRDefault="00A82509" w:rsidP="005C7D90">
            <w:pPr>
              <w:numPr>
                <w:ilvl w:val="0"/>
                <w:numId w:val="45"/>
              </w:numPr>
              <w:snapToGrid w:val="0"/>
              <w:spacing w:after="200"/>
              <w:ind w:hanging="357"/>
              <w:jc w:val="left"/>
              <w:rPr>
                <w:b/>
                <w:sz w:val="16"/>
                <w:szCs w:val="16"/>
              </w:rPr>
            </w:pPr>
            <w:r w:rsidRPr="008C32EF">
              <w:rPr>
                <w:b/>
                <w:sz w:val="16"/>
                <w:szCs w:val="16"/>
              </w:rPr>
              <w:t>Response parameters</w:t>
            </w:r>
          </w:p>
          <w:p w14:paraId="02E619D5" w14:textId="77777777" w:rsidR="00A82509" w:rsidRPr="008C32EF" w:rsidRDefault="00A82509" w:rsidP="005C7D90">
            <w:pPr>
              <w:numPr>
                <w:ilvl w:val="1"/>
                <w:numId w:val="45"/>
              </w:numPr>
              <w:snapToGrid w:val="0"/>
              <w:spacing w:after="200"/>
              <w:ind w:hanging="357"/>
              <w:jc w:val="left"/>
              <w:rPr>
                <w:b/>
                <w:sz w:val="16"/>
                <w:szCs w:val="16"/>
              </w:rPr>
            </w:pPr>
            <w:r w:rsidRPr="008C32EF">
              <w:rPr>
                <w:sz w:val="16"/>
                <w:szCs w:val="16"/>
              </w:rPr>
              <w:t>Download Service Metadata</w:t>
            </w:r>
          </w:p>
          <w:p w14:paraId="5079BDBF" w14:textId="77777777" w:rsidR="00A82509" w:rsidRPr="008C32EF" w:rsidRDefault="00A82509" w:rsidP="005C7D90">
            <w:pPr>
              <w:numPr>
                <w:ilvl w:val="1"/>
                <w:numId w:val="45"/>
              </w:numPr>
              <w:snapToGrid w:val="0"/>
              <w:spacing w:after="200"/>
              <w:ind w:hanging="357"/>
              <w:jc w:val="left"/>
              <w:rPr>
                <w:b/>
                <w:sz w:val="16"/>
                <w:szCs w:val="16"/>
              </w:rPr>
            </w:pPr>
            <w:r w:rsidRPr="008C32EF">
              <w:rPr>
                <w:sz w:val="16"/>
                <w:szCs w:val="16"/>
              </w:rPr>
              <w:t>Operations Metadata</w:t>
            </w:r>
          </w:p>
          <w:p w14:paraId="69711929" w14:textId="77777777" w:rsidR="00A82509" w:rsidRPr="008C32EF" w:rsidRDefault="00A82509" w:rsidP="005C7D90">
            <w:pPr>
              <w:numPr>
                <w:ilvl w:val="1"/>
                <w:numId w:val="45"/>
              </w:numPr>
              <w:snapToGrid w:val="0"/>
              <w:spacing w:after="200"/>
              <w:ind w:hanging="357"/>
              <w:jc w:val="left"/>
              <w:rPr>
                <w:sz w:val="16"/>
                <w:szCs w:val="16"/>
              </w:rPr>
            </w:pPr>
            <w:r w:rsidRPr="008C32EF">
              <w:rPr>
                <w:sz w:val="16"/>
                <w:szCs w:val="16"/>
              </w:rPr>
              <w:t>Languages</w:t>
            </w:r>
          </w:p>
          <w:p w14:paraId="32DF2365" w14:textId="77777777" w:rsidR="00A82509" w:rsidRPr="008C32EF" w:rsidRDefault="00A82509" w:rsidP="00A82509">
            <w:pPr>
              <w:numPr>
                <w:ilvl w:val="1"/>
                <w:numId w:val="45"/>
              </w:numPr>
              <w:snapToGrid w:val="0"/>
              <w:jc w:val="left"/>
              <w:rPr>
                <w:sz w:val="16"/>
                <w:szCs w:val="16"/>
              </w:rPr>
            </w:pPr>
            <w:r w:rsidRPr="008C32EF">
              <w:rPr>
                <w:sz w:val="16"/>
                <w:szCs w:val="16"/>
              </w:rPr>
              <w:t>Spatial Data Sets Metadata</w:t>
            </w:r>
          </w:p>
        </w:tc>
        <w:tc>
          <w:tcPr>
            <w:tcW w:w="850" w:type="dxa"/>
            <w:shd w:val="clear" w:color="auto" w:fill="auto"/>
          </w:tcPr>
          <w:p w14:paraId="355DA9F1" w14:textId="77777777" w:rsidR="0030084C" w:rsidRPr="008C32EF" w:rsidRDefault="0030084C" w:rsidP="00F775EF">
            <w:pPr>
              <w:jc w:val="center"/>
              <w:rPr>
                <w:sz w:val="16"/>
                <w:szCs w:val="16"/>
              </w:rPr>
            </w:pPr>
          </w:p>
          <w:p w14:paraId="654D4AA1" w14:textId="77777777" w:rsidR="0030084C" w:rsidRPr="008C32EF" w:rsidRDefault="0030084C" w:rsidP="00F775EF">
            <w:pPr>
              <w:jc w:val="center"/>
              <w:rPr>
                <w:sz w:val="16"/>
                <w:szCs w:val="16"/>
              </w:rPr>
            </w:pPr>
            <w:r w:rsidRPr="008C32EF">
              <w:rPr>
                <w:sz w:val="16"/>
                <w:szCs w:val="16"/>
              </w:rPr>
              <w:t>M</w:t>
            </w:r>
          </w:p>
        </w:tc>
      </w:tr>
      <w:tr w:rsidR="00430AE8" w:rsidRPr="008C32EF" w14:paraId="704195E2" w14:textId="77777777" w:rsidTr="00D957FB">
        <w:trPr>
          <w:gridAfter w:val="1"/>
          <w:wAfter w:w="850" w:type="dxa"/>
        </w:trPr>
        <w:tc>
          <w:tcPr>
            <w:tcW w:w="8364" w:type="dxa"/>
            <w:gridSpan w:val="2"/>
            <w:shd w:val="clear" w:color="auto" w:fill="auto"/>
            <w:vAlign w:val="center"/>
          </w:tcPr>
          <w:p w14:paraId="4833E34D" w14:textId="77777777" w:rsidR="00D80BC5" w:rsidRPr="008C32EF" w:rsidRDefault="00E6521A" w:rsidP="00F775EF">
            <w:pPr>
              <w:jc w:val="left"/>
              <w:rPr>
                <w:b/>
                <w:bCs/>
                <w:i/>
              </w:rPr>
            </w:pPr>
            <w:r w:rsidRPr="008C32EF">
              <w:rPr>
                <w:b/>
                <w:bCs/>
                <w:i/>
              </w:rPr>
              <w:t xml:space="preserve">Recommended Atom-based implementation </w:t>
            </w:r>
          </w:p>
          <w:p w14:paraId="09A3E980" w14:textId="77777777" w:rsidR="00430AE8" w:rsidRPr="008C32EF" w:rsidRDefault="00E6521A" w:rsidP="00F775EF">
            <w:pPr>
              <w:jc w:val="left"/>
              <w:rPr>
                <w:b/>
                <w:i/>
              </w:rPr>
            </w:pPr>
            <w:r w:rsidRPr="008C32EF">
              <w:rPr>
                <w:b/>
                <w:bCs/>
                <w:i/>
              </w:rPr>
              <w:t>(satisfies pre-defined download only)</w:t>
            </w:r>
          </w:p>
        </w:tc>
      </w:tr>
      <w:tr w:rsidR="00430AE8" w:rsidRPr="008C32EF" w14:paraId="04AFEB20" w14:textId="77777777" w:rsidTr="00D957FB">
        <w:trPr>
          <w:gridAfter w:val="1"/>
          <w:wAfter w:w="850" w:type="dxa"/>
        </w:trPr>
        <w:tc>
          <w:tcPr>
            <w:tcW w:w="2160" w:type="dxa"/>
            <w:shd w:val="clear" w:color="auto" w:fill="auto"/>
            <w:vAlign w:val="center"/>
          </w:tcPr>
          <w:p w14:paraId="1F1FFCC2" w14:textId="77777777" w:rsidR="00430AE8" w:rsidRPr="008C32EF" w:rsidRDefault="00430AE8" w:rsidP="00F775EF">
            <w:pPr>
              <w:snapToGrid w:val="0"/>
              <w:jc w:val="left"/>
              <w:rPr>
                <w:b/>
                <w:i/>
              </w:rPr>
            </w:pPr>
            <w:r w:rsidRPr="008C32EF">
              <w:rPr>
                <w:b/>
                <w:i/>
              </w:rPr>
              <w:t xml:space="preserve">Get Download Service </w:t>
            </w:r>
            <w:r w:rsidR="00A1303E" w:rsidRPr="008C32EF">
              <w:rPr>
                <w:b/>
                <w:i/>
              </w:rPr>
              <w:t>Metadata</w:t>
            </w:r>
            <w:r w:rsidRPr="008C32EF">
              <w:rPr>
                <w:b/>
                <w:i/>
              </w:rPr>
              <w:t xml:space="preserve"> Request</w:t>
            </w:r>
          </w:p>
        </w:tc>
        <w:tc>
          <w:tcPr>
            <w:tcW w:w="6204" w:type="dxa"/>
            <w:shd w:val="clear" w:color="auto" w:fill="auto"/>
            <w:vAlign w:val="center"/>
          </w:tcPr>
          <w:p w14:paraId="2930697B" w14:textId="77777777" w:rsidR="00791F09" w:rsidRPr="008C32EF" w:rsidRDefault="00791F09" w:rsidP="00791F09">
            <w:pPr>
              <w:jc w:val="left"/>
            </w:pPr>
            <w:r w:rsidRPr="008C32EF">
              <w:t xml:space="preserve">Metadata records for Download Services shall be available in a Discovery Service. The Resource Locator metadata element for the Download Service shall contain a link to the Atom </w:t>
            </w:r>
            <w:r w:rsidR="00CA0E00" w:rsidRPr="008C32EF">
              <w:t>f</w:t>
            </w:r>
            <w:r w:rsidRPr="008C32EF">
              <w:t xml:space="preserve">eed. </w:t>
            </w:r>
          </w:p>
          <w:p w14:paraId="414B66B4" w14:textId="77777777" w:rsidR="00430AE8" w:rsidRPr="008C32EF" w:rsidRDefault="00791F09" w:rsidP="00A1303E">
            <w:pPr>
              <w:jc w:val="left"/>
            </w:pPr>
            <w:r w:rsidRPr="008C32EF">
              <w:t>The Get Download Service Metadata request is an HTTP GET request to the Download Service to retrieve the Atom feed.</w:t>
            </w:r>
          </w:p>
        </w:tc>
      </w:tr>
      <w:tr w:rsidR="00430AE8" w:rsidRPr="008C32EF" w14:paraId="708D1497" w14:textId="77777777" w:rsidTr="00D957FB">
        <w:trPr>
          <w:gridAfter w:val="1"/>
          <w:wAfter w:w="850" w:type="dxa"/>
        </w:trPr>
        <w:tc>
          <w:tcPr>
            <w:tcW w:w="2160" w:type="dxa"/>
            <w:shd w:val="clear" w:color="auto" w:fill="auto"/>
            <w:vAlign w:val="center"/>
          </w:tcPr>
          <w:p w14:paraId="6BDBD508" w14:textId="77777777" w:rsidR="00430AE8" w:rsidRPr="008C32EF" w:rsidRDefault="00430AE8" w:rsidP="00F775EF">
            <w:pPr>
              <w:snapToGrid w:val="0"/>
              <w:jc w:val="left"/>
              <w:rPr>
                <w:b/>
                <w:i/>
              </w:rPr>
            </w:pPr>
            <w:r w:rsidRPr="008C32EF">
              <w:rPr>
                <w:b/>
                <w:i/>
              </w:rPr>
              <w:t xml:space="preserve">Get Download Service </w:t>
            </w:r>
            <w:r w:rsidR="00A1303E" w:rsidRPr="008C32EF">
              <w:rPr>
                <w:b/>
                <w:i/>
              </w:rPr>
              <w:t>Metadata</w:t>
            </w:r>
            <w:r w:rsidRPr="008C32EF">
              <w:rPr>
                <w:b/>
                <w:i/>
              </w:rPr>
              <w:t xml:space="preserve"> Response</w:t>
            </w:r>
          </w:p>
        </w:tc>
        <w:tc>
          <w:tcPr>
            <w:tcW w:w="6204" w:type="dxa"/>
            <w:shd w:val="clear" w:color="auto" w:fill="auto"/>
            <w:vAlign w:val="center"/>
          </w:tcPr>
          <w:p w14:paraId="6B888CC3" w14:textId="77777777" w:rsidR="00430AE8" w:rsidRPr="008C32EF" w:rsidRDefault="00791F09" w:rsidP="00791F09">
            <w:pPr>
              <w:keepNext/>
              <w:jc w:val="left"/>
            </w:pPr>
            <w:r w:rsidRPr="008C32EF">
              <w:t>The response from the Download Service will be an Atom feed which includes the download service</w:t>
            </w:r>
            <w:r w:rsidR="00186CCB" w:rsidRPr="008C32EF">
              <w:t xml:space="preserve"> INSPIRE</w:t>
            </w:r>
            <w:r w:rsidRPr="008C32EF">
              <w:t xml:space="preserve"> metadata, operations metadata, response and supported languages, spatial data sets metadata and their corresponding CRS. See Section </w:t>
            </w:r>
            <w:r w:rsidRPr="008C32EF">
              <w:fldChar w:fldCharType="begin"/>
            </w:r>
            <w:r w:rsidRPr="008C32EF">
              <w:instrText xml:space="preserve"> REF _Ref323827005 \r \h </w:instrText>
            </w:r>
            <w:r w:rsidRPr="008C32EF">
              <w:fldChar w:fldCharType="separate"/>
            </w:r>
            <w:r w:rsidR="00BB00B0">
              <w:t>5.1</w:t>
            </w:r>
            <w:r w:rsidRPr="008C32EF">
              <w:fldChar w:fldCharType="end"/>
            </w:r>
            <w:r w:rsidRPr="008C32EF">
              <w:t>.</w:t>
            </w:r>
          </w:p>
        </w:tc>
      </w:tr>
    </w:tbl>
    <w:p w14:paraId="6F5BD984" w14:textId="77777777" w:rsidR="00430AE8" w:rsidRPr="008C32EF" w:rsidRDefault="00360ED8" w:rsidP="00360ED8">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2</w:t>
      </w:r>
      <w:r w:rsidR="004A7A33" w:rsidRPr="008C32EF">
        <w:fldChar w:fldCharType="end"/>
      </w:r>
      <w:r w:rsidRPr="008C32EF">
        <w:t xml:space="preserve">: Get Download Service Metadata </w:t>
      </w:r>
      <w:r w:rsidR="008D3918">
        <w:t>–</w:t>
      </w:r>
      <w:r w:rsidRPr="008C32EF">
        <w:t xml:space="preserve"> Atom Implementation</w:t>
      </w:r>
    </w:p>
    <w:p w14:paraId="31B4961D" w14:textId="77777777" w:rsidR="001F2719" w:rsidRPr="008C32EF" w:rsidRDefault="001F2719" w:rsidP="00360ED8"/>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204"/>
        <w:gridCol w:w="850"/>
      </w:tblGrid>
      <w:tr w:rsidR="0030084C" w:rsidRPr="008C32EF" w14:paraId="09B48437" w14:textId="77777777" w:rsidTr="00D957FB">
        <w:trPr>
          <w:trHeight w:val="342"/>
        </w:trPr>
        <w:tc>
          <w:tcPr>
            <w:tcW w:w="8364" w:type="dxa"/>
            <w:gridSpan w:val="2"/>
            <w:shd w:val="clear" w:color="auto" w:fill="auto"/>
            <w:vAlign w:val="center"/>
          </w:tcPr>
          <w:p w14:paraId="77EFA56E" w14:textId="77777777" w:rsidR="0030084C" w:rsidRPr="008C32EF" w:rsidRDefault="0030084C" w:rsidP="00645353">
            <w:pPr>
              <w:snapToGrid w:val="0"/>
              <w:rPr>
                <w:b/>
                <w:bCs/>
                <w:sz w:val="28"/>
                <w:szCs w:val="28"/>
              </w:rPr>
            </w:pPr>
            <w:r w:rsidRPr="008C32EF">
              <w:rPr>
                <w:b/>
                <w:sz w:val="28"/>
                <w:szCs w:val="28"/>
              </w:rPr>
              <w:t xml:space="preserve">Get Spatial </w:t>
            </w:r>
            <w:r w:rsidR="00645353" w:rsidRPr="008C32EF">
              <w:rPr>
                <w:b/>
                <w:sz w:val="28"/>
                <w:szCs w:val="28"/>
              </w:rPr>
              <w:t>Data Set</w:t>
            </w:r>
            <w:r w:rsidRPr="008C32EF">
              <w:rPr>
                <w:b/>
                <w:bCs/>
                <w:sz w:val="28"/>
                <w:szCs w:val="28"/>
              </w:rPr>
              <w:t xml:space="preserve"> </w:t>
            </w:r>
          </w:p>
        </w:tc>
        <w:tc>
          <w:tcPr>
            <w:tcW w:w="850" w:type="dxa"/>
            <w:shd w:val="clear" w:color="auto" w:fill="auto"/>
            <w:vAlign w:val="center"/>
          </w:tcPr>
          <w:p w14:paraId="3FAA776E" w14:textId="77777777" w:rsidR="0030084C" w:rsidRPr="008C32EF" w:rsidRDefault="0030084C" w:rsidP="00F775EF">
            <w:pPr>
              <w:snapToGrid w:val="0"/>
              <w:jc w:val="center"/>
              <w:rPr>
                <w:b/>
                <w:bCs/>
                <w:sz w:val="16"/>
                <w:szCs w:val="16"/>
              </w:rPr>
            </w:pPr>
            <w:r w:rsidRPr="008C32EF">
              <w:rPr>
                <w:b/>
                <w:bCs/>
                <w:sz w:val="16"/>
                <w:szCs w:val="16"/>
              </w:rPr>
              <w:t>M/O/C</w:t>
            </w:r>
          </w:p>
        </w:tc>
      </w:tr>
      <w:tr w:rsidR="0030084C" w:rsidRPr="008C32EF" w14:paraId="52D55D66" w14:textId="77777777" w:rsidTr="00D957FB">
        <w:trPr>
          <w:trHeight w:val="870"/>
        </w:trPr>
        <w:tc>
          <w:tcPr>
            <w:tcW w:w="8364" w:type="dxa"/>
            <w:gridSpan w:val="2"/>
            <w:shd w:val="clear" w:color="auto" w:fill="auto"/>
            <w:vAlign w:val="center"/>
          </w:tcPr>
          <w:p w14:paraId="6D40EFDE" w14:textId="77777777" w:rsidR="0030084C" w:rsidRPr="008C32EF" w:rsidRDefault="0030084C" w:rsidP="00F775EF">
            <w:pPr>
              <w:jc w:val="left"/>
              <w:rPr>
                <w:sz w:val="16"/>
                <w:szCs w:val="16"/>
              </w:rPr>
            </w:pPr>
            <w:r w:rsidRPr="008C32EF">
              <w:rPr>
                <w:b/>
                <w:bCs/>
                <w:sz w:val="16"/>
                <w:szCs w:val="16"/>
              </w:rPr>
              <w:t>Description in INS NS</w:t>
            </w:r>
            <w:r w:rsidR="00853AB6" w:rsidRPr="008C32EF">
              <w:rPr>
                <w:b/>
                <w:bCs/>
                <w:sz w:val="16"/>
                <w:szCs w:val="16"/>
              </w:rPr>
              <w:t xml:space="preserve">  (Annex IV, Part A)</w:t>
            </w:r>
          </w:p>
          <w:p w14:paraId="6F3F1932" w14:textId="77777777" w:rsidR="0030084C" w:rsidRPr="008C32EF" w:rsidRDefault="0030084C" w:rsidP="00645353">
            <w:pPr>
              <w:jc w:val="left"/>
              <w:rPr>
                <w:sz w:val="16"/>
                <w:szCs w:val="16"/>
              </w:rPr>
            </w:pPr>
            <w:r w:rsidRPr="008C32EF">
              <w:rPr>
                <w:sz w:val="16"/>
                <w:szCs w:val="16"/>
              </w:rPr>
              <w:t xml:space="preserve">The Get Spatial </w:t>
            </w:r>
            <w:r w:rsidR="00645353" w:rsidRPr="008C32EF">
              <w:rPr>
                <w:sz w:val="16"/>
                <w:szCs w:val="16"/>
              </w:rPr>
              <w:t>Data Set</w:t>
            </w:r>
            <w:r w:rsidRPr="008C32EF">
              <w:rPr>
                <w:sz w:val="16"/>
                <w:szCs w:val="16"/>
              </w:rPr>
              <w:t xml:space="preserve"> operation allows the retrieval of a Spatial </w:t>
            </w:r>
            <w:r w:rsidR="00701A6A" w:rsidRPr="008C32EF">
              <w:rPr>
                <w:sz w:val="16"/>
                <w:szCs w:val="16"/>
              </w:rPr>
              <w:t>Dataset</w:t>
            </w:r>
            <w:r w:rsidRPr="008C32EF">
              <w:rPr>
                <w:sz w:val="16"/>
                <w:szCs w:val="16"/>
              </w:rPr>
              <w:t>.</w:t>
            </w:r>
          </w:p>
          <w:p w14:paraId="62B6959D" w14:textId="77777777" w:rsidR="00A82509" w:rsidRPr="008C32EF" w:rsidRDefault="00A82509" w:rsidP="00A82509">
            <w:pPr>
              <w:numPr>
                <w:ilvl w:val="0"/>
                <w:numId w:val="45"/>
              </w:numPr>
              <w:snapToGrid w:val="0"/>
              <w:jc w:val="left"/>
              <w:rPr>
                <w:b/>
                <w:sz w:val="16"/>
                <w:szCs w:val="16"/>
              </w:rPr>
            </w:pPr>
            <w:r w:rsidRPr="008C32EF">
              <w:rPr>
                <w:b/>
                <w:sz w:val="16"/>
                <w:szCs w:val="16"/>
              </w:rPr>
              <w:t xml:space="preserve">Request parameters </w:t>
            </w:r>
          </w:p>
          <w:p w14:paraId="11968B05" w14:textId="77777777" w:rsidR="00A82509" w:rsidRPr="008C32EF" w:rsidRDefault="00A82509" w:rsidP="00A82509">
            <w:pPr>
              <w:numPr>
                <w:ilvl w:val="1"/>
                <w:numId w:val="45"/>
              </w:numPr>
              <w:snapToGrid w:val="0"/>
              <w:jc w:val="left"/>
              <w:rPr>
                <w:b/>
                <w:sz w:val="16"/>
                <w:szCs w:val="16"/>
              </w:rPr>
            </w:pPr>
            <w:r w:rsidRPr="008C32EF">
              <w:rPr>
                <w:sz w:val="16"/>
                <w:szCs w:val="16"/>
              </w:rPr>
              <w:t>Language</w:t>
            </w:r>
          </w:p>
          <w:p w14:paraId="575FF045" w14:textId="77777777" w:rsidR="00A82509" w:rsidRPr="008C32EF" w:rsidRDefault="00A82509" w:rsidP="00A82509">
            <w:pPr>
              <w:numPr>
                <w:ilvl w:val="1"/>
                <w:numId w:val="45"/>
              </w:numPr>
              <w:snapToGrid w:val="0"/>
              <w:jc w:val="left"/>
              <w:rPr>
                <w:b/>
                <w:sz w:val="16"/>
                <w:szCs w:val="16"/>
              </w:rPr>
            </w:pPr>
            <w:r w:rsidRPr="008C32EF">
              <w:rPr>
                <w:sz w:val="16"/>
                <w:szCs w:val="16"/>
              </w:rPr>
              <w:t>Spatial Data Set Identifier</w:t>
            </w:r>
          </w:p>
          <w:p w14:paraId="16915C6A" w14:textId="77777777" w:rsidR="00A82509" w:rsidRPr="008C32EF" w:rsidRDefault="00A82509" w:rsidP="00A82509">
            <w:pPr>
              <w:numPr>
                <w:ilvl w:val="1"/>
                <w:numId w:val="45"/>
              </w:numPr>
              <w:snapToGrid w:val="0"/>
              <w:jc w:val="left"/>
              <w:rPr>
                <w:b/>
                <w:sz w:val="16"/>
                <w:szCs w:val="16"/>
              </w:rPr>
            </w:pPr>
            <w:r w:rsidRPr="008C32EF">
              <w:rPr>
                <w:sz w:val="16"/>
                <w:szCs w:val="16"/>
              </w:rPr>
              <w:t>Coordinate Reference System</w:t>
            </w:r>
          </w:p>
          <w:p w14:paraId="6192FDB6" w14:textId="77777777" w:rsidR="00A82509" w:rsidRPr="008C32EF" w:rsidRDefault="00A82509" w:rsidP="00A82509">
            <w:pPr>
              <w:numPr>
                <w:ilvl w:val="0"/>
                <w:numId w:val="45"/>
              </w:numPr>
              <w:snapToGrid w:val="0"/>
              <w:jc w:val="left"/>
              <w:rPr>
                <w:b/>
                <w:sz w:val="16"/>
                <w:szCs w:val="16"/>
              </w:rPr>
            </w:pPr>
            <w:r w:rsidRPr="008C32EF">
              <w:rPr>
                <w:b/>
                <w:sz w:val="16"/>
                <w:szCs w:val="16"/>
              </w:rPr>
              <w:t>Response parameters</w:t>
            </w:r>
          </w:p>
          <w:p w14:paraId="5F1C1997" w14:textId="77777777" w:rsidR="00A82509" w:rsidRPr="008C32EF" w:rsidRDefault="00A82509" w:rsidP="00A82509">
            <w:pPr>
              <w:numPr>
                <w:ilvl w:val="1"/>
                <w:numId w:val="45"/>
              </w:numPr>
              <w:snapToGrid w:val="0"/>
              <w:jc w:val="left"/>
              <w:rPr>
                <w:sz w:val="16"/>
                <w:szCs w:val="16"/>
              </w:rPr>
            </w:pPr>
            <w:r w:rsidRPr="008C32EF">
              <w:rPr>
                <w:sz w:val="16"/>
                <w:szCs w:val="16"/>
              </w:rPr>
              <w:t>Requested Spatial Data Set in the requested language and CRS</w:t>
            </w:r>
          </w:p>
        </w:tc>
        <w:tc>
          <w:tcPr>
            <w:tcW w:w="850" w:type="dxa"/>
            <w:shd w:val="clear" w:color="auto" w:fill="auto"/>
          </w:tcPr>
          <w:p w14:paraId="540E93F7" w14:textId="77777777" w:rsidR="0030084C" w:rsidRPr="008C32EF" w:rsidRDefault="0030084C" w:rsidP="00F775EF">
            <w:pPr>
              <w:jc w:val="center"/>
              <w:rPr>
                <w:sz w:val="16"/>
                <w:szCs w:val="16"/>
              </w:rPr>
            </w:pPr>
          </w:p>
          <w:p w14:paraId="4E4F49F7" w14:textId="77777777" w:rsidR="0030084C" w:rsidRPr="008C32EF" w:rsidRDefault="0030084C" w:rsidP="00F775EF">
            <w:pPr>
              <w:jc w:val="center"/>
              <w:rPr>
                <w:sz w:val="16"/>
                <w:szCs w:val="16"/>
              </w:rPr>
            </w:pPr>
            <w:r w:rsidRPr="008C32EF">
              <w:rPr>
                <w:sz w:val="16"/>
                <w:szCs w:val="16"/>
              </w:rPr>
              <w:t>M</w:t>
            </w:r>
          </w:p>
        </w:tc>
      </w:tr>
      <w:tr w:rsidR="00360ED8" w:rsidRPr="008C32EF" w14:paraId="5C1E9A76" w14:textId="77777777" w:rsidTr="00D957FB">
        <w:trPr>
          <w:gridAfter w:val="1"/>
          <w:wAfter w:w="850" w:type="dxa"/>
        </w:trPr>
        <w:tc>
          <w:tcPr>
            <w:tcW w:w="8364" w:type="dxa"/>
            <w:gridSpan w:val="2"/>
            <w:shd w:val="clear" w:color="auto" w:fill="auto"/>
            <w:vAlign w:val="center"/>
          </w:tcPr>
          <w:p w14:paraId="5E6CF5A2" w14:textId="77777777" w:rsidR="00D80BC5" w:rsidRPr="008C32EF" w:rsidRDefault="00360ED8" w:rsidP="00D80BC5">
            <w:pPr>
              <w:jc w:val="left"/>
              <w:rPr>
                <w:b/>
                <w:bCs/>
                <w:i/>
              </w:rPr>
            </w:pPr>
            <w:r w:rsidRPr="008C32EF">
              <w:rPr>
                <w:b/>
                <w:bCs/>
                <w:i/>
              </w:rPr>
              <w:t xml:space="preserve">Recommended Atom-based implementation </w:t>
            </w:r>
          </w:p>
          <w:p w14:paraId="1518310E" w14:textId="77777777" w:rsidR="00360ED8" w:rsidRPr="008C32EF" w:rsidRDefault="00E6521A" w:rsidP="00D80BC5">
            <w:pPr>
              <w:jc w:val="left"/>
              <w:rPr>
                <w:b/>
                <w:i/>
              </w:rPr>
            </w:pPr>
            <w:r w:rsidRPr="008C32EF">
              <w:rPr>
                <w:b/>
                <w:bCs/>
                <w:i/>
              </w:rPr>
              <w:t xml:space="preserve">(satisfies </w:t>
            </w:r>
            <w:r w:rsidR="00360ED8" w:rsidRPr="008C32EF">
              <w:rPr>
                <w:b/>
                <w:bCs/>
                <w:i/>
              </w:rPr>
              <w:t xml:space="preserve">pre-defined </w:t>
            </w:r>
            <w:r w:rsidRPr="008C32EF">
              <w:rPr>
                <w:b/>
                <w:bCs/>
                <w:i/>
              </w:rPr>
              <w:t>download only)</w:t>
            </w:r>
          </w:p>
        </w:tc>
      </w:tr>
      <w:tr w:rsidR="00360ED8" w:rsidRPr="008C32EF" w14:paraId="3698111D" w14:textId="77777777" w:rsidTr="00D957FB">
        <w:trPr>
          <w:gridAfter w:val="1"/>
          <w:wAfter w:w="850" w:type="dxa"/>
        </w:trPr>
        <w:tc>
          <w:tcPr>
            <w:tcW w:w="2160" w:type="dxa"/>
            <w:shd w:val="clear" w:color="auto" w:fill="auto"/>
            <w:vAlign w:val="center"/>
          </w:tcPr>
          <w:p w14:paraId="1D18796F" w14:textId="77777777" w:rsidR="00360ED8" w:rsidRPr="008C32EF" w:rsidRDefault="00360ED8" w:rsidP="00645353">
            <w:pPr>
              <w:snapToGrid w:val="0"/>
              <w:jc w:val="left"/>
              <w:rPr>
                <w:b/>
                <w:i/>
              </w:rPr>
            </w:pPr>
            <w:r w:rsidRPr="008C32EF">
              <w:rPr>
                <w:b/>
                <w:i/>
              </w:rPr>
              <w:t xml:space="preserve">Get Spatial </w:t>
            </w:r>
            <w:r w:rsidR="00645353" w:rsidRPr="008C32EF">
              <w:rPr>
                <w:b/>
                <w:i/>
              </w:rPr>
              <w:t>Data Set</w:t>
            </w:r>
            <w:r w:rsidRPr="008C32EF">
              <w:rPr>
                <w:b/>
                <w:i/>
              </w:rPr>
              <w:t xml:space="preserve"> </w:t>
            </w:r>
            <w:r w:rsidRPr="008C32EF">
              <w:rPr>
                <w:b/>
                <w:i/>
              </w:rPr>
              <w:lastRenderedPageBreak/>
              <w:t>Request</w:t>
            </w:r>
          </w:p>
        </w:tc>
        <w:tc>
          <w:tcPr>
            <w:tcW w:w="6204" w:type="dxa"/>
            <w:shd w:val="clear" w:color="auto" w:fill="auto"/>
            <w:vAlign w:val="center"/>
          </w:tcPr>
          <w:p w14:paraId="4EF765A0" w14:textId="77777777" w:rsidR="00CB3DA9" w:rsidRPr="00D134B1" w:rsidRDefault="00CB3DA9" w:rsidP="00CB3DA9">
            <w:pPr>
              <w:snapToGrid w:val="0"/>
              <w:jc w:val="left"/>
            </w:pPr>
            <w:r w:rsidRPr="00D134B1">
              <w:lastRenderedPageBreak/>
              <w:t xml:space="preserve">Pre-defined spatial datasets can be retrieved using the URL </w:t>
            </w:r>
            <w:r w:rsidRPr="00D134B1">
              <w:lastRenderedPageBreak/>
              <w:t xml:space="preserve">template identified by rel=”results” in the OpenSearch description document. The request contains the CRS, Spatial </w:t>
            </w:r>
            <w:r w:rsidR="00186CCB" w:rsidRPr="00D134B1">
              <w:t>Data S</w:t>
            </w:r>
            <w:r w:rsidRPr="00D134B1">
              <w:t>et</w:t>
            </w:r>
            <w:r w:rsidR="00186CCB" w:rsidRPr="00D134B1">
              <w:t xml:space="preserve"> I</w:t>
            </w:r>
            <w:r w:rsidRPr="00D134B1">
              <w:t>dentifier and language as parameters.</w:t>
            </w:r>
          </w:p>
          <w:p w14:paraId="04027DDA" w14:textId="77777777" w:rsidR="00CB3DA9" w:rsidRPr="008C32EF" w:rsidRDefault="00CB3DA9" w:rsidP="00845185">
            <w:pPr>
              <w:snapToGrid w:val="0"/>
              <w:jc w:val="left"/>
            </w:pPr>
          </w:p>
          <w:p w14:paraId="6EA2B5B0" w14:textId="77777777" w:rsidR="00845185" w:rsidRPr="008C32EF" w:rsidRDefault="0092664A" w:rsidP="00845185">
            <w:pPr>
              <w:snapToGrid w:val="0"/>
              <w:jc w:val="left"/>
            </w:pPr>
            <w:r w:rsidRPr="008C32EF">
              <w:t xml:space="preserve">Pre-defined spatial datasets can </w:t>
            </w:r>
            <w:r w:rsidR="00CB3DA9" w:rsidRPr="008C32EF">
              <w:t xml:space="preserve">also </w:t>
            </w:r>
            <w:r w:rsidRPr="008C32EF">
              <w:t>be retrieved by following link elements in Atom feed entries as de</w:t>
            </w:r>
            <w:r w:rsidR="003819A0" w:rsidRPr="008C32EF">
              <w:t>scribed in</w:t>
            </w:r>
            <w:r w:rsidR="00922C75" w:rsidRPr="008C32EF">
              <w:t xml:space="preserve"> Section </w:t>
            </w:r>
            <w:r w:rsidR="006D1D75" w:rsidRPr="008C32EF">
              <w:fldChar w:fldCharType="begin"/>
            </w:r>
            <w:r w:rsidR="006D1D75" w:rsidRPr="008C32EF">
              <w:instrText xml:space="preserve"> REF _Ref323043062 \r \h </w:instrText>
            </w:r>
            <w:r w:rsidR="006D1D75" w:rsidRPr="008C32EF">
              <w:fldChar w:fldCharType="separate"/>
            </w:r>
            <w:r w:rsidR="00BB00B0">
              <w:t>5.2.2</w:t>
            </w:r>
            <w:r w:rsidR="006D1D75" w:rsidRPr="008C32EF">
              <w:fldChar w:fldCharType="end"/>
            </w:r>
            <w:r w:rsidR="003819A0" w:rsidRPr="008C32EF">
              <w:t xml:space="preserve"> </w:t>
            </w:r>
          </w:p>
          <w:p w14:paraId="73210231" w14:textId="77777777" w:rsidR="00360ED8" w:rsidRPr="008C32EF" w:rsidRDefault="00EC1F34" w:rsidP="00845185">
            <w:pPr>
              <w:snapToGrid w:val="0"/>
              <w:jc w:val="left"/>
            </w:pPr>
            <w:r w:rsidRPr="008C32EF">
              <w:t>An HTTP GET request is made to the link target.</w:t>
            </w:r>
          </w:p>
          <w:p w14:paraId="545E094F" w14:textId="77777777" w:rsidR="00D7785A" w:rsidRPr="008C32EF" w:rsidRDefault="00D7785A" w:rsidP="00CB3DA9">
            <w:pPr>
              <w:snapToGrid w:val="0"/>
              <w:jc w:val="left"/>
            </w:pPr>
          </w:p>
        </w:tc>
      </w:tr>
      <w:tr w:rsidR="00360ED8" w:rsidRPr="008C32EF" w14:paraId="356A21EB" w14:textId="77777777" w:rsidTr="00D957FB">
        <w:trPr>
          <w:gridAfter w:val="1"/>
          <w:wAfter w:w="850" w:type="dxa"/>
        </w:trPr>
        <w:tc>
          <w:tcPr>
            <w:tcW w:w="2160" w:type="dxa"/>
            <w:shd w:val="clear" w:color="auto" w:fill="auto"/>
            <w:vAlign w:val="center"/>
          </w:tcPr>
          <w:p w14:paraId="02D55137" w14:textId="77777777" w:rsidR="00360ED8" w:rsidRPr="008C32EF" w:rsidRDefault="00360ED8" w:rsidP="00645353">
            <w:pPr>
              <w:snapToGrid w:val="0"/>
              <w:jc w:val="left"/>
              <w:rPr>
                <w:b/>
                <w:i/>
              </w:rPr>
            </w:pPr>
            <w:r w:rsidRPr="008C32EF">
              <w:rPr>
                <w:b/>
                <w:i/>
              </w:rPr>
              <w:lastRenderedPageBreak/>
              <w:t xml:space="preserve">Get Spatial </w:t>
            </w:r>
            <w:r w:rsidR="00645353" w:rsidRPr="008C32EF">
              <w:rPr>
                <w:b/>
                <w:i/>
              </w:rPr>
              <w:t>Data Set</w:t>
            </w:r>
            <w:r w:rsidRPr="008C32EF">
              <w:rPr>
                <w:b/>
                <w:i/>
              </w:rPr>
              <w:t xml:space="preserve"> Response</w:t>
            </w:r>
          </w:p>
        </w:tc>
        <w:tc>
          <w:tcPr>
            <w:tcW w:w="6204" w:type="dxa"/>
            <w:shd w:val="clear" w:color="auto" w:fill="auto"/>
            <w:vAlign w:val="center"/>
          </w:tcPr>
          <w:p w14:paraId="4C996FFD" w14:textId="77777777" w:rsidR="00360ED8" w:rsidRPr="008C32EF" w:rsidRDefault="00EC1F34" w:rsidP="00360ED8">
            <w:pPr>
              <w:keepNext/>
              <w:jc w:val="left"/>
            </w:pPr>
            <w:r w:rsidRPr="008C32EF">
              <w:t>The response will be a pre-defined spatial dataset</w:t>
            </w:r>
            <w:r w:rsidR="00845185" w:rsidRPr="008C32EF">
              <w:t xml:space="preserve"> in the requested language and CRS</w:t>
            </w:r>
            <w:r w:rsidRPr="008C32EF">
              <w:t>.</w:t>
            </w:r>
          </w:p>
        </w:tc>
      </w:tr>
    </w:tbl>
    <w:p w14:paraId="43A3F928" w14:textId="77777777" w:rsidR="00360ED8" w:rsidRPr="008C32EF" w:rsidRDefault="00360ED8" w:rsidP="006C6C4D">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3</w:t>
      </w:r>
      <w:r w:rsidR="004A7A33" w:rsidRPr="008C32EF">
        <w:fldChar w:fldCharType="end"/>
      </w:r>
      <w:r w:rsidRPr="008C32EF">
        <w:t xml:space="preserve">: Get Spatial </w:t>
      </w:r>
      <w:r w:rsidR="00645353" w:rsidRPr="008C32EF">
        <w:t>Data Set</w:t>
      </w:r>
      <w:r w:rsidRPr="008C32EF">
        <w:t xml:space="preserve"> </w:t>
      </w:r>
      <w:r w:rsidR="008D3918">
        <w:t>–</w:t>
      </w:r>
      <w:r w:rsidRPr="008C32EF">
        <w:t xml:space="preserve"> Atom Implementation</w:t>
      </w:r>
    </w:p>
    <w:p w14:paraId="049A43A2" w14:textId="77777777" w:rsidR="0030084C" w:rsidRPr="008C32EF" w:rsidRDefault="0030084C" w:rsidP="00360ED8"/>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204"/>
        <w:gridCol w:w="850"/>
      </w:tblGrid>
      <w:tr w:rsidR="0030084C" w:rsidRPr="008C32EF" w14:paraId="062F3C1A" w14:textId="77777777" w:rsidTr="00D957FB">
        <w:trPr>
          <w:trHeight w:val="342"/>
        </w:trPr>
        <w:tc>
          <w:tcPr>
            <w:tcW w:w="8364" w:type="dxa"/>
            <w:gridSpan w:val="2"/>
            <w:shd w:val="clear" w:color="auto" w:fill="auto"/>
            <w:vAlign w:val="center"/>
          </w:tcPr>
          <w:p w14:paraId="2D2157FF" w14:textId="77777777" w:rsidR="0030084C" w:rsidRPr="008C32EF" w:rsidRDefault="0030084C" w:rsidP="0030084C">
            <w:pPr>
              <w:snapToGrid w:val="0"/>
              <w:rPr>
                <w:b/>
                <w:bCs/>
                <w:sz w:val="16"/>
                <w:szCs w:val="16"/>
              </w:rPr>
            </w:pPr>
            <w:r w:rsidRPr="008C32EF">
              <w:rPr>
                <w:b/>
                <w:sz w:val="28"/>
                <w:szCs w:val="28"/>
              </w:rPr>
              <w:t xml:space="preserve">Describe Spatial </w:t>
            </w:r>
            <w:r w:rsidR="00701A6A" w:rsidRPr="008C32EF">
              <w:rPr>
                <w:b/>
                <w:sz w:val="28"/>
                <w:szCs w:val="28"/>
              </w:rPr>
              <w:t>Dataset</w:t>
            </w:r>
          </w:p>
        </w:tc>
        <w:tc>
          <w:tcPr>
            <w:tcW w:w="850" w:type="dxa"/>
            <w:shd w:val="clear" w:color="auto" w:fill="auto"/>
            <w:vAlign w:val="center"/>
          </w:tcPr>
          <w:p w14:paraId="7339A9AD" w14:textId="77777777" w:rsidR="0030084C" w:rsidRPr="008C32EF" w:rsidRDefault="0030084C" w:rsidP="00F775EF">
            <w:pPr>
              <w:snapToGrid w:val="0"/>
              <w:jc w:val="center"/>
              <w:rPr>
                <w:b/>
                <w:bCs/>
                <w:sz w:val="16"/>
                <w:szCs w:val="16"/>
              </w:rPr>
            </w:pPr>
            <w:r w:rsidRPr="008C32EF">
              <w:rPr>
                <w:b/>
                <w:bCs/>
                <w:sz w:val="16"/>
                <w:szCs w:val="16"/>
              </w:rPr>
              <w:t>M/O/C</w:t>
            </w:r>
          </w:p>
        </w:tc>
      </w:tr>
      <w:tr w:rsidR="0030084C" w:rsidRPr="008C32EF" w14:paraId="3D990352" w14:textId="77777777" w:rsidTr="00D957FB">
        <w:trPr>
          <w:trHeight w:val="870"/>
        </w:trPr>
        <w:tc>
          <w:tcPr>
            <w:tcW w:w="8364" w:type="dxa"/>
            <w:gridSpan w:val="2"/>
            <w:shd w:val="clear" w:color="auto" w:fill="auto"/>
            <w:vAlign w:val="center"/>
          </w:tcPr>
          <w:p w14:paraId="5D21546F" w14:textId="77777777" w:rsidR="0030084C" w:rsidRPr="008C32EF" w:rsidRDefault="0030084C" w:rsidP="00F775EF">
            <w:pPr>
              <w:snapToGrid w:val="0"/>
              <w:jc w:val="left"/>
              <w:rPr>
                <w:sz w:val="16"/>
                <w:szCs w:val="16"/>
              </w:rPr>
            </w:pPr>
            <w:r w:rsidRPr="008C32EF">
              <w:rPr>
                <w:b/>
                <w:bCs/>
                <w:sz w:val="16"/>
                <w:szCs w:val="16"/>
              </w:rPr>
              <w:t>Description in INS NS</w:t>
            </w:r>
            <w:r w:rsidR="00853AB6" w:rsidRPr="008C32EF">
              <w:rPr>
                <w:b/>
                <w:bCs/>
                <w:sz w:val="16"/>
                <w:szCs w:val="16"/>
              </w:rPr>
              <w:t xml:space="preserve">  (Annex IV, Part A)</w:t>
            </w:r>
          </w:p>
          <w:p w14:paraId="62B11FDB" w14:textId="77777777" w:rsidR="0030084C" w:rsidRPr="008C32EF" w:rsidRDefault="0030084C" w:rsidP="00360ED8">
            <w:pPr>
              <w:snapToGrid w:val="0"/>
              <w:jc w:val="left"/>
              <w:rPr>
                <w:sz w:val="16"/>
                <w:szCs w:val="16"/>
              </w:rPr>
            </w:pPr>
            <w:r w:rsidRPr="008C32EF">
              <w:rPr>
                <w:sz w:val="16"/>
                <w:szCs w:val="16"/>
              </w:rPr>
              <w:t xml:space="preserve">This operation returns the description of all the types of Spatial Objects contained in the Spatial </w:t>
            </w:r>
            <w:r w:rsidR="00701A6A" w:rsidRPr="008C32EF">
              <w:rPr>
                <w:sz w:val="16"/>
                <w:szCs w:val="16"/>
              </w:rPr>
              <w:t>Dataset</w:t>
            </w:r>
            <w:r w:rsidRPr="008C32EF">
              <w:rPr>
                <w:sz w:val="16"/>
                <w:szCs w:val="16"/>
              </w:rPr>
              <w:t>.</w:t>
            </w:r>
          </w:p>
          <w:p w14:paraId="4020063A" w14:textId="77777777" w:rsidR="00A82509" w:rsidRPr="008C32EF" w:rsidRDefault="00A82509" w:rsidP="00A82509">
            <w:pPr>
              <w:numPr>
                <w:ilvl w:val="0"/>
                <w:numId w:val="45"/>
              </w:numPr>
              <w:snapToGrid w:val="0"/>
              <w:jc w:val="left"/>
              <w:rPr>
                <w:b/>
                <w:sz w:val="16"/>
                <w:szCs w:val="16"/>
              </w:rPr>
            </w:pPr>
            <w:r w:rsidRPr="008C32EF">
              <w:rPr>
                <w:b/>
                <w:sz w:val="16"/>
                <w:szCs w:val="16"/>
              </w:rPr>
              <w:t xml:space="preserve">Request parameters </w:t>
            </w:r>
          </w:p>
          <w:p w14:paraId="279BA79A" w14:textId="77777777" w:rsidR="00A82509" w:rsidRPr="008C32EF" w:rsidRDefault="00A82509" w:rsidP="00A82509">
            <w:pPr>
              <w:numPr>
                <w:ilvl w:val="1"/>
                <w:numId w:val="45"/>
              </w:numPr>
              <w:snapToGrid w:val="0"/>
              <w:jc w:val="left"/>
              <w:rPr>
                <w:b/>
                <w:sz w:val="16"/>
                <w:szCs w:val="16"/>
              </w:rPr>
            </w:pPr>
            <w:r w:rsidRPr="008C32EF">
              <w:rPr>
                <w:sz w:val="16"/>
                <w:szCs w:val="16"/>
              </w:rPr>
              <w:t>Language</w:t>
            </w:r>
          </w:p>
          <w:p w14:paraId="19799231" w14:textId="77777777" w:rsidR="00A82509" w:rsidRPr="008C32EF" w:rsidRDefault="00A82509" w:rsidP="00A82509">
            <w:pPr>
              <w:numPr>
                <w:ilvl w:val="1"/>
                <w:numId w:val="45"/>
              </w:numPr>
              <w:snapToGrid w:val="0"/>
              <w:jc w:val="left"/>
              <w:rPr>
                <w:b/>
                <w:sz w:val="16"/>
                <w:szCs w:val="16"/>
              </w:rPr>
            </w:pPr>
            <w:r w:rsidRPr="008C32EF">
              <w:rPr>
                <w:sz w:val="16"/>
                <w:szCs w:val="16"/>
              </w:rPr>
              <w:t>Spatial Data Set Identifier</w:t>
            </w:r>
          </w:p>
          <w:p w14:paraId="67EA3412" w14:textId="77777777" w:rsidR="00A82509" w:rsidRPr="008C32EF" w:rsidRDefault="00A82509" w:rsidP="00360ED8">
            <w:pPr>
              <w:numPr>
                <w:ilvl w:val="0"/>
                <w:numId w:val="45"/>
              </w:numPr>
              <w:snapToGrid w:val="0"/>
              <w:jc w:val="left"/>
              <w:rPr>
                <w:b/>
                <w:sz w:val="16"/>
                <w:szCs w:val="16"/>
              </w:rPr>
            </w:pPr>
            <w:r w:rsidRPr="008C32EF">
              <w:rPr>
                <w:b/>
                <w:sz w:val="16"/>
                <w:szCs w:val="16"/>
              </w:rPr>
              <w:t>Response parameters</w:t>
            </w:r>
          </w:p>
          <w:p w14:paraId="1EDC8150" w14:textId="77777777" w:rsidR="00A82509" w:rsidRPr="008C32EF" w:rsidRDefault="00A82509" w:rsidP="00A82509">
            <w:pPr>
              <w:numPr>
                <w:ilvl w:val="1"/>
                <w:numId w:val="45"/>
              </w:numPr>
              <w:snapToGrid w:val="0"/>
              <w:jc w:val="left"/>
              <w:rPr>
                <w:b/>
                <w:sz w:val="16"/>
                <w:szCs w:val="16"/>
              </w:rPr>
            </w:pPr>
            <w:r w:rsidRPr="008C32EF">
              <w:rPr>
                <w:sz w:val="16"/>
                <w:szCs w:val="16"/>
              </w:rPr>
              <w:t>Description of the Spatial Objects in the requested Spatial Data Set and requested language</w:t>
            </w:r>
          </w:p>
        </w:tc>
        <w:tc>
          <w:tcPr>
            <w:tcW w:w="850" w:type="dxa"/>
            <w:shd w:val="clear" w:color="auto" w:fill="auto"/>
          </w:tcPr>
          <w:p w14:paraId="0C59ADB0" w14:textId="77777777" w:rsidR="0030084C" w:rsidRPr="008C32EF" w:rsidRDefault="0030084C" w:rsidP="00F775EF">
            <w:pPr>
              <w:jc w:val="center"/>
              <w:rPr>
                <w:sz w:val="16"/>
                <w:szCs w:val="16"/>
              </w:rPr>
            </w:pPr>
          </w:p>
          <w:p w14:paraId="6768E152" w14:textId="77777777" w:rsidR="0030084C" w:rsidRPr="008C32EF" w:rsidRDefault="0030084C" w:rsidP="00F775EF">
            <w:pPr>
              <w:jc w:val="center"/>
              <w:rPr>
                <w:sz w:val="16"/>
                <w:szCs w:val="16"/>
              </w:rPr>
            </w:pPr>
            <w:r w:rsidRPr="008C32EF">
              <w:rPr>
                <w:sz w:val="16"/>
                <w:szCs w:val="16"/>
              </w:rPr>
              <w:t>M</w:t>
            </w:r>
          </w:p>
        </w:tc>
      </w:tr>
      <w:tr w:rsidR="00360ED8" w:rsidRPr="008C32EF" w14:paraId="215F74A1" w14:textId="77777777" w:rsidTr="00D957FB">
        <w:trPr>
          <w:gridAfter w:val="1"/>
          <w:wAfter w:w="850" w:type="dxa"/>
        </w:trPr>
        <w:tc>
          <w:tcPr>
            <w:tcW w:w="8364" w:type="dxa"/>
            <w:gridSpan w:val="2"/>
            <w:shd w:val="clear" w:color="auto" w:fill="auto"/>
            <w:vAlign w:val="center"/>
          </w:tcPr>
          <w:p w14:paraId="32213649" w14:textId="77777777" w:rsidR="00D80BC5" w:rsidRPr="008C32EF" w:rsidRDefault="00E6521A" w:rsidP="00F775EF">
            <w:pPr>
              <w:jc w:val="left"/>
              <w:rPr>
                <w:b/>
                <w:bCs/>
                <w:i/>
              </w:rPr>
            </w:pPr>
            <w:r w:rsidRPr="008C32EF">
              <w:rPr>
                <w:b/>
                <w:bCs/>
                <w:i/>
              </w:rPr>
              <w:t xml:space="preserve">Recommended Atom-based implementation </w:t>
            </w:r>
          </w:p>
          <w:p w14:paraId="3F2C4BA9" w14:textId="77777777" w:rsidR="00360ED8" w:rsidRPr="008C32EF" w:rsidRDefault="00E6521A" w:rsidP="00F775EF">
            <w:pPr>
              <w:jc w:val="left"/>
              <w:rPr>
                <w:b/>
                <w:i/>
              </w:rPr>
            </w:pPr>
            <w:r w:rsidRPr="008C32EF">
              <w:rPr>
                <w:b/>
                <w:bCs/>
                <w:i/>
              </w:rPr>
              <w:t>(satisfies pre-defined download only)</w:t>
            </w:r>
          </w:p>
        </w:tc>
      </w:tr>
      <w:tr w:rsidR="0092664A" w:rsidRPr="008C32EF" w14:paraId="00704F7C" w14:textId="77777777" w:rsidTr="00D957FB">
        <w:trPr>
          <w:gridAfter w:val="1"/>
          <w:wAfter w:w="850" w:type="dxa"/>
        </w:trPr>
        <w:tc>
          <w:tcPr>
            <w:tcW w:w="2160" w:type="dxa"/>
            <w:shd w:val="clear" w:color="auto" w:fill="auto"/>
            <w:vAlign w:val="center"/>
          </w:tcPr>
          <w:p w14:paraId="6609FCFB" w14:textId="77777777" w:rsidR="0092664A" w:rsidRPr="008C32EF" w:rsidRDefault="0092664A" w:rsidP="00F775EF">
            <w:pPr>
              <w:snapToGrid w:val="0"/>
              <w:jc w:val="left"/>
              <w:rPr>
                <w:b/>
                <w:i/>
              </w:rPr>
            </w:pPr>
            <w:r w:rsidRPr="008C32EF">
              <w:rPr>
                <w:b/>
                <w:i/>
              </w:rPr>
              <w:t xml:space="preserve">Describe Spatial </w:t>
            </w:r>
            <w:r w:rsidR="00701A6A" w:rsidRPr="008C32EF">
              <w:rPr>
                <w:b/>
                <w:i/>
              </w:rPr>
              <w:t>Data</w:t>
            </w:r>
            <w:r w:rsidR="009B2E3A" w:rsidRPr="008C32EF">
              <w:rPr>
                <w:b/>
                <w:i/>
              </w:rPr>
              <w:t xml:space="preserve"> S</w:t>
            </w:r>
            <w:r w:rsidR="00701A6A" w:rsidRPr="008C32EF">
              <w:rPr>
                <w:b/>
                <w:i/>
              </w:rPr>
              <w:t>et</w:t>
            </w:r>
            <w:r w:rsidRPr="008C32EF">
              <w:rPr>
                <w:b/>
                <w:i/>
              </w:rPr>
              <w:t xml:space="preserve"> Request</w:t>
            </w:r>
          </w:p>
        </w:tc>
        <w:tc>
          <w:tcPr>
            <w:tcW w:w="6204" w:type="dxa"/>
            <w:shd w:val="clear" w:color="auto" w:fill="auto"/>
            <w:vAlign w:val="center"/>
          </w:tcPr>
          <w:p w14:paraId="283B27BD" w14:textId="77777777" w:rsidR="0092664A" w:rsidRPr="008C32EF" w:rsidRDefault="00111691" w:rsidP="00EC1F34">
            <w:pPr>
              <w:snapToGrid w:val="0"/>
              <w:jc w:val="left"/>
              <w:rPr>
                <w:shd w:val="clear" w:color="auto" w:fill="FFFF00"/>
              </w:rPr>
            </w:pPr>
            <w:r w:rsidRPr="00D134B1">
              <w:t>The Describe Spatial Data Set Request is issued using the URL template identified by rel=”describedby” in the OpenSearch description document. The request contains the</w:t>
            </w:r>
            <w:r w:rsidR="00677349" w:rsidRPr="00D134B1">
              <w:t xml:space="preserve"> Spatial Data Set I</w:t>
            </w:r>
            <w:r w:rsidRPr="00D134B1">
              <w:t>dentifier and</w:t>
            </w:r>
            <w:r w:rsidR="00677349" w:rsidRPr="00D134B1">
              <w:t xml:space="preserve"> L</w:t>
            </w:r>
            <w:r w:rsidRPr="00D134B1">
              <w:t>anguage as parameters.</w:t>
            </w:r>
          </w:p>
        </w:tc>
      </w:tr>
      <w:tr w:rsidR="0092664A" w:rsidRPr="008C32EF" w14:paraId="5A5576F1" w14:textId="77777777" w:rsidTr="00D957FB">
        <w:trPr>
          <w:gridAfter w:val="1"/>
          <w:wAfter w:w="850" w:type="dxa"/>
        </w:trPr>
        <w:tc>
          <w:tcPr>
            <w:tcW w:w="2160" w:type="dxa"/>
            <w:shd w:val="clear" w:color="auto" w:fill="auto"/>
            <w:vAlign w:val="center"/>
          </w:tcPr>
          <w:p w14:paraId="6FA60902" w14:textId="77777777" w:rsidR="0092664A" w:rsidRPr="008C32EF" w:rsidRDefault="0092664A" w:rsidP="009B2E3A">
            <w:pPr>
              <w:snapToGrid w:val="0"/>
              <w:jc w:val="left"/>
              <w:rPr>
                <w:b/>
                <w:i/>
              </w:rPr>
            </w:pPr>
            <w:r w:rsidRPr="008C32EF">
              <w:rPr>
                <w:b/>
                <w:i/>
              </w:rPr>
              <w:t xml:space="preserve">Describe Spatial </w:t>
            </w:r>
            <w:r w:rsidR="00701A6A" w:rsidRPr="008C32EF">
              <w:rPr>
                <w:b/>
                <w:i/>
              </w:rPr>
              <w:t>Data</w:t>
            </w:r>
            <w:r w:rsidR="009B2E3A" w:rsidRPr="008C32EF">
              <w:rPr>
                <w:b/>
                <w:i/>
              </w:rPr>
              <w:t xml:space="preserve"> S</w:t>
            </w:r>
            <w:r w:rsidR="00701A6A" w:rsidRPr="008C32EF">
              <w:rPr>
                <w:b/>
                <w:i/>
              </w:rPr>
              <w:t>et</w:t>
            </w:r>
            <w:r w:rsidRPr="008C32EF">
              <w:rPr>
                <w:b/>
                <w:i/>
              </w:rPr>
              <w:t xml:space="preserve"> Response</w:t>
            </w:r>
          </w:p>
        </w:tc>
        <w:tc>
          <w:tcPr>
            <w:tcW w:w="6204" w:type="dxa"/>
            <w:shd w:val="clear" w:color="auto" w:fill="auto"/>
            <w:vAlign w:val="center"/>
          </w:tcPr>
          <w:p w14:paraId="4FB47E13" w14:textId="77777777" w:rsidR="00111691" w:rsidRPr="008C32EF" w:rsidRDefault="00111691" w:rsidP="00E32277">
            <w:pPr>
              <w:keepNext/>
              <w:jc w:val="left"/>
            </w:pPr>
            <w:r w:rsidRPr="008C32EF">
              <w:t xml:space="preserve">The response is </w:t>
            </w:r>
            <w:r w:rsidR="00895B06" w:rsidRPr="008C32EF">
              <w:t>another Atom Feed (a “Dataset Feed” )</w:t>
            </w:r>
            <w:r w:rsidRPr="008C32EF">
              <w:t xml:space="preserve"> containing links to desc</w:t>
            </w:r>
            <w:r w:rsidR="00CB78D9" w:rsidRPr="008C32EF">
              <w:t>riptions of the Spatial Object T</w:t>
            </w:r>
            <w:r w:rsidRPr="008C32EF">
              <w:t xml:space="preserve">ypes in the &lt;link rel=”describedby”&gt; element. Reference to the INSPIRE Registry as described in Section </w:t>
            </w:r>
            <w:r w:rsidRPr="008C32EF">
              <w:fldChar w:fldCharType="begin"/>
            </w:r>
            <w:r w:rsidRPr="008C32EF">
              <w:instrText xml:space="preserve"> REF _Ref323042619 \r \h </w:instrText>
            </w:r>
            <w:r w:rsidRPr="008C32EF">
              <w:fldChar w:fldCharType="separate"/>
            </w:r>
            <w:r w:rsidR="00BB00B0">
              <w:t>5.2.1</w:t>
            </w:r>
            <w:r w:rsidRPr="008C32EF">
              <w:fldChar w:fldCharType="end"/>
            </w:r>
            <w:r w:rsidRPr="008C32EF">
              <w:t xml:space="preserve"> should be made where possible.</w:t>
            </w:r>
          </w:p>
        </w:tc>
      </w:tr>
    </w:tbl>
    <w:p w14:paraId="1BC0E5CD" w14:textId="77777777" w:rsidR="00360ED8" w:rsidRPr="008C32EF" w:rsidRDefault="00360ED8" w:rsidP="00360ED8">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4</w:t>
      </w:r>
      <w:r w:rsidR="004A7A33" w:rsidRPr="008C32EF">
        <w:fldChar w:fldCharType="end"/>
      </w:r>
      <w:r w:rsidRPr="008C32EF">
        <w:t xml:space="preserve">: Describe Spatial </w:t>
      </w:r>
      <w:r w:rsidR="009B2E3A" w:rsidRPr="008C32EF">
        <w:t>Data Set</w:t>
      </w:r>
      <w:r w:rsidRPr="008C32EF">
        <w:t xml:space="preserve"> </w:t>
      </w:r>
      <w:r w:rsidR="008D3918">
        <w:t>–</w:t>
      </w:r>
      <w:r w:rsidRPr="008C32EF">
        <w:t xml:space="preserve"> Atom Implementation</w:t>
      </w:r>
    </w:p>
    <w:p w14:paraId="523CB2AD" w14:textId="77777777" w:rsidR="006C6C4D" w:rsidRPr="008C32EF" w:rsidRDefault="006C6C4D" w:rsidP="00360ED8"/>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64"/>
        <w:gridCol w:w="850"/>
      </w:tblGrid>
      <w:tr w:rsidR="00F775EF" w:rsidRPr="008C32EF" w14:paraId="48B5FF39" w14:textId="77777777" w:rsidTr="00F775EF">
        <w:trPr>
          <w:trHeight w:val="342"/>
        </w:trPr>
        <w:tc>
          <w:tcPr>
            <w:tcW w:w="8364" w:type="dxa"/>
            <w:shd w:val="clear" w:color="auto" w:fill="auto"/>
            <w:vAlign w:val="center"/>
          </w:tcPr>
          <w:p w14:paraId="7D9F8271" w14:textId="77777777" w:rsidR="00F775EF" w:rsidRPr="008C32EF" w:rsidRDefault="00F775EF" w:rsidP="00853AB6">
            <w:pPr>
              <w:snapToGrid w:val="0"/>
              <w:rPr>
                <w:b/>
                <w:bCs/>
                <w:sz w:val="16"/>
                <w:szCs w:val="16"/>
              </w:rPr>
            </w:pPr>
            <w:r w:rsidRPr="008C32EF">
              <w:rPr>
                <w:b/>
                <w:bCs/>
                <w:sz w:val="28"/>
                <w:szCs w:val="28"/>
              </w:rPr>
              <w:t>Link Download Service</w:t>
            </w:r>
          </w:p>
        </w:tc>
        <w:tc>
          <w:tcPr>
            <w:tcW w:w="850" w:type="dxa"/>
            <w:shd w:val="clear" w:color="auto" w:fill="auto"/>
            <w:vAlign w:val="center"/>
          </w:tcPr>
          <w:p w14:paraId="6B5C22F5" w14:textId="77777777" w:rsidR="00F775EF" w:rsidRPr="008C32EF" w:rsidRDefault="00F775EF" w:rsidP="00F775EF">
            <w:pPr>
              <w:snapToGrid w:val="0"/>
              <w:jc w:val="center"/>
              <w:rPr>
                <w:b/>
                <w:bCs/>
                <w:sz w:val="16"/>
                <w:szCs w:val="16"/>
              </w:rPr>
            </w:pPr>
            <w:r w:rsidRPr="008C32EF">
              <w:rPr>
                <w:b/>
                <w:bCs/>
                <w:sz w:val="16"/>
                <w:szCs w:val="16"/>
              </w:rPr>
              <w:t>M/O/C</w:t>
            </w:r>
          </w:p>
        </w:tc>
      </w:tr>
      <w:tr w:rsidR="00F775EF" w:rsidRPr="008C32EF" w14:paraId="3054ECE6" w14:textId="77777777" w:rsidTr="00F775EF">
        <w:trPr>
          <w:trHeight w:val="870"/>
        </w:trPr>
        <w:tc>
          <w:tcPr>
            <w:tcW w:w="8364" w:type="dxa"/>
            <w:shd w:val="clear" w:color="auto" w:fill="auto"/>
            <w:vAlign w:val="center"/>
          </w:tcPr>
          <w:p w14:paraId="090D0F0B" w14:textId="77777777" w:rsidR="00F775EF" w:rsidRPr="008C32EF" w:rsidRDefault="00F775EF" w:rsidP="00F775EF">
            <w:pPr>
              <w:snapToGrid w:val="0"/>
              <w:jc w:val="left"/>
              <w:rPr>
                <w:b/>
                <w:bCs/>
                <w:sz w:val="16"/>
                <w:szCs w:val="16"/>
              </w:rPr>
            </w:pPr>
            <w:r w:rsidRPr="008C32EF">
              <w:rPr>
                <w:b/>
                <w:bCs/>
                <w:sz w:val="16"/>
                <w:szCs w:val="16"/>
              </w:rPr>
              <w:t>Description in INS NS</w:t>
            </w:r>
            <w:r w:rsidR="00853AB6" w:rsidRPr="008C32EF">
              <w:rPr>
                <w:b/>
                <w:bCs/>
                <w:sz w:val="16"/>
                <w:szCs w:val="16"/>
              </w:rPr>
              <w:t xml:space="preserve">  (Annex IV, Part A)</w:t>
            </w:r>
          </w:p>
          <w:p w14:paraId="5506CA99" w14:textId="77777777" w:rsidR="00A82509" w:rsidRPr="008C32EF" w:rsidRDefault="00F775EF" w:rsidP="00A82509">
            <w:pPr>
              <w:snapToGrid w:val="0"/>
              <w:jc w:val="left"/>
              <w:rPr>
                <w:sz w:val="16"/>
                <w:szCs w:val="16"/>
              </w:rPr>
            </w:pPr>
            <w:r w:rsidRPr="008C32EF">
              <w:rPr>
                <w:sz w:val="16"/>
                <w:szCs w:val="16"/>
              </w:rPr>
              <w:t xml:space="preserve">Allows the declaration, by a Public Authority or a Third Party, of the availability of a Download Service for downloading Spatial </w:t>
            </w:r>
            <w:r w:rsidR="00701A6A" w:rsidRPr="008C32EF">
              <w:rPr>
                <w:sz w:val="16"/>
                <w:szCs w:val="16"/>
              </w:rPr>
              <w:t>Dataset</w:t>
            </w:r>
            <w:r w:rsidRPr="008C32EF">
              <w:rPr>
                <w:sz w:val="16"/>
                <w:szCs w:val="16"/>
              </w:rPr>
              <w:t>s or, where practicable, Spatial Objects, through the Member State’s Download Service while maintaining the downloading capability at the Public Authority or the Third Party location.</w:t>
            </w:r>
          </w:p>
        </w:tc>
        <w:tc>
          <w:tcPr>
            <w:tcW w:w="850" w:type="dxa"/>
            <w:shd w:val="clear" w:color="auto" w:fill="auto"/>
          </w:tcPr>
          <w:p w14:paraId="009732DE" w14:textId="77777777" w:rsidR="00F775EF" w:rsidRPr="008C32EF" w:rsidRDefault="00F775EF" w:rsidP="00F775EF">
            <w:pPr>
              <w:jc w:val="center"/>
              <w:rPr>
                <w:sz w:val="16"/>
                <w:szCs w:val="16"/>
              </w:rPr>
            </w:pPr>
          </w:p>
          <w:p w14:paraId="4387159C" w14:textId="77777777" w:rsidR="00F775EF" w:rsidRPr="008C32EF" w:rsidRDefault="00F775EF" w:rsidP="00F775EF">
            <w:pPr>
              <w:jc w:val="center"/>
              <w:rPr>
                <w:sz w:val="16"/>
                <w:szCs w:val="16"/>
              </w:rPr>
            </w:pPr>
            <w:r w:rsidRPr="008C32EF">
              <w:rPr>
                <w:sz w:val="16"/>
                <w:szCs w:val="16"/>
              </w:rPr>
              <w:t>M</w:t>
            </w:r>
          </w:p>
        </w:tc>
      </w:tr>
      <w:tr w:rsidR="00360ED8" w:rsidRPr="008C32EF" w14:paraId="098AD57A" w14:textId="77777777" w:rsidTr="00F775EF">
        <w:trPr>
          <w:gridAfter w:val="1"/>
          <w:wAfter w:w="850" w:type="dxa"/>
        </w:trPr>
        <w:tc>
          <w:tcPr>
            <w:tcW w:w="8364" w:type="dxa"/>
            <w:shd w:val="clear" w:color="auto" w:fill="auto"/>
            <w:vAlign w:val="center"/>
          </w:tcPr>
          <w:p w14:paraId="4510EFB9" w14:textId="77777777" w:rsidR="00D80BC5" w:rsidRPr="008C32EF" w:rsidRDefault="00E6521A" w:rsidP="00D80BC5">
            <w:pPr>
              <w:jc w:val="left"/>
              <w:rPr>
                <w:b/>
                <w:bCs/>
                <w:i/>
              </w:rPr>
            </w:pPr>
            <w:r w:rsidRPr="008C32EF">
              <w:rPr>
                <w:b/>
                <w:bCs/>
                <w:i/>
              </w:rPr>
              <w:t xml:space="preserve">Recommended Atom-based implementation </w:t>
            </w:r>
          </w:p>
          <w:p w14:paraId="35C96094" w14:textId="77777777" w:rsidR="00360ED8" w:rsidRPr="008C32EF" w:rsidRDefault="00E6521A" w:rsidP="00D80BC5">
            <w:pPr>
              <w:jc w:val="left"/>
              <w:rPr>
                <w:b/>
                <w:i/>
              </w:rPr>
            </w:pPr>
            <w:r w:rsidRPr="008C32EF">
              <w:rPr>
                <w:b/>
                <w:bCs/>
                <w:i/>
              </w:rPr>
              <w:t>(</w:t>
            </w:r>
            <w:r w:rsidR="00D80BC5" w:rsidRPr="008C32EF">
              <w:rPr>
                <w:b/>
                <w:bCs/>
                <w:i/>
              </w:rPr>
              <w:t>s</w:t>
            </w:r>
            <w:r w:rsidRPr="008C32EF">
              <w:rPr>
                <w:b/>
                <w:bCs/>
                <w:i/>
              </w:rPr>
              <w:t>atisfies pre-defined download only)</w:t>
            </w:r>
          </w:p>
        </w:tc>
      </w:tr>
      <w:tr w:rsidR="00EC1F34" w:rsidRPr="008C32EF" w14:paraId="75F6BB08" w14:textId="77777777" w:rsidTr="002A77EF">
        <w:trPr>
          <w:gridAfter w:val="1"/>
          <w:wAfter w:w="850" w:type="dxa"/>
        </w:trPr>
        <w:tc>
          <w:tcPr>
            <w:tcW w:w="8364" w:type="dxa"/>
            <w:shd w:val="clear" w:color="auto" w:fill="auto"/>
            <w:vAlign w:val="center"/>
          </w:tcPr>
          <w:p w14:paraId="2E2C5647" w14:textId="77777777" w:rsidR="00EC1F34" w:rsidRPr="008C32EF" w:rsidRDefault="00EC1F34" w:rsidP="00F775EF">
            <w:pPr>
              <w:jc w:val="left"/>
            </w:pPr>
            <w:r w:rsidRPr="008C32EF">
              <w:t xml:space="preserve">To be implemented by uploading the appropriate metadata to the INSPIRE network as referred to in Article 11 using </w:t>
            </w:r>
            <w:r w:rsidR="0008315C" w:rsidRPr="008C32EF">
              <w:t xml:space="preserve">the </w:t>
            </w:r>
            <w:r w:rsidRPr="008C32EF">
              <w:t>PublishMetadata function of an INSPIRE compliant discovery service</w:t>
            </w:r>
          </w:p>
        </w:tc>
      </w:tr>
    </w:tbl>
    <w:p w14:paraId="15720890" w14:textId="77777777" w:rsidR="00360ED8" w:rsidRPr="008C32EF" w:rsidRDefault="00360ED8" w:rsidP="00360ED8">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5</w:t>
      </w:r>
      <w:r w:rsidR="004A7A33" w:rsidRPr="008C32EF">
        <w:fldChar w:fldCharType="end"/>
      </w:r>
      <w:r w:rsidRPr="008C32EF">
        <w:t xml:space="preserve">: Link Download Service </w:t>
      </w:r>
      <w:r w:rsidR="008D3918">
        <w:t>–</w:t>
      </w:r>
      <w:r w:rsidRPr="008C32EF">
        <w:t xml:space="preserve"> Atom Implementation</w:t>
      </w:r>
    </w:p>
    <w:p w14:paraId="52BF2A18" w14:textId="77777777" w:rsidR="00360ED8" w:rsidRPr="008C32EF" w:rsidRDefault="00360ED8" w:rsidP="00360ED8"/>
    <w:p w14:paraId="0ABEB3E3" w14:textId="77777777" w:rsidR="00F775EF" w:rsidRPr="008C32EF" w:rsidRDefault="00F775EF" w:rsidP="00B97D54">
      <w:pPr>
        <w:pStyle w:val="Titolo3"/>
      </w:pPr>
      <w:bookmarkStart w:id="33" w:name="_Toc321422943"/>
      <w:bookmarkStart w:id="34" w:name="_Toc364091527"/>
      <w:bookmarkEnd w:id="33"/>
      <w:r w:rsidRPr="008C32EF">
        <w:lastRenderedPageBreak/>
        <w:t>Mapping the WFS-based Technical Guidance to the Implementing Rules</w:t>
      </w:r>
      <w:bookmarkEnd w:id="34"/>
    </w:p>
    <w:p w14:paraId="5107C4C9" w14:textId="77777777" w:rsidR="009F0605" w:rsidRPr="00D134B1" w:rsidRDefault="009F0605" w:rsidP="009F0605">
      <w:r w:rsidRPr="00D134B1">
        <w:t xml:space="preserve">The following </w:t>
      </w:r>
      <w:r w:rsidR="0030084C" w:rsidRPr="00D134B1">
        <w:t xml:space="preserve">set of </w:t>
      </w:r>
      <w:r w:rsidRPr="00D134B1">
        <w:t>table</w:t>
      </w:r>
      <w:r w:rsidR="00360ED8" w:rsidRPr="00D134B1">
        <w:t>s</w:t>
      </w:r>
      <w:r w:rsidRPr="00D134B1">
        <w:t xml:space="preserve"> shows how the guidance</w:t>
      </w:r>
      <w:r w:rsidR="0082085C" w:rsidRPr="00D134B1">
        <w:t xml:space="preserve"> for WFS implementations</w:t>
      </w:r>
      <w:r w:rsidRPr="00D134B1">
        <w:t xml:space="preserve"> given in Chapters 6 and 7 satisfies the Network Services Regulation</w:t>
      </w:r>
      <w:r w:rsidR="00F775EF" w:rsidRPr="00D134B1">
        <w:t>. Again, each operation is in a separate table.</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062"/>
        <w:gridCol w:w="992"/>
      </w:tblGrid>
      <w:tr w:rsidR="00F775EF" w:rsidRPr="008C32EF" w14:paraId="2663AE20" w14:textId="77777777" w:rsidTr="006272D5">
        <w:trPr>
          <w:trHeight w:val="342"/>
        </w:trPr>
        <w:tc>
          <w:tcPr>
            <w:tcW w:w="8222" w:type="dxa"/>
            <w:gridSpan w:val="2"/>
            <w:shd w:val="clear" w:color="auto" w:fill="auto"/>
            <w:vAlign w:val="center"/>
          </w:tcPr>
          <w:p w14:paraId="32152B23" w14:textId="77777777" w:rsidR="00F775EF" w:rsidRPr="008C32EF" w:rsidRDefault="00F775EF" w:rsidP="00F775EF">
            <w:pPr>
              <w:snapToGrid w:val="0"/>
              <w:rPr>
                <w:b/>
                <w:bCs/>
                <w:sz w:val="28"/>
                <w:szCs w:val="28"/>
              </w:rPr>
            </w:pPr>
            <w:r w:rsidRPr="008C32EF">
              <w:rPr>
                <w:b/>
                <w:bCs/>
                <w:sz w:val="28"/>
                <w:szCs w:val="28"/>
              </w:rPr>
              <w:t xml:space="preserve">Get Download Service Metadata </w:t>
            </w:r>
          </w:p>
        </w:tc>
        <w:tc>
          <w:tcPr>
            <w:tcW w:w="992" w:type="dxa"/>
            <w:shd w:val="clear" w:color="auto" w:fill="auto"/>
            <w:vAlign w:val="center"/>
          </w:tcPr>
          <w:p w14:paraId="7124A891" w14:textId="77777777" w:rsidR="00F775EF" w:rsidRPr="008C32EF" w:rsidRDefault="00F775EF" w:rsidP="00F775EF">
            <w:pPr>
              <w:snapToGrid w:val="0"/>
              <w:rPr>
                <w:b/>
                <w:bCs/>
                <w:sz w:val="16"/>
                <w:szCs w:val="16"/>
              </w:rPr>
            </w:pPr>
            <w:r w:rsidRPr="008C32EF">
              <w:rPr>
                <w:b/>
                <w:bCs/>
                <w:sz w:val="16"/>
                <w:szCs w:val="16"/>
              </w:rPr>
              <w:t>M/O/C</w:t>
            </w:r>
          </w:p>
        </w:tc>
      </w:tr>
      <w:tr w:rsidR="00F775EF" w:rsidRPr="008C32EF" w14:paraId="544C7263" w14:textId="77777777" w:rsidTr="006272D5">
        <w:trPr>
          <w:trHeight w:val="870"/>
        </w:trPr>
        <w:tc>
          <w:tcPr>
            <w:tcW w:w="8222" w:type="dxa"/>
            <w:gridSpan w:val="2"/>
            <w:shd w:val="clear" w:color="auto" w:fill="auto"/>
            <w:vAlign w:val="center"/>
          </w:tcPr>
          <w:p w14:paraId="591BC762" w14:textId="77777777" w:rsidR="00F775EF" w:rsidRPr="008C32EF" w:rsidRDefault="00F775EF" w:rsidP="00F775EF">
            <w:pPr>
              <w:snapToGrid w:val="0"/>
              <w:jc w:val="left"/>
              <w:rPr>
                <w:b/>
              </w:rPr>
            </w:pPr>
            <w:r w:rsidRPr="008C32EF">
              <w:rPr>
                <w:b/>
                <w:bCs/>
                <w:sz w:val="16"/>
                <w:szCs w:val="16"/>
              </w:rPr>
              <w:t>Description in INS NS</w:t>
            </w:r>
            <w:r w:rsidR="00853AB6" w:rsidRPr="008C32EF">
              <w:rPr>
                <w:b/>
                <w:bCs/>
                <w:sz w:val="16"/>
                <w:szCs w:val="16"/>
              </w:rPr>
              <w:t xml:space="preserve">  (Annex IV, Part A)</w:t>
            </w:r>
          </w:p>
          <w:p w14:paraId="19BCD890" w14:textId="77777777" w:rsidR="00A82509" w:rsidRPr="008C32EF" w:rsidRDefault="00F775EF" w:rsidP="00F775EF">
            <w:pPr>
              <w:snapToGrid w:val="0"/>
              <w:jc w:val="left"/>
              <w:rPr>
                <w:sz w:val="16"/>
                <w:szCs w:val="16"/>
              </w:rPr>
            </w:pPr>
            <w:r w:rsidRPr="008C32EF">
              <w:rPr>
                <w:sz w:val="16"/>
                <w:szCs w:val="16"/>
              </w:rPr>
              <w:t xml:space="preserve">Provides all necessary information about the service, the available Spatial </w:t>
            </w:r>
            <w:r w:rsidR="00701A6A" w:rsidRPr="008C32EF">
              <w:rPr>
                <w:sz w:val="16"/>
                <w:szCs w:val="16"/>
              </w:rPr>
              <w:t>Dataset</w:t>
            </w:r>
            <w:r w:rsidRPr="008C32EF">
              <w:rPr>
                <w:sz w:val="16"/>
                <w:szCs w:val="16"/>
              </w:rPr>
              <w:t>s, and describes the service capabilities.</w:t>
            </w:r>
          </w:p>
          <w:p w14:paraId="7CCCDD9B" w14:textId="77777777" w:rsidR="00117E01" w:rsidRPr="008C32EF" w:rsidRDefault="00117E01" w:rsidP="005C7D90">
            <w:pPr>
              <w:numPr>
                <w:ilvl w:val="0"/>
                <w:numId w:val="45"/>
              </w:numPr>
              <w:snapToGrid w:val="0"/>
              <w:spacing w:after="200"/>
              <w:ind w:hanging="357"/>
              <w:jc w:val="left"/>
              <w:rPr>
                <w:b/>
                <w:sz w:val="16"/>
                <w:szCs w:val="16"/>
              </w:rPr>
            </w:pPr>
            <w:r w:rsidRPr="008C32EF">
              <w:rPr>
                <w:b/>
                <w:sz w:val="16"/>
                <w:szCs w:val="16"/>
              </w:rPr>
              <w:t xml:space="preserve">Request parameters </w:t>
            </w:r>
          </w:p>
          <w:p w14:paraId="5A5E8695" w14:textId="77777777" w:rsidR="00117E01" w:rsidRPr="008C32EF" w:rsidRDefault="00117E01" w:rsidP="005C7D90">
            <w:pPr>
              <w:numPr>
                <w:ilvl w:val="1"/>
                <w:numId w:val="45"/>
              </w:numPr>
              <w:snapToGrid w:val="0"/>
              <w:spacing w:after="200"/>
              <w:ind w:hanging="357"/>
              <w:jc w:val="left"/>
              <w:rPr>
                <w:b/>
                <w:sz w:val="16"/>
                <w:szCs w:val="16"/>
              </w:rPr>
            </w:pPr>
            <w:r w:rsidRPr="008C32EF">
              <w:rPr>
                <w:sz w:val="16"/>
                <w:szCs w:val="16"/>
              </w:rPr>
              <w:t>Natural language to be used for the content of the response</w:t>
            </w:r>
          </w:p>
          <w:p w14:paraId="775DE4F5" w14:textId="77777777" w:rsidR="00117E01" w:rsidRPr="008C32EF" w:rsidRDefault="00117E01" w:rsidP="005C7D90">
            <w:pPr>
              <w:numPr>
                <w:ilvl w:val="0"/>
                <w:numId w:val="45"/>
              </w:numPr>
              <w:snapToGrid w:val="0"/>
              <w:spacing w:after="200"/>
              <w:ind w:hanging="357"/>
              <w:jc w:val="left"/>
              <w:rPr>
                <w:b/>
                <w:sz w:val="16"/>
                <w:szCs w:val="16"/>
              </w:rPr>
            </w:pPr>
            <w:r w:rsidRPr="008C32EF">
              <w:rPr>
                <w:b/>
                <w:sz w:val="16"/>
                <w:szCs w:val="16"/>
              </w:rPr>
              <w:t>Response parameters</w:t>
            </w:r>
          </w:p>
          <w:p w14:paraId="68257B3F" w14:textId="77777777" w:rsidR="00117E01" w:rsidRPr="008C32EF" w:rsidRDefault="00117E01" w:rsidP="005C7D90">
            <w:pPr>
              <w:numPr>
                <w:ilvl w:val="1"/>
                <w:numId w:val="45"/>
              </w:numPr>
              <w:snapToGrid w:val="0"/>
              <w:spacing w:after="200"/>
              <w:ind w:hanging="357"/>
              <w:jc w:val="left"/>
              <w:rPr>
                <w:b/>
                <w:sz w:val="16"/>
                <w:szCs w:val="16"/>
              </w:rPr>
            </w:pPr>
            <w:r w:rsidRPr="008C32EF">
              <w:rPr>
                <w:sz w:val="16"/>
                <w:szCs w:val="16"/>
              </w:rPr>
              <w:t>Download Service Metadata</w:t>
            </w:r>
          </w:p>
          <w:p w14:paraId="00F5FDA0" w14:textId="77777777" w:rsidR="00117E01" w:rsidRPr="008C32EF" w:rsidRDefault="00117E01" w:rsidP="005C7D90">
            <w:pPr>
              <w:numPr>
                <w:ilvl w:val="1"/>
                <w:numId w:val="45"/>
              </w:numPr>
              <w:snapToGrid w:val="0"/>
              <w:spacing w:after="200"/>
              <w:ind w:hanging="357"/>
              <w:jc w:val="left"/>
              <w:rPr>
                <w:b/>
                <w:sz w:val="16"/>
                <w:szCs w:val="16"/>
              </w:rPr>
            </w:pPr>
            <w:r w:rsidRPr="008C32EF">
              <w:rPr>
                <w:sz w:val="16"/>
                <w:szCs w:val="16"/>
              </w:rPr>
              <w:t>Operations Metadata</w:t>
            </w:r>
          </w:p>
          <w:p w14:paraId="780F9F84" w14:textId="77777777" w:rsidR="00117E01" w:rsidRPr="008C32EF" w:rsidRDefault="00117E01" w:rsidP="005C7D90">
            <w:pPr>
              <w:numPr>
                <w:ilvl w:val="1"/>
                <w:numId w:val="45"/>
              </w:numPr>
              <w:snapToGrid w:val="0"/>
              <w:spacing w:after="200"/>
              <w:ind w:hanging="357"/>
              <w:jc w:val="left"/>
              <w:rPr>
                <w:sz w:val="16"/>
                <w:szCs w:val="16"/>
              </w:rPr>
            </w:pPr>
            <w:r w:rsidRPr="008C32EF">
              <w:rPr>
                <w:sz w:val="16"/>
                <w:szCs w:val="16"/>
              </w:rPr>
              <w:t>Languages</w:t>
            </w:r>
          </w:p>
          <w:p w14:paraId="0A67743B" w14:textId="77777777" w:rsidR="00117E01" w:rsidRPr="008C32EF" w:rsidRDefault="00117E01" w:rsidP="00117E01">
            <w:pPr>
              <w:numPr>
                <w:ilvl w:val="1"/>
                <w:numId w:val="45"/>
              </w:numPr>
              <w:snapToGrid w:val="0"/>
              <w:jc w:val="left"/>
              <w:rPr>
                <w:sz w:val="16"/>
                <w:szCs w:val="16"/>
              </w:rPr>
            </w:pPr>
            <w:r w:rsidRPr="008C32EF">
              <w:rPr>
                <w:sz w:val="16"/>
                <w:szCs w:val="16"/>
              </w:rPr>
              <w:t>Spatial Data Sets Metadata</w:t>
            </w:r>
          </w:p>
        </w:tc>
        <w:tc>
          <w:tcPr>
            <w:tcW w:w="992" w:type="dxa"/>
            <w:shd w:val="clear" w:color="auto" w:fill="auto"/>
          </w:tcPr>
          <w:p w14:paraId="3DE2C264" w14:textId="77777777" w:rsidR="00F775EF" w:rsidRPr="008C32EF" w:rsidRDefault="00F775EF" w:rsidP="00F775EF">
            <w:pPr>
              <w:jc w:val="center"/>
              <w:rPr>
                <w:sz w:val="16"/>
                <w:szCs w:val="16"/>
              </w:rPr>
            </w:pPr>
          </w:p>
          <w:p w14:paraId="3F4850B1" w14:textId="77777777" w:rsidR="00F775EF" w:rsidRPr="008C32EF" w:rsidRDefault="00F775EF" w:rsidP="00F775EF">
            <w:pPr>
              <w:jc w:val="center"/>
              <w:rPr>
                <w:sz w:val="16"/>
                <w:szCs w:val="16"/>
              </w:rPr>
            </w:pPr>
            <w:r w:rsidRPr="008C32EF">
              <w:rPr>
                <w:sz w:val="16"/>
                <w:szCs w:val="16"/>
              </w:rPr>
              <w:t>M</w:t>
            </w:r>
          </w:p>
        </w:tc>
      </w:tr>
      <w:tr w:rsidR="00F775EF" w:rsidRPr="008C32EF" w14:paraId="3FBF95DC" w14:textId="77777777" w:rsidTr="006272D5">
        <w:trPr>
          <w:gridAfter w:val="1"/>
          <w:wAfter w:w="992" w:type="dxa"/>
        </w:trPr>
        <w:tc>
          <w:tcPr>
            <w:tcW w:w="8222" w:type="dxa"/>
            <w:gridSpan w:val="2"/>
            <w:shd w:val="clear" w:color="auto" w:fill="auto"/>
            <w:vAlign w:val="center"/>
          </w:tcPr>
          <w:p w14:paraId="13CD22E0" w14:textId="77777777" w:rsidR="00F775EF" w:rsidRPr="008C32EF" w:rsidRDefault="00D80BC5" w:rsidP="00F775EF">
            <w:pPr>
              <w:jc w:val="left"/>
              <w:rPr>
                <w:b/>
                <w:i/>
              </w:rPr>
            </w:pPr>
            <w:r w:rsidRPr="008C32EF">
              <w:rPr>
                <w:b/>
                <w:bCs/>
                <w:i/>
              </w:rPr>
              <w:t>Recommended WFS</w:t>
            </w:r>
            <w:r w:rsidR="00F775EF" w:rsidRPr="008C32EF">
              <w:rPr>
                <w:b/>
                <w:bCs/>
                <w:i/>
              </w:rPr>
              <w:t>-based implementation</w:t>
            </w:r>
          </w:p>
        </w:tc>
      </w:tr>
      <w:tr w:rsidR="00F775EF" w:rsidRPr="008C32EF" w14:paraId="6189C065" w14:textId="77777777" w:rsidTr="006272D5">
        <w:trPr>
          <w:gridAfter w:val="1"/>
          <w:wAfter w:w="992" w:type="dxa"/>
        </w:trPr>
        <w:tc>
          <w:tcPr>
            <w:tcW w:w="2160" w:type="dxa"/>
            <w:shd w:val="clear" w:color="auto" w:fill="auto"/>
            <w:vAlign w:val="center"/>
          </w:tcPr>
          <w:p w14:paraId="33E4F263" w14:textId="77777777" w:rsidR="00F775EF" w:rsidRPr="008C32EF" w:rsidRDefault="00F775EF" w:rsidP="00F775EF">
            <w:pPr>
              <w:snapToGrid w:val="0"/>
              <w:jc w:val="left"/>
              <w:rPr>
                <w:b/>
                <w:i/>
              </w:rPr>
            </w:pPr>
            <w:r w:rsidRPr="008C32EF">
              <w:rPr>
                <w:b/>
                <w:i/>
              </w:rPr>
              <w:t xml:space="preserve">Get Download Service </w:t>
            </w:r>
            <w:r w:rsidR="00AA1913" w:rsidRPr="008C32EF">
              <w:rPr>
                <w:b/>
                <w:i/>
              </w:rPr>
              <w:t>Metadata</w:t>
            </w:r>
            <w:r w:rsidRPr="008C32EF">
              <w:rPr>
                <w:b/>
                <w:i/>
              </w:rPr>
              <w:t xml:space="preserve"> Request</w:t>
            </w:r>
          </w:p>
        </w:tc>
        <w:tc>
          <w:tcPr>
            <w:tcW w:w="6062" w:type="dxa"/>
            <w:shd w:val="clear" w:color="auto" w:fill="auto"/>
            <w:vAlign w:val="center"/>
          </w:tcPr>
          <w:p w14:paraId="71339528" w14:textId="77777777" w:rsidR="00194489" w:rsidRPr="00E453A1" w:rsidRDefault="00194489" w:rsidP="00194489">
            <w:pPr>
              <w:jc w:val="left"/>
              <w:rPr>
                <w:lang w:val="bg-BG"/>
              </w:rPr>
            </w:pPr>
            <w:r w:rsidRPr="008C32EF">
              <w:t>Metadata records for Download Services shall be available in a Discovery Service. The Resource Locator metadata element for the Download Service shall contain a link to the GetCapabilities of the WFS</w:t>
            </w:r>
            <w:r w:rsidR="007A2A44">
              <w:rPr>
                <w:lang w:val="bg-BG"/>
              </w:rPr>
              <w:t>..</w:t>
            </w:r>
          </w:p>
          <w:p w14:paraId="62EE0D86" w14:textId="77777777" w:rsidR="00F775EF" w:rsidRPr="008C32EF" w:rsidRDefault="00194489" w:rsidP="0003582B">
            <w:pPr>
              <w:jc w:val="left"/>
            </w:pPr>
            <w:r w:rsidRPr="008C32EF">
              <w:t>The Get Download Service Metadata request is a GetCapabilities request to the WFS indicated in the metadata record.</w:t>
            </w:r>
          </w:p>
        </w:tc>
      </w:tr>
      <w:tr w:rsidR="00F775EF" w:rsidRPr="008C32EF" w14:paraId="5E546C97" w14:textId="77777777" w:rsidTr="006272D5">
        <w:trPr>
          <w:gridAfter w:val="1"/>
          <w:wAfter w:w="992" w:type="dxa"/>
        </w:trPr>
        <w:tc>
          <w:tcPr>
            <w:tcW w:w="2160" w:type="dxa"/>
            <w:shd w:val="clear" w:color="auto" w:fill="auto"/>
            <w:vAlign w:val="center"/>
          </w:tcPr>
          <w:p w14:paraId="7CA6C00C" w14:textId="77777777" w:rsidR="00F775EF" w:rsidRPr="008C32EF" w:rsidRDefault="00F775EF" w:rsidP="00F775EF">
            <w:pPr>
              <w:snapToGrid w:val="0"/>
              <w:jc w:val="left"/>
              <w:rPr>
                <w:b/>
                <w:i/>
              </w:rPr>
            </w:pPr>
            <w:r w:rsidRPr="008C32EF">
              <w:rPr>
                <w:b/>
                <w:i/>
              </w:rPr>
              <w:t xml:space="preserve">Get Download Service </w:t>
            </w:r>
            <w:r w:rsidR="00AA1913" w:rsidRPr="008C32EF">
              <w:rPr>
                <w:b/>
                <w:i/>
              </w:rPr>
              <w:t>Metadata</w:t>
            </w:r>
            <w:r w:rsidRPr="008C32EF">
              <w:rPr>
                <w:b/>
                <w:i/>
              </w:rPr>
              <w:t xml:space="preserve"> Response</w:t>
            </w:r>
          </w:p>
        </w:tc>
        <w:tc>
          <w:tcPr>
            <w:tcW w:w="6062" w:type="dxa"/>
            <w:shd w:val="clear" w:color="auto" w:fill="auto"/>
            <w:vAlign w:val="center"/>
          </w:tcPr>
          <w:p w14:paraId="24229900" w14:textId="77777777" w:rsidR="00F775EF" w:rsidRPr="008C32EF" w:rsidRDefault="00623254" w:rsidP="00623254">
            <w:pPr>
              <w:keepNext/>
              <w:jc w:val="left"/>
            </w:pPr>
            <w:r w:rsidRPr="008C32EF">
              <w:t>The Get Download Service Metadata Response will be a WFS capabilities document, which includes the download service INSPIRE metadata, operations metadata, response and supported languages, spatial data sets metadata and their corresponding CRS.</w:t>
            </w:r>
          </w:p>
        </w:tc>
      </w:tr>
      <w:tr w:rsidR="0008315C" w:rsidRPr="008C32EF" w14:paraId="43621028" w14:textId="77777777" w:rsidTr="006272D5">
        <w:trPr>
          <w:gridAfter w:val="1"/>
          <w:wAfter w:w="992" w:type="dxa"/>
        </w:trPr>
        <w:tc>
          <w:tcPr>
            <w:tcW w:w="2160" w:type="dxa"/>
            <w:shd w:val="clear" w:color="auto" w:fill="auto"/>
            <w:vAlign w:val="center"/>
          </w:tcPr>
          <w:p w14:paraId="67D6C3A8" w14:textId="77777777" w:rsidR="0008315C" w:rsidRPr="008C32EF" w:rsidRDefault="0008315C" w:rsidP="00F775EF">
            <w:pPr>
              <w:snapToGrid w:val="0"/>
              <w:jc w:val="left"/>
              <w:rPr>
                <w:b/>
                <w:i/>
              </w:rPr>
            </w:pPr>
            <w:r w:rsidRPr="008C32EF">
              <w:rPr>
                <w:b/>
                <w:i/>
              </w:rPr>
              <w:t>WFS/FE Conformance Classes</w:t>
            </w:r>
          </w:p>
        </w:tc>
        <w:tc>
          <w:tcPr>
            <w:tcW w:w="6062" w:type="dxa"/>
            <w:shd w:val="clear" w:color="auto" w:fill="auto"/>
            <w:vAlign w:val="center"/>
          </w:tcPr>
          <w:p w14:paraId="351CE5F7" w14:textId="77777777" w:rsidR="001433EA" w:rsidRPr="008C32EF" w:rsidRDefault="001433EA" w:rsidP="001433EA">
            <w:pPr>
              <w:keepNext/>
              <w:jc w:val="left"/>
            </w:pPr>
            <w:r w:rsidRPr="008C32EF">
              <w:t>ISO 19142: Simple WFS,  HTTP Get</w:t>
            </w:r>
          </w:p>
          <w:p w14:paraId="30AEF7B8" w14:textId="77777777" w:rsidR="0008315C" w:rsidRPr="008C32EF" w:rsidRDefault="0008315C" w:rsidP="00F775EF">
            <w:pPr>
              <w:keepNext/>
              <w:jc w:val="left"/>
            </w:pPr>
          </w:p>
        </w:tc>
      </w:tr>
    </w:tbl>
    <w:p w14:paraId="24129EDB" w14:textId="77777777" w:rsidR="00F775EF" w:rsidRPr="008C32EF" w:rsidRDefault="00F775EF" w:rsidP="00F775EF">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6</w:t>
      </w:r>
      <w:r w:rsidR="004A7A33" w:rsidRPr="008C32EF">
        <w:fldChar w:fldCharType="end"/>
      </w:r>
      <w:r w:rsidRPr="008C32EF">
        <w:t xml:space="preserve">: Get Download Service Metadata - </w:t>
      </w:r>
      <w:r w:rsidR="006272D5" w:rsidRPr="008C32EF">
        <w:t xml:space="preserve">WFS </w:t>
      </w:r>
      <w:r w:rsidRPr="008C32EF">
        <w:t>Implementation</w:t>
      </w:r>
    </w:p>
    <w:p w14:paraId="7965069B" w14:textId="77777777" w:rsidR="006C6C4D" w:rsidRPr="008C32EF" w:rsidRDefault="006C6C4D" w:rsidP="00F775EF"/>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062"/>
        <w:gridCol w:w="992"/>
      </w:tblGrid>
      <w:tr w:rsidR="00F775EF" w:rsidRPr="008C32EF" w14:paraId="6EE8E522" w14:textId="77777777" w:rsidTr="006272D5">
        <w:trPr>
          <w:trHeight w:val="342"/>
        </w:trPr>
        <w:tc>
          <w:tcPr>
            <w:tcW w:w="8222" w:type="dxa"/>
            <w:gridSpan w:val="2"/>
            <w:shd w:val="clear" w:color="auto" w:fill="auto"/>
            <w:vAlign w:val="center"/>
          </w:tcPr>
          <w:p w14:paraId="33BB5A5A" w14:textId="77777777" w:rsidR="00F775EF" w:rsidRPr="008C32EF" w:rsidRDefault="00F775EF" w:rsidP="00645353">
            <w:pPr>
              <w:snapToGrid w:val="0"/>
              <w:rPr>
                <w:b/>
                <w:bCs/>
                <w:sz w:val="28"/>
                <w:szCs w:val="28"/>
              </w:rPr>
            </w:pPr>
            <w:r w:rsidRPr="008C32EF">
              <w:rPr>
                <w:b/>
                <w:sz w:val="28"/>
                <w:szCs w:val="28"/>
              </w:rPr>
              <w:t xml:space="preserve">Get Spatial </w:t>
            </w:r>
            <w:r w:rsidR="00701A6A" w:rsidRPr="008C32EF">
              <w:rPr>
                <w:b/>
                <w:sz w:val="28"/>
                <w:szCs w:val="28"/>
              </w:rPr>
              <w:t>Data</w:t>
            </w:r>
            <w:r w:rsidR="00645353" w:rsidRPr="008C32EF">
              <w:rPr>
                <w:b/>
                <w:sz w:val="28"/>
                <w:szCs w:val="28"/>
              </w:rPr>
              <w:t xml:space="preserve"> S</w:t>
            </w:r>
            <w:r w:rsidR="00701A6A" w:rsidRPr="008C32EF">
              <w:rPr>
                <w:b/>
                <w:sz w:val="28"/>
                <w:szCs w:val="28"/>
              </w:rPr>
              <w:t>et</w:t>
            </w:r>
            <w:r w:rsidRPr="008C32EF">
              <w:rPr>
                <w:b/>
                <w:bCs/>
                <w:sz w:val="28"/>
                <w:szCs w:val="28"/>
              </w:rPr>
              <w:t xml:space="preserve"> </w:t>
            </w:r>
          </w:p>
        </w:tc>
        <w:tc>
          <w:tcPr>
            <w:tcW w:w="992" w:type="dxa"/>
            <w:shd w:val="clear" w:color="auto" w:fill="auto"/>
            <w:vAlign w:val="center"/>
          </w:tcPr>
          <w:p w14:paraId="3585F3DB" w14:textId="77777777" w:rsidR="00F775EF" w:rsidRPr="008C32EF" w:rsidRDefault="00F775EF" w:rsidP="00F775EF">
            <w:pPr>
              <w:snapToGrid w:val="0"/>
              <w:jc w:val="center"/>
              <w:rPr>
                <w:b/>
                <w:bCs/>
                <w:sz w:val="16"/>
                <w:szCs w:val="16"/>
              </w:rPr>
            </w:pPr>
            <w:r w:rsidRPr="008C32EF">
              <w:rPr>
                <w:b/>
                <w:bCs/>
                <w:sz w:val="16"/>
                <w:szCs w:val="16"/>
              </w:rPr>
              <w:t>M/O/C</w:t>
            </w:r>
          </w:p>
        </w:tc>
      </w:tr>
      <w:tr w:rsidR="00117E01" w:rsidRPr="008C32EF" w14:paraId="42FFF422" w14:textId="77777777" w:rsidTr="006272D5">
        <w:trPr>
          <w:trHeight w:val="870"/>
        </w:trPr>
        <w:tc>
          <w:tcPr>
            <w:tcW w:w="8222" w:type="dxa"/>
            <w:gridSpan w:val="2"/>
            <w:shd w:val="clear" w:color="auto" w:fill="auto"/>
            <w:vAlign w:val="center"/>
          </w:tcPr>
          <w:p w14:paraId="77AB3B9D" w14:textId="77777777" w:rsidR="00117E01" w:rsidRPr="008C32EF" w:rsidRDefault="00117E01" w:rsidP="009A2BDB">
            <w:pPr>
              <w:jc w:val="left"/>
              <w:rPr>
                <w:sz w:val="16"/>
                <w:szCs w:val="16"/>
              </w:rPr>
            </w:pPr>
            <w:r w:rsidRPr="008C32EF">
              <w:rPr>
                <w:b/>
                <w:bCs/>
                <w:sz w:val="16"/>
                <w:szCs w:val="16"/>
              </w:rPr>
              <w:t>Description in INS NS  (Annex IV, Part A)</w:t>
            </w:r>
          </w:p>
          <w:p w14:paraId="7F1AF662" w14:textId="77777777" w:rsidR="00117E01" w:rsidRPr="008C32EF" w:rsidRDefault="00117E01" w:rsidP="009A2BDB">
            <w:pPr>
              <w:jc w:val="left"/>
              <w:rPr>
                <w:sz w:val="16"/>
                <w:szCs w:val="16"/>
              </w:rPr>
            </w:pPr>
            <w:r w:rsidRPr="008C32EF">
              <w:rPr>
                <w:sz w:val="16"/>
                <w:szCs w:val="16"/>
              </w:rPr>
              <w:t>The Get Spatial Data Set operation allows the retrieval of a Spatial Dataset.</w:t>
            </w:r>
          </w:p>
          <w:p w14:paraId="486B13A6" w14:textId="77777777" w:rsidR="00117E01" w:rsidRPr="008C32EF" w:rsidRDefault="00117E01" w:rsidP="00E51416">
            <w:pPr>
              <w:numPr>
                <w:ilvl w:val="0"/>
                <w:numId w:val="45"/>
              </w:numPr>
              <w:snapToGrid w:val="0"/>
              <w:spacing w:after="200"/>
              <w:ind w:hanging="357"/>
              <w:jc w:val="left"/>
              <w:rPr>
                <w:b/>
                <w:sz w:val="16"/>
                <w:szCs w:val="16"/>
              </w:rPr>
            </w:pPr>
            <w:r w:rsidRPr="008C32EF">
              <w:rPr>
                <w:b/>
                <w:sz w:val="16"/>
                <w:szCs w:val="16"/>
              </w:rPr>
              <w:t xml:space="preserve">Request parameters </w:t>
            </w:r>
          </w:p>
          <w:p w14:paraId="4EDD9F7F" w14:textId="77777777" w:rsidR="00117E01" w:rsidRPr="008C32EF" w:rsidRDefault="00117E01" w:rsidP="00E51416">
            <w:pPr>
              <w:numPr>
                <w:ilvl w:val="1"/>
                <w:numId w:val="45"/>
              </w:numPr>
              <w:snapToGrid w:val="0"/>
              <w:spacing w:after="200"/>
              <w:ind w:hanging="357"/>
              <w:jc w:val="left"/>
              <w:rPr>
                <w:b/>
                <w:sz w:val="16"/>
                <w:szCs w:val="16"/>
              </w:rPr>
            </w:pPr>
            <w:r w:rsidRPr="008C32EF">
              <w:rPr>
                <w:sz w:val="16"/>
                <w:szCs w:val="16"/>
              </w:rPr>
              <w:t>Language</w:t>
            </w:r>
          </w:p>
          <w:p w14:paraId="273C9CF6" w14:textId="77777777" w:rsidR="00117E01" w:rsidRPr="008C32EF" w:rsidRDefault="00117E01" w:rsidP="00E51416">
            <w:pPr>
              <w:numPr>
                <w:ilvl w:val="1"/>
                <w:numId w:val="45"/>
              </w:numPr>
              <w:snapToGrid w:val="0"/>
              <w:spacing w:after="200"/>
              <w:ind w:hanging="357"/>
              <w:jc w:val="left"/>
              <w:rPr>
                <w:b/>
                <w:sz w:val="16"/>
                <w:szCs w:val="16"/>
              </w:rPr>
            </w:pPr>
            <w:r w:rsidRPr="008C32EF">
              <w:rPr>
                <w:sz w:val="16"/>
                <w:szCs w:val="16"/>
              </w:rPr>
              <w:t>Spatial Data Set Identifier</w:t>
            </w:r>
          </w:p>
          <w:p w14:paraId="5B5E4A54" w14:textId="77777777" w:rsidR="00117E01" w:rsidRPr="008C32EF" w:rsidRDefault="00117E01" w:rsidP="00E51416">
            <w:pPr>
              <w:numPr>
                <w:ilvl w:val="1"/>
                <w:numId w:val="45"/>
              </w:numPr>
              <w:snapToGrid w:val="0"/>
              <w:spacing w:after="200"/>
              <w:ind w:hanging="357"/>
              <w:jc w:val="left"/>
              <w:rPr>
                <w:b/>
                <w:sz w:val="16"/>
                <w:szCs w:val="16"/>
              </w:rPr>
            </w:pPr>
            <w:r w:rsidRPr="008C32EF">
              <w:rPr>
                <w:sz w:val="16"/>
                <w:szCs w:val="16"/>
              </w:rPr>
              <w:t>Coordinate Reference System</w:t>
            </w:r>
          </w:p>
          <w:p w14:paraId="4B5664DD" w14:textId="77777777" w:rsidR="00117E01" w:rsidRPr="008C32EF" w:rsidRDefault="00117E01" w:rsidP="00E51416">
            <w:pPr>
              <w:numPr>
                <w:ilvl w:val="0"/>
                <w:numId w:val="45"/>
              </w:numPr>
              <w:snapToGrid w:val="0"/>
              <w:spacing w:after="200"/>
              <w:ind w:hanging="357"/>
              <w:jc w:val="left"/>
              <w:rPr>
                <w:b/>
                <w:sz w:val="16"/>
                <w:szCs w:val="16"/>
              </w:rPr>
            </w:pPr>
            <w:r w:rsidRPr="008C32EF">
              <w:rPr>
                <w:b/>
                <w:sz w:val="16"/>
                <w:szCs w:val="16"/>
              </w:rPr>
              <w:t>Response parameters</w:t>
            </w:r>
          </w:p>
          <w:p w14:paraId="4C683EC9" w14:textId="77777777" w:rsidR="00117E01" w:rsidRPr="008C32EF" w:rsidRDefault="00117E01" w:rsidP="00E51416">
            <w:pPr>
              <w:numPr>
                <w:ilvl w:val="1"/>
                <w:numId w:val="45"/>
              </w:numPr>
              <w:snapToGrid w:val="0"/>
              <w:jc w:val="left"/>
              <w:rPr>
                <w:sz w:val="16"/>
                <w:szCs w:val="16"/>
              </w:rPr>
            </w:pPr>
            <w:r w:rsidRPr="008C32EF">
              <w:rPr>
                <w:sz w:val="16"/>
                <w:szCs w:val="16"/>
              </w:rPr>
              <w:t>Requested Spatial Data Set in the requested language and CRS</w:t>
            </w:r>
          </w:p>
        </w:tc>
        <w:tc>
          <w:tcPr>
            <w:tcW w:w="992" w:type="dxa"/>
            <w:shd w:val="clear" w:color="auto" w:fill="auto"/>
          </w:tcPr>
          <w:p w14:paraId="563D9051" w14:textId="77777777" w:rsidR="00117E01" w:rsidRPr="008C32EF" w:rsidRDefault="00117E01" w:rsidP="00F775EF">
            <w:pPr>
              <w:jc w:val="center"/>
              <w:rPr>
                <w:sz w:val="16"/>
                <w:szCs w:val="16"/>
              </w:rPr>
            </w:pPr>
          </w:p>
          <w:p w14:paraId="12D65177" w14:textId="77777777" w:rsidR="00117E01" w:rsidRPr="008C32EF" w:rsidRDefault="00117E01" w:rsidP="00F775EF">
            <w:pPr>
              <w:jc w:val="center"/>
              <w:rPr>
                <w:sz w:val="16"/>
                <w:szCs w:val="16"/>
              </w:rPr>
            </w:pPr>
            <w:r w:rsidRPr="008C32EF">
              <w:rPr>
                <w:sz w:val="16"/>
                <w:szCs w:val="16"/>
              </w:rPr>
              <w:t>M</w:t>
            </w:r>
          </w:p>
        </w:tc>
      </w:tr>
      <w:tr w:rsidR="00117E01" w:rsidRPr="008C32EF" w14:paraId="38776949" w14:textId="77777777" w:rsidTr="006272D5">
        <w:trPr>
          <w:gridAfter w:val="1"/>
          <w:wAfter w:w="992" w:type="dxa"/>
        </w:trPr>
        <w:tc>
          <w:tcPr>
            <w:tcW w:w="8222" w:type="dxa"/>
            <w:gridSpan w:val="2"/>
            <w:shd w:val="clear" w:color="auto" w:fill="auto"/>
            <w:vAlign w:val="center"/>
          </w:tcPr>
          <w:p w14:paraId="70459524" w14:textId="77777777" w:rsidR="00117E01" w:rsidRPr="008C32EF" w:rsidRDefault="00117E01" w:rsidP="00F775EF">
            <w:pPr>
              <w:jc w:val="left"/>
              <w:rPr>
                <w:b/>
                <w:i/>
              </w:rPr>
            </w:pPr>
            <w:r w:rsidRPr="008C32EF">
              <w:rPr>
                <w:b/>
                <w:bCs/>
                <w:i/>
              </w:rPr>
              <w:lastRenderedPageBreak/>
              <w:t>Recommended WFS-based implementation</w:t>
            </w:r>
          </w:p>
        </w:tc>
      </w:tr>
      <w:tr w:rsidR="00117E01" w:rsidRPr="008C32EF" w14:paraId="78CA53AD" w14:textId="77777777" w:rsidTr="006272D5">
        <w:trPr>
          <w:gridAfter w:val="1"/>
          <w:wAfter w:w="992" w:type="dxa"/>
        </w:trPr>
        <w:tc>
          <w:tcPr>
            <w:tcW w:w="2160" w:type="dxa"/>
            <w:shd w:val="clear" w:color="auto" w:fill="auto"/>
            <w:vAlign w:val="center"/>
          </w:tcPr>
          <w:p w14:paraId="580EDBE0" w14:textId="77777777" w:rsidR="00117E01" w:rsidRPr="008C32EF" w:rsidRDefault="00117E01" w:rsidP="00645353">
            <w:pPr>
              <w:snapToGrid w:val="0"/>
              <w:jc w:val="left"/>
              <w:rPr>
                <w:b/>
                <w:i/>
              </w:rPr>
            </w:pPr>
            <w:r w:rsidRPr="008C32EF">
              <w:rPr>
                <w:b/>
                <w:i/>
              </w:rPr>
              <w:t>Get Spatial Data Set Request</w:t>
            </w:r>
          </w:p>
        </w:tc>
        <w:tc>
          <w:tcPr>
            <w:tcW w:w="6062" w:type="dxa"/>
            <w:shd w:val="clear" w:color="auto" w:fill="auto"/>
            <w:vAlign w:val="center"/>
          </w:tcPr>
          <w:p w14:paraId="4D160FB8" w14:textId="77777777" w:rsidR="00117E01" w:rsidRPr="008C32EF" w:rsidRDefault="00117E01" w:rsidP="00150F57">
            <w:pPr>
              <w:snapToGrid w:val="0"/>
              <w:jc w:val="left"/>
              <w:rPr>
                <w:shd w:val="clear" w:color="auto" w:fill="FFFF00"/>
              </w:rPr>
            </w:pPr>
            <w:r w:rsidRPr="008C32EF">
              <w:t xml:space="preserve">Pre-defined spatial datasets in different </w:t>
            </w:r>
            <w:r w:rsidR="007A2A44" w:rsidRPr="007A2A44">
              <w:t xml:space="preserve">CRS/DataSetIdCode/ DataSetIdNamespace/language </w:t>
            </w:r>
            <w:r w:rsidRPr="008C32EF">
              <w:t xml:space="preserve">combinations can be retrieved using Stored Queries as described in Section </w:t>
            </w:r>
            <w:r w:rsidRPr="008C32EF">
              <w:fldChar w:fldCharType="begin"/>
            </w:r>
            <w:r w:rsidRPr="008C32EF">
              <w:instrText xml:space="preserve"> REF _Ref323044183 \w \h </w:instrText>
            </w:r>
            <w:r w:rsidRPr="008C32EF">
              <w:fldChar w:fldCharType="separate"/>
            </w:r>
            <w:r w:rsidR="00BB00B0">
              <w:t>6.4</w:t>
            </w:r>
            <w:r w:rsidRPr="008C32EF">
              <w:fldChar w:fldCharType="end"/>
            </w:r>
            <w:r w:rsidRPr="008C32EF">
              <w:t xml:space="preserve"> </w:t>
            </w:r>
          </w:p>
          <w:p w14:paraId="6265DC89" w14:textId="77777777" w:rsidR="00117E01" w:rsidRPr="008C32EF" w:rsidRDefault="00117E01" w:rsidP="00F775EF">
            <w:pPr>
              <w:jc w:val="left"/>
            </w:pPr>
            <w:r w:rsidRPr="008C32EF">
              <w:t>A GetFeature request shall be made to a WFS that uses a StoredQuery for the pre-defined dataset.</w:t>
            </w:r>
          </w:p>
        </w:tc>
      </w:tr>
      <w:tr w:rsidR="00117E01" w:rsidRPr="008C32EF" w14:paraId="117EDFF2" w14:textId="77777777" w:rsidTr="006272D5">
        <w:trPr>
          <w:gridAfter w:val="1"/>
          <w:wAfter w:w="992" w:type="dxa"/>
        </w:trPr>
        <w:tc>
          <w:tcPr>
            <w:tcW w:w="2160" w:type="dxa"/>
            <w:shd w:val="clear" w:color="auto" w:fill="auto"/>
            <w:vAlign w:val="center"/>
          </w:tcPr>
          <w:p w14:paraId="04F900DF" w14:textId="77777777" w:rsidR="00117E01" w:rsidRPr="008C32EF" w:rsidRDefault="00117E01" w:rsidP="00645353">
            <w:pPr>
              <w:snapToGrid w:val="0"/>
              <w:jc w:val="left"/>
              <w:rPr>
                <w:b/>
                <w:i/>
              </w:rPr>
            </w:pPr>
            <w:r w:rsidRPr="008C32EF">
              <w:rPr>
                <w:b/>
                <w:i/>
              </w:rPr>
              <w:t>Get Spatial Data Set Response</w:t>
            </w:r>
          </w:p>
        </w:tc>
        <w:tc>
          <w:tcPr>
            <w:tcW w:w="6062" w:type="dxa"/>
            <w:shd w:val="clear" w:color="auto" w:fill="auto"/>
            <w:vAlign w:val="center"/>
          </w:tcPr>
          <w:p w14:paraId="5FA32993" w14:textId="77777777" w:rsidR="00117E01" w:rsidRPr="008C32EF" w:rsidRDefault="00117E01" w:rsidP="00F775EF">
            <w:pPr>
              <w:keepNext/>
              <w:jc w:val="left"/>
            </w:pPr>
            <w:r w:rsidRPr="008C32EF">
              <w:t>The WFS shall return a set of features corresponding to the pre-defined dataset in the requested language and CRS.</w:t>
            </w:r>
          </w:p>
        </w:tc>
      </w:tr>
      <w:tr w:rsidR="00117E01" w:rsidRPr="008C32EF" w14:paraId="02D7A8E2" w14:textId="77777777" w:rsidTr="006272D5">
        <w:trPr>
          <w:gridAfter w:val="1"/>
          <w:wAfter w:w="992" w:type="dxa"/>
        </w:trPr>
        <w:tc>
          <w:tcPr>
            <w:tcW w:w="2160" w:type="dxa"/>
            <w:shd w:val="clear" w:color="auto" w:fill="auto"/>
            <w:vAlign w:val="center"/>
          </w:tcPr>
          <w:p w14:paraId="4B61FDD6" w14:textId="77777777" w:rsidR="00117E01" w:rsidRPr="008C32EF" w:rsidRDefault="00117E01" w:rsidP="00F775EF">
            <w:pPr>
              <w:snapToGrid w:val="0"/>
              <w:jc w:val="left"/>
              <w:rPr>
                <w:b/>
                <w:i/>
              </w:rPr>
            </w:pPr>
            <w:r w:rsidRPr="008C32EF">
              <w:rPr>
                <w:b/>
                <w:i/>
              </w:rPr>
              <w:t>WFS/FE Conformance Classes</w:t>
            </w:r>
          </w:p>
        </w:tc>
        <w:tc>
          <w:tcPr>
            <w:tcW w:w="6062" w:type="dxa"/>
            <w:shd w:val="clear" w:color="auto" w:fill="auto"/>
            <w:vAlign w:val="center"/>
          </w:tcPr>
          <w:p w14:paraId="0953DA0E" w14:textId="77777777" w:rsidR="00117E01" w:rsidRPr="008C32EF" w:rsidRDefault="00117E01" w:rsidP="0008315C">
            <w:pPr>
              <w:keepNext/>
              <w:jc w:val="left"/>
            </w:pPr>
            <w:r w:rsidRPr="008C32EF">
              <w:t>ISO 19142: Simple WFS,  HTTP Get</w:t>
            </w:r>
          </w:p>
          <w:p w14:paraId="70E1005B" w14:textId="77777777" w:rsidR="00117E01" w:rsidRPr="008C32EF" w:rsidRDefault="00117E01" w:rsidP="0008315C">
            <w:pPr>
              <w:keepNext/>
              <w:jc w:val="left"/>
            </w:pPr>
            <w:r w:rsidRPr="008C32EF">
              <w:t>ISO 19143: Query</w:t>
            </w:r>
          </w:p>
        </w:tc>
      </w:tr>
    </w:tbl>
    <w:p w14:paraId="2676A977" w14:textId="77777777" w:rsidR="00F775EF" w:rsidRPr="008C32EF" w:rsidRDefault="00F775EF" w:rsidP="00F775EF">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7</w:t>
      </w:r>
      <w:r w:rsidR="004A7A33" w:rsidRPr="008C32EF">
        <w:fldChar w:fldCharType="end"/>
      </w:r>
      <w:r w:rsidRPr="008C32EF">
        <w:t xml:space="preserve">: Get Spatial </w:t>
      </w:r>
      <w:r w:rsidR="00701A6A" w:rsidRPr="008C32EF">
        <w:t>Data</w:t>
      </w:r>
      <w:r w:rsidR="00645353" w:rsidRPr="008C32EF">
        <w:t xml:space="preserve"> S</w:t>
      </w:r>
      <w:r w:rsidR="00701A6A" w:rsidRPr="008C32EF">
        <w:t>et</w:t>
      </w:r>
      <w:r w:rsidRPr="008C32EF">
        <w:t xml:space="preserve"> - </w:t>
      </w:r>
      <w:r w:rsidR="006272D5" w:rsidRPr="008C32EF">
        <w:t xml:space="preserve">WFS </w:t>
      </w:r>
      <w:r w:rsidRPr="008C32EF">
        <w:t>Implementation</w:t>
      </w:r>
    </w:p>
    <w:p w14:paraId="314FF906" w14:textId="77777777" w:rsidR="00F775EF" w:rsidRPr="008C32EF" w:rsidRDefault="00F775EF" w:rsidP="00F775EF"/>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062"/>
        <w:gridCol w:w="992"/>
      </w:tblGrid>
      <w:tr w:rsidR="00F775EF" w:rsidRPr="008C32EF" w14:paraId="5715932F" w14:textId="77777777" w:rsidTr="006272D5">
        <w:trPr>
          <w:trHeight w:val="342"/>
        </w:trPr>
        <w:tc>
          <w:tcPr>
            <w:tcW w:w="8222" w:type="dxa"/>
            <w:gridSpan w:val="2"/>
            <w:shd w:val="clear" w:color="auto" w:fill="auto"/>
            <w:vAlign w:val="center"/>
          </w:tcPr>
          <w:p w14:paraId="64112DE6" w14:textId="77777777" w:rsidR="00F775EF" w:rsidRPr="008C32EF" w:rsidRDefault="00F775EF" w:rsidP="00F775EF">
            <w:pPr>
              <w:snapToGrid w:val="0"/>
              <w:rPr>
                <w:b/>
                <w:bCs/>
                <w:sz w:val="16"/>
                <w:szCs w:val="16"/>
              </w:rPr>
            </w:pPr>
            <w:r w:rsidRPr="008C32EF">
              <w:rPr>
                <w:b/>
                <w:sz w:val="28"/>
                <w:szCs w:val="28"/>
              </w:rPr>
              <w:t xml:space="preserve">Describe Spatial </w:t>
            </w:r>
            <w:r w:rsidR="00701A6A" w:rsidRPr="008C32EF">
              <w:rPr>
                <w:b/>
                <w:sz w:val="28"/>
                <w:szCs w:val="28"/>
              </w:rPr>
              <w:t>Dataset</w:t>
            </w:r>
          </w:p>
        </w:tc>
        <w:tc>
          <w:tcPr>
            <w:tcW w:w="992" w:type="dxa"/>
            <w:shd w:val="clear" w:color="auto" w:fill="auto"/>
            <w:vAlign w:val="center"/>
          </w:tcPr>
          <w:p w14:paraId="021ABEC7" w14:textId="77777777" w:rsidR="00F775EF" w:rsidRPr="008C32EF" w:rsidRDefault="00F775EF" w:rsidP="00F775EF">
            <w:pPr>
              <w:snapToGrid w:val="0"/>
              <w:jc w:val="center"/>
              <w:rPr>
                <w:b/>
                <w:bCs/>
                <w:sz w:val="16"/>
                <w:szCs w:val="16"/>
              </w:rPr>
            </w:pPr>
            <w:r w:rsidRPr="008C32EF">
              <w:rPr>
                <w:b/>
                <w:bCs/>
                <w:sz w:val="16"/>
                <w:szCs w:val="16"/>
              </w:rPr>
              <w:t>M/O/C</w:t>
            </w:r>
          </w:p>
        </w:tc>
      </w:tr>
      <w:tr w:rsidR="00117E01" w:rsidRPr="008C32EF" w14:paraId="037609D9" w14:textId="77777777" w:rsidTr="006272D5">
        <w:trPr>
          <w:trHeight w:val="870"/>
        </w:trPr>
        <w:tc>
          <w:tcPr>
            <w:tcW w:w="8222" w:type="dxa"/>
            <w:gridSpan w:val="2"/>
            <w:shd w:val="clear" w:color="auto" w:fill="auto"/>
            <w:vAlign w:val="center"/>
          </w:tcPr>
          <w:p w14:paraId="71BC696F" w14:textId="77777777" w:rsidR="00117E01" w:rsidRPr="008C32EF" w:rsidRDefault="00117E01" w:rsidP="009A2BDB">
            <w:pPr>
              <w:snapToGrid w:val="0"/>
              <w:jc w:val="left"/>
              <w:rPr>
                <w:sz w:val="16"/>
                <w:szCs w:val="16"/>
              </w:rPr>
            </w:pPr>
            <w:r w:rsidRPr="008C32EF">
              <w:rPr>
                <w:b/>
                <w:bCs/>
                <w:sz w:val="16"/>
                <w:szCs w:val="16"/>
              </w:rPr>
              <w:t>Description in INS NS  (Annex IV, Part A)</w:t>
            </w:r>
          </w:p>
          <w:p w14:paraId="6425C5BA" w14:textId="77777777" w:rsidR="00117E01" w:rsidRPr="008C32EF" w:rsidRDefault="00117E01" w:rsidP="009A2BDB">
            <w:pPr>
              <w:snapToGrid w:val="0"/>
              <w:jc w:val="left"/>
              <w:rPr>
                <w:sz w:val="16"/>
                <w:szCs w:val="16"/>
              </w:rPr>
            </w:pPr>
            <w:r w:rsidRPr="008C32EF">
              <w:rPr>
                <w:sz w:val="16"/>
                <w:szCs w:val="16"/>
              </w:rPr>
              <w:t>This operation returns the description of all the types of Spatial Objects contained in the Spatial Dataset.</w:t>
            </w:r>
          </w:p>
          <w:p w14:paraId="181F5AE5" w14:textId="77777777" w:rsidR="00117E01" w:rsidRPr="008C32EF" w:rsidRDefault="00117E01" w:rsidP="009A2BDB">
            <w:pPr>
              <w:numPr>
                <w:ilvl w:val="0"/>
                <w:numId w:val="45"/>
              </w:numPr>
              <w:snapToGrid w:val="0"/>
              <w:jc w:val="left"/>
              <w:rPr>
                <w:b/>
                <w:sz w:val="16"/>
                <w:szCs w:val="16"/>
              </w:rPr>
            </w:pPr>
            <w:r w:rsidRPr="008C32EF">
              <w:rPr>
                <w:b/>
                <w:sz w:val="16"/>
                <w:szCs w:val="16"/>
              </w:rPr>
              <w:t xml:space="preserve">Request parameters </w:t>
            </w:r>
          </w:p>
          <w:p w14:paraId="05EED35E" w14:textId="77777777" w:rsidR="00117E01" w:rsidRPr="008C32EF" w:rsidRDefault="00117E01" w:rsidP="009A2BDB">
            <w:pPr>
              <w:numPr>
                <w:ilvl w:val="1"/>
                <w:numId w:val="45"/>
              </w:numPr>
              <w:snapToGrid w:val="0"/>
              <w:jc w:val="left"/>
              <w:rPr>
                <w:b/>
                <w:sz w:val="16"/>
                <w:szCs w:val="16"/>
              </w:rPr>
            </w:pPr>
            <w:r w:rsidRPr="008C32EF">
              <w:rPr>
                <w:sz w:val="16"/>
                <w:szCs w:val="16"/>
              </w:rPr>
              <w:t>Language</w:t>
            </w:r>
          </w:p>
          <w:p w14:paraId="362F7E43" w14:textId="77777777" w:rsidR="00117E01" w:rsidRPr="008C32EF" w:rsidRDefault="00117E01" w:rsidP="009A2BDB">
            <w:pPr>
              <w:numPr>
                <w:ilvl w:val="1"/>
                <w:numId w:val="45"/>
              </w:numPr>
              <w:snapToGrid w:val="0"/>
              <w:jc w:val="left"/>
              <w:rPr>
                <w:b/>
                <w:sz w:val="16"/>
                <w:szCs w:val="16"/>
              </w:rPr>
            </w:pPr>
            <w:r w:rsidRPr="008C32EF">
              <w:rPr>
                <w:sz w:val="16"/>
                <w:szCs w:val="16"/>
              </w:rPr>
              <w:t>Spatial Data Set Identifier</w:t>
            </w:r>
          </w:p>
          <w:p w14:paraId="570BA442" w14:textId="77777777" w:rsidR="00A21390" w:rsidRPr="008C32EF" w:rsidRDefault="00117E01" w:rsidP="00A21390">
            <w:pPr>
              <w:numPr>
                <w:ilvl w:val="0"/>
                <w:numId w:val="45"/>
              </w:numPr>
              <w:snapToGrid w:val="0"/>
              <w:jc w:val="left"/>
              <w:rPr>
                <w:b/>
                <w:sz w:val="16"/>
                <w:szCs w:val="16"/>
              </w:rPr>
            </w:pPr>
            <w:r w:rsidRPr="008C32EF">
              <w:rPr>
                <w:b/>
                <w:sz w:val="16"/>
                <w:szCs w:val="16"/>
              </w:rPr>
              <w:t>Response parameters</w:t>
            </w:r>
          </w:p>
          <w:p w14:paraId="74A96299" w14:textId="77777777" w:rsidR="00117E01" w:rsidRPr="008C32EF" w:rsidRDefault="00A21390" w:rsidP="00D16273">
            <w:pPr>
              <w:numPr>
                <w:ilvl w:val="1"/>
                <w:numId w:val="45"/>
              </w:numPr>
              <w:snapToGrid w:val="0"/>
              <w:jc w:val="left"/>
              <w:rPr>
                <w:sz w:val="16"/>
                <w:szCs w:val="16"/>
              </w:rPr>
            </w:pPr>
            <w:r w:rsidRPr="008C32EF">
              <w:rPr>
                <w:sz w:val="16"/>
                <w:szCs w:val="16"/>
              </w:rPr>
              <w:t>Description of the Spatial Objects in the requested Spatial Data Set and requested language.</w:t>
            </w:r>
          </w:p>
        </w:tc>
        <w:tc>
          <w:tcPr>
            <w:tcW w:w="992" w:type="dxa"/>
            <w:shd w:val="clear" w:color="auto" w:fill="auto"/>
          </w:tcPr>
          <w:p w14:paraId="213873A1" w14:textId="77777777" w:rsidR="00117E01" w:rsidRPr="008C32EF" w:rsidRDefault="00117E01" w:rsidP="00F775EF">
            <w:pPr>
              <w:jc w:val="center"/>
              <w:rPr>
                <w:sz w:val="16"/>
                <w:szCs w:val="16"/>
              </w:rPr>
            </w:pPr>
          </w:p>
          <w:p w14:paraId="0DB8BEA2" w14:textId="77777777" w:rsidR="00117E01" w:rsidRPr="008C32EF" w:rsidRDefault="00117E01" w:rsidP="00F775EF">
            <w:pPr>
              <w:jc w:val="center"/>
              <w:rPr>
                <w:sz w:val="16"/>
                <w:szCs w:val="16"/>
              </w:rPr>
            </w:pPr>
            <w:r w:rsidRPr="008C32EF">
              <w:rPr>
                <w:sz w:val="16"/>
                <w:szCs w:val="16"/>
              </w:rPr>
              <w:t>M</w:t>
            </w:r>
          </w:p>
        </w:tc>
      </w:tr>
      <w:tr w:rsidR="00117E01" w:rsidRPr="008C32EF" w14:paraId="43535AF1" w14:textId="77777777" w:rsidTr="006272D5">
        <w:trPr>
          <w:gridAfter w:val="1"/>
          <w:wAfter w:w="992" w:type="dxa"/>
        </w:trPr>
        <w:tc>
          <w:tcPr>
            <w:tcW w:w="8222" w:type="dxa"/>
            <w:gridSpan w:val="2"/>
            <w:shd w:val="clear" w:color="auto" w:fill="auto"/>
            <w:vAlign w:val="center"/>
          </w:tcPr>
          <w:p w14:paraId="626477C3" w14:textId="77777777" w:rsidR="00117E01" w:rsidRPr="008C32EF" w:rsidRDefault="00117E01" w:rsidP="00F775EF">
            <w:pPr>
              <w:jc w:val="left"/>
              <w:rPr>
                <w:b/>
                <w:i/>
              </w:rPr>
            </w:pPr>
            <w:r w:rsidRPr="008C32EF">
              <w:rPr>
                <w:b/>
                <w:bCs/>
                <w:i/>
              </w:rPr>
              <w:t>Recommended WFS-based implementation</w:t>
            </w:r>
          </w:p>
        </w:tc>
      </w:tr>
      <w:tr w:rsidR="00117E01" w:rsidRPr="008C32EF" w14:paraId="0D9263CF" w14:textId="77777777" w:rsidTr="006272D5">
        <w:trPr>
          <w:gridAfter w:val="1"/>
          <w:wAfter w:w="992" w:type="dxa"/>
        </w:trPr>
        <w:tc>
          <w:tcPr>
            <w:tcW w:w="2160" w:type="dxa"/>
            <w:shd w:val="clear" w:color="auto" w:fill="auto"/>
            <w:vAlign w:val="center"/>
          </w:tcPr>
          <w:p w14:paraId="6FD4A6FD" w14:textId="77777777" w:rsidR="00117E01" w:rsidRPr="008C32EF" w:rsidRDefault="00117E01" w:rsidP="009B2E3A">
            <w:pPr>
              <w:snapToGrid w:val="0"/>
              <w:jc w:val="left"/>
              <w:rPr>
                <w:b/>
                <w:i/>
              </w:rPr>
            </w:pPr>
            <w:r w:rsidRPr="008C32EF">
              <w:rPr>
                <w:b/>
                <w:i/>
              </w:rPr>
              <w:t>Describe Spatial Data Set Request</w:t>
            </w:r>
          </w:p>
        </w:tc>
        <w:tc>
          <w:tcPr>
            <w:tcW w:w="6062" w:type="dxa"/>
            <w:shd w:val="clear" w:color="auto" w:fill="auto"/>
            <w:vAlign w:val="center"/>
          </w:tcPr>
          <w:p w14:paraId="4C173723" w14:textId="77777777" w:rsidR="00117E01" w:rsidRPr="008C32EF" w:rsidRDefault="00117E01" w:rsidP="00F775EF">
            <w:pPr>
              <w:snapToGrid w:val="0"/>
              <w:jc w:val="left"/>
            </w:pPr>
            <w:r w:rsidRPr="008C32EF">
              <w:t>The spatial object types are described in the GetCapabilities response of the WFS.</w:t>
            </w:r>
          </w:p>
          <w:p w14:paraId="31AB240A" w14:textId="77777777" w:rsidR="00117E01" w:rsidRPr="008C32EF" w:rsidRDefault="00117E01" w:rsidP="00F775EF">
            <w:pPr>
              <w:snapToGrid w:val="0"/>
              <w:jc w:val="left"/>
            </w:pPr>
            <w:r w:rsidRPr="008C32EF">
              <w:t>A GetCapabilities request is made to a WFS.</w:t>
            </w:r>
          </w:p>
        </w:tc>
      </w:tr>
      <w:tr w:rsidR="00117E01" w:rsidRPr="008C32EF" w14:paraId="3CD67CCF" w14:textId="77777777" w:rsidTr="006272D5">
        <w:trPr>
          <w:gridAfter w:val="1"/>
          <w:wAfter w:w="992" w:type="dxa"/>
        </w:trPr>
        <w:tc>
          <w:tcPr>
            <w:tcW w:w="2160" w:type="dxa"/>
            <w:shd w:val="clear" w:color="auto" w:fill="auto"/>
            <w:vAlign w:val="center"/>
          </w:tcPr>
          <w:p w14:paraId="440BBD50" w14:textId="77777777" w:rsidR="00117E01" w:rsidRPr="008C32EF" w:rsidRDefault="00117E01" w:rsidP="00F775EF">
            <w:pPr>
              <w:snapToGrid w:val="0"/>
              <w:jc w:val="left"/>
              <w:rPr>
                <w:b/>
                <w:i/>
              </w:rPr>
            </w:pPr>
            <w:r w:rsidRPr="008C32EF">
              <w:rPr>
                <w:b/>
                <w:i/>
              </w:rPr>
              <w:t>Describe Spatial Data Set Response</w:t>
            </w:r>
          </w:p>
        </w:tc>
        <w:tc>
          <w:tcPr>
            <w:tcW w:w="6062" w:type="dxa"/>
            <w:shd w:val="clear" w:color="auto" w:fill="auto"/>
            <w:vAlign w:val="center"/>
          </w:tcPr>
          <w:p w14:paraId="116A79FC" w14:textId="77777777" w:rsidR="00117E01" w:rsidRPr="008C32EF" w:rsidRDefault="00117E01" w:rsidP="00F775EF">
            <w:pPr>
              <w:keepNext/>
              <w:jc w:val="left"/>
            </w:pPr>
            <w:r w:rsidRPr="008C32EF">
              <w:t>The WFS shall return a valid Capabilities document in the requested language, which identifies the Spatial Object types available.</w:t>
            </w:r>
          </w:p>
        </w:tc>
      </w:tr>
      <w:tr w:rsidR="00117E01" w:rsidRPr="008C32EF" w14:paraId="3E7A3523" w14:textId="77777777" w:rsidTr="006272D5">
        <w:trPr>
          <w:gridAfter w:val="1"/>
          <w:wAfter w:w="992" w:type="dxa"/>
        </w:trPr>
        <w:tc>
          <w:tcPr>
            <w:tcW w:w="2160" w:type="dxa"/>
            <w:shd w:val="clear" w:color="auto" w:fill="auto"/>
            <w:vAlign w:val="center"/>
          </w:tcPr>
          <w:p w14:paraId="0B7ED6E3" w14:textId="77777777" w:rsidR="00117E01" w:rsidRPr="008C32EF" w:rsidRDefault="00117E01" w:rsidP="00F775EF">
            <w:pPr>
              <w:snapToGrid w:val="0"/>
              <w:jc w:val="left"/>
              <w:rPr>
                <w:b/>
                <w:i/>
              </w:rPr>
            </w:pPr>
            <w:r w:rsidRPr="008C32EF">
              <w:rPr>
                <w:b/>
                <w:i/>
              </w:rPr>
              <w:t>WFS/FE Conformance Classes</w:t>
            </w:r>
          </w:p>
        </w:tc>
        <w:tc>
          <w:tcPr>
            <w:tcW w:w="6062" w:type="dxa"/>
            <w:shd w:val="clear" w:color="auto" w:fill="auto"/>
            <w:vAlign w:val="center"/>
          </w:tcPr>
          <w:p w14:paraId="1C067319" w14:textId="77777777" w:rsidR="00117E01" w:rsidRPr="008C32EF" w:rsidRDefault="00117E01" w:rsidP="00F775EF">
            <w:pPr>
              <w:keepNext/>
              <w:jc w:val="left"/>
            </w:pPr>
            <w:r w:rsidRPr="008C32EF">
              <w:t>ISO 19142: Simple WFS, HTTP Get</w:t>
            </w:r>
          </w:p>
        </w:tc>
      </w:tr>
    </w:tbl>
    <w:p w14:paraId="71555C40" w14:textId="77777777" w:rsidR="00F775EF" w:rsidRPr="008C32EF" w:rsidRDefault="00F775EF" w:rsidP="00F775EF">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8</w:t>
      </w:r>
      <w:r w:rsidR="004A7A33" w:rsidRPr="008C32EF">
        <w:fldChar w:fldCharType="end"/>
      </w:r>
      <w:r w:rsidRPr="008C32EF">
        <w:t xml:space="preserve">: Describe Spatial </w:t>
      </w:r>
      <w:r w:rsidR="009B2E3A" w:rsidRPr="008C32EF">
        <w:t>Data Set</w:t>
      </w:r>
      <w:r w:rsidRPr="008C32EF">
        <w:t xml:space="preserve"> - </w:t>
      </w:r>
      <w:r w:rsidR="006272D5" w:rsidRPr="008C32EF">
        <w:t>WFS</w:t>
      </w:r>
      <w:r w:rsidRPr="008C32EF">
        <w:t xml:space="preserve"> Implementation</w:t>
      </w:r>
    </w:p>
    <w:p w14:paraId="72C0E999" w14:textId="77777777" w:rsidR="00F775EF" w:rsidRPr="008C32EF" w:rsidRDefault="00F775EF" w:rsidP="00F775EF"/>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4961"/>
        <w:gridCol w:w="992"/>
      </w:tblGrid>
      <w:tr w:rsidR="00F775EF" w:rsidRPr="008C32EF" w14:paraId="11F88AA4" w14:textId="77777777" w:rsidTr="00C25B8A">
        <w:trPr>
          <w:trHeight w:val="342"/>
        </w:trPr>
        <w:tc>
          <w:tcPr>
            <w:tcW w:w="8222" w:type="dxa"/>
            <w:gridSpan w:val="2"/>
            <w:shd w:val="clear" w:color="auto" w:fill="auto"/>
            <w:vAlign w:val="center"/>
          </w:tcPr>
          <w:p w14:paraId="6DCE9794" w14:textId="77777777" w:rsidR="00F775EF" w:rsidRPr="008C32EF" w:rsidRDefault="00F775EF" w:rsidP="00853AB6">
            <w:pPr>
              <w:snapToGrid w:val="0"/>
              <w:rPr>
                <w:b/>
                <w:bCs/>
                <w:sz w:val="28"/>
                <w:szCs w:val="28"/>
              </w:rPr>
            </w:pPr>
            <w:r w:rsidRPr="008C32EF">
              <w:rPr>
                <w:b/>
                <w:bCs/>
                <w:sz w:val="28"/>
                <w:szCs w:val="28"/>
              </w:rPr>
              <w:t>Link Download Service</w:t>
            </w:r>
          </w:p>
        </w:tc>
        <w:tc>
          <w:tcPr>
            <w:tcW w:w="992" w:type="dxa"/>
            <w:shd w:val="clear" w:color="auto" w:fill="auto"/>
            <w:vAlign w:val="center"/>
          </w:tcPr>
          <w:p w14:paraId="2999F27E" w14:textId="77777777" w:rsidR="00F775EF" w:rsidRPr="008C32EF" w:rsidRDefault="00F775EF" w:rsidP="00F775EF">
            <w:pPr>
              <w:snapToGrid w:val="0"/>
              <w:jc w:val="center"/>
              <w:rPr>
                <w:b/>
                <w:bCs/>
                <w:sz w:val="16"/>
                <w:szCs w:val="16"/>
              </w:rPr>
            </w:pPr>
            <w:r w:rsidRPr="008C32EF">
              <w:rPr>
                <w:b/>
                <w:bCs/>
                <w:sz w:val="16"/>
                <w:szCs w:val="16"/>
              </w:rPr>
              <w:t>M/O/C</w:t>
            </w:r>
          </w:p>
        </w:tc>
      </w:tr>
      <w:tr w:rsidR="00F775EF" w:rsidRPr="008C32EF" w14:paraId="38147D09" w14:textId="77777777" w:rsidTr="00C25B8A">
        <w:trPr>
          <w:trHeight w:val="870"/>
        </w:trPr>
        <w:tc>
          <w:tcPr>
            <w:tcW w:w="8222" w:type="dxa"/>
            <w:gridSpan w:val="2"/>
            <w:shd w:val="clear" w:color="auto" w:fill="auto"/>
            <w:vAlign w:val="center"/>
          </w:tcPr>
          <w:p w14:paraId="06EB7845" w14:textId="77777777" w:rsidR="00F775EF" w:rsidRPr="008C32EF" w:rsidRDefault="00F775EF" w:rsidP="00F775EF">
            <w:pPr>
              <w:snapToGrid w:val="0"/>
              <w:jc w:val="left"/>
              <w:rPr>
                <w:b/>
                <w:bCs/>
                <w:sz w:val="16"/>
                <w:szCs w:val="16"/>
              </w:rPr>
            </w:pPr>
            <w:r w:rsidRPr="008C32EF">
              <w:rPr>
                <w:b/>
                <w:bCs/>
                <w:sz w:val="16"/>
                <w:szCs w:val="16"/>
              </w:rPr>
              <w:t>Description in INS NS</w:t>
            </w:r>
            <w:r w:rsidR="00853AB6" w:rsidRPr="008C32EF">
              <w:rPr>
                <w:b/>
                <w:bCs/>
                <w:sz w:val="16"/>
                <w:szCs w:val="16"/>
              </w:rPr>
              <w:t xml:space="preserve"> (Annex IV, Part A)</w:t>
            </w:r>
          </w:p>
          <w:p w14:paraId="12719582" w14:textId="77777777" w:rsidR="00F775EF" w:rsidRPr="008C32EF" w:rsidRDefault="00F775EF" w:rsidP="00E453A1">
            <w:pPr>
              <w:snapToGrid w:val="0"/>
              <w:jc w:val="left"/>
              <w:rPr>
                <w:b/>
                <w:bCs/>
                <w:sz w:val="16"/>
                <w:szCs w:val="16"/>
              </w:rPr>
            </w:pPr>
            <w:r w:rsidRPr="008C32EF">
              <w:rPr>
                <w:sz w:val="16"/>
                <w:szCs w:val="16"/>
              </w:rPr>
              <w:t xml:space="preserve">Allows the declaration, by a Public Authority or a Third Party, of the availability of a Download Service for downloading Spatial </w:t>
            </w:r>
            <w:r w:rsidR="00701A6A" w:rsidRPr="008C32EF">
              <w:rPr>
                <w:sz w:val="16"/>
                <w:szCs w:val="16"/>
              </w:rPr>
              <w:t>Dataset</w:t>
            </w:r>
            <w:r w:rsidRPr="008C32EF">
              <w:rPr>
                <w:sz w:val="16"/>
                <w:szCs w:val="16"/>
              </w:rPr>
              <w:t>s or, where practicable, Spatial Objects, through the Member State’s Download Service while maintaining the downloading capability at the Public Authority or the Third Party location.</w:t>
            </w:r>
          </w:p>
        </w:tc>
        <w:tc>
          <w:tcPr>
            <w:tcW w:w="992" w:type="dxa"/>
            <w:shd w:val="clear" w:color="auto" w:fill="auto"/>
          </w:tcPr>
          <w:p w14:paraId="2A8156AC" w14:textId="77777777" w:rsidR="00F775EF" w:rsidRPr="008C32EF" w:rsidRDefault="00F775EF" w:rsidP="00F775EF">
            <w:pPr>
              <w:jc w:val="center"/>
              <w:rPr>
                <w:sz w:val="16"/>
                <w:szCs w:val="16"/>
              </w:rPr>
            </w:pPr>
          </w:p>
          <w:p w14:paraId="3EE6D209" w14:textId="77777777" w:rsidR="00F775EF" w:rsidRPr="008C32EF" w:rsidRDefault="00F775EF" w:rsidP="00F775EF">
            <w:pPr>
              <w:jc w:val="center"/>
              <w:rPr>
                <w:sz w:val="16"/>
                <w:szCs w:val="16"/>
              </w:rPr>
            </w:pPr>
            <w:r w:rsidRPr="008C32EF">
              <w:rPr>
                <w:sz w:val="16"/>
                <w:szCs w:val="16"/>
              </w:rPr>
              <w:t>M</w:t>
            </w:r>
          </w:p>
        </w:tc>
      </w:tr>
      <w:tr w:rsidR="00F775EF" w:rsidRPr="008C32EF" w14:paraId="73E609F7" w14:textId="77777777" w:rsidTr="00C25B8A">
        <w:trPr>
          <w:gridAfter w:val="1"/>
          <w:wAfter w:w="992" w:type="dxa"/>
        </w:trPr>
        <w:tc>
          <w:tcPr>
            <w:tcW w:w="8222" w:type="dxa"/>
            <w:gridSpan w:val="2"/>
            <w:shd w:val="clear" w:color="auto" w:fill="auto"/>
            <w:vAlign w:val="center"/>
          </w:tcPr>
          <w:p w14:paraId="050D8CFA" w14:textId="77777777" w:rsidR="00F775EF" w:rsidRPr="008C32EF" w:rsidRDefault="006272D5" w:rsidP="00F775EF">
            <w:pPr>
              <w:jc w:val="left"/>
              <w:rPr>
                <w:b/>
                <w:i/>
              </w:rPr>
            </w:pPr>
            <w:r w:rsidRPr="008C32EF">
              <w:rPr>
                <w:b/>
                <w:bCs/>
                <w:i/>
              </w:rPr>
              <w:t>Recommended WFS-based implementation</w:t>
            </w:r>
          </w:p>
        </w:tc>
      </w:tr>
      <w:tr w:rsidR="00C02246" w:rsidRPr="008C32EF" w14:paraId="7243DF43" w14:textId="77777777" w:rsidTr="00C25B8A">
        <w:trPr>
          <w:gridAfter w:val="1"/>
          <w:wAfter w:w="992" w:type="dxa"/>
        </w:trPr>
        <w:tc>
          <w:tcPr>
            <w:tcW w:w="8222" w:type="dxa"/>
            <w:gridSpan w:val="2"/>
            <w:shd w:val="clear" w:color="auto" w:fill="auto"/>
            <w:vAlign w:val="center"/>
          </w:tcPr>
          <w:p w14:paraId="5B193CF1" w14:textId="77777777" w:rsidR="00C02246" w:rsidRPr="008C32EF" w:rsidRDefault="00C02246" w:rsidP="00F775EF">
            <w:pPr>
              <w:jc w:val="left"/>
            </w:pPr>
            <w:r w:rsidRPr="008C32EF">
              <w:t>To be implemented by uploading the Download Service INSPIRE metadata to the INSPIRE network as referred to in Article 11 using the PublishMetadata function of an INSPIRE compliant discovery service. The Resource Locator metadata element of the Download Service metadata record shall contain a link to the Atom Feed and/or the WFS GetCapabilities document.</w:t>
            </w:r>
          </w:p>
        </w:tc>
      </w:tr>
      <w:tr w:rsidR="00C02246" w:rsidRPr="008C32EF" w14:paraId="087C77BA" w14:textId="77777777" w:rsidTr="00C25B8A">
        <w:trPr>
          <w:gridAfter w:val="1"/>
          <w:wAfter w:w="992" w:type="dxa"/>
        </w:trPr>
        <w:tc>
          <w:tcPr>
            <w:tcW w:w="3261" w:type="dxa"/>
            <w:shd w:val="clear" w:color="auto" w:fill="auto"/>
            <w:vAlign w:val="center"/>
          </w:tcPr>
          <w:p w14:paraId="30D8F4E4" w14:textId="77777777" w:rsidR="00C02246" w:rsidRPr="008C32EF" w:rsidRDefault="00C02246" w:rsidP="00F775EF">
            <w:pPr>
              <w:jc w:val="left"/>
            </w:pPr>
            <w:r w:rsidRPr="008C32EF">
              <w:rPr>
                <w:b/>
                <w:i/>
              </w:rPr>
              <w:t>WFS/FE Conformance Classes</w:t>
            </w:r>
          </w:p>
        </w:tc>
        <w:tc>
          <w:tcPr>
            <w:tcW w:w="4961" w:type="dxa"/>
            <w:shd w:val="clear" w:color="auto" w:fill="auto"/>
            <w:vAlign w:val="center"/>
          </w:tcPr>
          <w:p w14:paraId="0E37A9DF" w14:textId="77777777" w:rsidR="00C02246" w:rsidRPr="008C32EF" w:rsidRDefault="00C02246" w:rsidP="00F775EF">
            <w:pPr>
              <w:jc w:val="left"/>
            </w:pPr>
            <w:r w:rsidRPr="008C32EF">
              <w:t>None</w:t>
            </w:r>
          </w:p>
        </w:tc>
      </w:tr>
    </w:tbl>
    <w:p w14:paraId="2A09D863" w14:textId="77777777" w:rsidR="00F775EF" w:rsidRPr="008C32EF" w:rsidRDefault="00F775EF" w:rsidP="00F775EF">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9</w:t>
      </w:r>
      <w:r w:rsidR="004A7A33" w:rsidRPr="008C32EF">
        <w:fldChar w:fldCharType="end"/>
      </w:r>
      <w:r w:rsidRPr="008C32EF">
        <w:t xml:space="preserve">: Link Download Service - </w:t>
      </w:r>
      <w:r w:rsidR="006272D5" w:rsidRPr="008C32EF">
        <w:t xml:space="preserve">WFS </w:t>
      </w:r>
      <w:r w:rsidRPr="008C32EF">
        <w:t>Implementation</w:t>
      </w:r>
    </w:p>
    <w:p w14:paraId="56BF222F" w14:textId="77777777" w:rsidR="00F775EF" w:rsidRPr="00D134B1" w:rsidRDefault="00F775EF" w:rsidP="009F0605"/>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062"/>
        <w:gridCol w:w="992"/>
      </w:tblGrid>
      <w:tr w:rsidR="006272D5" w:rsidRPr="008C32EF" w14:paraId="5E707390" w14:textId="77777777" w:rsidTr="006272D5">
        <w:trPr>
          <w:trHeight w:val="342"/>
        </w:trPr>
        <w:tc>
          <w:tcPr>
            <w:tcW w:w="8222" w:type="dxa"/>
            <w:gridSpan w:val="2"/>
            <w:shd w:val="clear" w:color="auto" w:fill="auto"/>
            <w:vAlign w:val="center"/>
          </w:tcPr>
          <w:p w14:paraId="7D8F4534" w14:textId="77777777" w:rsidR="006272D5" w:rsidRPr="008C32EF" w:rsidRDefault="006272D5" w:rsidP="002A77EF">
            <w:pPr>
              <w:snapToGrid w:val="0"/>
              <w:rPr>
                <w:b/>
                <w:bCs/>
                <w:sz w:val="28"/>
                <w:szCs w:val="28"/>
              </w:rPr>
            </w:pPr>
            <w:r w:rsidRPr="008C32EF">
              <w:rPr>
                <w:b/>
                <w:sz w:val="28"/>
                <w:szCs w:val="28"/>
              </w:rPr>
              <w:t>Get Spatial Object</w:t>
            </w:r>
          </w:p>
        </w:tc>
        <w:tc>
          <w:tcPr>
            <w:tcW w:w="992" w:type="dxa"/>
            <w:shd w:val="clear" w:color="auto" w:fill="auto"/>
            <w:vAlign w:val="center"/>
          </w:tcPr>
          <w:p w14:paraId="7C5EDDD0" w14:textId="77777777" w:rsidR="006272D5" w:rsidRPr="008C32EF" w:rsidRDefault="006272D5" w:rsidP="002A77EF">
            <w:pPr>
              <w:snapToGrid w:val="0"/>
              <w:jc w:val="center"/>
              <w:rPr>
                <w:b/>
                <w:bCs/>
                <w:sz w:val="16"/>
                <w:szCs w:val="16"/>
              </w:rPr>
            </w:pPr>
            <w:r w:rsidRPr="008C32EF">
              <w:rPr>
                <w:b/>
                <w:bCs/>
                <w:sz w:val="16"/>
                <w:szCs w:val="16"/>
              </w:rPr>
              <w:t>M/O/C</w:t>
            </w:r>
          </w:p>
        </w:tc>
      </w:tr>
      <w:tr w:rsidR="006272D5" w:rsidRPr="008C32EF" w14:paraId="2A598D69" w14:textId="77777777" w:rsidTr="006272D5">
        <w:trPr>
          <w:trHeight w:val="870"/>
        </w:trPr>
        <w:tc>
          <w:tcPr>
            <w:tcW w:w="8222" w:type="dxa"/>
            <w:gridSpan w:val="2"/>
            <w:shd w:val="clear" w:color="auto" w:fill="auto"/>
            <w:vAlign w:val="center"/>
          </w:tcPr>
          <w:p w14:paraId="1B0E5706" w14:textId="77777777" w:rsidR="006272D5" w:rsidRPr="008C32EF" w:rsidRDefault="006272D5" w:rsidP="002A77EF">
            <w:pPr>
              <w:snapToGrid w:val="0"/>
              <w:jc w:val="left"/>
              <w:rPr>
                <w:sz w:val="16"/>
                <w:szCs w:val="16"/>
              </w:rPr>
            </w:pPr>
            <w:r w:rsidRPr="008C32EF">
              <w:rPr>
                <w:b/>
                <w:bCs/>
                <w:sz w:val="16"/>
                <w:szCs w:val="16"/>
              </w:rPr>
              <w:t>Description in INS NS</w:t>
            </w:r>
            <w:r w:rsidR="00853AB6" w:rsidRPr="008C32EF">
              <w:rPr>
                <w:b/>
                <w:bCs/>
                <w:sz w:val="16"/>
                <w:szCs w:val="16"/>
              </w:rPr>
              <w:t xml:space="preserve"> (Annex IV, Part B)</w:t>
            </w:r>
          </w:p>
          <w:p w14:paraId="102D3063" w14:textId="77777777" w:rsidR="006272D5" w:rsidRPr="008C32EF" w:rsidRDefault="00853AB6" w:rsidP="00853AB6">
            <w:pPr>
              <w:snapToGrid w:val="0"/>
              <w:jc w:val="left"/>
              <w:rPr>
                <w:sz w:val="16"/>
                <w:szCs w:val="16"/>
              </w:rPr>
            </w:pPr>
            <w:r w:rsidRPr="008C32EF">
              <w:rPr>
                <w:sz w:val="16"/>
                <w:szCs w:val="16"/>
              </w:rPr>
              <w:t>This operation allows the retrieval of Spatial Objects based upon a query.</w:t>
            </w:r>
          </w:p>
          <w:p w14:paraId="30A60A13" w14:textId="77777777" w:rsidR="00CB6205" w:rsidRPr="008C32EF" w:rsidRDefault="00CB6205" w:rsidP="00E51416">
            <w:pPr>
              <w:numPr>
                <w:ilvl w:val="0"/>
                <w:numId w:val="45"/>
              </w:numPr>
              <w:snapToGrid w:val="0"/>
              <w:spacing w:after="200"/>
              <w:ind w:hanging="357"/>
              <w:jc w:val="left"/>
              <w:rPr>
                <w:b/>
                <w:sz w:val="16"/>
                <w:szCs w:val="16"/>
              </w:rPr>
            </w:pPr>
            <w:r w:rsidRPr="008C32EF">
              <w:rPr>
                <w:b/>
                <w:sz w:val="16"/>
                <w:szCs w:val="16"/>
              </w:rPr>
              <w:t xml:space="preserve">Request parameters </w:t>
            </w:r>
          </w:p>
          <w:p w14:paraId="6CDD5903" w14:textId="77777777" w:rsidR="00CB6205" w:rsidRPr="008C32EF" w:rsidRDefault="00CB6205" w:rsidP="00E51416">
            <w:pPr>
              <w:numPr>
                <w:ilvl w:val="1"/>
                <w:numId w:val="45"/>
              </w:numPr>
              <w:snapToGrid w:val="0"/>
              <w:spacing w:after="200"/>
              <w:ind w:hanging="357"/>
              <w:jc w:val="left"/>
              <w:rPr>
                <w:b/>
                <w:sz w:val="16"/>
                <w:szCs w:val="16"/>
              </w:rPr>
            </w:pPr>
            <w:r w:rsidRPr="008C32EF">
              <w:rPr>
                <w:sz w:val="16"/>
                <w:szCs w:val="16"/>
              </w:rPr>
              <w:t>Language</w:t>
            </w:r>
          </w:p>
          <w:p w14:paraId="02ACA754" w14:textId="77777777" w:rsidR="00CB6205" w:rsidRPr="008C32EF" w:rsidRDefault="00CB6205" w:rsidP="00E51416">
            <w:pPr>
              <w:numPr>
                <w:ilvl w:val="1"/>
                <w:numId w:val="45"/>
              </w:numPr>
              <w:snapToGrid w:val="0"/>
              <w:spacing w:after="200"/>
              <w:ind w:hanging="357"/>
              <w:jc w:val="left"/>
              <w:rPr>
                <w:b/>
                <w:sz w:val="16"/>
                <w:szCs w:val="16"/>
              </w:rPr>
            </w:pPr>
            <w:r w:rsidRPr="008C32EF">
              <w:rPr>
                <w:sz w:val="16"/>
                <w:szCs w:val="16"/>
              </w:rPr>
              <w:t>Spatial Data Set Identifier</w:t>
            </w:r>
          </w:p>
          <w:p w14:paraId="349BEFE6" w14:textId="77777777" w:rsidR="00CB6205" w:rsidRPr="008C32EF" w:rsidRDefault="00CB6205" w:rsidP="00E51416">
            <w:pPr>
              <w:numPr>
                <w:ilvl w:val="1"/>
                <w:numId w:val="45"/>
              </w:numPr>
              <w:snapToGrid w:val="0"/>
              <w:spacing w:after="200"/>
              <w:ind w:hanging="357"/>
              <w:jc w:val="left"/>
              <w:rPr>
                <w:b/>
                <w:sz w:val="16"/>
                <w:szCs w:val="16"/>
              </w:rPr>
            </w:pPr>
            <w:r w:rsidRPr="008C32EF">
              <w:rPr>
                <w:sz w:val="16"/>
                <w:szCs w:val="16"/>
              </w:rPr>
              <w:t>Coordinate Reference System</w:t>
            </w:r>
          </w:p>
          <w:p w14:paraId="5D4F0EBE" w14:textId="77777777" w:rsidR="00CB6205" w:rsidRPr="008C32EF" w:rsidRDefault="00CB6205" w:rsidP="00E51416">
            <w:pPr>
              <w:numPr>
                <w:ilvl w:val="1"/>
                <w:numId w:val="45"/>
              </w:numPr>
              <w:snapToGrid w:val="0"/>
              <w:spacing w:after="200"/>
              <w:ind w:hanging="357"/>
              <w:jc w:val="left"/>
              <w:rPr>
                <w:b/>
                <w:sz w:val="16"/>
                <w:szCs w:val="16"/>
              </w:rPr>
            </w:pPr>
            <w:r w:rsidRPr="008C32EF">
              <w:rPr>
                <w:sz w:val="16"/>
                <w:szCs w:val="16"/>
              </w:rPr>
              <w:t>Query</w:t>
            </w:r>
          </w:p>
          <w:p w14:paraId="3CF564BE" w14:textId="77777777" w:rsidR="00CB6205" w:rsidRPr="008C32EF" w:rsidRDefault="00CB6205" w:rsidP="00E51416">
            <w:pPr>
              <w:numPr>
                <w:ilvl w:val="0"/>
                <w:numId w:val="45"/>
              </w:numPr>
              <w:snapToGrid w:val="0"/>
              <w:spacing w:after="200"/>
              <w:ind w:hanging="357"/>
              <w:jc w:val="left"/>
              <w:rPr>
                <w:b/>
                <w:sz w:val="16"/>
                <w:szCs w:val="16"/>
              </w:rPr>
            </w:pPr>
            <w:r w:rsidRPr="008C32EF">
              <w:rPr>
                <w:b/>
                <w:sz w:val="16"/>
                <w:szCs w:val="16"/>
              </w:rPr>
              <w:t>Response parameters</w:t>
            </w:r>
          </w:p>
          <w:p w14:paraId="2D269F12" w14:textId="77777777" w:rsidR="00CB6205" w:rsidRPr="008C32EF" w:rsidRDefault="00CB6205" w:rsidP="00E51416">
            <w:pPr>
              <w:numPr>
                <w:ilvl w:val="1"/>
                <w:numId w:val="45"/>
              </w:numPr>
              <w:snapToGrid w:val="0"/>
              <w:spacing w:after="200"/>
              <w:ind w:hanging="357"/>
              <w:jc w:val="left"/>
              <w:rPr>
                <w:b/>
                <w:sz w:val="16"/>
                <w:szCs w:val="16"/>
              </w:rPr>
            </w:pPr>
            <w:r w:rsidRPr="008C32EF">
              <w:rPr>
                <w:sz w:val="16"/>
                <w:szCs w:val="16"/>
              </w:rPr>
              <w:t>Spatial Objects Set</w:t>
            </w:r>
          </w:p>
          <w:p w14:paraId="3DB14B68" w14:textId="77777777" w:rsidR="00CB6205" w:rsidRPr="008C32EF" w:rsidRDefault="00CB6205" w:rsidP="00CB6205">
            <w:pPr>
              <w:numPr>
                <w:ilvl w:val="1"/>
                <w:numId w:val="45"/>
              </w:numPr>
              <w:snapToGrid w:val="0"/>
              <w:jc w:val="left"/>
              <w:rPr>
                <w:sz w:val="16"/>
                <w:szCs w:val="16"/>
              </w:rPr>
            </w:pPr>
            <w:r w:rsidRPr="008C32EF">
              <w:rPr>
                <w:sz w:val="16"/>
                <w:szCs w:val="16"/>
              </w:rPr>
              <w:t>Spatial Objects Set Metadata</w:t>
            </w:r>
          </w:p>
        </w:tc>
        <w:tc>
          <w:tcPr>
            <w:tcW w:w="992" w:type="dxa"/>
            <w:shd w:val="clear" w:color="auto" w:fill="auto"/>
          </w:tcPr>
          <w:p w14:paraId="55A6B4C3" w14:textId="77777777" w:rsidR="00ED223E" w:rsidRPr="008C32EF" w:rsidRDefault="00ED223E" w:rsidP="002A77EF">
            <w:pPr>
              <w:jc w:val="center"/>
              <w:rPr>
                <w:sz w:val="16"/>
                <w:szCs w:val="16"/>
              </w:rPr>
            </w:pPr>
          </w:p>
          <w:p w14:paraId="777190D3" w14:textId="77777777" w:rsidR="006272D5" w:rsidRPr="008C32EF" w:rsidRDefault="006272D5" w:rsidP="002A77EF">
            <w:pPr>
              <w:jc w:val="center"/>
              <w:rPr>
                <w:sz w:val="16"/>
                <w:szCs w:val="16"/>
              </w:rPr>
            </w:pPr>
            <w:r w:rsidRPr="008C32EF">
              <w:rPr>
                <w:sz w:val="16"/>
                <w:szCs w:val="16"/>
              </w:rPr>
              <w:t>O</w:t>
            </w:r>
          </w:p>
          <w:p w14:paraId="5ACDF5BF" w14:textId="77777777" w:rsidR="006272D5" w:rsidRPr="008C32EF" w:rsidRDefault="006272D5" w:rsidP="002A77EF">
            <w:pPr>
              <w:jc w:val="center"/>
              <w:rPr>
                <w:sz w:val="16"/>
                <w:szCs w:val="16"/>
              </w:rPr>
            </w:pPr>
            <w:r w:rsidRPr="008C32EF">
              <w:rPr>
                <w:sz w:val="16"/>
                <w:szCs w:val="16"/>
              </w:rPr>
              <w:t xml:space="preserve">(Direct </w:t>
            </w:r>
            <w:r w:rsidR="00881351" w:rsidRPr="008C32EF">
              <w:rPr>
                <w:sz w:val="16"/>
                <w:szCs w:val="16"/>
              </w:rPr>
              <w:t xml:space="preserve">access </w:t>
            </w:r>
            <w:r w:rsidRPr="008C32EF">
              <w:rPr>
                <w:sz w:val="16"/>
                <w:szCs w:val="16"/>
              </w:rPr>
              <w:t>download only)</w:t>
            </w:r>
          </w:p>
        </w:tc>
      </w:tr>
      <w:tr w:rsidR="006272D5" w:rsidRPr="008C32EF" w14:paraId="3F023A6C" w14:textId="77777777" w:rsidTr="006272D5">
        <w:trPr>
          <w:gridAfter w:val="1"/>
          <w:wAfter w:w="992" w:type="dxa"/>
        </w:trPr>
        <w:tc>
          <w:tcPr>
            <w:tcW w:w="8222" w:type="dxa"/>
            <w:gridSpan w:val="2"/>
            <w:shd w:val="clear" w:color="auto" w:fill="auto"/>
            <w:vAlign w:val="center"/>
          </w:tcPr>
          <w:p w14:paraId="4892B3A2" w14:textId="77777777" w:rsidR="006272D5" w:rsidRPr="008C32EF" w:rsidRDefault="006272D5" w:rsidP="002A77EF">
            <w:pPr>
              <w:jc w:val="left"/>
              <w:rPr>
                <w:b/>
                <w:i/>
              </w:rPr>
            </w:pPr>
            <w:r w:rsidRPr="008C32EF">
              <w:rPr>
                <w:b/>
                <w:bCs/>
                <w:i/>
              </w:rPr>
              <w:t>Recommended WFS-based implementation</w:t>
            </w:r>
          </w:p>
        </w:tc>
      </w:tr>
      <w:tr w:rsidR="00150F57" w:rsidRPr="008C32EF" w14:paraId="4EC13F73" w14:textId="77777777" w:rsidTr="006272D5">
        <w:trPr>
          <w:gridAfter w:val="1"/>
          <w:wAfter w:w="992" w:type="dxa"/>
        </w:trPr>
        <w:tc>
          <w:tcPr>
            <w:tcW w:w="2160" w:type="dxa"/>
            <w:shd w:val="clear" w:color="auto" w:fill="auto"/>
            <w:vAlign w:val="center"/>
          </w:tcPr>
          <w:p w14:paraId="538822A4" w14:textId="77777777" w:rsidR="00150F57" w:rsidRPr="008C32EF" w:rsidRDefault="00150F57" w:rsidP="002A77EF">
            <w:pPr>
              <w:snapToGrid w:val="0"/>
              <w:jc w:val="left"/>
              <w:rPr>
                <w:b/>
                <w:i/>
              </w:rPr>
            </w:pPr>
            <w:r w:rsidRPr="008C32EF">
              <w:rPr>
                <w:b/>
                <w:i/>
              </w:rPr>
              <w:t>Get Spatial Object Request</w:t>
            </w:r>
          </w:p>
        </w:tc>
        <w:tc>
          <w:tcPr>
            <w:tcW w:w="6062" w:type="dxa"/>
            <w:shd w:val="clear" w:color="auto" w:fill="auto"/>
            <w:vAlign w:val="center"/>
          </w:tcPr>
          <w:p w14:paraId="28A5CC84" w14:textId="77777777" w:rsidR="00555E12" w:rsidRPr="008C32EF" w:rsidRDefault="00555E12" w:rsidP="00E51416">
            <w:pPr>
              <w:keepNext/>
              <w:snapToGrid w:val="0"/>
              <w:spacing w:after="120"/>
              <w:jc w:val="left"/>
            </w:pPr>
            <w:r w:rsidRPr="008C32EF">
              <w:t>The WFS provides support for ad-hoc queries a</w:t>
            </w:r>
            <w:r w:rsidR="003819A0" w:rsidRPr="008C32EF">
              <w:t xml:space="preserve">s defined in </w:t>
            </w:r>
            <w:r w:rsidR="003819A0" w:rsidRPr="008C32EF">
              <w:fldChar w:fldCharType="begin"/>
            </w:r>
            <w:r w:rsidR="003819A0" w:rsidRPr="008C32EF">
              <w:instrText xml:space="preserve"> REF _Ref317259225 \r </w:instrText>
            </w:r>
            <w:r w:rsidR="003819A0" w:rsidRPr="008C32EF">
              <w:fldChar w:fldCharType="separate"/>
            </w:r>
            <w:r w:rsidR="00BB00B0">
              <w:t>TG Requirement 63</w:t>
            </w:r>
            <w:r w:rsidR="003819A0" w:rsidRPr="008C32EF">
              <w:fldChar w:fldCharType="end"/>
            </w:r>
            <w:r w:rsidR="003819A0" w:rsidRPr="008C32EF">
              <w:t>.</w:t>
            </w:r>
          </w:p>
          <w:p w14:paraId="7BA39CBF" w14:textId="77777777" w:rsidR="00150F57" w:rsidRPr="008C32EF" w:rsidRDefault="002950E9" w:rsidP="002A77EF">
            <w:pPr>
              <w:keepNext/>
              <w:snapToGrid w:val="0"/>
              <w:jc w:val="left"/>
            </w:pPr>
            <w:r w:rsidRPr="008C32EF">
              <w:t>A GetFeature request with required query arguments is made to the WFS</w:t>
            </w:r>
            <w:r w:rsidR="00555E12" w:rsidRPr="008C32EF">
              <w:t>.</w:t>
            </w:r>
            <w:r w:rsidRPr="008C32EF">
              <w:t xml:space="preserve"> </w:t>
            </w:r>
          </w:p>
        </w:tc>
      </w:tr>
      <w:tr w:rsidR="00150F57" w:rsidRPr="008C32EF" w14:paraId="1C725698" w14:textId="77777777" w:rsidTr="006272D5">
        <w:trPr>
          <w:gridAfter w:val="1"/>
          <w:wAfter w:w="992" w:type="dxa"/>
        </w:trPr>
        <w:tc>
          <w:tcPr>
            <w:tcW w:w="2160" w:type="dxa"/>
            <w:shd w:val="clear" w:color="auto" w:fill="auto"/>
            <w:vAlign w:val="center"/>
          </w:tcPr>
          <w:p w14:paraId="66AC068D" w14:textId="77777777" w:rsidR="00150F57" w:rsidRPr="008C32EF" w:rsidRDefault="00150F57" w:rsidP="002A77EF">
            <w:pPr>
              <w:snapToGrid w:val="0"/>
              <w:jc w:val="left"/>
              <w:rPr>
                <w:b/>
                <w:i/>
              </w:rPr>
            </w:pPr>
            <w:r w:rsidRPr="008C32EF">
              <w:rPr>
                <w:b/>
                <w:i/>
              </w:rPr>
              <w:t>Get Spatial Object Response</w:t>
            </w:r>
          </w:p>
        </w:tc>
        <w:tc>
          <w:tcPr>
            <w:tcW w:w="6062" w:type="dxa"/>
            <w:shd w:val="clear" w:color="auto" w:fill="auto"/>
            <w:vAlign w:val="center"/>
          </w:tcPr>
          <w:p w14:paraId="70843F03" w14:textId="77777777" w:rsidR="00150F57" w:rsidRPr="008C32EF" w:rsidRDefault="002950E9" w:rsidP="002A77EF">
            <w:pPr>
              <w:keepNext/>
              <w:snapToGrid w:val="0"/>
            </w:pPr>
            <w:r w:rsidRPr="008C32EF">
              <w:t>The WFS returns a set of features that meet the requirements of the query expression.</w:t>
            </w:r>
          </w:p>
        </w:tc>
      </w:tr>
      <w:tr w:rsidR="0008315C" w:rsidRPr="008C32EF" w14:paraId="6F149C9B" w14:textId="77777777" w:rsidTr="006272D5">
        <w:trPr>
          <w:gridAfter w:val="1"/>
          <w:wAfter w:w="992" w:type="dxa"/>
        </w:trPr>
        <w:tc>
          <w:tcPr>
            <w:tcW w:w="2160" w:type="dxa"/>
            <w:shd w:val="clear" w:color="auto" w:fill="auto"/>
            <w:vAlign w:val="center"/>
          </w:tcPr>
          <w:p w14:paraId="6970CC79" w14:textId="77777777" w:rsidR="0008315C" w:rsidRPr="008C32EF" w:rsidRDefault="0008315C" w:rsidP="002A77EF">
            <w:pPr>
              <w:snapToGrid w:val="0"/>
              <w:jc w:val="left"/>
              <w:rPr>
                <w:b/>
                <w:i/>
              </w:rPr>
            </w:pPr>
            <w:r w:rsidRPr="008C32EF">
              <w:rPr>
                <w:b/>
                <w:i/>
              </w:rPr>
              <w:t>WFS/FE Conformance Classes</w:t>
            </w:r>
          </w:p>
        </w:tc>
        <w:tc>
          <w:tcPr>
            <w:tcW w:w="6062" w:type="dxa"/>
            <w:shd w:val="clear" w:color="auto" w:fill="auto"/>
            <w:vAlign w:val="center"/>
          </w:tcPr>
          <w:p w14:paraId="27613432" w14:textId="77777777" w:rsidR="0008315C" w:rsidRPr="008C32EF" w:rsidRDefault="0008315C" w:rsidP="002A77EF">
            <w:pPr>
              <w:keepNext/>
              <w:snapToGrid w:val="0"/>
            </w:pPr>
            <w:r w:rsidRPr="008C32EF">
              <w:t>ISO 19142: Simple WFS, HTTP Get</w:t>
            </w:r>
          </w:p>
          <w:p w14:paraId="571C2DC4" w14:textId="77777777" w:rsidR="0008315C" w:rsidRPr="008C32EF" w:rsidRDefault="0008315C" w:rsidP="002A77EF">
            <w:pPr>
              <w:keepNext/>
              <w:snapToGrid w:val="0"/>
            </w:pPr>
            <w:r w:rsidRPr="008C32EF">
              <w:t>ISO 19143: Query</w:t>
            </w:r>
            <w:r w:rsidR="00A10AC0" w:rsidRPr="008C32EF">
              <w:t>, Ad hoc Query</w:t>
            </w:r>
          </w:p>
        </w:tc>
      </w:tr>
    </w:tbl>
    <w:p w14:paraId="04C8CF70" w14:textId="77777777" w:rsidR="006272D5" w:rsidRDefault="006272D5" w:rsidP="006272D5">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10</w:t>
      </w:r>
      <w:r w:rsidR="004A7A33" w:rsidRPr="008C32EF">
        <w:fldChar w:fldCharType="end"/>
      </w:r>
      <w:r w:rsidR="00853AB6" w:rsidRPr="008C32EF">
        <w:t>: Get Spatial Object</w:t>
      </w:r>
      <w:r w:rsidRPr="008C32EF">
        <w:t xml:space="preserve"> - WFS Implementation</w:t>
      </w:r>
    </w:p>
    <w:p w14:paraId="26CAA92C" w14:textId="77777777" w:rsidR="00C25B8A" w:rsidRPr="00C25B8A" w:rsidRDefault="00C25B8A" w:rsidP="00C25B8A"/>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062"/>
        <w:gridCol w:w="992"/>
      </w:tblGrid>
      <w:tr w:rsidR="006272D5" w:rsidRPr="008C32EF" w14:paraId="40C06733" w14:textId="77777777" w:rsidTr="006272D5">
        <w:trPr>
          <w:trHeight w:val="342"/>
        </w:trPr>
        <w:tc>
          <w:tcPr>
            <w:tcW w:w="8222" w:type="dxa"/>
            <w:gridSpan w:val="2"/>
            <w:shd w:val="clear" w:color="auto" w:fill="auto"/>
            <w:vAlign w:val="center"/>
          </w:tcPr>
          <w:p w14:paraId="47C8BA47" w14:textId="77777777" w:rsidR="006272D5" w:rsidRPr="008C32EF" w:rsidRDefault="00ED223E" w:rsidP="00ED223E">
            <w:pPr>
              <w:snapToGrid w:val="0"/>
              <w:rPr>
                <w:b/>
                <w:bCs/>
                <w:sz w:val="28"/>
                <w:szCs w:val="28"/>
              </w:rPr>
            </w:pPr>
            <w:r w:rsidRPr="008C32EF">
              <w:rPr>
                <w:b/>
                <w:sz w:val="28"/>
                <w:szCs w:val="28"/>
              </w:rPr>
              <w:t>Describe Spatial Object Type</w:t>
            </w:r>
          </w:p>
        </w:tc>
        <w:tc>
          <w:tcPr>
            <w:tcW w:w="992" w:type="dxa"/>
            <w:shd w:val="clear" w:color="auto" w:fill="auto"/>
            <w:vAlign w:val="center"/>
          </w:tcPr>
          <w:p w14:paraId="7A9EFF98" w14:textId="77777777" w:rsidR="006272D5" w:rsidRPr="008C32EF" w:rsidRDefault="006272D5" w:rsidP="002A77EF">
            <w:pPr>
              <w:snapToGrid w:val="0"/>
              <w:jc w:val="center"/>
              <w:rPr>
                <w:b/>
                <w:bCs/>
                <w:sz w:val="16"/>
                <w:szCs w:val="16"/>
              </w:rPr>
            </w:pPr>
            <w:r w:rsidRPr="008C32EF">
              <w:rPr>
                <w:b/>
                <w:bCs/>
                <w:sz w:val="16"/>
                <w:szCs w:val="16"/>
              </w:rPr>
              <w:t>M/O/C</w:t>
            </w:r>
          </w:p>
        </w:tc>
      </w:tr>
      <w:tr w:rsidR="006272D5" w:rsidRPr="008C32EF" w14:paraId="11442F9B" w14:textId="77777777" w:rsidTr="006272D5">
        <w:trPr>
          <w:trHeight w:val="870"/>
        </w:trPr>
        <w:tc>
          <w:tcPr>
            <w:tcW w:w="8222" w:type="dxa"/>
            <w:gridSpan w:val="2"/>
            <w:shd w:val="clear" w:color="auto" w:fill="auto"/>
            <w:vAlign w:val="center"/>
          </w:tcPr>
          <w:p w14:paraId="3043E878" w14:textId="77777777" w:rsidR="006272D5" w:rsidRPr="008C32EF" w:rsidRDefault="006272D5" w:rsidP="002A77EF">
            <w:pPr>
              <w:snapToGrid w:val="0"/>
              <w:jc w:val="left"/>
              <w:rPr>
                <w:b/>
                <w:bCs/>
                <w:sz w:val="16"/>
                <w:szCs w:val="16"/>
              </w:rPr>
            </w:pPr>
            <w:r w:rsidRPr="008C32EF">
              <w:rPr>
                <w:b/>
                <w:bCs/>
                <w:sz w:val="16"/>
                <w:szCs w:val="16"/>
              </w:rPr>
              <w:t>Description in INS NS</w:t>
            </w:r>
            <w:r w:rsidR="00853AB6" w:rsidRPr="008C32EF">
              <w:rPr>
                <w:b/>
                <w:bCs/>
                <w:sz w:val="16"/>
                <w:szCs w:val="16"/>
              </w:rPr>
              <w:t xml:space="preserve"> (Annex IV, Part B)</w:t>
            </w:r>
          </w:p>
          <w:p w14:paraId="383A0E5F" w14:textId="77777777" w:rsidR="006272D5" w:rsidRPr="008C32EF" w:rsidRDefault="00853AB6" w:rsidP="00D16273">
            <w:pPr>
              <w:snapToGrid w:val="0"/>
              <w:jc w:val="left"/>
              <w:rPr>
                <w:bCs/>
                <w:sz w:val="16"/>
                <w:szCs w:val="16"/>
              </w:rPr>
            </w:pPr>
            <w:r w:rsidRPr="008C32EF">
              <w:rPr>
                <w:bCs/>
                <w:sz w:val="16"/>
                <w:szCs w:val="16"/>
              </w:rPr>
              <w:t xml:space="preserve">This operation returns the description of the </w:t>
            </w:r>
            <w:r w:rsidR="00BF52E4" w:rsidRPr="008C32EF">
              <w:rPr>
                <w:bCs/>
                <w:sz w:val="16"/>
                <w:szCs w:val="16"/>
              </w:rPr>
              <w:t>specified Spatial Objects</w:t>
            </w:r>
            <w:r w:rsidRPr="008C32EF">
              <w:rPr>
                <w:bCs/>
                <w:sz w:val="16"/>
                <w:szCs w:val="16"/>
              </w:rPr>
              <w:t xml:space="preserve"> types</w:t>
            </w:r>
            <w:r w:rsidR="002854A7" w:rsidRPr="008C32EF">
              <w:rPr>
                <w:bCs/>
                <w:sz w:val="16"/>
                <w:szCs w:val="16"/>
              </w:rPr>
              <w:t xml:space="preserve"> [sic]</w:t>
            </w:r>
            <w:r w:rsidRPr="008C32EF">
              <w:rPr>
                <w:bCs/>
                <w:sz w:val="16"/>
                <w:szCs w:val="16"/>
              </w:rPr>
              <w:t>.</w:t>
            </w:r>
          </w:p>
          <w:p w14:paraId="264636FE" w14:textId="77777777" w:rsidR="007D0B7B" w:rsidRPr="008C32EF" w:rsidRDefault="007D0B7B" w:rsidP="0076341F">
            <w:pPr>
              <w:numPr>
                <w:ilvl w:val="0"/>
                <w:numId w:val="45"/>
              </w:numPr>
              <w:snapToGrid w:val="0"/>
              <w:jc w:val="left"/>
              <w:rPr>
                <w:b/>
                <w:sz w:val="16"/>
                <w:szCs w:val="16"/>
              </w:rPr>
            </w:pPr>
            <w:r w:rsidRPr="008C32EF">
              <w:rPr>
                <w:b/>
                <w:sz w:val="16"/>
                <w:szCs w:val="16"/>
              </w:rPr>
              <w:t xml:space="preserve">Request parameters </w:t>
            </w:r>
          </w:p>
          <w:p w14:paraId="6EB87800" w14:textId="77777777" w:rsidR="007D0B7B" w:rsidRPr="008C32EF" w:rsidRDefault="007D0B7B" w:rsidP="00777D1E">
            <w:pPr>
              <w:numPr>
                <w:ilvl w:val="1"/>
                <w:numId w:val="45"/>
              </w:numPr>
              <w:snapToGrid w:val="0"/>
              <w:jc w:val="left"/>
              <w:rPr>
                <w:b/>
                <w:sz w:val="16"/>
                <w:szCs w:val="16"/>
              </w:rPr>
            </w:pPr>
            <w:r w:rsidRPr="008C32EF">
              <w:rPr>
                <w:sz w:val="16"/>
                <w:szCs w:val="16"/>
              </w:rPr>
              <w:t>Language</w:t>
            </w:r>
          </w:p>
          <w:p w14:paraId="35E08E03" w14:textId="77777777" w:rsidR="007D0B7B" w:rsidRPr="008C32EF" w:rsidRDefault="007D0B7B" w:rsidP="00777D1E">
            <w:pPr>
              <w:numPr>
                <w:ilvl w:val="1"/>
                <w:numId w:val="45"/>
              </w:numPr>
              <w:snapToGrid w:val="0"/>
              <w:jc w:val="left"/>
              <w:rPr>
                <w:b/>
                <w:sz w:val="16"/>
                <w:szCs w:val="16"/>
              </w:rPr>
            </w:pPr>
            <w:r w:rsidRPr="008C32EF">
              <w:rPr>
                <w:sz w:val="16"/>
                <w:szCs w:val="16"/>
              </w:rPr>
              <w:t>Spatial Object Type</w:t>
            </w:r>
          </w:p>
          <w:p w14:paraId="02B4E63B" w14:textId="77777777" w:rsidR="007D0B7B" w:rsidRPr="008C32EF" w:rsidRDefault="007D0B7B" w:rsidP="00F47126">
            <w:pPr>
              <w:numPr>
                <w:ilvl w:val="0"/>
                <w:numId w:val="45"/>
              </w:numPr>
              <w:snapToGrid w:val="0"/>
              <w:jc w:val="left"/>
              <w:rPr>
                <w:b/>
                <w:sz w:val="16"/>
                <w:szCs w:val="16"/>
              </w:rPr>
            </w:pPr>
            <w:r w:rsidRPr="008C32EF">
              <w:rPr>
                <w:b/>
                <w:sz w:val="16"/>
                <w:szCs w:val="16"/>
              </w:rPr>
              <w:t>Response parameters</w:t>
            </w:r>
          </w:p>
          <w:p w14:paraId="70F11071" w14:textId="77777777" w:rsidR="007D0B7B" w:rsidRPr="008C32EF" w:rsidRDefault="007D0B7B" w:rsidP="000D2E17">
            <w:pPr>
              <w:numPr>
                <w:ilvl w:val="1"/>
                <w:numId w:val="45"/>
              </w:numPr>
              <w:snapToGrid w:val="0"/>
              <w:jc w:val="left"/>
              <w:rPr>
                <w:b/>
                <w:bCs/>
                <w:sz w:val="16"/>
                <w:szCs w:val="16"/>
              </w:rPr>
            </w:pPr>
            <w:r w:rsidRPr="008C32EF">
              <w:rPr>
                <w:sz w:val="16"/>
                <w:szCs w:val="16"/>
              </w:rPr>
              <w:t>Description of the Spatial Object Type in conformity with regulation (EU) No.1089/2010</w:t>
            </w:r>
          </w:p>
        </w:tc>
        <w:tc>
          <w:tcPr>
            <w:tcW w:w="992" w:type="dxa"/>
            <w:shd w:val="clear" w:color="auto" w:fill="auto"/>
          </w:tcPr>
          <w:p w14:paraId="6B10A2EE" w14:textId="77777777" w:rsidR="006272D5" w:rsidRPr="008C32EF" w:rsidRDefault="006272D5" w:rsidP="002A77EF">
            <w:pPr>
              <w:jc w:val="center"/>
              <w:rPr>
                <w:sz w:val="16"/>
                <w:szCs w:val="16"/>
              </w:rPr>
            </w:pPr>
          </w:p>
          <w:p w14:paraId="78477A2C" w14:textId="77777777" w:rsidR="006272D5" w:rsidRPr="008C32EF" w:rsidRDefault="006272D5" w:rsidP="002A77EF">
            <w:pPr>
              <w:jc w:val="center"/>
              <w:rPr>
                <w:sz w:val="16"/>
                <w:szCs w:val="16"/>
              </w:rPr>
            </w:pPr>
            <w:r w:rsidRPr="008C32EF">
              <w:rPr>
                <w:sz w:val="16"/>
                <w:szCs w:val="16"/>
              </w:rPr>
              <w:t>O</w:t>
            </w:r>
          </w:p>
          <w:p w14:paraId="6926D19C" w14:textId="77777777" w:rsidR="006272D5" w:rsidRPr="008C32EF" w:rsidRDefault="006272D5" w:rsidP="002A77EF">
            <w:pPr>
              <w:jc w:val="center"/>
              <w:rPr>
                <w:sz w:val="16"/>
                <w:szCs w:val="16"/>
              </w:rPr>
            </w:pPr>
            <w:r w:rsidRPr="008C32EF">
              <w:rPr>
                <w:sz w:val="16"/>
                <w:szCs w:val="16"/>
              </w:rPr>
              <w:t xml:space="preserve">(Direct </w:t>
            </w:r>
            <w:r w:rsidR="00881351" w:rsidRPr="008C32EF">
              <w:rPr>
                <w:sz w:val="16"/>
                <w:szCs w:val="16"/>
              </w:rPr>
              <w:t xml:space="preserve">access </w:t>
            </w:r>
            <w:r w:rsidRPr="008C32EF">
              <w:rPr>
                <w:sz w:val="16"/>
                <w:szCs w:val="16"/>
              </w:rPr>
              <w:t>download only)</w:t>
            </w:r>
          </w:p>
        </w:tc>
      </w:tr>
      <w:tr w:rsidR="006272D5" w:rsidRPr="008C32EF" w14:paraId="44F4F5EC" w14:textId="77777777" w:rsidTr="006272D5">
        <w:trPr>
          <w:gridAfter w:val="1"/>
          <w:wAfter w:w="992" w:type="dxa"/>
        </w:trPr>
        <w:tc>
          <w:tcPr>
            <w:tcW w:w="8222" w:type="dxa"/>
            <w:gridSpan w:val="2"/>
            <w:shd w:val="clear" w:color="auto" w:fill="auto"/>
            <w:vAlign w:val="center"/>
          </w:tcPr>
          <w:p w14:paraId="7FE3104A" w14:textId="77777777" w:rsidR="006272D5" w:rsidRPr="008C32EF" w:rsidRDefault="006272D5" w:rsidP="002A77EF">
            <w:pPr>
              <w:jc w:val="left"/>
              <w:rPr>
                <w:b/>
                <w:i/>
              </w:rPr>
            </w:pPr>
            <w:r w:rsidRPr="008C32EF">
              <w:rPr>
                <w:b/>
                <w:bCs/>
                <w:i/>
              </w:rPr>
              <w:t>Recommended WFS-based implementation</w:t>
            </w:r>
          </w:p>
        </w:tc>
      </w:tr>
      <w:tr w:rsidR="00150F57" w:rsidRPr="008C32EF" w14:paraId="7DED6111" w14:textId="77777777" w:rsidTr="006272D5">
        <w:trPr>
          <w:gridAfter w:val="1"/>
          <w:wAfter w:w="992" w:type="dxa"/>
        </w:trPr>
        <w:tc>
          <w:tcPr>
            <w:tcW w:w="2160" w:type="dxa"/>
            <w:shd w:val="clear" w:color="auto" w:fill="auto"/>
            <w:vAlign w:val="center"/>
          </w:tcPr>
          <w:p w14:paraId="048B2F23" w14:textId="77777777" w:rsidR="00150F57" w:rsidRPr="008C32EF" w:rsidRDefault="00150F57" w:rsidP="002A77EF">
            <w:pPr>
              <w:snapToGrid w:val="0"/>
              <w:jc w:val="left"/>
              <w:rPr>
                <w:b/>
                <w:i/>
              </w:rPr>
            </w:pPr>
            <w:r w:rsidRPr="008C32EF">
              <w:rPr>
                <w:b/>
                <w:i/>
              </w:rPr>
              <w:t>Request</w:t>
            </w:r>
          </w:p>
        </w:tc>
        <w:tc>
          <w:tcPr>
            <w:tcW w:w="6062" w:type="dxa"/>
            <w:shd w:val="clear" w:color="auto" w:fill="auto"/>
            <w:vAlign w:val="center"/>
          </w:tcPr>
          <w:p w14:paraId="6A9C015E" w14:textId="77777777" w:rsidR="00150F57" w:rsidRPr="008C32EF" w:rsidRDefault="000D5935" w:rsidP="000D5935">
            <w:pPr>
              <w:keepNext/>
              <w:snapToGrid w:val="0"/>
            </w:pPr>
            <w:r w:rsidRPr="008C32EF">
              <w:t>A De</w:t>
            </w:r>
            <w:r w:rsidR="00150F57" w:rsidRPr="008C32EF">
              <w:t xml:space="preserve">scribeFeatureType </w:t>
            </w:r>
            <w:r w:rsidRPr="008C32EF">
              <w:t>request is made to the WFS.</w:t>
            </w:r>
          </w:p>
        </w:tc>
      </w:tr>
      <w:tr w:rsidR="00150F57" w:rsidRPr="008C32EF" w14:paraId="74661A9F" w14:textId="77777777" w:rsidTr="006272D5">
        <w:trPr>
          <w:gridAfter w:val="1"/>
          <w:wAfter w:w="992" w:type="dxa"/>
        </w:trPr>
        <w:tc>
          <w:tcPr>
            <w:tcW w:w="2160" w:type="dxa"/>
            <w:shd w:val="clear" w:color="auto" w:fill="auto"/>
            <w:vAlign w:val="center"/>
          </w:tcPr>
          <w:p w14:paraId="16B1B4ED" w14:textId="77777777" w:rsidR="00150F57" w:rsidRPr="008C32EF" w:rsidRDefault="00150F57" w:rsidP="002A77EF">
            <w:pPr>
              <w:snapToGrid w:val="0"/>
              <w:jc w:val="left"/>
              <w:rPr>
                <w:b/>
                <w:i/>
              </w:rPr>
            </w:pPr>
            <w:r w:rsidRPr="008C32EF">
              <w:rPr>
                <w:b/>
                <w:i/>
              </w:rPr>
              <w:t>Response</w:t>
            </w:r>
          </w:p>
        </w:tc>
        <w:tc>
          <w:tcPr>
            <w:tcW w:w="6062" w:type="dxa"/>
            <w:shd w:val="clear" w:color="auto" w:fill="auto"/>
            <w:vAlign w:val="center"/>
          </w:tcPr>
          <w:p w14:paraId="3A76A35E" w14:textId="77777777" w:rsidR="00150F57" w:rsidRPr="008C32EF" w:rsidRDefault="000D5935" w:rsidP="002A77EF">
            <w:pPr>
              <w:keepNext/>
              <w:jc w:val="left"/>
            </w:pPr>
            <w:r w:rsidRPr="008C32EF">
              <w:t>The WFS responds with the XML schema for the requested Spatial Object types</w:t>
            </w:r>
          </w:p>
        </w:tc>
      </w:tr>
      <w:tr w:rsidR="0008315C" w:rsidRPr="008C32EF" w14:paraId="48FBD4F5" w14:textId="77777777" w:rsidTr="006272D5">
        <w:trPr>
          <w:gridAfter w:val="1"/>
          <w:wAfter w:w="992" w:type="dxa"/>
        </w:trPr>
        <w:tc>
          <w:tcPr>
            <w:tcW w:w="2160" w:type="dxa"/>
            <w:shd w:val="clear" w:color="auto" w:fill="auto"/>
            <w:vAlign w:val="center"/>
          </w:tcPr>
          <w:p w14:paraId="0C183EED" w14:textId="77777777" w:rsidR="0008315C" w:rsidRPr="008C32EF" w:rsidRDefault="0008315C" w:rsidP="002A77EF">
            <w:pPr>
              <w:snapToGrid w:val="0"/>
              <w:jc w:val="left"/>
              <w:rPr>
                <w:b/>
                <w:i/>
              </w:rPr>
            </w:pPr>
            <w:r w:rsidRPr="008C32EF">
              <w:rPr>
                <w:b/>
                <w:i/>
              </w:rPr>
              <w:t>WFS/FE Conformance Classes</w:t>
            </w:r>
          </w:p>
        </w:tc>
        <w:tc>
          <w:tcPr>
            <w:tcW w:w="6062" w:type="dxa"/>
            <w:shd w:val="clear" w:color="auto" w:fill="auto"/>
            <w:vAlign w:val="center"/>
          </w:tcPr>
          <w:p w14:paraId="1932B2A3" w14:textId="77777777" w:rsidR="0008315C" w:rsidRPr="008C32EF" w:rsidRDefault="00A10AC0" w:rsidP="002A77EF">
            <w:pPr>
              <w:keepNext/>
              <w:jc w:val="left"/>
            </w:pPr>
            <w:r w:rsidRPr="008C32EF">
              <w:t>ISO 19142: Simple WFS, HTTP Get</w:t>
            </w:r>
          </w:p>
        </w:tc>
      </w:tr>
    </w:tbl>
    <w:p w14:paraId="00258842" w14:textId="77777777" w:rsidR="006272D5" w:rsidRPr="008C32EF" w:rsidRDefault="006272D5" w:rsidP="006272D5">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11</w:t>
      </w:r>
      <w:r w:rsidR="004A7A33" w:rsidRPr="008C32EF">
        <w:fldChar w:fldCharType="end"/>
      </w:r>
      <w:r w:rsidR="00853AB6" w:rsidRPr="008C32EF">
        <w:t>: Describe Spatial Object Type</w:t>
      </w:r>
      <w:r w:rsidRPr="008C32EF">
        <w:t xml:space="preserve"> - WFS Implementation</w:t>
      </w:r>
    </w:p>
    <w:p w14:paraId="3AE909DE" w14:textId="77777777" w:rsidR="006272D5" w:rsidRPr="00D134B1" w:rsidRDefault="006272D5" w:rsidP="009F0605"/>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062"/>
        <w:gridCol w:w="992"/>
      </w:tblGrid>
      <w:tr w:rsidR="006272D5" w:rsidRPr="008C32EF" w14:paraId="4D804C38" w14:textId="77777777" w:rsidTr="00C25B8A">
        <w:trPr>
          <w:trHeight w:val="342"/>
        </w:trPr>
        <w:tc>
          <w:tcPr>
            <w:tcW w:w="8222" w:type="dxa"/>
            <w:gridSpan w:val="2"/>
            <w:shd w:val="clear" w:color="auto" w:fill="auto"/>
            <w:vAlign w:val="center"/>
          </w:tcPr>
          <w:p w14:paraId="192C64D7" w14:textId="77777777" w:rsidR="006272D5" w:rsidRPr="008C32EF" w:rsidRDefault="00853AB6" w:rsidP="002A77EF">
            <w:pPr>
              <w:snapToGrid w:val="0"/>
              <w:rPr>
                <w:b/>
                <w:bCs/>
                <w:sz w:val="28"/>
                <w:szCs w:val="28"/>
              </w:rPr>
            </w:pPr>
            <w:r w:rsidRPr="008C32EF">
              <w:rPr>
                <w:b/>
                <w:bCs/>
                <w:sz w:val="28"/>
                <w:szCs w:val="28"/>
              </w:rPr>
              <w:t>Search Criteria for the Get Spatial Object Operation</w:t>
            </w:r>
          </w:p>
        </w:tc>
        <w:tc>
          <w:tcPr>
            <w:tcW w:w="992" w:type="dxa"/>
            <w:shd w:val="clear" w:color="auto" w:fill="auto"/>
            <w:vAlign w:val="center"/>
          </w:tcPr>
          <w:p w14:paraId="57255024" w14:textId="77777777" w:rsidR="006272D5" w:rsidRPr="008C32EF" w:rsidRDefault="006272D5" w:rsidP="002A77EF">
            <w:pPr>
              <w:snapToGrid w:val="0"/>
              <w:jc w:val="center"/>
              <w:rPr>
                <w:b/>
                <w:bCs/>
                <w:sz w:val="16"/>
                <w:szCs w:val="16"/>
              </w:rPr>
            </w:pPr>
            <w:r w:rsidRPr="008C32EF">
              <w:rPr>
                <w:b/>
                <w:bCs/>
                <w:sz w:val="16"/>
                <w:szCs w:val="16"/>
              </w:rPr>
              <w:t>M/O/C</w:t>
            </w:r>
          </w:p>
        </w:tc>
      </w:tr>
      <w:tr w:rsidR="006272D5" w:rsidRPr="008C32EF" w14:paraId="74CA9B05" w14:textId="77777777" w:rsidTr="00C25B8A">
        <w:trPr>
          <w:trHeight w:val="870"/>
        </w:trPr>
        <w:tc>
          <w:tcPr>
            <w:tcW w:w="8222" w:type="dxa"/>
            <w:gridSpan w:val="2"/>
            <w:shd w:val="clear" w:color="auto" w:fill="auto"/>
            <w:vAlign w:val="center"/>
          </w:tcPr>
          <w:p w14:paraId="4DF8E3B3" w14:textId="77777777" w:rsidR="006272D5" w:rsidRPr="008C32EF" w:rsidRDefault="006272D5" w:rsidP="002A77EF">
            <w:pPr>
              <w:snapToGrid w:val="0"/>
              <w:jc w:val="left"/>
              <w:rPr>
                <w:sz w:val="16"/>
                <w:szCs w:val="16"/>
              </w:rPr>
            </w:pPr>
            <w:r w:rsidRPr="008C32EF">
              <w:rPr>
                <w:b/>
                <w:bCs/>
                <w:sz w:val="16"/>
                <w:szCs w:val="16"/>
              </w:rPr>
              <w:t>Description in INS NS</w:t>
            </w:r>
            <w:r w:rsidR="00853AB6" w:rsidRPr="008C32EF">
              <w:rPr>
                <w:b/>
                <w:bCs/>
                <w:sz w:val="16"/>
                <w:szCs w:val="16"/>
              </w:rPr>
              <w:t xml:space="preserve"> (Annex IV, Part C)</w:t>
            </w:r>
          </w:p>
          <w:p w14:paraId="60441E52" w14:textId="77777777" w:rsidR="002854A7" w:rsidRPr="008C32EF" w:rsidRDefault="002854A7" w:rsidP="00777D1E">
            <w:pPr>
              <w:snapToGrid w:val="0"/>
              <w:jc w:val="left"/>
              <w:rPr>
                <w:sz w:val="16"/>
                <w:szCs w:val="16"/>
              </w:rPr>
            </w:pPr>
            <w:r w:rsidRPr="008C32EF">
              <w:rPr>
                <w:sz w:val="16"/>
                <w:szCs w:val="16"/>
              </w:rPr>
              <w:t>For the purposes of the Get Spatial Object Operation of the Download Service,</w:t>
            </w:r>
          </w:p>
          <w:p w14:paraId="304C16E4" w14:textId="77777777" w:rsidR="002854A7" w:rsidRPr="008C32EF" w:rsidRDefault="002854A7" w:rsidP="00777D1E">
            <w:pPr>
              <w:snapToGrid w:val="0"/>
              <w:jc w:val="left"/>
              <w:rPr>
                <w:sz w:val="16"/>
                <w:szCs w:val="16"/>
              </w:rPr>
            </w:pPr>
            <w:r w:rsidRPr="008C32EF">
              <w:rPr>
                <w:sz w:val="16"/>
                <w:szCs w:val="16"/>
              </w:rPr>
              <w:t>the following search criteria shall be implemented:</w:t>
            </w:r>
          </w:p>
          <w:p w14:paraId="72170044" w14:textId="77777777" w:rsidR="002854A7" w:rsidRPr="008C32EF" w:rsidRDefault="002854A7" w:rsidP="00777D1E">
            <w:pPr>
              <w:snapToGrid w:val="0"/>
              <w:jc w:val="left"/>
              <w:rPr>
                <w:sz w:val="16"/>
                <w:szCs w:val="16"/>
              </w:rPr>
            </w:pPr>
            <w:r w:rsidRPr="008C32EF">
              <w:rPr>
                <w:sz w:val="16"/>
                <w:szCs w:val="16"/>
              </w:rPr>
              <w:t>— Unique Resource Identifier</w:t>
            </w:r>
            <w:r w:rsidR="00B76862" w:rsidRPr="008C32EF">
              <w:rPr>
                <w:sz w:val="16"/>
                <w:szCs w:val="16"/>
              </w:rPr>
              <w:t>*</w:t>
            </w:r>
            <w:r w:rsidRPr="008C32EF">
              <w:rPr>
                <w:sz w:val="16"/>
                <w:szCs w:val="16"/>
              </w:rPr>
              <w:t xml:space="preserve"> of Spatial </w:t>
            </w:r>
            <w:r w:rsidR="00701A6A" w:rsidRPr="008C32EF">
              <w:rPr>
                <w:sz w:val="16"/>
                <w:szCs w:val="16"/>
              </w:rPr>
              <w:t>Dataset</w:t>
            </w:r>
            <w:r w:rsidRPr="008C32EF">
              <w:rPr>
                <w:sz w:val="16"/>
                <w:szCs w:val="16"/>
              </w:rPr>
              <w:t>,</w:t>
            </w:r>
          </w:p>
          <w:p w14:paraId="77722FEE" w14:textId="77777777" w:rsidR="002854A7" w:rsidRPr="008C32EF" w:rsidRDefault="002854A7" w:rsidP="00777D1E">
            <w:pPr>
              <w:snapToGrid w:val="0"/>
              <w:jc w:val="left"/>
              <w:rPr>
                <w:sz w:val="16"/>
                <w:szCs w:val="16"/>
              </w:rPr>
            </w:pPr>
            <w:r w:rsidRPr="008C32EF">
              <w:rPr>
                <w:sz w:val="16"/>
                <w:szCs w:val="16"/>
              </w:rPr>
              <w:t>— all relevant key attributes and the relationship between Spatial Objects as set out in Regulation (EU) No 1089/2010; in particular the Unique Identifier of Spatial Object and the temporal dimension characteristics, including the date of update,</w:t>
            </w:r>
          </w:p>
          <w:p w14:paraId="72A5A7C8" w14:textId="77777777" w:rsidR="002854A7" w:rsidRPr="008C32EF" w:rsidRDefault="002854A7" w:rsidP="00777D1E">
            <w:pPr>
              <w:snapToGrid w:val="0"/>
              <w:jc w:val="left"/>
              <w:rPr>
                <w:sz w:val="16"/>
                <w:szCs w:val="16"/>
              </w:rPr>
            </w:pPr>
            <w:r w:rsidRPr="008C32EF">
              <w:rPr>
                <w:sz w:val="16"/>
                <w:szCs w:val="16"/>
              </w:rPr>
              <w:t xml:space="preserve">— bounding box, expressed in any of the Coordinate Reference Systems listed in Regulation (EU) No 1089/2010, </w:t>
            </w:r>
          </w:p>
          <w:p w14:paraId="58229A44" w14:textId="77777777" w:rsidR="002854A7" w:rsidRPr="008C32EF" w:rsidRDefault="002854A7" w:rsidP="00777D1E">
            <w:pPr>
              <w:snapToGrid w:val="0"/>
              <w:jc w:val="left"/>
              <w:rPr>
                <w:sz w:val="16"/>
                <w:szCs w:val="16"/>
              </w:rPr>
            </w:pPr>
            <w:r w:rsidRPr="008C32EF">
              <w:rPr>
                <w:sz w:val="16"/>
                <w:szCs w:val="16"/>
              </w:rPr>
              <w:t>— Spatial Data Theme.</w:t>
            </w:r>
          </w:p>
          <w:p w14:paraId="42851139" w14:textId="77777777" w:rsidR="006272D5" w:rsidRPr="008C32EF" w:rsidRDefault="002854A7" w:rsidP="00777D1E">
            <w:pPr>
              <w:snapToGrid w:val="0"/>
              <w:jc w:val="left"/>
              <w:rPr>
                <w:sz w:val="16"/>
                <w:szCs w:val="16"/>
              </w:rPr>
            </w:pPr>
            <w:r w:rsidRPr="008C32EF">
              <w:rPr>
                <w:sz w:val="16"/>
                <w:szCs w:val="16"/>
              </w:rPr>
              <w:t>To allow for discovering spatial objects through a combination of search criteria, logical and comparison operators shall be supported.</w:t>
            </w:r>
          </w:p>
          <w:p w14:paraId="05F28E7A" w14:textId="77777777" w:rsidR="00B76862" w:rsidRPr="008C32EF" w:rsidRDefault="00B76862" w:rsidP="00B76862">
            <w:pPr>
              <w:snapToGrid w:val="0"/>
              <w:jc w:val="left"/>
              <w:rPr>
                <w:sz w:val="16"/>
                <w:szCs w:val="16"/>
              </w:rPr>
            </w:pPr>
            <w:r w:rsidRPr="008C32EF">
              <w:rPr>
                <w:sz w:val="16"/>
                <w:szCs w:val="16"/>
              </w:rPr>
              <w:t>*</w:t>
            </w:r>
            <w:r w:rsidRPr="008C32EF">
              <w:t xml:space="preserve"> </w:t>
            </w:r>
            <w:r w:rsidRPr="008C32EF">
              <w:rPr>
                <w:sz w:val="16"/>
                <w:szCs w:val="16"/>
              </w:rPr>
              <w:t>The phrase 'Unique Identifier of Spatial Object' should be interpreted in this Technical Guidance as being the 'External unique object identifier' as set out in section 2.1 of Annex I of (EU) No 1089/2010</w:t>
            </w:r>
            <w:r w:rsidR="00E32C8D" w:rsidRPr="008C32EF">
              <w:rPr>
                <w:sz w:val="16"/>
                <w:szCs w:val="16"/>
              </w:rPr>
              <w:t xml:space="preserve"> [INS SDS]</w:t>
            </w:r>
            <w:r w:rsidRPr="008C32EF">
              <w:rPr>
                <w:sz w:val="16"/>
                <w:szCs w:val="16"/>
              </w:rPr>
              <w:t>.</w:t>
            </w:r>
          </w:p>
        </w:tc>
        <w:tc>
          <w:tcPr>
            <w:tcW w:w="992" w:type="dxa"/>
            <w:shd w:val="clear" w:color="auto" w:fill="auto"/>
          </w:tcPr>
          <w:p w14:paraId="45509ED5" w14:textId="77777777" w:rsidR="00ED223E" w:rsidRPr="008C32EF" w:rsidRDefault="00ED223E" w:rsidP="00ED223E">
            <w:pPr>
              <w:jc w:val="center"/>
              <w:rPr>
                <w:sz w:val="16"/>
                <w:szCs w:val="16"/>
              </w:rPr>
            </w:pPr>
            <w:r w:rsidRPr="008C32EF">
              <w:rPr>
                <w:sz w:val="16"/>
                <w:szCs w:val="16"/>
              </w:rPr>
              <w:t>O</w:t>
            </w:r>
          </w:p>
          <w:p w14:paraId="40EA3A47" w14:textId="77777777" w:rsidR="006272D5" w:rsidRPr="008C32EF" w:rsidRDefault="00ED223E" w:rsidP="00ED223E">
            <w:pPr>
              <w:jc w:val="center"/>
              <w:rPr>
                <w:sz w:val="16"/>
                <w:szCs w:val="16"/>
              </w:rPr>
            </w:pPr>
            <w:r w:rsidRPr="008C32EF">
              <w:rPr>
                <w:sz w:val="16"/>
                <w:szCs w:val="16"/>
              </w:rPr>
              <w:t xml:space="preserve">(Direct </w:t>
            </w:r>
            <w:r w:rsidR="00881351" w:rsidRPr="008C32EF">
              <w:rPr>
                <w:sz w:val="16"/>
                <w:szCs w:val="16"/>
              </w:rPr>
              <w:t xml:space="preserve">access </w:t>
            </w:r>
            <w:r w:rsidRPr="008C32EF">
              <w:rPr>
                <w:sz w:val="16"/>
                <w:szCs w:val="16"/>
              </w:rPr>
              <w:t>download only)</w:t>
            </w:r>
          </w:p>
        </w:tc>
      </w:tr>
      <w:tr w:rsidR="006272D5" w:rsidRPr="008C32EF" w14:paraId="6296CC99" w14:textId="77777777" w:rsidTr="00C25B8A">
        <w:trPr>
          <w:gridAfter w:val="1"/>
          <w:wAfter w:w="992" w:type="dxa"/>
        </w:trPr>
        <w:tc>
          <w:tcPr>
            <w:tcW w:w="8222" w:type="dxa"/>
            <w:gridSpan w:val="2"/>
            <w:shd w:val="clear" w:color="auto" w:fill="auto"/>
            <w:vAlign w:val="center"/>
          </w:tcPr>
          <w:p w14:paraId="1BA9F7DE" w14:textId="77777777" w:rsidR="006272D5" w:rsidRPr="008C32EF" w:rsidRDefault="006272D5" w:rsidP="002A77EF">
            <w:pPr>
              <w:jc w:val="left"/>
              <w:rPr>
                <w:b/>
                <w:i/>
              </w:rPr>
            </w:pPr>
            <w:r w:rsidRPr="008C32EF">
              <w:rPr>
                <w:b/>
                <w:bCs/>
                <w:i/>
              </w:rPr>
              <w:t>Recommended WFS-based implementation</w:t>
            </w:r>
          </w:p>
        </w:tc>
      </w:tr>
      <w:tr w:rsidR="00150F57" w:rsidRPr="008C32EF" w14:paraId="010C7549" w14:textId="77777777" w:rsidTr="00C25B8A">
        <w:trPr>
          <w:gridAfter w:val="1"/>
          <w:wAfter w:w="992" w:type="dxa"/>
        </w:trPr>
        <w:tc>
          <w:tcPr>
            <w:tcW w:w="2160" w:type="dxa"/>
            <w:shd w:val="clear" w:color="auto" w:fill="auto"/>
            <w:vAlign w:val="center"/>
          </w:tcPr>
          <w:p w14:paraId="4E33F853" w14:textId="77777777" w:rsidR="00150F57" w:rsidRPr="008C32EF" w:rsidRDefault="00150F57" w:rsidP="002A77EF">
            <w:pPr>
              <w:snapToGrid w:val="0"/>
              <w:jc w:val="left"/>
              <w:rPr>
                <w:b/>
                <w:i/>
              </w:rPr>
            </w:pPr>
            <w:r w:rsidRPr="008C32EF">
              <w:rPr>
                <w:b/>
                <w:i/>
              </w:rPr>
              <w:t>Request</w:t>
            </w:r>
          </w:p>
        </w:tc>
        <w:tc>
          <w:tcPr>
            <w:tcW w:w="6062" w:type="dxa"/>
            <w:shd w:val="clear" w:color="auto" w:fill="auto"/>
            <w:vAlign w:val="center"/>
          </w:tcPr>
          <w:p w14:paraId="3ACA73D3" w14:textId="77777777" w:rsidR="003F5E39" w:rsidRPr="008C32EF" w:rsidRDefault="00223A45" w:rsidP="003F5E39">
            <w:pPr>
              <w:keepNext/>
              <w:snapToGrid w:val="0"/>
            </w:pPr>
            <w:r w:rsidRPr="008C32EF">
              <w:t>Various ad</w:t>
            </w:r>
            <w:r w:rsidR="00770C1F" w:rsidRPr="008C32EF">
              <w:t xml:space="preserve"> </w:t>
            </w:r>
            <w:r w:rsidRPr="008C32EF">
              <w:t>hoc query</w:t>
            </w:r>
            <w:r w:rsidR="00150F57" w:rsidRPr="008C32EF">
              <w:t xml:space="preserve"> c</w:t>
            </w:r>
            <w:r w:rsidR="00AA1799" w:rsidRPr="008C32EF">
              <w:t xml:space="preserve">apabilities are provided by </w:t>
            </w:r>
            <w:r w:rsidR="00150F57" w:rsidRPr="008C32EF">
              <w:t>th</w:t>
            </w:r>
            <w:r w:rsidR="00555E12" w:rsidRPr="008C32EF">
              <w:t>e Filter Encoding Specification</w:t>
            </w:r>
            <w:r w:rsidR="003819A0" w:rsidRPr="008C32EF">
              <w:t xml:space="preserve"> (</w:t>
            </w:r>
            <w:r w:rsidR="003819A0" w:rsidRPr="008C32EF">
              <w:fldChar w:fldCharType="begin"/>
            </w:r>
            <w:r w:rsidR="003819A0" w:rsidRPr="008C32EF">
              <w:instrText xml:space="preserve"> REF _Ref317259225 \r </w:instrText>
            </w:r>
            <w:r w:rsidR="003819A0" w:rsidRPr="008C32EF">
              <w:fldChar w:fldCharType="separate"/>
            </w:r>
            <w:r w:rsidR="00BB00B0">
              <w:t>TG Requirement 63</w:t>
            </w:r>
            <w:r w:rsidR="003819A0" w:rsidRPr="008C32EF">
              <w:fldChar w:fldCharType="end"/>
            </w:r>
            <w:r w:rsidR="003819A0" w:rsidRPr="008C32EF">
              <w:t xml:space="preserve"> to </w:t>
            </w:r>
            <w:r w:rsidR="003819A0" w:rsidRPr="008C32EF">
              <w:fldChar w:fldCharType="begin"/>
            </w:r>
            <w:r w:rsidR="003819A0" w:rsidRPr="008C32EF">
              <w:instrText xml:space="preserve"> REF _Ref317258294 \r </w:instrText>
            </w:r>
            <w:r w:rsidR="003819A0" w:rsidRPr="008C32EF">
              <w:fldChar w:fldCharType="separate"/>
            </w:r>
            <w:r w:rsidR="00BB00B0">
              <w:t>TG Requirement 68</w:t>
            </w:r>
            <w:r w:rsidR="003819A0" w:rsidRPr="008C32EF">
              <w:fldChar w:fldCharType="end"/>
            </w:r>
            <w:r w:rsidR="00555E12" w:rsidRPr="008C32EF">
              <w:t>)</w:t>
            </w:r>
            <w:r w:rsidR="00AA1799" w:rsidRPr="008C32EF">
              <w:t>.</w:t>
            </w:r>
            <w:r w:rsidR="003F5E39" w:rsidRPr="008C32EF">
              <w:t xml:space="preserve"> </w:t>
            </w:r>
          </w:p>
          <w:p w14:paraId="03CA402B" w14:textId="77777777" w:rsidR="002854A7" w:rsidRPr="008C32EF" w:rsidRDefault="002854A7" w:rsidP="00D16273">
            <w:pPr>
              <w:keepNext/>
              <w:snapToGrid w:val="0"/>
              <w:spacing w:after="120"/>
            </w:pPr>
            <w:r w:rsidRPr="008C32EF">
              <w:t>A GetFeature request may be made with Query arguments.</w:t>
            </w:r>
          </w:p>
        </w:tc>
      </w:tr>
      <w:tr w:rsidR="00150F57" w:rsidRPr="008C32EF" w14:paraId="52657459" w14:textId="77777777" w:rsidTr="00C25B8A">
        <w:trPr>
          <w:gridAfter w:val="1"/>
          <w:wAfter w:w="992" w:type="dxa"/>
        </w:trPr>
        <w:tc>
          <w:tcPr>
            <w:tcW w:w="2160" w:type="dxa"/>
            <w:shd w:val="clear" w:color="auto" w:fill="auto"/>
            <w:vAlign w:val="center"/>
          </w:tcPr>
          <w:p w14:paraId="55FC25D2" w14:textId="77777777" w:rsidR="00150F57" w:rsidRPr="008C32EF" w:rsidRDefault="00150F57" w:rsidP="002A77EF">
            <w:pPr>
              <w:snapToGrid w:val="0"/>
              <w:jc w:val="left"/>
              <w:rPr>
                <w:b/>
                <w:i/>
              </w:rPr>
            </w:pPr>
            <w:r w:rsidRPr="008C32EF">
              <w:rPr>
                <w:b/>
                <w:i/>
              </w:rPr>
              <w:t>Response</w:t>
            </w:r>
          </w:p>
        </w:tc>
        <w:tc>
          <w:tcPr>
            <w:tcW w:w="6062" w:type="dxa"/>
            <w:shd w:val="clear" w:color="auto" w:fill="auto"/>
            <w:vAlign w:val="center"/>
          </w:tcPr>
          <w:p w14:paraId="4543BAE3" w14:textId="77777777" w:rsidR="00150F57" w:rsidRPr="008C32EF" w:rsidRDefault="002854A7" w:rsidP="002854A7">
            <w:pPr>
              <w:keepNext/>
              <w:jc w:val="left"/>
            </w:pPr>
            <w:r w:rsidRPr="008C32EF">
              <w:t>The WFS returns a set of features that meet the requirements of the query expression.</w:t>
            </w:r>
          </w:p>
        </w:tc>
      </w:tr>
      <w:tr w:rsidR="0008315C" w:rsidRPr="008C32EF" w14:paraId="1C01CE75" w14:textId="77777777" w:rsidTr="00C25B8A">
        <w:trPr>
          <w:gridAfter w:val="1"/>
          <w:wAfter w:w="992" w:type="dxa"/>
        </w:trPr>
        <w:tc>
          <w:tcPr>
            <w:tcW w:w="2160" w:type="dxa"/>
            <w:shd w:val="clear" w:color="auto" w:fill="auto"/>
            <w:vAlign w:val="center"/>
          </w:tcPr>
          <w:p w14:paraId="192D6B07" w14:textId="77777777" w:rsidR="0008315C" w:rsidRPr="008C32EF" w:rsidRDefault="0008315C" w:rsidP="002A77EF">
            <w:pPr>
              <w:snapToGrid w:val="0"/>
              <w:jc w:val="left"/>
              <w:rPr>
                <w:b/>
                <w:i/>
              </w:rPr>
            </w:pPr>
            <w:r w:rsidRPr="008C32EF">
              <w:rPr>
                <w:b/>
                <w:i/>
              </w:rPr>
              <w:t>WFS/FE Conformance Classes</w:t>
            </w:r>
          </w:p>
        </w:tc>
        <w:tc>
          <w:tcPr>
            <w:tcW w:w="6062" w:type="dxa"/>
            <w:shd w:val="clear" w:color="auto" w:fill="auto"/>
            <w:vAlign w:val="center"/>
          </w:tcPr>
          <w:p w14:paraId="7E6FA635" w14:textId="77777777" w:rsidR="00A10AC0" w:rsidRPr="008C32EF" w:rsidRDefault="00A10AC0" w:rsidP="00A10AC0">
            <w:pPr>
              <w:keepNext/>
              <w:snapToGrid w:val="0"/>
            </w:pPr>
            <w:r w:rsidRPr="008C32EF">
              <w:t>ISO 19142: Simple WFS, HTTP Get</w:t>
            </w:r>
            <w:r w:rsidR="00223A45" w:rsidRPr="008C32EF">
              <w:t>, Basic WFS</w:t>
            </w:r>
          </w:p>
          <w:p w14:paraId="1C484813" w14:textId="77777777" w:rsidR="0008315C" w:rsidRPr="008C32EF" w:rsidRDefault="00A10AC0" w:rsidP="00A10AC0">
            <w:pPr>
              <w:keepNext/>
              <w:jc w:val="left"/>
            </w:pPr>
            <w:r w:rsidRPr="008C32EF">
              <w:t>ISO 19143: Query, Ad hoc Query, Resource Identification, Minimum Standard Filter, Minimum Spatial Filter, Minimum Temporal Filter, Minimum XPath</w:t>
            </w:r>
          </w:p>
        </w:tc>
      </w:tr>
    </w:tbl>
    <w:p w14:paraId="0C5A11E8" w14:textId="77777777" w:rsidR="006272D5" w:rsidRPr="008C32EF" w:rsidRDefault="006272D5" w:rsidP="006272D5">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12</w:t>
      </w:r>
      <w:r w:rsidR="004A7A33" w:rsidRPr="008C32EF">
        <w:fldChar w:fldCharType="end"/>
      </w:r>
      <w:r w:rsidR="00853AB6" w:rsidRPr="008C32EF">
        <w:t>: Search Capabilities</w:t>
      </w:r>
      <w:r w:rsidRPr="008C32EF">
        <w:t xml:space="preserve"> - WFS Implementation</w:t>
      </w:r>
    </w:p>
    <w:p w14:paraId="766DBBFB" w14:textId="77777777" w:rsidR="004A7A33" w:rsidRPr="008C32EF" w:rsidRDefault="004A7A33" w:rsidP="004A7A33"/>
    <w:p w14:paraId="6AD1900E" w14:textId="77777777" w:rsidR="002654C7" w:rsidRPr="008C32EF" w:rsidRDefault="002654C7" w:rsidP="002654C7">
      <w:pPr>
        <w:pStyle w:val="Titolo3"/>
      </w:pPr>
      <w:bookmarkStart w:id="35" w:name="_Toc364091528"/>
      <w:r w:rsidRPr="008C32EF">
        <w:t>Mapping of Spatial Data</w:t>
      </w:r>
      <w:r w:rsidR="00F25911" w:rsidRPr="008C32EF">
        <w:t xml:space="preserve"> Set Identifier parameter</w:t>
      </w:r>
      <w:bookmarkEnd w:id="35"/>
    </w:p>
    <w:p w14:paraId="04905D4E" w14:textId="77777777" w:rsidR="002654C7" w:rsidRPr="008C32EF" w:rsidRDefault="002654C7" w:rsidP="002654C7">
      <w:pPr>
        <w:rPr>
          <w:i/>
        </w:rPr>
      </w:pPr>
      <w:r w:rsidRPr="008C32EF">
        <w:t>The Spatial Data Set Ident</w:t>
      </w:r>
      <w:r w:rsidR="00F25911" w:rsidRPr="008C32EF">
        <w:t>i</w:t>
      </w:r>
      <w:r w:rsidRPr="008C32EF">
        <w:t xml:space="preserve">fier parameter </w:t>
      </w:r>
      <w:r w:rsidR="00F25911" w:rsidRPr="008C32EF">
        <w:t>is defined in the Network Service regulation [</w:t>
      </w:r>
      <w:r w:rsidR="00F25911" w:rsidRPr="008C32EF">
        <w:rPr>
          <w:b/>
        </w:rPr>
        <w:t>INS NS</w:t>
      </w:r>
      <w:r w:rsidR="00F25911" w:rsidRPr="008C32EF">
        <w:t xml:space="preserve">] as </w:t>
      </w:r>
      <w:r w:rsidR="00F25911" w:rsidRPr="008C32EF">
        <w:rPr>
          <w:i/>
        </w:rPr>
        <w:t>“The Spatial Data Set Identifier parameter shall contain the Unique Resource Identifier of the Data Set”</w:t>
      </w:r>
    </w:p>
    <w:p w14:paraId="31582253" w14:textId="77777777" w:rsidR="00F25911" w:rsidRPr="008C32EF" w:rsidRDefault="00F25911" w:rsidP="002654C7">
      <w:r w:rsidRPr="008C32EF">
        <w:t>The following table demonstrates how the Spatial Data Set Identifier is mapped between the Atom and WFS based Technical Guidance and the corresponding ISO metadata of the spatial data set. The Spatial Data Set Identifier parameter maps to either the RS_Identifier or the MD_Identifier depending on what type of Spatial Data Set Identifier is used in the corresponding ISO metadata.</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4394"/>
        <w:gridCol w:w="1701"/>
        <w:gridCol w:w="1701"/>
        <w:tblGridChange w:id="36">
          <w:tblGrid>
            <w:gridCol w:w="817"/>
            <w:gridCol w:w="4394"/>
            <w:gridCol w:w="1701"/>
            <w:gridCol w:w="1701"/>
          </w:tblGrid>
        </w:tblGridChange>
      </w:tblGrid>
      <w:tr w:rsidR="00F25911" w:rsidRPr="008C32EF" w14:paraId="7A599AAA" w14:textId="77777777" w:rsidTr="000A3485">
        <w:trPr>
          <w:trHeight w:val="375"/>
        </w:trPr>
        <w:tc>
          <w:tcPr>
            <w:tcW w:w="817" w:type="dxa"/>
          </w:tcPr>
          <w:p w14:paraId="1D298B58" w14:textId="77777777" w:rsidR="00F25911" w:rsidRPr="008C32EF" w:rsidRDefault="00F25911" w:rsidP="002654C7"/>
        </w:tc>
        <w:tc>
          <w:tcPr>
            <w:tcW w:w="4394" w:type="dxa"/>
          </w:tcPr>
          <w:p w14:paraId="5DD3637E" w14:textId="77777777" w:rsidR="00F25911" w:rsidRPr="008C32EF" w:rsidRDefault="00F25911" w:rsidP="000A3485">
            <w:pPr>
              <w:jc w:val="center"/>
              <w:rPr>
                <w:b/>
              </w:rPr>
            </w:pPr>
            <w:r w:rsidRPr="008C32EF">
              <w:rPr>
                <w:b/>
              </w:rPr>
              <w:t>INSPIRE Download Service</w:t>
            </w:r>
          </w:p>
        </w:tc>
        <w:tc>
          <w:tcPr>
            <w:tcW w:w="1701" w:type="dxa"/>
          </w:tcPr>
          <w:p w14:paraId="119CBF47" w14:textId="77777777" w:rsidR="00F25911" w:rsidRPr="008C32EF" w:rsidRDefault="00F25911" w:rsidP="000A3485">
            <w:pPr>
              <w:jc w:val="center"/>
              <w:rPr>
                <w:b/>
              </w:rPr>
            </w:pPr>
            <w:r w:rsidRPr="008C32EF">
              <w:rPr>
                <w:b/>
              </w:rPr>
              <w:t>RS_Identifier</w:t>
            </w:r>
          </w:p>
        </w:tc>
        <w:tc>
          <w:tcPr>
            <w:tcW w:w="1701" w:type="dxa"/>
          </w:tcPr>
          <w:p w14:paraId="4562CCDA" w14:textId="77777777" w:rsidR="00F25911" w:rsidRPr="008C32EF" w:rsidRDefault="00F25911" w:rsidP="000A3485">
            <w:pPr>
              <w:jc w:val="center"/>
              <w:rPr>
                <w:b/>
              </w:rPr>
            </w:pPr>
            <w:r w:rsidRPr="008C32EF">
              <w:rPr>
                <w:b/>
              </w:rPr>
              <w:t>MD_Identifier</w:t>
            </w:r>
          </w:p>
        </w:tc>
      </w:tr>
      <w:tr w:rsidR="00F25911" w:rsidRPr="008C32EF" w14:paraId="6FD51C5D" w14:textId="77777777" w:rsidTr="000A3485">
        <w:tc>
          <w:tcPr>
            <w:tcW w:w="817" w:type="dxa"/>
            <w:vMerge w:val="restart"/>
          </w:tcPr>
          <w:p w14:paraId="5A8F52EF" w14:textId="77777777" w:rsidR="00F25911" w:rsidRPr="008C32EF" w:rsidRDefault="00F25911" w:rsidP="000A3485">
            <w:pPr>
              <w:jc w:val="center"/>
              <w:rPr>
                <w:b/>
                <w:sz w:val="18"/>
                <w:szCs w:val="18"/>
              </w:rPr>
            </w:pPr>
          </w:p>
          <w:p w14:paraId="476D794F" w14:textId="77777777" w:rsidR="00F25911" w:rsidRPr="008C32EF" w:rsidRDefault="00F25911" w:rsidP="000A3485">
            <w:pPr>
              <w:jc w:val="center"/>
              <w:rPr>
                <w:b/>
                <w:sz w:val="18"/>
                <w:szCs w:val="18"/>
              </w:rPr>
            </w:pPr>
            <w:r w:rsidRPr="008C32EF">
              <w:rPr>
                <w:b/>
                <w:sz w:val="18"/>
                <w:szCs w:val="18"/>
              </w:rPr>
              <w:t>WFS</w:t>
            </w:r>
          </w:p>
        </w:tc>
        <w:tc>
          <w:tcPr>
            <w:tcW w:w="4394" w:type="dxa"/>
            <w:vAlign w:val="center"/>
          </w:tcPr>
          <w:p w14:paraId="4DD3A769" w14:textId="77777777" w:rsidR="00F25911" w:rsidRPr="008C32EF" w:rsidRDefault="00F25911" w:rsidP="000A3485">
            <w:pPr>
              <w:jc w:val="left"/>
              <w:rPr>
                <w:sz w:val="18"/>
                <w:szCs w:val="18"/>
              </w:rPr>
            </w:pPr>
            <w:r w:rsidRPr="008C32EF">
              <w:rPr>
                <w:sz w:val="18"/>
                <w:szCs w:val="18"/>
              </w:rPr>
              <w:t>inspire_dls:SpatialDataSetIdentifier/inspire_common:Code</w:t>
            </w:r>
          </w:p>
        </w:tc>
        <w:tc>
          <w:tcPr>
            <w:tcW w:w="1701" w:type="dxa"/>
            <w:vAlign w:val="center"/>
          </w:tcPr>
          <w:p w14:paraId="4BCA4D92" w14:textId="77777777" w:rsidR="00F25911" w:rsidRPr="008C32EF" w:rsidRDefault="004A7A33" w:rsidP="000A3485">
            <w:pPr>
              <w:jc w:val="left"/>
              <w:rPr>
                <w:sz w:val="18"/>
                <w:szCs w:val="18"/>
              </w:rPr>
            </w:pPr>
            <w:r w:rsidRPr="008C32EF">
              <w:rPr>
                <w:sz w:val="18"/>
                <w:szCs w:val="18"/>
              </w:rPr>
              <w:t>gmd</w:t>
            </w:r>
            <w:r w:rsidR="00F25911" w:rsidRPr="008C32EF">
              <w:rPr>
                <w:sz w:val="18"/>
                <w:szCs w:val="18"/>
              </w:rPr>
              <w:t>:RS_Identifier/code</w:t>
            </w:r>
          </w:p>
        </w:tc>
        <w:tc>
          <w:tcPr>
            <w:tcW w:w="1701" w:type="dxa"/>
            <w:vAlign w:val="center"/>
          </w:tcPr>
          <w:p w14:paraId="2B0EBF7E" w14:textId="77777777" w:rsidR="00F25911" w:rsidRPr="008C32EF" w:rsidRDefault="004A7A33" w:rsidP="000A3485">
            <w:pPr>
              <w:jc w:val="left"/>
              <w:rPr>
                <w:sz w:val="18"/>
                <w:szCs w:val="18"/>
              </w:rPr>
            </w:pPr>
            <w:r w:rsidRPr="008C32EF">
              <w:rPr>
                <w:sz w:val="18"/>
                <w:szCs w:val="18"/>
              </w:rPr>
              <w:t>gmd:</w:t>
            </w:r>
            <w:r w:rsidR="00F25911" w:rsidRPr="008C32EF">
              <w:rPr>
                <w:sz w:val="18"/>
                <w:szCs w:val="18"/>
              </w:rPr>
              <w:t>MD_Identifier/code</w:t>
            </w:r>
          </w:p>
        </w:tc>
      </w:tr>
      <w:tr w:rsidR="00F25911" w:rsidRPr="008C32EF" w14:paraId="17E480E7" w14:textId="77777777" w:rsidTr="000A3485">
        <w:tc>
          <w:tcPr>
            <w:tcW w:w="817" w:type="dxa"/>
            <w:vMerge/>
          </w:tcPr>
          <w:p w14:paraId="5DAE0296" w14:textId="77777777" w:rsidR="00F25911" w:rsidRPr="008C32EF" w:rsidRDefault="00F25911" w:rsidP="002654C7">
            <w:pPr>
              <w:rPr>
                <w:b/>
                <w:sz w:val="18"/>
                <w:szCs w:val="18"/>
              </w:rPr>
            </w:pPr>
          </w:p>
        </w:tc>
        <w:tc>
          <w:tcPr>
            <w:tcW w:w="4394" w:type="dxa"/>
            <w:vAlign w:val="center"/>
          </w:tcPr>
          <w:p w14:paraId="77A6166C" w14:textId="77777777" w:rsidR="00F25911" w:rsidRPr="008C32EF" w:rsidRDefault="00F25911" w:rsidP="000A3485">
            <w:pPr>
              <w:jc w:val="left"/>
              <w:rPr>
                <w:sz w:val="18"/>
                <w:szCs w:val="18"/>
              </w:rPr>
            </w:pPr>
            <w:r w:rsidRPr="008C32EF">
              <w:rPr>
                <w:sz w:val="18"/>
                <w:szCs w:val="18"/>
              </w:rPr>
              <w:t>inspire_dls:SpatialDataSetIdentifier/inspire_common:Namespace</w:t>
            </w:r>
          </w:p>
        </w:tc>
        <w:tc>
          <w:tcPr>
            <w:tcW w:w="1701" w:type="dxa"/>
            <w:vAlign w:val="center"/>
          </w:tcPr>
          <w:p w14:paraId="39B71696" w14:textId="77777777" w:rsidR="00F25911" w:rsidRPr="008C32EF" w:rsidRDefault="004A7A33" w:rsidP="000A3485">
            <w:pPr>
              <w:jc w:val="left"/>
              <w:rPr>
                <w:sz w:val="18"/>
                <w:szCs w:val="18"/>
              </w:rPr>
            </w:pPr>
            <w:r w:rsidRPr="008C32EF">
              <w:rPr>
                <w:sz w:val="18"/>
                <w:szCs w:val="18"/>
              </w:rPr>
              <w:t>gmd:RS_Identifier/codespace</w:t>
            </w:r>
          </w:p>
        </w:tc>
        <w:tc>
          <w:tcPr>
            <w:tcW w:w="1701" w:type="dxa"/>
            <w:vAlign w:val="center"/>
          </w:tcPr>
          <w:p w14:paraId="3FEA3AF4" w14:textId="77777777" w:rsidR="00F25911" w:rsidRPr="008C32EF" w:rsidRDefault="00F25911" w:rsidP="000A3485">
            <w:pPr>
              <w:jc w:val="left"/>
              <w:rPr>
                <w:sz w:val="18"/>
                <w:szCs w:val="18"/>
              </w:rPr>
            </w:pPr>
          </w:p>
        </w:tc>
      </w:tr>
      <w:tr w:rsidR="00F25911" w:rsidRPr="008C32EF" w14:paraId="223FB335" w14:textId="77777777" w:rsidTr="000A3485">
        <w:tc>
          <w:tcPr>
            <w:tcW w:w="817" w:type="dxa"/>
            <w:vMerge w:val="restart"/>
          </w:tcPr>
          <w:p w14:paraId="3431E4BA" w14:textId="77777777" w:rsidR="00F25911" w:rsidRPr="008C32EF" w:rsidRDefault="00F25911" w:rsidP="002654C7">
            <w:pPr>
              <w:rPr>
                <w:b/>
                <w:sz w:val="18"/>
                <w:szCs w:val="18"/>
              </w:rPr>
            </w:pPr>
          </w:p>
          <w:p w14:paraId="79207FFE" w14:textId="77777777" w:rsidR="00F25911" w:rsidRPr="008C32EF" w:rsidRDefault="00F25911" w:rsidP="000A3485">
            <w:pPr>
              <w:jc w:val="center"/>
              <w:rPr>
                <w:b/>
                <w:sz w:val="18"/>
                <w:szCs w:val="18"/>
              </w:rPr>
            </w:pPr>
            <w:r w:rsidRPr="008C32EF">
              <w:rPr>
                <w:b/>
                <w:sz w:val="18"/>
                <w:szCs w:val="18"/>
              </w:rPr>
              <w:t>ATOM</w:t>
            </w:r>
          </w:p>
        </w:tc>
        <w:tc>
          <w:tcPr>
            <w:tcW w:w="4394" w:type="dxa"/>
            <w:vAlign w:val="center"/>
          </w:tcPr>
          <w:p w14:paraId="6EDB3DF7" w14:textId="77777777" w:rsidR="00F25911" w:rsidRPr="008C32EF" w:rsidRDefault="004A7A33" w:rsidP="000A3485">
            <w:pPr>
              <w:jc w:val="left"/>
              <w:rPr>
                <w:sz w:val="18"/>
                <w:szCs w:val="18"/>
              </w:rPr>
            </w:pPr>
            <w:r w:rsidRPr="008C32EF">
              <w:rPr>
                <w:sz w:val="18"/>
                <w:szCs w:val="18"/>
              </w:rPr>
              <w:t>spatial_dataset_identifier_code</w:t>
            </w:r>
          </w:p>
        </w:tc>
        <w:tc>
          <w:tcPr>
            <w:tcW w:w="1701" w:type="dxa"/>
            <w:vAlign w:val="center"/>
          </w:tcPr>
          <w:p w14:paraId="6BE50EF6" w14:textId="77777777" w:rsidR="00F25911" w:rsidRPr="008C32EF" w:rsidRDefault="004A7A33" w:rsidP="000A3485">
            <w:pPr>
              <w:jc w:val="left"/>
              <w:rPr>
                <w:sz w:val="18"/>
                <w:szCs w:val="18"/>
              </w:rPr>
            </w:pPr>
            <w:r w:rsidRPr="008C32EF">
              <w:rPr>
                <w:sz w:val="18"/>
                <w:szCs w:val="18"/>
              </w:rPr>
              <w:t>gmd:RS_Identifier/code</w:t>
            </w:r>
          </w:p>
        </w:tc>
        <w:tc>
          <w:tcPr>
            <w:tcW w:w="1701" w:type="dxa"/>
            <w:vAlign w:val="center"/>
          </w:tcPr>
          <w:p w14:paraId="4D7BD24D" w14:textId="77777777" w:rsidR="00F25911" w:rsidRPr="008C32EF" w:rsidRDefault="004A7A33" w:rsidP="000A3485">
            <w:pPr>
              <w:jc w:val="left"/>
              <w:rPr>
                <w:sz w:val="18"/>
                <w:szCs w:val="18"/>
              </w:rPr>
            </w:pPr>
            <w:r w:rsidRPr="008C32EF">
              <w:rPr>
                <w:sz w:val="18"/>
                <w:szCs w:val="18"/>
              </w:rPr>
              <w:t>gmd:MD_Identifier/code</w:t>
            </w:r>
          </w:p>
        </w:tc>
      </w:tr>
      <w:tr w:rsidR="00F25911" w:rsidRPr="008C32EF" w14:paraId="27D21BEB" w14:textId="77777777" w:rsidTr="000A3485">
        <w:tc>
          <w:tcPr>
            <w:tcW w:w="817" w:type="dxa"/>
            <w:vMerge/>
          </w:tcPr>
          <w:p w14:paraId="00CACCED" w14:textId="77777777" w:rsidR="00F25911" w:rsidRPr="008C32EF" w:rsidRDefault="00F25911" w:rsidP="002654C7">
            <w:pPr>
              <w:rPr>
                <w:sz w:val="18"/>
                <w:szCs w:val="18"/>
              </w:rPr>
            </w:pPr>
          </w:p>
        </w:tc>
        <w:tc>
          <w:tcPr>
            <w:tcW w:w="4394" w:type="dxa"/>
            <w:vAlign w:val="center"/>
          </w:tcPr>
          <w:p w14:paraId="7F245D4F" w14:textId="77777777" w:rsidR="00F25911" w:rsidRPr="008C32EF" w:rsidRDefault="004A7A33" w:rsidP="000A3485">
            <w:pPr>
              <w:jc w:val="left"/>
              <w:rPr>
                <w:sz w:val="18"/>
                <w:szCs w:val="18"/>
              </w:rPr>
            </w:pPr>
            <w:r w:rsidRPr="008C32EF">
              <w:rPr>
                <w:sz w:val="18"/>
                <w:szCs w:val="18"/>
              </w:rPr>
              <w:t>spatial_dataset_identifier_namespace</w:t>
            </w:r>
          </w:p>
        </w:tc>
        <w:tc>
          <w:tcPr>
            <w:tcW w:w="1701" w:type="dxa"/>
            <w:vAlign w:val="center"/>
          </w:tcPr>
          <w:p w14:paraId="311CAF44" w14:textId="77777777" w:rsidR="00F25911" w:rsidRPr="008C32EF" w:rsidRDefault="004A7A33" w:rsidP="000A3485">
            <w:pPr>
              <w:jc w:val="left"/>
              <w:rPr>
                <w:sz w:val="18"/>
                <w:szCs w:val="18"/>
              </w:rPr>
            </w:pPr>
            <w:r w:rsidRPr="008C32EF">
              <w:rPr>
                <w:sz w:val="18"/>
                <w:szCs w:val="18"/>
              </w:rPr>
              <w:t>gmd:RS_Identifier/codespace</w:t>
            </w:r>
          </w:p>
        </w:tc>
        <w:tc>
          <w:tcPr>
            <w:tcW w:w="1701" w:type="dxa"/>
            <w:vAlign w:val="center"/>
          </w:tcPr>
          <w:p w14:paraId="347C839E" w14:textId="77777777" w:rsidR="00F25911" w:rsidRPr="008C32EF" w:rsidRDefault="00F25911" w:rsidP="000A3485">
            <w:pPr>
              <w:keepNext/>
              <w:jc w:val="left"/>
              <w:rPr>
                <w:sz w:val="18"/>
                <w:szCs w:val="18"/>
              </w:rPr>
            </w:pPr>
          </w:p>
        </w:tc>
      </w:tr>
    </w:tbl>
    <w:p w14:paraId="4285BFD7" w14:textId="77777777" w:rsidR="00F25911" w:rsidRPr="008C32EF" w:rsidRDefault="004A7A33" w:rsidP="00C25B8A">
      <w:pPr>
        <w:pStyle w:val="Didascalia"/>
      </w:pPr>
      <w:r w:rsidRPr="008C32EF">
        <w:t xml:space="preserve">Table </w:t>
      </w:r>
      <w:r w:rsidRPr="008C32EF">
        <w:fldChar w:fldCharType="begin"/>
      </w:r>
      <w:r w:rsidRPr="008C32EF">
        <w:instrText xml:space="preserve"> SEQ Table \* ARABIC </w:instrText>
      </w:r>
      <w:r w:rsidRPr="008C32EF">
        <w:fldChar w:fldCharType="separate"/>
      </w:r>
      <w:r w:rsidR="00BB00B0">
        <w:rPr>
          <w:noProof/>
        </w:rPr>
        <w:t>13</w:t>
      </w:r>
      <w:r w:rsidRPr="008C32EF">
        <w:fldChar w:fldCharType="end"/>
      </w:r>
      <w:r w:rsidRPr="008C32EF">
        <w:t xml:space="preserve">: Mapping the Spatial Data Set Identifier parameter </w:t>
      </w:r>
    </w:p>
    <w:p w14:paraId="201D8129" w14:textId="77777777" w:rsidR="00144CEF" w:rsidRPr="008C32EF" w:rsidRDefault="006C6C4D" w:rsidP="004A7A33">
      <w:pPr>
        <w:pStyle w:val="Titolo2"/>
      </w:pPr>
      <w:r w:rsidRPr="008C32EF">
        <w:br w:type="page"/>
      </w:r>
      <w:bookmarkStart w:id="37" w:name="_Toc364091529"/>
      <w:r w:rsidR="00144CEF" w:rsidRPr="008C32EF">
        <w:t>Conformance Classes for Download Services</w:t>
      </w:r>
      <w:r w:rsidR="00CF3B85" w:rsidRPr="008C32EF">
        <w:t xml:space="preserve"> Technical Guidance</w:t>
      </w:r>
      <w:bookmarkEnd w:id="37"/>
    </w:p>
    <w:p w14:paraId="26F0C482" w14:textId="77777777" w:rsidR="00D97882" w:rsidRPr="008C32EF" w:rsidRDefault="00D97882" w:rsidP="00144CEF">
      <w:r w:rsidRPr="008C32EF">
        <w:t xml:space="preserve">In order to declare </w:t>
      </w:r>
      <w:r w:rsidR="00774B8B" w:rsidRPr="008C32EF">
        <w:t xml:space="preserve">a level of </w:t>
      </w:r>
      <w:r w:rsidRPr="008C32EF">
        <w:t>conformance with this Technical Guidance it is necessary to meet the requirements of any conformance class to which conformance is declared.</w:t>
      </w:r>
    </w:p>
    <w:p w14:paraId="7DAF750E" w14:textId="77777777" w:rsidR="000224E7" w:rsidRPr="008C32EF" w:rsidRDefault="00EC178B" w:rsidP="000224E7">
      <w:r w:rsidRPr="008C32EF">
        <w:t>T</w:t>
      </w:r>
      <w:r w:rsidR="00144CEF" w:rsidRPr="008C32EF">
        <w:t>he following conformance class</w:t>
      </w:r>
      <w:r w:rsidR="00CF3B85" w:rsidRPr="008C32EF">
        <w:t>es are defined in this document.</w:t>
      </w:r>
      <w:r w:rsidR="00D97882" w:rsidRPr="008C32EF">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3831"/>
        <w:gridCol w:w="2743"/>
        <w:gridCol w:w="972"/>
      </w:tblGrid>
      <w:tr w:rsidR="00144CEF" w:rsidRPr="008C32EF" w14:paraId="1CB8DDEE" w14:textId="77777777" w:rsidTr="007615AC">
        <w:tc>
          <w:tcPr>
            <w:tcW w:w="1526" w:type="dxa"/>
          </w:tcPr>
          <w:p w14:paraId="4F2AA561" w14:textId="77777777" w:rsidR="00144CEF" w:rsidRPr="008C32EF" w:rsidRDefault="00144CEF" w:rsidP="007615AC">
            <w:pPr>
              <w:jc w:val="center"/>
              <w:rPr>
                <w:b/>
              </w:rPr>
            </w:pPr>
            <w:r w:rsidRPr="008C32EF">
              <w:rPr>
                <w:b/>
              </w:rPr>
              <w:t>Conformance Class</w:t>
            </w:r>
          </w:p>
        </w:tc>
        <w:tc>
          <w:tcPr>
            <w:tcW w:w="3831" w:type="dxa"/>
          </w:tcPr>
          <w:p w14:paraId="3217477E" w14:textId="77777777" w:rsidR="00144CEF" w:rsidRPr="008C32EF" w:rsidRDefault="00CF3B85" w:rsidP="007615AC">
            <w:pPr>
              <w:jc w:val="center"/>
              <w:rPr>
                <w:b/>
              </w:rPr>
            </w:pPr>
            <w:r w:rsidRPr="008C32EF">
              <w:rPr>
                <w:b/>
              </w:rPr>
              <w:t>Description</w:t>
            </w:r>
          </w:p>
        </w:tc>
        <w:tc>
          <w:tcPr>
            <w:tcW w:w="0" w:type="auto"/>
          </w:tcPr>
          <w:p w14:paraId="421E6AAA" w14:textId="77777777" w:rsidR="00144CEF" w:rsidRPr="008C32EF" w:rsidRDefault="00144CEF" w:rsidP="007615AC">
            <w:pPr>
              <w:jc w:val="center"/>
              <w:rPr>
                <w:b/>
              </w:rPr>
            </w:pPr>
            <w:r w:rsidRPr="008C32EF">
              <w:rPr>
                <w:b/>
              </w:rPr>
              <w:t>M/O/C</w:t>
            </w:r>
          </w:p>
        </w:tc>
        <w:tc>
          <w:tcPr>
            <w:tcW w:w="0" w:type="auto"/>
          </w:tcPr>
          <w:p w14:paraId="23EED6F3" w14:textId="77777777" w:rsidR="00144CEF" w:rsidRPr="008C32EF" w:rsidRDefault="00144CEF" w:rsidP="007615AC">
            <w:pPr>
              <w:jc w:val="center"/>
              <w:rPr>
                <w:b/>
              </w:rPr>
            </w:pPr>
            <w:r w:rsidRPr="008C32EF">
              <w:rPr>
                <w:b/>
              </w:rPr>
              <w:t>Chapter</w:t>
            </w:r>
          </w:p>
        </w:tc>
      </w:tr>
      <w:tr w:rsidR="00144CEF" w:rsidRPr="008C32EF" w14:paraId="24318AC0" w14:textId="77777777" w:rsidTr="007615AC">
        <w:tc>
          <w:tcPr>
            <w:tcW w:w="1526" w:type="dxa"/>
          </w:tcPr>
          <w:p w14:paraId="7B26A908" w14:textId="77777777" w:rsidR="00144CEF" w:rsidRPr="008C32EF" w:rsidRDefault="00D87A22" w:rsidP="007615AC">
            <w:pPr>
              <w:jc w:val="left"/>
            </w:pPr>
            <w:r w:rsidRPr="008C32EF">
              <w:t>1: P</w:t>
            </w:r>
            <w:r w:rsidR="00144CEF" w:rsidRPr="008C32EF">
              <w:t>re-defined</w:t>
            </w:r>
            <w:r w:rsidRPr="008C32EF">
              <w:t xml:space="preserve"> Atom</w:t>
            </w:r>
          </w:p>
        </w:tc>
        <w:tc>
          <w:tcPr>
            <w:tcW w:w="3831" w:type="dxa"/>
          </w:tcPr>
          <w:p w14:paraId="152F933E" w14:textId="77777777" w:rsidR="00144CEF" w:rsidRPr="008C32EF" w:rsidRDefault="00144CEF" w:rsidP="007615AC">
            <w:pPr>
              <w:jc w:val="left"/>
            </w:pPr>
            <w:r w:rsidRPr="008C32EF">
              <w:t>Implementation of pre-defined download service using Atom</w:t>
            </w:r>
          </w:p>
        </w:tc>
        <w:tc>
          <w:tcPr>
            <w:tcW w:w="0" w:type="auto"/>
          </w:tcPr>
          <w:p w14:paraId="5D306466" w14:textId="77777777" w:rsidR="00144CEF" w:rsidRPr="008C32EF" w:rsidRDefault="00144CEF" w:rsidP="007615AC">
            <w:pPr>
              <w:jc w:val="center"/>
            </w:pPr>
            <w:r w:rsidRPr="008C32EF">
              <w:t xml:space="preserve">C, shall be M if </w:t>
            </w:r>
            <w:r w:rsidR="00F35AF4" w:rsidRPr="008C32EF">
              <w:t>“</w:t>
            </w:r>
            <w:r w:rsidRPr="008C32EF">
              <w:t>WFS pre-defined</w:t>
            </w:r>
            <w:r w:rsidR="00F35AF4" w:rsidRPr="008C32EF">
              <w:t>”</w:t>
            </w:r>
            <w:r w:rsidRPr="008C32EF">
              <w:t xml:space="preserve"> is not conformed to</w:t>
            </w:r>
          </w:p>
        </w:tc>
        <w:tc>
          <w:tcPr>
            <w:tcW w:w="0" w:type="auto"/>
          </w:tcPr>
          <w:p w14:paraId="248883B5" w14:textId="77777777" w:rsidR="00144CEF" w:rsidRPr="008C32EF" w:rsidRDefault="00730E6D" w:rsidP="007615AC">
            <w:pPr>
              <w:jc w:val="center"/>
            </w:pPr>
            <w:r w:rsidRPr="008C32EF">
              <w:fldChar w:fldCharType="begin"/>
            </w:r>
            <w:r w:rsidRPr="008C32EF">
              <w:instrText xml:space="preserve"> </w:instrText>
            </w:r>
            <w:r w:rsidR="003C4833" w:rsidRPr="008C32EF">
              <w:instrText>REF</w:instrText>
            </w:r>
            <w:r w:rsidRPr="008C32EF">
              <w:instrText xml:space="preserve"> _Ref313606447 \r </w:instrText>
            </w:r>
            <w:r w:rsidRPr="008C32EF">
              <w:fldChar w:fldCharType="separate"/>
            </w:r>
            <w:r w:rsidR="00BB00B0">
              <w:t>5</w:t>
            </w:r>
            <w:r w:rsidRPr="008C32EF">
              <w:fldChar w:fldCharType="end"/>
            </w:r>
          </w:p>
        </w:tc>
      </w:tr>
      <w:tr w:rsidR="00144CEF" w:rsidRPr="008C32EF" w14:paraId="15960F06" w14:textId="77777777" w:rsidTr="007615AC">
        <w:tc>
          <w:tcPr>
            <w:tcW w:w="1526" w:type="dxa"/>
          </w:tcPr>
          <w:p w14:paraId="1BA4B2FB" w14:textId="77777777" w:rsidR="00144CEF" w:rsidRPr="008C32EF" w:rsidRDefault="00144CEF" w:rsidP="00D87A22">
            <w:pPr>
              <w:jc w:val="left"/>
            </w:pPr>
            <w:r w:rsidRPr="008C32EF">
              <w:t xml:space="preserve">2: </w:t>
            </w:r>
            <w:r w:rsidR="00D87A22" w:rsidRPr="008C32EF">
              <w:t>P</w:t>
            </w:r>
            <w:r w:rsidRPr="008C32EF">
              <w:t>re-defined</w:t>
            </w:r>
            <w:r w:rsidR="00D87A22" w:rsidRPr="008C32EF">
              <w:t xml:space="preserve"> WFS</w:t>
            </w:r>
          </w:p>
        </w:tc>
        <w:tc>
          <w:tcPr>
            <w:tcW w:w="3831" w:type="dxa"/>
          </w:tcPr>
          <w:p w14:paraId="187308C0" w14:textId="77777777" w:rsidR="00144CEF" w:rsidRPr="008C32EF" w:rsidRDefault="00144CEF" w:rsidP="007615AC">
            <w:pPr>
              <w:jc w:val="left"/>
            </w:pPr>
            <w:r w:rsidRPr="008C32EF">
              <w:t>Implementation of pre-defined download service using WFS</w:t>
            </w:r>
          </w:p>
        </w:tc>
        <w:tc>
          <w:tcPr>
            <w:tcW w:w="0" w:type="auto"/>
          </w:tcPr>
          <w:p w14:paraId="10235EC2" w14:textId="77777777" w:rsidR="00144CEF" w:rsidRPr="008C32EF" w:rsidRDefault="00144CEF" w:rsidP="007615AC">
            <w:pPr>
              <w:jc w:val="center"/>
            </w:pPr>
            <w:r w:rsidRPr="008C32EF">
              <w:t xml:space="preserve">C, shall be M if </w:t>
            </w:r>
            <w:r w:rsidR="00F35AF4" w:rsidRPr="008C32EF">
              <w:t>“</w:t>
            </w:r>
            <w:r w:rsidRPr="008C32EF">
              <w:t>Atom pre-defined</w:t>
            </w:r>
            <w:r w:rsidR="00F35AF4" w:rsidRPr="008C32EF">
              <w:t>”</w:t>
            </w:r>
            <w:r w:rsidRPr="008C32EF">
              <w:t xml:space="preserve"> is not conformed to</w:t>
            </w:r>
          </w:p>
        </w:tc>
        <w:tc>
          <w:tcPr>
            <w:tcW w:w="0" w:type="auto"/>
          </w:tcPr>
          <w:p w14:paraId="37F6E403" w14:textId="77777777" w:rsidR="00144CEF" w:rsidRPr="008C32EF" w:rsidRDefault="00ED791F" w:rsidP="007615AC">
            <w:pPr>
              <w:jc w:val="center"/>
            </w:pPr>
            <w:r w:rsidRPr="008C32EF">
              <w:fldChar w:fldCharType="begin"/>
            </w:r>
            <w:r w:rsidRPr="008C32EF">
              <w:instrText xml:space="preserve"> REF _Ref317248161 \r \h </w:instrText>
            </w:r>
            <w:r w:rsidRPr="008C32EF">
              <w:fldChar w:fldCharType="separate"/>
            </w:r>
            <w:r w:rsidR="00BB00B0">
              <w:t>6</w:t>
            </w:r>
            <w:r w:rsidRPr="008C32EF">
              <w:fldChar w:fldCharType="end"/>
            </w:r>
          </w:p>
        </w:tc>
      </w:tr>
      <w:tr w:rsidR="00144CEF" w:rsidRPr="008C32EF" w14:paraId="51D2C2B3" w14:textId="77777777" w:rsidTr="007615AC">
        <w:tc>
          <w:tcPr>
            <w:tcW w:w="1526" w:type="dxa"/>
          </w:tcPr>
          <w:p w14:paraId="38CB1B0B" w14:textId="77777777" w:rsidR="00144CEF" w:rsidRPr="008C32EF" w:rsidRDefault="00D87A22" w:rsidP="007615AC">
            <w:pPr>
              <w:jc w:val="left"/>
            </w:pPr>
            <w:r w:rsidRPr="008C32EF">
              <w:t>3: D</w:t>
            </w:r>
            <w:r w:rsidR="00144CEF" w:rsidRPr="008C32EF">
              <w:t>irect</w:t>
            </w:r>
            <w:r w:rsidRPr="008C32EF">
              <w:t xml:space="preserve"> WFS</w:t>
            </w:r>
          </w:p>
        </w:tc>
        <w:tc>
          <w:tcPr>
            <w:tcW w:w="3831" w:type="dxa"/>
          </w:tcPr>
          <w:p w14:paraId="62D941DF" w14:textId="77777777" w:rsidR="00144CEF" w:rsidRPr="008C32EF" w:rsidRDefault="00144CEF" w:rsidP="007615AC">
            <w:pPr>
              <w:jc w:val="left"/>
            </w:pPr>
            <w:r w:rsidRPr="008C32EF">
              <w:t>Implementation of direct access download service using WFS</w:t>
            </w:r>
          </w:p>
        </w:tc>
        <w:tc>
          <w:tcPr>
            <w:tcW w:w="0" w:type="auto"/>
          </w:tcPr>
          <w:p w14:paraId="43C0EFCA" w14:textId="77777777" w:rsidR="00144CEF" w:rsidRPr="008C32EF" w:rsidRDefault="00144CEF" w:rsidP="007615AC">
            <w:pPr>
              <w:jc w:val="center"/>
            </w:pPr>
            <w:r w:rsidRPr="008C32EF">
              <w:t>O</w:t>
            </w:r>
          </w:p>
        </w:tc>
        <w:tc>
          <w:tcPr>
            <w:tcW w:w="0" w:type="auto"/>
          </w:tcPr>
          <w:p w14:paraId="5BBBE1D0" w14:textId="77777777" w:rsidR="00144CEF" w:rsidRPr="008C32EF" w:rsidRDefault="00730E6D" w:rsidP="007615AC">
            <w:pPr>
              <w:jc w:val="center"/>
            </w:pPr>
            <w:r w:rsidRPr="008C32EF">
              <w:fldChar w:fldCharType="begin"/>
            </w:r>
            <w:r w:rsidRPr="008C32EF">
              <w:instrText xml:space="preserve"> </w:instrText>
            </w:r>
            <w:r w:rsidR="003C4833" w:rsidRPr="008C32EF">
              <w:instrText>REF</w:instrText>
            </w:r>
            <w:r w:rsidRPr="008C32EF">
              <w:instrText xml:space="preserve"> _Ref313882277 \r </w:instrText>
            </w:r>
            <w:r w:rsidRPr="008C32EF">
              <w:fldChar w:fldCharType="separate"/>
            </w:r>
            <w:r w:rsidR="00BB00B0">
              <w:t>7</w:t>
            </w:r>
            <w:r w:rsidRPr="008C32EF">
              <w:fldChar w:fldCharType="end"/>
            </w:r>
          </w:p>
        </w:tc>
      </w:tr>
      <w:tr w:rsidR="00144CEF" w:rsidRPr="008C32EF" w14:paraId="4ED89DFC" w14:textId="77777777" w:rsidTr="007615AC">
        <w:tc>
          <w:tcPr>
            <w:tcW w:w="1526" w:type="dxa"/>
          </w:tcPr>
          <w:p w14:paraId="1D843A93" w14:textId="77777777" w:rsidR="00144CEF" w:rsidRPr="008C32EF" w:rsidRDefault="00144CEF" w:rsidP="007615AC">
            <w:pPr>
              <w:jc w:val="left"/>
            </w:pPr>
            <w:r w:rsidRPr="008C32EF">
              <w:t>4: Quality of Service</w:t>
            </w:r>
          </w:p>
        </w:tc>
        <w:tc>
          <w:tcPr>
            <w:tcW w:w="3831" w:type="dxa"/>
          </w:tcPr>
          <w:p w14:paraId="74C7E24E" w14:textId="77777777" w:rsidR="00144CEF" w:rsidRPr="008C32EF" w:rsidRDefault="00144CEF" w:rsidP="007615AC">
            <w:pPr>
              <w:jc w:val="left"/>
            </w:pPr>
            <w:r w:rsidRPr="008C32EF">
              <w:t>Quality of Service criteria and requirements</w:t>
            </w:r>
          </w:p>
        </w:tc>
        <w:tc>
          <w:tcPr>
            <w:tcW w:w="0" w:type="auto"/>
          </w:tcPr>
          <w:p w14:paraId="3341C06D" w14:textId="77777777" w:rsidR="00144CEF" w:rsidRPr="008C32EF" w:rsidRDefault="00144CEF" w:rsidP="007615AC">
            <w:pPr>
              <w:jc w:val="center"/>
            </w:pPr>
            <w:r w:rsidRPr="008C32EF">
              <w:t>M</w:t>
            </w:r>
          </w:p>
        </w:tc>
        <w:tc>
          <w:tcPr>
            <w:tcW w:w="0" w:type="auto"/>
          </w:tcPr>
          <w:p w14:paraId="7C7FD343" w14:textId="77777777" w:rsidR="00144CEF" w:rsidRPr="008C32EF" w:rsidRDefault="00ED791F" w:rsidP="009D7296">
            <w:pPr>
              <w:keepNext/>
              <w:jc w:val="center"/>
            </w:pPr>
            <w:r w:rsidRPr="008C32EF">
              <w:fldChar w:fldCharType="begin"/>
            </w:r>
            <w:r w:rsidRPr="008C32EF">
              <w:instrText xml:space="preserve"> REF _Ref317248239 \r \h </w:instrText>
            </w:r>
            <w:r w:rsidR="009D7296" w:rsidRPr="008C32EF">
              <w:instrText xml:space="preserve"> \* MERGEFORMAT </w:instrText>
            </w:r>
            <w:r w:rsidRPr="008C32EF">
              <w:fldChar w:fldCharType="separate"/>
            </w:r>
            <w:r w:rsidR="00BB00B0">
              <w:t>8</w:t>
            </w:r>
            <w:r w:rsidRPr="008C32EF">
              <w:fldChar w:fldCharType="end"/>
            </w:r>
          </w:p>
        </w:tc>
      </w:tr>
    </w:tbl>
    <w:p w14:paraId="6731B512" w14:textId="77777777" w:rsidR="009D7296" w:rsidRPr="008C32EF" w:rsidRDefault="009D7296">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14</w:t>
      </w:r>
      <w:r w:rsidR="004A7A33" w:rsidRPr="008C32EF">
        <w:fldChar w:fldCharType="end"/>
      </w:r>
      <w:r w:rsidRPr="008C32EF">
        <w:t>: Conformance Classes for Download Service Technical Guidance</w:t>
      </w:r>
    </w:p>
    <w:p w14:paraId="78FC5C49" w14:textId="77777777" w:rsidR="00115FE4" w:rsidRPr="008C32EF" w:rsidRDefault="00115FE4">
      <w:pPr>
        <w:pStyle w:val="Didascalia"/>
      </w:pPr>
    </w:p>
    <w:p w14:paraId="046D5A2E" w14:textId="77777777" w:rsidR="009718D4" w:rsidRDefault="00115FE4" w:rsidP="009718D4">
      <w:r w:rsidRPr="008C32EF">
        <w:t xml:space="preserve">Conformance may be declared in the Download Service </w:t>
      </w:r>
      <w:r w:rsidR="00770C1F" w:rsidRPr="008C32EF">
        <w:t xml:space="preserve">ISO </w:t>
      </w:r>
      <w:r w:rsidRPr="008C32EF">
        <w:t>19139 metadata record. Since the metadata record requires conformance to a specification</w:t>
      </w:r>
      <w:r w:rsidR="001934CA" w:rsidRPr="008C32EF">
        <w:t xml:space="preserve"> rather than a part of a specification</w:t>
      </w:r>
      <w:r w:rsidRPr="008C32EF">
        <w:t xml:space="preserve">, it is suggested that the form </w:t>
      </w:r>
      <w:r w:rsidRPr="008C32EF">
        <w:rPr>
          <w:i/>
        </w:rPr>
        <w:t>technicalGuidance#levelN</w:t>
      </w:r>
      <w:r w:rsidRPr="008C32EF">
        <w:t xml:space="preserve"> is used, where </w:t>
      </w:r>
      <w:r w:rsidRPr="008C32EF">
        <w:rPr>
          <w:i/>
        </w:rPr>
        <w:t>technicalGuidance</w:t>
      </w:r>
      <w:r w:rsidRPr="008C32EF">
        <w:t xml:space="preserve"> </w:t>
      </w:r>
      <w:r w:rsidR="00113880" w:rsidRPr="008C32EF">
        <w:t>refers</w:t>
      </w:r>
      <w:r w:rsidRPr="008C32EF">
        <w:t xml:space="preserve"> to this </w:t>
      </w:r>
      <w:r w:rsidR="00113880" w:rsidRPr="008C32EF">
        <w:t xml:space="preserve">document and </w:t>
      </w:r>
      <w:r w:rsidR="00113880" w:rsidRPr="008C32EF">
        <w:rPr>
          <w:i/>
        </w:rPr>
        <w:t>N</w:t>
      </w:r>
      <w:r w:rsidR="00113880" w:rsidRPr="008C32EF">
        <w:t xml:space="preserve"> </w:t>
      </w:r>
      <w:r w:rsidR="0027263A" w:rsidRPr="008C32EF">
        <w:t xml:space="preserve">refers to the conformance class (e.g. </w:t>
      </w:r>
      <w:r w:rsidR="0027263A" w:rsidRPr="008C32EF">
        <w:rPr>
          <w:i/>
        </w:rPr>
        <w:t>technicalGuidance#level2</w:t>
      </w:r>
      <w:r w:rsidR="0027263A" w:rsidRPr="008C32EF">
        <w:t>).</w:t>
      </w:r>
      <w:r w:rsidR="000A4F95">
        <w:t xml:space="preserve"> </w:t>
      </w:r>
    </w:p>
    <w:p w14:paraId="72293B59" w14:textId="77777777" w:rsidR="009718D4" w:rsidRPr="009718D4" w:rsidRDefault="009718D4" w:rsidP="009718D4">
      <w:r>
        <w:t xml:space="preserve">Also the conformance with several conformance classes can be specified. For example, for </w:t>
      </w:r>
      <w:r w:rsidRPr="00D51FD8">
        <w:t>a “hybrid” implementation based on Atom for Part A and WFS for Parts B and C</w:t>
      </w:r>
      <w:r>
        <w:t xml:space="preserve">, which meets the quality of service requirements could declare conformance with </w:t>
      </w:r>
      <w:r w:rsidR="00A37938">
        <w:rPr>
          <w:i/>
        </w:rPr>
        <w:t>technicalGuidance#level1</w:t>
      </w:r>
      <w:r>
        <w:rPr>
          <w:i/>
        </w:rPr>
        <w:t>, technicalGuidance#level3 and technicalGuidance#level4.</w:t>
      </w:r>
    </w:p>
    <w:p w14:paraId="32D6BEB8" w14:textId="77777777" w:rsidR="006933BB" w:rsidRDefault="006933BB" w:rsidP="004F5BA4">
      <w:r w:rsidRPr="00431E1B">
        <w:t>I</w:t>
      </w:r>
      <w:r w:rsidRPr="002E6191">
        <w:t xml:space="preserve">f a WFS </w:t>
      </w:r>
      <w:r w:rsidRPr="00431E1B">
        <w:t xml:space="preserve">service </w:t>
      </w:r>
      <w:r w:rsidRPr="006933BB">
        <w:t xml:space="preserve">does not conform to </w:t>
      </w:r>
      <w:r w:rsidR="009718D4">
        <w:t>P</w:t>
      </w:r>
      <w:r w:rsidRPr="006933BB">
        <w:t>art A</w:t>
      </w:r>
      <w:r w:rsidRPr="00431E1B">
        <w:t xml:space="preserve"> </w:t>
      </w:r>
      <w:r w:rsidRPr="006933BB">
        <w:t>of</w:t>
      </w:r>
      <w:r w:rsidRPr="00431E1B">
        <w:t xml:space="preserve"> </w:t>
      </w:r>
      <w:r w:rsidRPr="00250276">
        <w:t>[</w:t>
      </w:r>
      <w:r w:rsidRPr="006933BB">
        <w:rPr>
          <w:b/>
        </w:rPr>
        <w:t>INS NS</w:t>
      </w:r>
      <w:r w:rsidR="00250276">
        <w:rPr>
          <w:b/>
        </w:rPr>
        <w:t xml:space="preserve">, </w:t>
      </w:r>
      <w:r w:rsidR="00250276" w:rsidRPr="006933BB">
        <w:t>Annex IV</w:t>
      </w:r>
      <w:r w:rsidRPr="00250276">
        <w:t>]</w:t>
      </w:r>
      <w:r w:rsidRPr="006933BB">
        <w:t xml:space="preserve">, it cannot on its own be considered compliant with </w:t>
      </w:r>
      <w:r w:rsidRPr="00431E1B">
        <w:t>the requirements of the Regulation</w:t>
      </w:r>
      <w:r w:rsidRPr="006933BB">
        <w:t>. Only the</w:t>
      </w:r>
      <w:r w:rsidRPr="002E6191">
        <w:t xml:space="preserve"> combination of an Atom </w:t>
      </w:r>
      <w:r w:rsidRPr="00431E1B">
        <w:t xml:space="preserve">or WFS </w:t>
      </w:r>
      <w:r w:rsidRPr="002E6191">
        <w:t xml:space="preserve">service conformant with part A with a WFS </w:t>
      </w:r>
      <w:r w:rsidRPr="00431E1B">
        <w:t xml:space="preserve">conformant to </w:t>
      </w:r>
      <w:r w:rsidRPr="002E6191">
        <w:t>Parts B and C can be considered compliant</w:t>
      </w:r>
      <w:r w:rsidRPr="00431E1B">
        <w:t>.</w:t>
      </w:r>
      <w:r>
        <w:t xml:space="preserve"> </w:t>
      </w:r>
    </w:p>
    <w:p w14:paraId="735F5635" w14:textId="77777777" w:rsidR="000C725A" w:rsidRPr="008C32EF" w:rsidRDefault="000C725A" w:rsidP="00B97D54">
      <w:pPr>
        <w:pStyle w:val="Titolo2"/>
        <w:rPr>
          <w:rStyle w:val="Enfasicorsivo"/>
        </w:rPr>
      </w:pPr>
      <w:bookmarkStart w:id="38" w:name="_Toc320956189"/>
      <w:bookmarkStart w:id="39" w:name="_Toc321162530"/>
      <w:bookmarkStart w:id="40" w:name="_Toc321412923"/>
      <w:bookmarkStart w:id="41" w:name="_Toc321422946"/>
      <w:bookmarkStart w:id="42" w:name="_Ref313875368"/>
      <w:bookmarkStart w:id="43" w:name="_Toc364091530"/>
      <w:bookmarkEnd w:id="38"/>
      <w:bookmarkEnd w:id="39"/>
      <w:bookmarkEnd w:id="40"/>
      <w:bookmarkEnd w:id="41"/>
      <w:r w:rsidRPr="008C32EF">
        <w:rPr>
          <w:rStyle w:val="Enfasicorsivo"/>
        </w:rPr>
        <w:t>Language Requirements</w:t>
      </w:r>
      <w:bookmarkEnd w:id="42"/>
      <w:bookmarkEnd w:id="43"/>
    </w:p>
    <w:p w14:paraId="2B7B2664" w14:textId="77777777" w:rsidR="000C725A" w:rsidRPr="008C32EF" w:rsidRDefault="000C725A" w:rsidP="000C725A">
      <w:pPr>
        <w:suppressAutoHyphens w:val="0"/>
        <w:autoSpaceDE w:val="0"/>
        <w:autoSpaceDN w:val="0"/>
        <w:adjustRightInd w:val="0"/>
        <w:rPr>
          <w:color w:val="000000"/>
          <w:lang w:eastAsia="de-DE"/>
        </w:rPr>
      </w:pPr>
      <w:r w:rsidRPr="008C32EF">
        <w:t>The Network Services Regulation requires that multilingual aspects for network services are supported [</w:t>
      </w:r>
      <w:r w:rsidRPr="008C32EF">
        <w:rPr>
          <w:b/>
        </w:rPr>
        <w:t>INS NS</w:t>
      </w:r>
      <w:r w:rsidRPr="008C32EF">
        <w:t xml:space="preserve">]. As </w:t>
      </w:r>
      <w:r w:rsidRPr="008C32EF">
        <w:rPr>
          <w:color w:val="000000"/>
          <w:lang w:eastAsia="de-DE"/>
        </w:rPr>
        <w:t>there is no standard way to deal with multilingualism within the current ISO or OGC specifications, the following basic principles shall be used for INSPIRE Network Services (including Download Services):</w:t>
      </w:r>
    </w:p>
    <w:p w14:paraId="2E7C9CFA" w14:textId="77777777" w:rsidR="000C725A" w:rsidRPr="008C32EF" w:rsidRDefault="000C725A" w:rsidP="000C725A">
      <w:pPr>
        <w:suppressAutoHyphens w:val="0"/>
        <w:autoSpaceDE w:val="0"/>
        <w:autoSpaceDN w:val="0"/>
        <w:adjustRightInd w:val="0"/>
        <w:ind w:left="432"/>
      </w:pPr>
      <w:r w:rsidRPr="008C32EF">
        <w:rPr>
          <w:rStyle w:val="Enfasicorsivo"/>
        </w:rPr>
        <w:t>A network service [Download Service] metadata response shall contain a list of the natural languages supported by the service. This list shall contain one or more languages that are supported</w:t>
      </w:r>
      <w:r w:rsidRPr="008C32EF">
        <w:t>.</w:t>
      </w:r>
    </w:p>
    <w:p w14:paraId="7D9EE3B4" w14:textId="77777777" w:rsidR="000C725A" w:rsidRPr="008C32EF" w:rsidRDefault="000C725A" w:rsidP="000C725A">
      <w:pPr>
        <w:suppressAutoHyphens w:val="0"/>
        <w:autoSpaceDE w:val="0"/>
        <w:autoSpaceDN w:val="0"/>
        <w:adjustRightInd w:val="0"/>
        <w:ind w:left="432"/>
        <w:rPr>
          <w:rStyle w:val="Enfasicorsivo"/>
        </w:rPr>
      </w:pPr>
      <w:r w:rsidRPr="008C32EF">
        <w:rPr>
          <w:rStyle w:val="Enfasicorsivo"/>
        </w:rPr>
        <w:t>A client may specify a specific language in a request. If the requested language is contained in the list of supported languages, the natural language fields of the service response shall be in the requested language. I</w:t>
      </w:r>
      <w:r w:rsidR="00CD0F6D" w:rsidRPr="008C32EF">
        <w:rPr>
          <w:rStyle w:val="Enfasicorsivo"/>
        </w:rPr>
        <w:t>f</w:t>
      </w:r>
      <w:r w:rsidRPr="008C32EF">
        <w:rPr>
          <w:rStyle w:val="Enfasicorsivo"/>
        </w:rPr>
        <w:t xml:space="preserve"> the requested language is not supported by the service, then this parameter shall be ignored.</w:t>
      </w:r>
    </w:p>
    <w:p w14:paraId="53927C22" w14:textId="77777777" w:rsidR="000C725A" w:rsidRPr="008C32EF" w:rsidRDefault="000C725A" w:rsidP="000C725A">
      <w:r w:rsidRPr="008C32EF">
        <w:t>For each relevant Conformance Class in this document these</w:t>
      </w:r>
      <w:r w:rsidR="006475E4" w:rsidRPr="008C32EF">
        <w:t xml:space="preserve"> statements are defined</w:t>
      </w:r>
      <w:r w:rsidRPr="008C32EF">
        <w:t xml:space="preserve"> as requirements and </w:t>
      </w:r>
      <w:r w:rsidR="0056271B" w:rsidRPr="008C32EF">
        <w:t xml:space="preserve">additional </w:t>
      </w:r>
      <w:r w:rsidRPr="008C32EF">
        <w:t>implementation guidance is given.</w:t>
      </w:r>
    </w:p>
    <w:p w14:paraId="35B0F50D" w14:textId="77777777" w:rsidR="00DF1647" w:rsidRPr="008C32EF" w:rsidRDefault="00DF1647" w:rsidP="00B97D54">
      <w:pPr>
        <w:pStyle w:val="Titolo2"/>
        <w:rPr>
          <w:rStyle w:val="Enfasicorsivo"/>
        </w:rPr>
      </w:pPr>
      <w:bookmarkStart w:id="44" w:name="_Toc364091531"/>
      <w:r w:rsidRPr="008C32EF">
        <w:rPr>
          <w:rStyle w:val="Enfasicorsivo"/>
        </w:rPr>
        <w:t>Implementation Roadmap for Download Services</w:t>
      </w:r>
      <w:bookmarkEnd w:id="44"/>
    </w:p>
    <w:p w14:paraId="60B5BF40" w14:textId="77777777" w:rsidR="0032432B" w:rsidRPr="008C32EF" w:rsidRDefault="0032432B" w:rsidP="0032432B">
      <w:pPr>
        <w:rPr>
          <w:rStyle w:val="Enfasicorsivo"/>
        </w:rPr>
      </w:pPr>
      <w:r w:rsidRPr="008C32EF">
        <w:rPr>
          <w:rStyle w:val="Enfasicorsivo"/>
        </w:rPr>
        <w:t>Note: This se</w:t>
      </w:r>
      <w:r w:rsidR="00E15BD4" w:rsidRPr="008C32EF">
        <w:rPr>
          <w:rStyle w:val="Enfasicorsivo"/>
        </w:rPr>
        <w:t>ction</w:t>
      </w:r>
      <w:r w:rsidRPr="008C32EF">
        <w:rPr>
          <w:rStyle w:val="Enfasicorsivo"/>
        </w:rPr>
        <w:t xml:space="preserve"> is entirely informative and is here simply to assist with practical implementation</w:t>
      </w:r>
      <w:r w:rsidR="00C40067" w:rsidRPr="008C32EF">
        <w:rPr>
          <w:rStyle w:val="Enfasicorsivo"/>
        </w:rPr>
        <w:t>s</w:t>
      </w:r>
      <w:r w:rsidRPr="008C32EF">
        <w:rPr>
          <w:rStyle w:val="Enfasicorsivo"/>
        </w:rPr>
        <w:t>. It has no legal basis and is not any way intended to supplement, modify or replace any legally binding statements made elsewhere.</w:t>
      </w:r>
    </w:p>
    <w:p w14:paraId="3776D7B0" w14:textId="77777777" w:rsidR="00DF1647" w:rsidRPr="008C32EF" w:rsidRDefault="001A7E5F" w:rsidP="00DF1647">
      <w:r w:rsidRPr="008C32EF">
        <w:t xml:space="preserve">The milestones (including dates) </w:t>
      </w:r>
      <w:r w:rsidR="00DF1647" w:rsidRPr="008C32EF">
        <w:t xml:space="preserve">for implementation of </w:t>
      </w:r>
      <w:r w:rsidR="007E2248" w:rsidRPr="008C32EF">
        <w:t xml:space="preserve">all INSPIRE </w:t>
      </w:r>
      <w:r w:rsidR="00DF1647" w:rsidRPr="008C32EF">
        <w:t xml:space="preserve">Services are outlined in the INSPIRE </w:t>
      </w:r>
      <w:r w:rsidR="00F02757" w:rsidRPr="008C32EF">
        <w:t xml:space="preserve">Implementation </w:t>
      </w:r>
      <w:r w:rsidR="00DF1647" w:rsidRPr="008C32EF">
        <w:t xml:space="preserve">Roadmap which can be found at: </w:t>
      </w:r>
    </w:p>
    <w:p w14:paraId="653D41D1" w14:textId="77777777" w:rsidR="0083429B" w:rsidRPr="008C32EF" w:rsidRDefault="0083429B" w:rsidP="00567FD0">
      <w:hyperlink r:id="rId25" w:history="1">
        <w:r w:rsidRPr="008C32EF">
          <w:rPr>
            <w:rStyle w:val="Collegamentoipertestuale"/>
          </w:rPr>
          <w:t>http://inspire.jrc.ec.europa.eu/index.cf</w:t>
        </w:r>
        <w:r w:rsidRPr="008C32EF">
          <w:rPr>
            <w:rStyle w:val="Collegamentoipertestuale"/>
          </w:rPr>
          <w:t>m</w:t>
        </w:r>
        <w:r w:rsidRPr="008C32EF">
          <w:rPr>
            <w:rStyle w:val="Collegamentoipertestuale"/>
          </w:rPr>
          <w:t>/pageid/44</w:t>
        </w:r>
      </w:hyperlink>
    </w:p>
    <w:p w14:paraId="7A12E8AE" w14:textId="77777777" w:rsidR="0094502E" w:rsidRPr="008C32EF" w:rsidRDefault="007E2248" w:rsidP="00DF1647">
      <w:r w:rsidRPr="008C32EF">
        <w:t>In order to provide clear Technical Guidance for implementation it is useful to e</w:t>
      </w:r>
      <w:r w:rsidR="00FB5264" w:rsidRPr="008C32EF">
        <w:t xml:space="preserve">xpand upon the meaning </w:t>
      </w:r>
      <w:r w:rsidR="0094502E" w:rsidRPr="008C32EF">
        <w:t>and</w:t>
      </w:r>
      <w:r w:rsidR="0032432B" w:rsidRPr="008C32EF">
        <w:t xml:space="preserve"> practical</w:t>
      </w:r>
      <w:r w:rsidR="0094502E" w:rsidRPr="008C32EF">
        <w:t xml:space="preserve"> implications </w:t>
      </w:r>
      <w:r w:rsidR="00FB5264" w:rsidRPr="008C32EF">
        <w:t xml:space="preserve">of the roadmap milestones </w:t>
      </w:r>
      <w:r w:rsidR="00E15BD4" w:rsidRPr="008C32EF">
        <w:t>that relate</w:t>
      </w:r>
      <w:r w:rsidR="00FB5264" w:rsidRPr="008C32EF">
        <w:t xml:space="preserve"> to Download Services</w:t>
      </w:r>
      <w:r w:rsidR="0007178C" w:rsidRPr="008C32EF">
        <w:t>.</w:t>
      </w:r>
    </w:p>
    <w:p w14:paraId="427561C8" w14:textId="77777777" w:rsidR="00FE35DA" w:rsidRPr="008C32EF" w:rsidRDefault="00E40D76" w:rsidP="00FE35DA">
      <w:pPr>
        <w:rPr>
          <w:rStyle w:val="Enfasicorsivo"/>
          <w:i w:val="0"/>
        </w:rPr>
      </w:pPr>
      <w:r w:rsidRPr="008C32EF">
        <w:rPr>
          <w:rStyle w:val="Enfasicorsivo"/>
        </w:rPr>
        <w:t xml:space="preserve">Note that </w:t>
      </w:r>
      <w:r w:rsidR="00FE35DA" w:rsidRPr="008C32EF">
        <w:rPr>
          <w:rStyle w:val="Enfasicorsivo"/>
        </w:rPr>
        <w:t xml:space="preserve">the INSPIRE </w:t>
      </w:r>
      <w:r w:rsidR="00567FD0" w:rsidRPr="008C32EF">
        <w:rPr>
          <w:rStyle w:val="Enfasicorsivo"/>
        </w:rPr>
        <w:t xml:space="preserve">Implementation </w:t>
      </w:r>
      <w:r w:rsidR="00FE35DA" w:rsidRPr="008C32EF">
        <w:rPr>
          <w:rStyle w:val="Enfasicorsivo"/>
        </w:rPr>
        <w:t>Roadmap does not make any distinction between pre-defined dataset download services and direct access download services as described in this document. The timescales and milestones for both are the same, the only discriminator being that direct access download services should be implemented where practicable</w:t>
      </w:r>
      <w:r w:rsidR="00FE35DA" w:rsidRPr="008C32EF">
        <w:rPr>
          <w:rStyle w:val="Enfasicorsivo"/>
          <w:i w:val="0"/>
        </w:rPr>
        <w:t>.</w:t>
      </w:r>
    </w:p>
    <w:p w14:paraId="2C351830" w14:textId="77777777" w:rsidR="00FE35DA" w:rsidRPr="008C32EF" w:rsidRDefault="0032432B" w:rsidP="0032432B">
      <w:r w:rsidRPr="008C32EF">
        <w:t xml:space="preserve">In the initial stages of the INSPIRE </w:t>
      </w:r>
      <w:r w:rsidR="00567FD0" w:rsidRPr="008C32EF">
        <w:t xml:space="preserve">Implementation </w:t>
      </w:r>
      <w:r w:rsidRPr="008C32EF">
        <w:t xml:space="preserve">Roadmap, datasets </w:t>
      </w:r>
      <w:r w:rsidR="00E15BD4" w:rsidRPr="008C32EF">
        <w:t xml:space="preserve">made </w:t>
      </w:r>
      <w:r w:rsidRPr="008C32EF">
        <w:t>available via Download Services are not required to be compliant with the thematic Data Specifications</w:t>
      </w:r>
      <w:r w:rsidR="006438C0" w:rsidRPr="008C32EF">
        <w:t xml:space="preserve"> and may be provided via Download Services in existing formats ‘as-is’</w:t>
      </w:r>
      <w:r w:rsidRPr="008C32EF">
        <w:t>. So for convenience we shall refer to these here as “</w:t>
      </w:r>
      <w:r w:rsidRPr="008C32EF">
        <w:rPr>
          <w:i/>
        </w:rPr>
        <w:t>non-int</w:t>
      </w:r>
      <w:r w:rsidR="00E15BD4" w:rsidRPr="008C32EF">
        <w:rPr>
          <w:i/>
        </w:rPr>
        <w:t>eroperable</w:t>
      </w:r>
      <w:r w:rsidR="00E15BD4" w:rsidRPr="008C32EF">
        <w:t xml:space="preserve">” Download Services. </w:t>
      </w:r>
    </w:p>
    <w:p w14:paraId="0BEDBDCF" w14:textId="77777777" w:rsidR="0032432B" w:rsidRPr="008C32EF" w:rsidRDefault="0032432B" w:rsidP="0032432B">
      <w:r w:rsidRPr="008C32EF">
        <w:t>In later stages of the INSPIRE</w:t>
      </w:r>
      <w:r w:rsidR="00567FD0" w:rsidRPr="008C32EF">
        <w:t xml:space="preserve"> Implementation</w:t>
      </w:r>
      <w:r w:rsidRPr="008C32EF">
        <w:t xml:space="preserve"> Roadmap datasets made available via Download Services </w:t>
      </w:r>
      <w:r w:rsidRPr="008C32EF">
        <w:rPr>
          <w:i/>
        </w:rPr>
        <w:t>are</w:t>
      </w:r>
      <w:r w:rsidRPr="008C32EF">
        <w:t xml:space="preserve"> expected to be compliant with the thematic Data Specifications, i.e. the </w:t>
      </w:r>
      <w:r w:rsidRPr="008C32EF">
        <w:rPr>
          <w:i/>
        </w:rPr>
        <w:t>data</w:t>
      </w:r>
      <w:r w:rsidRPr="008C32EF">
        <w:t xml:space="preserve"> delivered via these services must conform to th</w:t>
      </w:r>
      <w:r w:rsidR="00FE35DA" w:rsidRPr="008C32EF">
        <w:t>e requirements of the thematic Data S</w:t>
      </w:r>
      <w:r w:rsidRPr="008C32EF">
        <w:t>pecifications. So, again for convenience only, we shall refer to these here as “</w:t>
      </w:r>
      <w:r w:rsidRPr="008C32EF">
        <w:rPr>
          <w:i/>
        </w:rPr>
        <w:t>interoperable</w:t>
      </w:r>
      <w:r w:rsidRPr="008C32EF">
        <w:t xml:space="preserve">” Download Services. </w:t>
      </w:r>
    </w:p>
    <w:p w14:paraId="3A9775E8" w14:textId="77777777" w:rsidR="0032432B" w:rsidRPr="008C32EF" w:rsidRDefault="00FE35DA" w:rsidP="00884882">
      <w:pPr>
        <w:rPr>
          <w:rStyle w:val="IntensiveHervorhebung"/>
          <w:b w:val="0"/>
          <w:bCs w:val="0"/>
          <w:i w:val="0"/>
          <w:iCs w:val="0"/>
          <w:color w:val="auto"/>
        </w:rPr>
      </w:pPr>
      <w:r w:rsidRPr="008C32EF">
        <w:rPr>
          <w:rStyle w:val="Enfasicorsivo"/>
          <w:i w:val="0"/>
        </w:rPr>
        <w:t>S</w:t>
      </w:r>
      <w:r w:rsidR="00E15BD4" w:rsidRPr="008C32EF">
        <w:rPr>
          <w:rStyle w:val="Enfasicorsivo"/>
          <w:i w:val="0"/>
        </w:rPr>
        <w:t>ince</w:t>
      </w:r>
      <w:r w:rsidR="0032432B" w:rsidRPr="008C32EF">
        <w:rPr>
          <w:rStyle w:val="Enfasicorsivo"/>
          <w:i w:val="0"/>
        </w:rPr>
        <w:t xml:space="preserve"> the timescales for Annex I, II and III themes differ there is some overlap between the implementation timescales of non-interoperable and interoperable </w:t>
      </w:r>
      <w:r w:rsidR="00E81DCC" w:rsidRPr="008C32EF">
        <w:rPr>
          <w:rStyle w:val="Enfasicorsivo"/>
          <w:i w:val="0"/>
        </w:rPr>
        <w:t>Download Services</w:t>
      </w:r>
      <w:r w:rsidR="0032432B" w:rsidRPr="008C32EF">
        <w:rPr>
          <w:rStyle w:val="Enfasicorsivo"/>
          <w:i w:val="0"/>
        </w:rPr>
        <w:t xml:space="preserve">. </w:t>
      </w:r>
    </w:p>
    <w:p w14:paraId="5F93189A" w14:textId="77777777" w:rsidR="00FE35DA" w:rsidRPr="008C32EF" w:rsidRDefault="00FE35DA" w:rsidP="00FE35DA">
      <w:pPr>
        <w:rPr>
          <w:rStyle w:val="IntensiveHervorhebung"/>
        </w:rPr>
      </w:pPr>
      <w:r w:rsidRPr="008C32EF">
        <w:t xml:space="preserve">Sections </w:t>
      </w:r>
      <w:r w:rsidRPr="008C32EF">
        <w:fldChar w:fldCharType="begin"/>
      </w:r>
      <w:r w:rsidRPr="008C32EF">
        <w:instrText xml:space="preserve"> </w:instrText>
      </w:r>
      <w:r w:rsidR="003C4833" w:rsidRPr="008C32EF">
        <w:instrText>REF</w:instrText>
      </w:r>
      <w:r w:rsidRPr="008C32EF">
        <w:instrText xml:space="preserve"> _Ref312332851 \r </w:instrText>
      </w:r>
      <w:r w:rsidRPr="008C32EF">
        <w:fldChar w:fldCharType="separate"/>
      </w:r>
      <w:r w:rsidR="00BB00B0">
        <w:t>4.4.1</w:t>
      </w:r>
      <w:r w:rsidRPr="008C32EF">
        <w:fldChar w:fldCharType="end"/>
      </w:r>
      <w:r w:rsidRPr="008C32EF">
        <w:t xml:space="preserve"> </w:t>
      </w:r>
      <w:r w:rsidR="00462094" w:rsidRPr="008C32EF">
        <w:t xml:space="preserve">to </w:t>
      </w:r>
      <w:r w:rsidR="00462094" w:rsidRPr="008C32EF">
        <w:fldChar w:fldCharType="begin"/>
      </w:r>
      <w:r w:rsidR="00462094" w:rsidRPr="008C32EF">
        <w:instrText xml:space="preserve"> REF _Ref316653750 \r \h </w:instrText>
      </w:r>
      <w:r w:rsidR="00462094" w:rsidRPr="008C32EF">
        <w:fldChar w:fldCharType="separate"/>
      </w:r>
      <w:r w:rsidR="00BB00B0">
        <w:t>4.4.3</w:t>
      </w:r>
      <w:r w:rsidR="00462094" w:rsidRPr="008C32EF">
        <w:fldChar w:fldCharType="end"/>
      </w:r>
      <w:r w:rsidRPr="008C32EF">
        <w:t xml:space="preserve"> provide additional guidance</w:t>
      </w:r>
      <w:r w:rsidR="00E40D76" w:rsidRPr="008C32EF">
        <w:t xml:space="preserve"> to hel</w:t>
      </w:r>
      <w:r w:rsidR="00AB5D0A" w:rsidRPr="008C32EF">
        <w:t>p with the interpretation of tho</w:t>
      </w:r>
      <w:r w:rsidR="00E40D76" w:rsidRPr="008C32EF">
        <w:t xml:space="preserve">se </w:t>
      </w:r>
      <w:r w:rsidR="00035DD0" w:rsidRPr="008C32EF">
        <w:t>milestones, which</w:t>
      </w:r>
      <w:r w:rsidR="00AB5D0A" w:rsidRPr="008C32EF">
        <w:t xml:space="preserve"> are </w:t>
      </w:r>
      <w:r w:rsidR="00E40D76" w:rsidRPr="008C32EF">
        <w:t>relevant to the provision of Download Services.</w:t>
      </w:r>
      <w:r w:rsidRPr="008C32EF">
        <w:t xml:space="preserve"> </w:t>
      </w:r>
    </w:p>
    <w:p w14:paraId="2923A530" w14:textId="77777777" w:rsidR="0007178C" w:rsidRPr="008C32EF" w:rsidRDefault="0094502E" w:rsidP="00B97D54">
      <w:pPr>
        <w:pStyle w:val="Titolo3"/>
      </w:pPr>
      <w:bookmarkStart w:id="45" w:name="_Ref312332851"/>
      <w:bookmarkStart w:id="46" w:name="_Toc364091532"/>
      <w:r w:rsidRPr="008C32EF">
        <w:t xml:space="preserve">Roadmap for </w:t>
      </w:r>
      <w:r w:rsidR="008336E1" w:rsidRPr="008C32EF">
        <w:t>“n</w:t>
      </w:r>
      <w:r w:rsidR="0007178C" w:rsidRPr="008C32EF">
        <w:t>on-interoperable</w:t>
      </w:r>
      <w:r w:rsidR="008336E1" w:rsidRPr="008C32EF">
        <w:t>”</w:t>
      </w:r>
      <w:r w:rsidR="0007178C" w:rsidRPr="008C32EF">
        <w:t xml:space="preserve"> Download Services</w:t>
      </w:r>
      <w:bookmarkEnd w:id="45"/>
      <w:bookmarkEnd w:id="46"/>
    </w:p>
    <w:p w14:paraId="5784E2BA" w14:textId="77777777" w:rsidR="00333413" w:rsidRPr="008C32EF" w:rsidRDefault="0032432B" w:rsidP="00DF1647">
      <w:r w:rsidRPr="008C32EF">
        <w:t>T</w:t>
      </w:r>
      <w:r w:rsidR="00FE35DA" w:rsidRPr="008C32EF">
        <w:t xml:space="preserve">he </w:t>
      </w:r>
      <w:r w:rsidR="0094502E" w:rsidRPr="008C32EF">
        <w:t xml:space="preserve">milestones </w:t>
      </w:r>
      <w:r w:rsidR="000224E7" w:rsidRPr="008C32EF">
        <w:t xml:space="preserve">in </w:t>
      </w:r>
      <w:r w:rsidR="000224E7" w:rsidRPr="008C32EF">
        <w:rPr>
          <w:highlight w:val="yellow"/>
        </w:rPr>
        <w:fldChar w:fldCharType="begin"/>
      </w:r>
      <w:r w:rsidR="000224E7" w:rsidRPr="008C32EF">
        <w:rPr>
          <w:highlight w:val="yellow"/>
        </w:rPr>
        <w:instrText xml:space="preserve"> </w:instrText>
      </w:r>
      <w:r w:rsidR="003C4833" w:rsidRPr="008C32EF">
        <w:rPr>
          <w:highlight w:val="yellow"/>
        </w:rPr>
        <w:instrText>REF</w:instrText>
      </w:r>
      <w:r w:rsidR="000224E7" w:rsidRPr="008C32EF">
        <w:rPr>
          <w:highlight w:val="yellow"/>
        </w:rPr>
        <w:instrText xml:space="preserve"> _Ref313888746 \h </w:instrText>
      </w:r>
      <w:r w:rsidR="000224E7" w:rsidRPr="008C32EF">
        <w:rPr>
          <w:highlight w:val="yellow"/>
        </w:rPr>
      </w:r>
      <w:r w:rsidR="000224E7" w:rsidRPr="008C32EF">
        <w:rPr>
          <w:highlight w:val="yellow"/>
        </w:rPr>
        <w:fldChar w:fldCharType="separate"/>
      </w:r>
      <w:r w:rsidR="00BB00B0" w:rsidRPr="008C32EF">
        <w:t xml:space="preserve">Table </w:t>
      </w:r>
      <w:r w:rsidR="00BB00B0">
        <w:rPr>
          <w:noProof/>
        </w:rPr>
        <w:t>15</w:t>
      </w:r>
      <w:r w:rsidR="000224E7" w:rsidRPr="008C32EF">
        <w:rPr>
          <w:highlight w:val="yellow"/>
        </w:rPr>
        <w:fldChar w:fldCharType="end"/>
      </w:r>
      <w:r w:rsidR="009E366D" w:rsidRPr="008C32EF">
        <w:t xml:space="preserve"> </w:t>
      </w:r>
      <w:r w:rsidR="006E5524" w:rsidRPr="008C32EF">
        <w:t xml:space="preserve">(below) </w:t>
      </w:r>
      <w:r w:rsidR="00FE35DA" w:rsidRPr="008C32EF">
        <w:t>can</w:t>
      </w:r>
      <w:r w:rsidR="0007178C" w:rsidRPr="008C32EF">
        <w:t xml:space="preserve"> be interpreted to mean that datasets should be made available for download via Download Services but the datasets </w:t>
      </w:r>
      <w:r w:rsidR="0007178C" w:rsidRPr="008C32EF">
        <w:rPr>
          <w:i/>
        </w:rPr>
        <w:t xml:space="preserve">do not </w:t>
      </w:r>
      <w:r w:rsidR="0007178C" w:rsidRPr="008C32EF">
        <w:t>have to be formatted according to the INSPIRE Data Specifications</w:t>
      </w:r>
      <w:r w:rsidR="00333413" w:rsidRPr="008C32EF">
        <w:t>*</w:t>
      </w:r>
      <w:r w:rsidRPr="008C32EF">
        <w:t>.</w:t>
      </w:r>
      <w:r w:rsidR="00333413" w:rsidRPr="008C32EF">
        <w:t xml:space="preserve"> </w:t>
      </w:r>
    </w:p>
    <w:p w14:paraId="1FFACD91" w14:textId="77777777" w:rsidR="0007178C" w:rsidRPr="008C32EF" w:rsidRDefault="00333413" w:rsidP="00333413">
      <w:pPr>
        <w:jc w:val="left"/>
        <w:rPr>
          <w:rStyle w:val="Enfasicorsivo"/>
        </w:rPr>
      </w:pPr>
      <w:r w:rsidRPr="008C32EF">
        <w:t>*</w:t>
      </w:r>
      <w:r w:rsidRPr="008C32EF">
        <w:rPr>
          <w:rStyle w:val="Enfasicorsivo"/>
        </w:rPr>
        <w:t>This interpretation</w:t>
      </w:r>
      <w:r w:rsidR="009E1BD1" w:rsidRPr="008C32EF">
        <w:rPr>
          <w:rStyle w:val="Enfasicorsivo"/>
        </w:rPr>
        <w:t xml:space="preserve"> </w:t>
      </w:r>
      <w:r w:rsidRPr="008C32EF">
        <w:rPr>
          <w:rStyle w:val="Enfasicorsivo"/>
        </w:rPr>
        <w:t xml:space="preserve">was clarified during the workshop on legal issues held on the 17th of June 2010 in Brussels with Q&amp;A available at: </w:t>
      </w:r>
      <w:hyperlink r:id="rId26" w:history="1">
        <w:r w:rsidRPr="008C32EF">
          <w:rPr>
            <w:rStyle w:val="Collegamentoipertestuale"/>
          </w:rPr>
          <w:t>http://inspire.jrc.ec.europa.eu/documents/INSPIRE_/INSPIRE_legal_issues.PDF</w:t>
        </w:r>
      </w:hyperlink>
      <w:r w:rsidR="009E1BD1" w:rsidRPr="008C32EF">
        <w:rPr>
          <w:rStyle w:val="Enfasicorsivo"/>
        </w:rPr>
        <w:t xml:space="preserve"> </w:t>
      </w:r>
      <w:r w:rsidRPr="008C32EF">
        <w:rPr>
          <w:rStyle w:val="Enfasicorsivo"/>
        </w:rPr>
        <w:t>(page 18</w:t>
      </w:r>
      <w:r w:rsidR="00C42E96" w:rsidRPr="008C32EF">
        <w:rPr>
          <w:rStyle w:val="Enfasicorsivo"/>
        </w:rPr>
        <w:t>, final question</w:t>
      </w:r>
      <w:r w:rsidRPr="008C32EF">
        <w:rPr>
          <w:rStyle w:val="Enfasicorsivo"/>
        </w:rPr>
        <w:t xml:space="preserve"> and question </w:t>
      </w:r>
      <w:r w:rsidR="00C42E96" w:rsidRPr="008C32EF">
        <w:rPr>
          <w:rStyle w:val="Enfasicorsivo"/>
        </w:rPr>
        <w:t xml:space="preserve">part </w:t>
      </w:r>
      <w:r w:rsidRPr="008C32EF">
        <w:rPr>
          <w:rStyle w:val="Enfasicorsivo"/>
        </w:rPr>
        <w:t>(c) page 28)</w:t>
      </w:r>
    </w:p>
    <w:p w14:paraId="73ACFEE7" w14:textId="77777777" w:rsidR="0032432B" w:rsidRPr="008C32EF" w:rsidRDefault="00E15BD4" w:rsidP="00DF1647">
      <w:r w:rsidRPr="008C32EF">
        <w:t xml:space="preserve">For </w:t>
      </w:r>
      <w:r w:rsidR="00C06A8A" w:rsidRPr="008C32EF">
        <w:t xml:space="preserve">the latest </w:t>
      </w:r>
      <w:r w:rsidRPr="008C32EF">
        <w:t xml:space="preserve">dates </w:t>
      </w:r>
      <w:r w:rsidR="009E366D" w:rsidRPr="008C32EF">
        <w:t xml:space="preserve">of these milestones </w:t>
      </w:r>
      <w:r w:rsidRPr="008C32EF">
        <w:t xml:space="preserve">please refer to the INSPIRE </w:t>
      </w:r>
      <w:r w:rsidR="00567FD0" w:rsidRPr="008C32EF">
        <w:t xml:space="preserve">Implementation </w:t>
      </w:r>
      <w:r w:rsidRPr="008C32EF">
        <w:t>Roadmap.</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8"/>
        <w:gridCol w:w="2742"/>
        <w:gridCol w:w="1031"/>
        <w:gridCol w:w="4779"/>
      </w:tblGrid>
      <w:tr w:rsidR="00342387" w:rsidRPr="008C32EF" w14:paraId="0E1B1364" w14:textId="77777777" w:rsidTr="008026A8">
        <w:trPr>
          <w:cantSplit/>
          <w:trHeight w:hRule="exact" w:val="284"/>
          <w:tblHeader/>
        </w:trPr>
        <w:tc>
          <w:tcPr>
            <w:tcW w:w="628" w:type="dxa"/>
            <w:shd w:val="clear" w:color="auto" w:fill="D9D9D9"/>
          </w:tcPr>
          <w:p w14:paraId="4EBBCBD8" w14:textId="77777777" w:rsidR="00342387" w:rsidRPr="008C32EF" w:rsidRDefault="00342387" w:rsidP="00E33C70">
            <w:pPr>
              <w:jc w:val="center"/>
              <w:rPr>
                <w:b/>
                <w:i/>
              </w:rPr>
            </w:pPr>
          </w:p>
        </w:tc>
        <w:tc>
          <w:tcPr>
            <w:tcW w:w="2742" w:type="dxa"/>
            <w:shd w:val="clear" w:color="auto" w:fill="D9D9D9"/>
          </w:tcPr>
          <w:p w14:paraId="1587F4EA" w14:textId="77777777" w:rsidR="00342387" w:rsidRPr="008C32EF" w:rsidRDefault="00342387" w:rsidP="00E33C70">
            <w:pPr>
              <w:jc w:val="center"/>
              <w:rPr>
                <w:b/>
                <w:i/>
              </w:rPr>
            </w:pPr>
            <w:r w:rsidRPr="008C32EF">
              <w:rPr>
                <w:b/>
                <w:i/>
              </w:rPr>
              <w:t>Milestone</w:t>
            </w:r>
          </w:p>
        </w:tc>
        <w:tc>
          <w:tcPr>
            <w:tcW w:w="1031" w:type="dxa"/>
            <w:shd w:val="clear" w:color="auto" w:fill="D9D9D9"/>
          </w:tcPr>
          <w:p w14:paraId="1BCB6783" w14:textId="77777777" w:rsidR="00342387" w:rsidRPr="008C32EF" w:rsidRDefault="00342387" w:rsidP="00E33C70">
            <w:pPr>
              <w:jc w:val="center"/>
              <w:rPr>
                <w:b/>
                <w:i/>
              </w:rPr>
            </w:pPr>
            <w:r w:rsidRPr="008C32EF">
              <w:rPr>
                <w:b/>
                <w:i/>
              </w:rPr>
              <w:t>Article*</w:t>
            </w:r>
          </w:p>
          <w:p w14:paraId="654ED066" w14:textId="77777777" w:rsidR="00342387" w:rsidRPr="008C32EF" w:rsidRDefault="00342387" w:rsidP="00E33C70">
            <w:pPr>
              <w:jc w:val="center"/>
              <w:rPr>
                <w:b/>
                <w:i/>
              </w:rPr>
            </w:pPr>
          </w:p>
        </w:tc>
        <w:tc>
          <w:tcPr>
            <w:tcW w:w="4779" w:type="dxa"/>
            <w:shd w:val="clear" w:color="auto" w:fill="D9D9D9"/>
          </w:tcPr>
          <w:p w14:paraId="1B9DC1A8" w14:textId="77777777" w:rsidR="00342387" w:rsidRPr="008C32EF" w:rsidRDefault="00342387" w:rsidP="00E33C70">
            <w:pPr>
              <w:jc w:val="center"/>
              <w:rPr>
                <w:b/>
                <w:i/>
              </w:rPr>
            </w:pPr>
            <w:r w:rsidRPr="008C32EF">
              <w:rPr>
                <w:b/>
                <w:i/>
              </w:rPr>
              <w:t>Technical Guidance</w:t>
            </w:r>
          </w:p>
        </w:tc>
      </w:tr>
      <w:tr w:rsidR="00342387" w:rsidRPr="008C32EF" w14:paraId="405E505A" w14:textId="77777777" w:rsidTr="00C25B8A">
        <w:trPr>
          <w:cantSplit/>
        </w:trPr>
        <w:tc>
          <w:tcPr>
            <w:tcW w:w="628" w:type="dxa"/>
          </w:tcPr>
          <w:p w14:paraId="3FC39023" w14:textId="77777777" w:rsidR="00342387" w:rsidRPr="008C32EF" w:rsidRDefault="00342387" w:rsidP="00E33C70">
            <w:pPr>
              <w:jc w:val="left"/>
              <w:rPr>
                <w:b/>
              </w:rPr>
            </w:pPr>
          </w:p>
          <w:p w14:paraId="4C7D5A04" w14:textId="77777777" w:rsidR="00342387" w:rsidRPr="008C32EF" w:rsidRDefault="00342387" w:rsidP="00342387">
            <w:pPr>
              <w:jc w:val="center"/>
              <w:rPr>
                <w:b/>
              </w:rPr>
            </w:pPr>
            <w:r w:rsidRPr="008C32EF">
              <w:rPr>
                <w:b/>
              </w:rPr>
              <w:t>MS1</w:t>
            </w:r>
          </w:p>
        </w:tc>
        <w:tc>
          <w:tcPr>
            <w:tcW w:w="2742" w:type="dxa"/>
          </w:tcPr>
          <w:p w14:paraId="7FF33A58" w14:textId="77777777" w:rsidR="00342387" w:rsidRPr="008C32EF" w:rsidRDefault="00342387" w:rsidP="00C834E4">
            <w:pPr>
              <w:jc w:val="left"/>
              <w:rPr>
                <w:b/>
              </w:rPr>
            </w:pPr>
            <w:r w:rsidRPr="008C32EF">
              <w:rPr>
                <w:b/>
              </w:rPr>
              <w:t>Member States shall provide the Download Services with initial operating capability</w:t>
            </w:r>
          </w:p>
          <w:p w14:paraId="31123B94" w14:textId="77777777" w:rsidR="00342387" w:rsidRPr="008C32EF" w:rsidRDefault="00342387" w:rsidP="00C834E4">
            <w:pPr>
              <w:jc w:val="left"/>
            </w:pPr>
          </w:p>
        </w:tc>
        <w:tc>
          <w:tcPr>
            <w:tcW w:w="1031" w:type="dxa"/>
          </w:tcPr>
          <w:p w14:paraId="23846F1D" w14:textId="77777777" w:rsidR="00342387" w:rsidRPr="008C32EF" w:rsidRDefault="00342387" w:rsidP="00C834E4">
            <w:pPr>
              <w:jc w:val="center"/>
            </w:pPr>
          </w:p>
          <w:p w14:paraId="2AA776EA" w14:textId="77777777" w:rsidR="00342387" w:rsidRPr="008C32EF" w:rsidRDefault="00342387" w:rsidP="00C834E4">
            <w:pPr>
              <w:jc w:val="center"/>
            </w:pPr>
            <w:r w:rsidRPr="008C32EF">
              <w:t>16</w:t>
            </w:r>
          </w:p>
        </w:tc>
        <w:tc>
          <w:tcPr>
            <w:tcW w:w="4779" w:type="dxa"/>
          </w:tcPr>
          <w:p w14:paraId="7589BE81" w14:textId="77777777" w:rsidR="00342387" w:rsidRPr="008C32EF" w:rsidRDefault="00342387" w:rsidP="00C834E4">
            <w:r w:rsidRPr="008C32EF">
              <w:t>For</w:t>
            </w:r>
            <w:r w:rsidRPr="008C32EF">
              <w:rPr>
                <w:i/>
              </w:rPr>
              <w:t xml:space="preserve"> Annex I and II </w:t>
            </w:r>
            <w:r w:rsidRPr="008C32EF">
              <w:t xml:space="preserve">datasets, Download Services shall be provided, although these services need not fully comply with the Network Services implementing rules at this point. The </w:t>
            </w:r>
            <w:r w:rsidRPr="008C32EF">
              <w:rPr>
                <w:i/>
              </w:rPr>
              <w:t>data</w:t>
            </w:r>
            <w:r w:rsidRPr="008C32EF">
              <w:t xml:space="preserve"> delivered by these services do not need to comply with the thematic Data Specifications.</w:t>
            </w:r>
          </w:p>
        </w:tc>
      </w:tr>
      <w:tr w:rsidR="00342387" w:rsidRPr="008C32EF" w14:paraId="20CADB68" w14:textId="77777777" w:rsidTr="00C25B8A">
        <w:trPr>
          <w:cantSplit/>
        </w:trPr>
        <w:tc>
          <w:tcPr>
            <w:tcW w:w="628" w:type="dxa"/>
          </w:tcPr>
          <w:p w14:paraId="7D3D5F56" w14:textId="77777777" w:rsidR="00342387" w:rsidRPr="008C32EF" w:rsidRDefault="00342387" w:rsidP="00342387">
            <w:pPr>
              <w:jc w:val="center"/>
              <w:rPr>
                <w:b/>
              </w:rPr>
            </w:pPr>
          </w:p>
          <w:p w14:paraId="367F73DC" w14:textId="77777777" w:rsidR="00342387" w:rsidRPr="008C32EF" w:rsidRDefault="00342387" w:rsidP="00342387">
            <w:pPr>
              <w:jc w:val="center"/>
              <w:rPr>
                <w:b/>
              </w:rPr>
            </w:pPr>
            <w:r w:rsidRPr="008C32EF">
              <w:rPr>
                <w:b/>
              </w:rPr>
              <w:t>MS2</w:t>
            </w:r>
          </w:p>
        </w:tc>
        <w:tc>
          <w:tcPr>
            <w:tcW w:w="2742" w:type="dxa"/>
          </w:tcPr>
          <w:p w14:paraId="528C7E16" w14:textId="77777777" w:rsidR="00342387" w:rsidRPr="008C32EF" w:rsidRDefault="00342387" w:rsidP="00C834E4">
            <w:pPr>
              <w:jc w:val="left"/>
            </w:pPr>
            <w:r w:rsidRPr="008C32EF">
              <w:rPr>
                <w:b/>
              </w:rPr>
              <w:t>Download services operational</w:t>
            </w:r>
          </w:p>
        </w:tc>
        <w:tc>
          <w:tcPr>
            <w:tcW w:w="1031" w:type="dxa"/>
          </w:tcPr>
          <w:p w14:paraId="72CDF08D" w14:textId="77777777" w:rsidR="00342387" w:rsidRPr="008C32EF" w:rsidRDefault="00342387" w:rsidP="00C834E4">
            <w:pPr>
              <w:jc w:val="center"/>
            </w:pPr>
          </w:p>
          <w:p w14:paraId="619233E7" w14:textId="77777777" w:rsidR="00342387" w:rsidRPr="008C32EF" w:rsidRDefault="00342387" w:rsidP="00C834E4">
            <w:pPr>
              <w:jc w:val="center"/>
            </w:pPr>
            <w:r w:rsidRPr="008C32EF">
              <w:t>16</w:t>
            </w:r>
          </w:p>
        </w:tc>
        <w:tc>
          <w:tcPr>
            <w:tcW w:w="4779" w:type="dxa"/>
          </w:tcPr>
          <w:p w14:paraId="40DE074D" w14:textId="77777777" w:rsidR="00342387" w:rsidRPr="008C32EF" w:rsidRDefault="00342387" w:rsidP="00C834E4">
            <w:r w:rsidRPr="008C32EF">
              <w:t>For</w:t>
            </w:r>
            <w:r w:rsidRPr="008C32EF">
              <w:rPr>
                <w:i/>
              </w:rPr>
              <w:t xml:space="preserve"> Annex </w:t>
            </w:r>
            <w:r w:rsidR="006A15CB" w:rsidRPr="008C32EF">
              <w:rPr>
                <w:i/>
              </w:rPr>
              <w:t>I</w:t>
            </w:r>
            <w:r w:rsidRPr="008C32EF">
              <w:rPr>
                <w:i/>
              </w:rPr>
              <w:t xml:space="preserve"> and II </w:t>
            </w:r>
            <w:r w:rsidRPr="008C32EF">
              <w:t xml:space="preserve">datasets, fully compliant (with IR NS) Download Services shall be provided. The </w:t>
            </w:r>
            <w:r w:rsidRPr="008C32EF">
              <w:rPr>
                <w:i/>
              </w:rPr>
              <w:t>data</w:t>
            </w:r>
            <w:r w:rsidRPr="008C32EF">
              <w:t xml:space="preserve"> delivered by these services do not need to comply with the thematic Data Specifications.</w:t>
            </w:r>
          </w:p>
        </w:tc>
      </w:tr>
      <w:tr w:rsidR="00342387" w:rsidRPr="008C32EF" w14:paraId="716C0162" w14:textId="77777777" w:rsidTr="00C25B8A">
        <w:trPr>
          <w:cantSplit/>
        </w:trPr>
        <w:tc>
          <w:tcPr>
            <w:tcW w:w="628" w:type="dxa"/>
          </w:tcPr>
          <w:p w14:paraId="214FF4BB" w14:textId="77777777" w:rsidR="00342387" w:rsidRPr="008C32EF" w:rsidRDefault="00342387" w:rsidP="00342387">
            <w:pPr>
              <w:jc w:val="center"/>
              <w:rPr>
                <w:b/>
              </w:rPr>
            </w:pPr>
          </w:p>
          <w:p w14:paraId="136C7C82" w14:textId="77777777" w:rsidR="00342387" w:rsidRPr="008C32EF" w:rsidRDefault="00342387" w:rsidP="00342387">
            <w:pPr>
              <w:jc w:val="center"/>
              <w:rPr>
                <w:b/>
              </w:rPr>
            </w:pPr>
            <w:r w:rsidRPr="008C32EF">
              <w:rPr>
                <w:b/>
              </w:rPr>
              <w:t>MS3</w:t>
            </w:r>
          </w:p>
        </w:tc>
        <w:tc>
          <w:tcPr>
            <w:tcW w:w="2742" w:type="dxa"/>
          </w:tcPr>
          <w:p w14:paraId="43F14125" w14:textId="77777777" w:rsidR="00342387" w:rsidRPr="008C32EF" w:rsidRDefault="00342387" w:rsidP="00C834E4">
            <w:pPr>
              <w:jc w:val="left"/>
            </w:pPr>
            <w:r w:rsidRPr="008C32EF">
              <w:rPr>
                <w:b/>
              </w:rPr>
              <w:t xml:space="preserve">Metadata available for spatial </w:t>
            </w:r>
            <w:r w:rsidR="00701A6A" w:rsidRPr="008C32EF">
              <w:rPr>
                <w:b/>
              </w:rPr>
              <w:t>dataset</w:t>
            </w:r>
            <w:r w:rsidRPr="008C32EF">
              <w:rPr>
                <w:b/>
              </w:rPr>
              <w:t>s and services corresponding to Annex III</w:t>
            </w:r>
          </w:p>
        </w:tc>
        <w:tc>
          <w:tcPr>
            <w:tcW w:w="1031" w:type="dxa"/>
          </w:tcPr>
          <w:p w14:paraId="195D11F1" w14:textId="77777777" w:rsidR="00342387" w:rsidRPr="008C32EF" w:rsidRDefault="00342387" w:rsidP="00C834E4">
            <w:pPr>
              <w:jc w:val="center"/>
            </w:pPr>
          </w:p>
          <w:p w14:paraId="22861ACD" w14:textId="77777777" w:rsidR="00342387" w:rsidRPr="008C32EF" w:rsidRDefault="00342387" w:rsidP="00C834E4">
            <w:pPr>
              <w:jc w:val="center"/>
            </w:pPr>
            <w:r w:rsidRPr="008C32EF">
              <w:t>6(b)</w:t>
            </w:r>
          </w:p>
        </w:tc>
        <w:tc>
          <w:tcPr>
            <w:tcW w:w="4779" w:type="dxa"/>
          </w:tcPr>
          <w:p w14:paraId="0DBEF28F" w14:textId="77777777" w:rsidR="00342387" w:rsidRPr="008C32EF" w:rsidRDefault="00342387" w:rsidP="00C834E4">
            <w:pPr>
              <w:keepNext/>
            </w:pPr>
            <w:r w:rsidRPr="008C32EF">
              <w:t xml:space="preserve">For Annex III datasets, fully compliant (with IR NS) Download Services shall be provided. The </w:t>
            </w:r>
            <w:r w:rsidRPr="008C32EF">
              <w:rPr>
                <w:i/>
              </w:rPr>
              <w:t>data</w:t>
            </w:r>
            <w:r w:rsidRPr="008C32EF">
              <w:t xml:space="preserve"> delivered by these services do not need to comply with the thematic Data Specifications.</w:t>
            </w:r>
          </w:p>
        </w:tc>
      </w:tr>
    </w:tbl>
    <w:p w14:paraId="577DF799" w14:textId="77777777" w:rsidR="000224E7" w:rsidRPr="008C32EF" w:rsidRDefault="000224E7">
      <w:pPr>
        <w:pStyle w:val="Didascalia"/>
      </w:pPr>
      <w:bookmarkStart w:id="47" w:name="_Ref313888737"/>
      <w:bookmarkStart w:id="48" w:name="_Ref313888746"/>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15</w:t>
      </w:r>
      <w:r w:rsidR="004A7A33" w:rsidRPr="008C32EF">
        <w:fldChar w:fldCharType="end"/>
      </w:r>
      <w:bookmarkEnd w:id="48"/>
      <w:r w:rsidRPr="008C32EF">
        <w:t>: Milestones for "non-interoperable" Download Services</w:t>
      </w:r>
      <w:bookmarkEnd w:id="47"/>
    </w:p>
    <w:p w14:paraId="1690911C" w14:textId="77777777" w:rsidR="00FB5264" w:rsidRPr="008C32EF" w:rsidRDefault="0032432B" w:rsidP="0032432B">
      <w:r w:rsidRPr="008C32EF">
        <w:t>*From the INSPIRE Directive</w:t>
      </w:r>
    </w:p>
    <w:p w14:paraId="431BA18F" w14:textId="77777777" w:rsidR="0094502E" w:rsidRPr="008C32EF" w:rsidRDefault="0094502E" w:rsidP="00B97D54">
      <w:pPr>
        <w:pStyle w:val="Titolo3"/>
      </w:pPr>
      <w:bookmarkStart w:id="49" w:name="_Ref312332867"/>
      <w:bookmarkStart w:id="50" w:name="_Toc364091533"/>
      <w:r w:rsidRPr="008C32EF">
        <w:t xml:space="preserve">Roadmap for </w:t>
      </w:r>
      <w:r w:rsidR="008336E1" w:rsidRPr="008C32EF">
        <w:t>“i</w:t>
      </w:r>
      <w:r w:rsidRPr="008C32EF">
        <w:t>nteroperable</w:t>
      </w:r>
      <w:r w:rsidR="008336E1" w:rsidRPr="008C32EF">
        <w:t>”</w:t>
      </w:r>
      <w:r w:rsidRPr="008C32EF">
        <w:t xml:space="preserve"> Download Services</w:t>
      </w:r>
      <w:bookmarkEnd w:id="49"/>
      <w:bookmarkEnd w:id="50"/>
    </w:p>
    <w:p w14:paraId="1611C23E" w14:textId="77777777" w:rsidR="0094502E" w:rsidRPr="008C32EF" w:rsidRDefault="00E15BD4" w:rsidP="0094502E">
      <w:r w:rsidRPr="008C32EF">
        <w:t>T</w:t>
      </w:r>
      <w:r w:rsidR="00FE35DA" w:rsidRPr="008C32EF">
        <w:t>he m</w:t>
      </w:r>
      <w:r w:rsidR="0094502E" w:rsidRPr="008C32EF">
        <w:t xml:space="preserve">ilestones </w:t>
      </w:r>
      <w:r w:rsidR="000224E7" w:rsidRPr="008C32EF">
        <w:t xml:space="preserve">in </w:t>
      </w:r>
      <w:r w:rsidR="000224E7" w:rsidRPr="008C32EF">
        <w:fldChar w:fldCharType="begin"/>
      </w:r>
      <w:r w:rsidR="000224E7" w:rsidRPr="008C32EF">
        <w:instrText xml:space="preserve"> </w:instrText>
      </w:r>
      <w:r w:rsidR="003C4833" w:rsidRPr="008C32EF">
        <w:instrText>REF</w:instrText>
      </w:r>
      <w:r w:rsidR="000224E7" w:rsidRPr="008C32EF">
        <w:instrText xml:space="preserve"> _Ref313888809 \h </w:instrText>
      </w:r>
      <w:r w:rsidR="000224E7" w:rsidRPr="008C32EF">
        <w:fldChar w:fldCharType="separate"/>
      </w:r>
      <w:r w:rsidR="00BB00B0" w:rsidRPr="008C32EF">
        <w:t xml:space="preserve">Table </w:t>
      </w:r>
      <w:r w:rsidR="00BB00B0">
        <w:rPr>
          <w:noProof/>
        </w:rPr>
        <w:t>16</w:t>
      </w:r>
      <w:r w:rsidR="000224E7" w:rsidRPr="008C32EF">
        <w:fldChar w:fldCharType="end"/>
      </w:r>
      <w:r w:rsidR="000224E7" w:rsidRPr="008C32EF">
        <w:t xml:space="preserve"> </w:t>
      </w:r>
      <w:r w:rsidR="001C3CE0" w:rsidRPr="008C32EF">
        <w:t xml:space="preserve">(below) </w:t>
      </w:r>
      <w:r w:rsidR="0094502E" w:rsidRPr="008C32EF">
        <w:t xml:space="preserve">can be interpreted to mean that datasets should be made available for download via Download Services in a way that is </w:t>
      </w:r>
      <w:r w:rsidR="0094502E" w:rsidRPr="008C32EF">
        <w:rPr>
          <w:i/>
        </w:rPr>
        <w:t>compliant</w:t>
      </w:r>
      <w:r w:rsidR="0094502E" w:rsidRPr="008C32EF">
        <w:t xml:space="preserve"> with the requirements of the D</w:t>
      </w:r>
      <w:r w:rsidR="008336E1" w:rsidRPr="008C32EF">
        <w:t>ata Specifica</w:t>
      </w:r>
      <w:r w:rsidR="0094502E" w:rsidRPr="008C32EF">
        <w:t>t</w:t>
      </w:r>
      <w:r w:rsidR="008336E1" w:rsidRPr="008C32EF">
        <w:t>i</w:t>
      </w:r>
      <w:r w:rsidR="0094502E" w:rsidRPr="008C32EF">
        <w:t>ons</w:t>
      </w:r>
      <w:r w:rsidR="008336E1" w:rsidRPr="008C32EF">
        <w:t xml:space="preserve"> as well as the Network Services requirements</w:t>
      </w:r>
      <w:r w:rsidR="0094502E" w:rsidRPr="008C32EF">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4"/>
        <w:gridCol w:w="3835"/>
        <w:gridCol w:w="1125"/>
        <w:gridCol w:w="3438"/>
      </w:tblGrid>
      <w:tr w:rsidR="00342387" w:rsidRPr="008C32EF" w14:paraId="1FA3DAB9" w14:textId="77777777" w:rsidTr="008026A8">
        <w:trPr>
          <w:trHeight w:hRule="exact" w:val="284"/>
        </w:trPr>
        <w:tc>
          <w:tcPr>
            <w:tcW w:w="675" w:type="dxa"/>
            <w:shd w:val="clear" w:color="auto" w:fill="D9D9D9"/>
          </w:tcPr>
          <w:p w14:paraId="42558F74" w14:textId="77777777" w:rsidR="00342387" w:rsidRPr="008C32EF" w:rsidRDefault="00342387" w:rsidP="00E33C70">
            <w:pPr>
              <w:jc w:val="center"/>
              <w:rPr>
                <w:b/>
                <w:i/>
              </w:rPr>
            </w:pPr>
          </w:p>
        </w:tc>
        <w:tc>
          <w:tcPr>
            <w:tcW w:w="3888" w:type="dxa"/>
            <w:shd w:val="clear" w:color="auto" w:fill="D9D9D9"/>
          </w:tcPr>
          <w:p w14:paraId="676D2131" w14:textId="77777777" w:rsidR="00342387" w:rsidRPr="008C32EF" w:rsidRDefault="00342387" w:rsidP="00E33C70">
            <w:pPr>
              <w:jc w:val="center"/>
              <w:rPr>
                <w:b/>
                <w:i/>
              </w:rPr>
            </w:pPr>
            <w:r w:rsidRPr="008C32EF">
              <w:rPr>
                <w:b/>
                <w:i/>
              </w:rPr>
              <w:t>Milestone</w:t>
            </w:r>
          </w:p>
        </w:tc>
        <w:tc>
          <w:tcPr>
            <w:tcW w:w="1130" w:type="dxa"/>
            <w:shd w:val="clear" w:color="auto" w:fill="D9D9D9"/>
          </w:tcPr>
          <w:p w14:paraId="609F3CA6" w14:textId="77777777" w:rsidR="00342387" w:rsidRPr="008C32EF" w:rsidRDefault="00342387" w:rsidP="00E33C70">
            <w:pPr>
              <w:jc w:val="center"/>
              <w:rPr>
                <w:b/>
                <w:i/>
              </w:rPr>
            </w:pPr>
            <w:r w:rsidRPr="008C32EF">
              <w:rPr>
                <w:b/>
                <w:i/>
              </w:rPr>
              <w:t>Article*</w:t>
            </w:r>
          </w:p>
          <w:p w14:paraId="57E6A311" w14:textId="77777777" w:rsidR="00342387" w:rsidRPr="008C32EF" w:rsidRDefault="00342387" w:rsidP="00E33C70">
            <w:pPr>
              <w:jc w:val="center"/>
              <w:rPr>
                <w:b/>
                <w:i/>
              </w:rPr>
            </w:pPr>
          </w:p>
        </w:tc>
        <w:tc>
          <w:tcPr>
            <w:tcW w:w="3487" w:type="dxa"/>
            <w:shd w:val="clear" w:color="auto" w:fill="D9D9D9"/>
          </w:tcPr>
          <w:p w14:paraId="460A9932" w14:textId="77777777" w:rsidR="00342387" w:rsidRPr="008C32EF" w:rsidRDefault="00342387" w:rsidP="00E33C70">
            <w:pPr>
              <w:jc w:val="center"/>
              <w:rPr>
                <w:b/>
                <w:i/>
              </w:rPr>
            </w:pPr>
            <w:r w:rsidRPr="008C32EF">
              <w:rPr>
                <w:b/>
                <w:i/>
              </w:rPr>
              <w:t>Technical Guidance</w:t>
            </w:r>
          </w:p>
        </w:tc>
      </w:tr>
      <w:tr w:rsidR="00342387" w:rsidRPr="008C32EF" w14:paraId="3EF0BDA9" w14:textId="77777777" w:rsidTr="00342387">
        <w:tc>
          <w:tcPr>
            <w:tcW w:w="675" w:type="dxa"/>
          </w:tcPr>
          <w:p w14:paraId="6C0AB097" w14:textId="77777777" w:rsidR="00342387" w:rsidRPr="008C32EF" w:rsidRDefault="00342387" w:rsidP="00F547EE">
            <w:pPr>
              <w:jc w:val="center"/>
              <w:rPr>
                <w:b/>
              </w:rPr>
            </w:pPr>
          </w:p>
          <w:p w14:paraId="71257256" w14:textId="77777777" w:rsidR="00342387" w:rsidRPr="008C32EF" w:rsidRDefault="00342387" w:rsidP="00F547EE">
            <w:pPr>
              <w:jc w:val="center"/>
              <w:rPr>
                <w:b/>
              </w:rPr>
            </w:pPr>
            <w:r w:rsidRPr="008C32EF">
              <w:rPr>
                <w:b/>
              </w:rPr>
              <w:t>MS4</w:t>
            </w:r>
          </w:p>
        </w:tc>
        <w:tc>
          <w:tcPr>
            <w:tcW w:w="3888" w:type="dxa"/>
          </w:tcPr>
          <w:p w14:paraId="44A03338" w14:textId="77777777" w:rsidR="00342387" w:rsidRPr="008C32EF" w:rsidRDefault="00342387" w:rsidP="00C834E4">
            <w:r w:rsidRPr="008C32EF">
              <w:rPr>
                <w:b/>
              </w:rPr>
              <w:t xml:space="preserve">Implementation of Commission Regulation (EU) No 102/2011 of 4 February 2011 amending Regulation (EU) No 1089/2010 implementing Directive 2007/2/EC of the European Parliament and of the Council as regards interoperability of spatial </w:t>
            </w:r>
            <w:r w:rsidR="00701A6A" w:rsidRPr="008C32EF">
              <w:rPr>
                <w:b/>
              </w:rPr>
              <w:t>dataset</w:t>
            </w:r>
            <w:r w:rsidRPr="008C32EF">
              <w:rPr>
                <w:b/>
              </w:rPr>
              <w:t xml:space="preserve">s and services for newly collected and extensively restructured Annex I spatial </w:t>
            </w:r>
            <w:r w:rsidR="00701A6A" w:rsidRPr="008C32EF">
              <w:rPr>
                <w:b/>
              </w:rPr>
              <w:t>dataset</w:t>
            </w:r>
            <w:r w:rsidRPr="008C32EF">
              <w:rPr>
                <w:b/>
              </w:rPr>
              <w:t>s available</w:t>
            </w:r>
          </w:p>
        </w:tc>
        <w:tc>
          <w:tcPr>
            <w:tcW w:w="1130" w:type="dxa"/>
          </w:tcPr>
          <w:p w14:paraId="50D9CD6D" w14:textId="77777777" w:rsidR="00342387" w:rsidRPr="008C32EF" w:rsidRDefault="00342387" w:rsidP="00C834E4">
            <w:pPr>
              <w:jc w:val="center"/>
            </w:pPr>
          </w:p>
          <w:p w14:paraId="4EAA9F85" w14:textId="77777777" w:rsidR="00342387" w:rsidRPr="008C32EF" w:rsidRDefault="00342387" w:rsidP="00C834E4">
            <w:pPr>
              <w:jc w:val="center"/>
            </w:pPr>
            <w:r w:rsidRPr="008C32EF">
              <w:t>7§3, 9(a)</w:t>
            </w:r>
          </w:p>
        </w:tc>
        <w:tc>
          <w:tcPr>
            <w:tcW w:w="3487" w:type="dxa"/>
          </w:tcPr>
          <w:p w14:paraId="02B691C1" w14:textId="77777777" w:rsidR="00342387" w:rsidRPr="008C32EF" w:rsidRDefault="00342387" w:rsidP="00C834E4">
            <w:r w:rsidRPr="008C32EF">
              <w:t>Newly collected or extensively restructured Annex I datasets shall be made available via Download Services in a way that is compliant with both Data Specifications and Network Services requirements.</w:t>
            </w:r>
          </w:p>
          <w:p w14:paraId="310243D3" w14:textId="77777777" w:rsidR="00342387" w:rsidRPr="008C32EF" w:rsidRDefault="00342387" w:rsidP="00C834E4"/>
        </w:tc>
      </w:tr>
      <w:tr w:rsidR="00342387" w:rsidRPr="008C32EF" w14:paraId="1208C077" w14:textId="77777777" w:rsidTr="00342387">
        <w:tc>
          <w:tcPr>
            <w:tcW w:w="675" w:type="dxa"/>
          </w:tcPr>
          <w:p w14:paraId="34A8DC3B" w14:textId="77777777" w:rsidR="00342387" w:rsidRPr="008C32EF" w:rsidRDefault="00342387" w:rsidP="00F547EE">
            <w:pPr>
              <w:jc w:val="center"/>
              <w:rPr>
                <w:b/>
              </w:rPr>
            </w:pPr>
          </w:p>
          <w:p w14:paraId="4D15831F" w14:textId="77777777" w:rsidR="00342387" w:rsidRPr="008C32EF" w:rsidRDefault="00342387" w:rsidP="00F547EE">
            <w:pPr>
              <w:jc w:val="center"/>
              <w:rPr>
                <w:b/>
              </w:rPr>
            </w:pPr>
            <w:r w:rsidRPr="008C32EF">
              <w:rPr>
                <w:b/>
              </w:rPr>
              <w:t>MS5</w:t>
            </w:r>
          </w:p>
        </w:tc>
        <w:tc>
          <w:tcPr>
            <w:tcW w:w="3888" w:type="dxa"/>
          </w:tcPr>
          <w:p w14:paraId="4D54253C" w14:textId="77777777" w:rsidR="00342387" w:rsidRPr="008C32EF" w:rsidRDefault="00342387" w:rsidP="00C834E4">
            <w:r w:rsidRPr="008C32EF">
              <w:rPr>
                <w:b/>
                <w:i/>
              </w:rPr>
              <w:t xml:space="preserve">Newly collected and extensively restructured Annex II and III spatial </w:t>
            </w:r>
            <w:r w:rsidR="00701A6A" w:rsidRPr="008C32EF">
              <w:rPr>
                <w:b/>
                <w:i/>
              </w:rPr>
              <w:t>dataset</w:t>
            </w:r>
            <w:r w:rsidRPr="008C32EF">
              <w:rPr>
                <w:b/>
                <w:i/>
              </w:rPr>
              <w:t>s available</w:t>
            </w:r>
          </w:p>
        </w:tc>
        <w:tc>
          <w:tcPr>
            <w:tcW w:w="1130" w:type="dxa"/>
          </w:tcPr>
          <w:p w14:paraId="30255AFF" w14:textId="77777777" w:rsidR="00342387" w:rsidRPr="008C32EF" w:rsidRDefault="00342387" w:rsidP="00C834E4">
            <w:pPr>
              <w:jc w:val="center"/>
            </w:pPr>
          </w:p>
          <w:p w14:paraId="2420A734" w14:textId="77777777" w:rsidR="00342387" w:rsidRPr="008C32EF" w:rsidRDefault="00342387" w:rsidP="00C834E4">
            <w:pPr>
              <w:jc w:val="center"/>
            </w:pPr>
            <w:r w:rsidRPr="008C32EF">
              <w:t>7§3, 9(b)</w:t>
            </w:r>
          </w:p>
        </w:tc>
        <w:tc>
          <w:tcPr>
            <w:tcW w:w="3487" w:type="dxa"/>
          </w:tcPr>
          <w:p w14:paraId="13BB4312" w14:textId="77777777" w:rsidR="00342387" w:rsidRPr="008C32EF" w:rsidRDefault="00342387" w:rsidP="00C834E4">
            <w:r w:rsidRPr="008C32EF">
              <w:t>Newly collected or extensively restructured Annex II and III datasets shall be made available via Download Services in a way that is compliant with</w:t>
            </w:r>
            <w:r w:rsidR="007C58C5" w:rsidRPr="008C32EF">
              <w:t xml:space="preserve"> </w:t>
            </w:r>
            <w:r w:rsidRPr="008C32EF">
              <w:t>both Data Specifications and Network Services requirements.</w:t>
            </w:r>
          </w:p>
        </w:tc>
      </w:tr>
      <w:tr w:rsidR="00342387" w:rsidRPr="008C32EF" w14:paraId="0080918D" w14:textId="77777777" w:rsidTr="00342387">
        <w:tc>
          <w:tcPr>
            <w:tcW w:w="675" w:type="dxa"/>
          </w:tcPr>
          <w:p w14:paraId="74CC4E2C" w14:textId="77777777" w:rsidR="00342387" w:rsidRPr="008C32EF" w:rsidRDefault="00342387" w:rsidP="00F547EE">
            <w:pPr>
              <w:jc w:val="center"/>
              <w:rPr>
                <w:b/>
              </w:rPr>
            </w:pPr>
          </w:p>
          <w:p w14:paraId="5CDFEFFC" w14:textId="77777777" w:rsidR="00342387" w:rsidRPr="008C32EF" w:rsidRDefault="00342387" w:rsidP="00F547EE">
            <w:pPr>
              <w:jc w:val="center"/>
              <w:rPr>
                <w:b/>
              </w:rPr>
            </w:pPr>
            <w:r w:rsidRPr="008C32EF">
              <w:rPr>
                <w:b/>
              </w:rPr>
              <w:t>MS6</w:t>
            </w:r>
          </w:p>
        </w:tc>
        <w:tc>
          <w:tcPr>
            <w:tcW w:w="3888" w:type="dxa"/>
          </w:tcPr>
          <w:p w14:paraId="16067615" w14:textId="77777777" w:rsidR="00342387" w:rsidRPr="008C32EF" w:rsidRDefault="00342387" w:rsidP="00C834E4">
            <w:pPr>
              <w:jc w:val="left"/>
            </w:pPr>
            <w:r w:rsidRPr="008C32EF">
              <w:rPr>
                <w:b/>
              </w:rPr>
              <w:t xml:space="preserve">Implementation of Commission Regulation (EU) No 1089/2010 of 23 November 2010 implementing Directive 2007/2/EC of the European Parliament and of the Council as regards interoperability of spatial </w:t>
            </w:r>
            <w:r w:rsidR="00701A6A" w:rsidRPr="008C32EF">
              <w:rPr>
                <w:b/>
              </w:rPr>
              <w:t>dataset</w:t>
            </w:r>
            <w:r w:rsidRPr="008C32EF">
              <w:rPr>
                <w:b/>
              </w:rPr>
              <w:t xml:space="preserve">s and services for other Annex I spatial </w:t>
            </w:r>
            <w:r w:rsidR="00701A6A" w:rsidRPr="008C32EF">
              <w:rPr>
                <w:b/>
              </w:rPr>
              <w:t>dataset</w:t>
            </w:r>
            <w:r w:rsidRPr="008C32EF">
              <w:rPr>
                <w:b/>
              </w:rPr>
              <w:t>s still in use at the date of adoption</w:t>
            </w:r>
          </w:p>
        </w:tc>
        <w:tc>
          <w:tcPr>
            <w:tcW w:w="1130" w:type="dxa"/>
          </w:tcPr>
          <w:p w14:paraId="10ECCDD0" w14:textId="77777777" w:rsidR="00342387" w:rsidRPr="008C32EF" w:rsidRDefault="00342387" w:rsidP="00C834E4">
            <w:pPr>
              <w:jc w:val="center"/>
            </w:pPr>
          </w:p>
          <w:p w14:paraId="67A0514B" w14:textId="77777777" w:rsidR="00342387" w:rsidRPr="008C32EF" w:rsidRDefault="00342387" w:rsidP="00C834E4">
            <w:pPr>
              <w:jc w:val="center"/>
            </w:pPr>
            <w:r w:rsidRPr="008C32EF">
              <w:t>7§3, 9(a)</w:t>
            </w:r>
          </w:p>
        </w:tc>
        <w:tc>
          <w:tcPr>
            <w:tcW w:w="3487" w:type="dxa"/>
          </w:tcPr>
          <w:p w14:paraId="0C5B94F3" w14:textId="77777777" w:rsidR="00342387" w:rsidRPr="008C32EF" w:rsidRDefault="00342387" w:rsidP="00C834E4">
            <w:r w:rsidRPr="008C32EF">
              <w:t>All Annex I datasets still in use shall be made available via Download Services in a way that is compliant with both Data Specifications and Network Services requirements.</w:t>
            </w:r>
          </w:p>
          <w:p w14:paraId="306DD491" w14:textId="77777777" w:rsidR="00342387" w:rsidRPr="008C32EF" w:rsidRDefault="00342387" w:rsidP="00C834E4"/>
        </w:tc>
      </w:tr>
      <w:tr w:rsidR="00342387" w:rsidRPr="008C32EF" w14:paraId="6B4D8D5C" w14:textId="77777777" w:rsidTr="00342387">
        <w:tc>
          <w:tcPr>
            <w:tcW w:w="675" w:type="dxa"/>
          </w:tcPr>
          <w:p w14:paraId="5F5C7DA7" w14:textId="77777777" w:rsidR="00342387" w:rsidRPr="008C32EF" w:rsidRDefault="00342387" w:rsidP="00F547EE">
            <w:pPr>
              <w:jc w:val="center"/>
              <w:rPr>
                <w:b/>
              </w:rPr>
            </w:pPr>
          </w:p>
          <w:p w14:paraId="7A4D48AE" w14:textId="77777777" w:rsidR="00342387" w:rsidRPr="008C32EF" w:rsidRDefault="00342387" w:rsidP="00F547EE">
            <w:pPr>
              <w:jc w:val="center"/>
              <w:rPr>
                <w:b/>
              </w:rPr>
            </w:pPr>
            <w:r w:rsidRPr="008C32EF">
              <w:rPr>
                <w:b/>
              </w:rPr>
              <w:t>MS7</w:t>
            </w:r>
          </w:p>
        </w:tc>
        <w:tc>
          <w:tcPr>
            <w:tcW w:w="3888" w:type="dxa"/>
          </w:tcPr>
          <w:p w14:paraId="01EA3ECA" w14:textId="77777777" w:rsidR="00342387" w:rsidRPr="008C32EF" w:rsidRDefault="00342387" w:rsidP="00C834E4">
            <w:r w:rsidRPr="008C32EF">
              <w:rPr>
                <w:b/>
              </w:rPr>
              <w:t xml:space="preserve">Other Annex II and III spatial </w:t>
            </w:r>
            <w:r w:rsidR="00701A6A" w:rsidRPr="008C32EF">
              <w:rPr>
                <w:b/>
              </w:rPr>
              <w:t>dataset</w:t>
            </w:r>
            <w:r w:rsidRPr="008C32EF">
              <w:rPr>
                <w:b/>
              </w:rPr>
              <w:t>s available in accordance with IRs for Annex II and III</w:t>
            </w:r>
          </w:p>
          <w:p w14:paraId="12777D5D" w14:textId="77777777" w:rsidR="00342387" w:rsidRPr="008C32EF" w:rsidRDefault="00342387" w:rsidP="00C834E4">
            <w:pPr>
              <w:jc w:val="left"/>
              <w:rPr>
                <w:b/>
              </w:rPr>
            </w:pPr>
          </w:p>
        </w:tc>
        <w:tc>
          <w:tcPr>
            <w:tcW w:w="1130" w:type="dxa"/>
          </w:tcPr>
          <w:p w14:paraId="0D111230" w14:textId="77777777" w:rsidR="00342387" w:rsidRPr="008C32EF" w:rsidRDefault="00342387" w:rsidP="00C834E4">
            <w:pPr>
              <w:jc w:val="center"/>
            </w:pPr>
          </w:p>
          <w:p w14:paraId="62F364CC" w14:textId="77777777" w:rsidR="00342387" w:rsidRPr="008C32EF" w:rsidRDefault="00342387" w:rsidP="00C834E4">
            <w:pPr>
              <w:tabs>
                <w:tab w:val="left" w:pos="720"/>
              </w:tabs>
              <w:jc w:val="center"/>
            </w:pPr>
            <w:r w:rsidRPr="008C32EF">
              <w:t>7§3, 9(b)</w:t>
            </w:r>
          </w:p>
        </w:tc>
        <w:tc>
          <w:tcPr>
            <w:tcW w:w="3487" w:type="dxa"/>
          </w:tcPr>
          <w:p w14:paraId="2E6ECA24" w14:textId="77777777" w:rsidR="00342387" w:rsidRPr="008C32EF" w:rsidRDefault="00342387" w:rsidP="00C834E4">
            <w:r w:rsidRPr="008C32EF">
              <w:t>All Annex II and III datasets still in use shall be made available via Download Services in a way that is compliant with both Data Specifications and Network Services requirements.</w:t>
            </w:r>
          </w:p>
        </w:tc>
      </w:tr>
    </w:tbl>
    <w:p w14:paraId="1934EACD" w14:textId="77777777" w:rsidR="000224E7" w:rsidRPr="008C32EF" w:rsidRDefault="000224E7">
      <w:pPr>
        <w:pStyle w:val="Didascalia"/>
      </w:pPr>
      <w:bookmarkStart w:id="51" w:name="_Ref313888809"/>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16</w:t>
      </w:r>
      <w:r w:rsidR="004A7A33" w:rsidRPr="008C32EF">
        <w:fldChar w:fldCharType="end"/>
      </w:r>
      <w:bookmarkEnd w:id="51"/>
      <w:r w:rsidRPr="008C32EF">
        <w:t>: Milestones for "interoperable" Download Services</w:t>
      </w:r>
    </w:p>
    <w:p w14:paraId="1E206F00" w14:textId="77777777" w:rsidR="00FE35DA" w:rsidRDefault="00FE35DA" w:rsidP="00FE35DA">
      <w:r w:rsidRPr="008C32EF">
        <w:t>*From the INSPIRE Directive</w:t>
      </w:r>
    </w:p>
    <w:p w14:paraId="5D4F1323" w14:textId="77777777" w:rsidR="00C25B8A" w:rsidRDefault="00C25B8A" w:rsidP="00FE35DA"/>
    <w:p w14:paraId="3D9E1223" w14:textId="77777777" w:rsidR="00C25B8A" w:rsidRPr="008C32EF" w:rsidRDefault="00C25B8A" w:rsidP="00FE35DA"/>
    <w:p w14:paraId="742A9C2F" w14:textId="77777777" w:rsidR="0084537F" w:rsidRPr="008C32EF" w:rsidRDefault="0084537F" w:rsidP="00B97D54">
      <w:pPr>
        <w:pStyle w:val="Titolo3"/>
      </w:pPr>
      <w:bookmarkStart w:id="52" w:name="_Ref316653750"/>
      <w:bookmarkStart w:id="53" w:name="_Toc364091534"/>
      <w:r w:rsidRPr="008C32EF">
        <w:t xml:space="preserve">Illustrative Roadmap for </w:t>
      </w:r>
      <w:r w:rsidR="00C43A42" w:rsidRPr="008C32EF">
        <w:t xml:space="preserve">all </w:t>
      </w:r>
      <w:r w:rsidRPr="008C32EF">
        <w:t>Download Services</w:t>
      </w:r>
      <w:bookmarkEnd w:id="52"/>
      <w:bookmarkEnd w:id="53"/>
    </w:p>
    <w:p w14:paraId="21B69E41" w14:textId="77777777" w:rsidR="00D8108A" w:rsidRPr="008C32EF" w:rsidRDefault="00D8108A" w:rsidP="00D8108A">
      <w:r w:rsidRPr="008C32EF">
        <w:t>The roadmap</w:t>
      </w:r>
      <w:r w:rsidR="006B378B" w:rsidRPr="008C32EF">
        <w:t xml:space="preserve"> described above</w:t>
      </w:r>
      <w:r w:rsidRPr="008C32EF">
        <w:t xml:space="preserve"> in sections </w:t>
      </w:r>
      <w:r w:rsidRPr="008C32EF">
        <w:fldChar w:fldCharType="begin"/>
      </w:r>
      <w:r w:rsidRPr="008C32EF">
        <w:instrText xml:space="preserve"> REF _Ref312332851 \r \h </w:instrText>
      </w:r>
      <w:r w:rsidRPr="008C32EF">
        <w:fldChar w:fldCharType="separate"/>
      </w:r>
      <w:r w:rsidR="00BB00B0">
        <w:t>4.4.1</w:t>
      </w:r>
      <w:r w:rsidRPr="008C32EF">
        <w:fldChar w:fldCharType="end"/>
      </w:r>
      <w:r w:rsidRPr="008C32EF">
        <w:t xml:space="preserve"> and </w:t>
      </w:r>
      <w:r w:rsidRPr="008C32EF">
        <w:fldChar w:fldCharType="begin"/>
      </w:r>
      <w:r w:rsidRPr="008C32EF">
        <w:instrText xml:space="preserve"> REF _Ref312332867 \r \h </w:instrText>
      </w:r>
      <w:r w:rsidRPr="008C32EF">
        <w:fldChar w:fldCharType="separate"/>
      </w:r>
      <w:r w:rsidR="00BB00B0">
        <w:t>4.4.2</w:t>
      </w:r>
      <w:r w:rsidRPr="008C32EF">
        <w:fldChar w:fldCharType="end"/>
      </w:r>
      <w:r w:rsidR="006B378B" w:rsidRPr="008C32EF">
        <w:t xml:space="preserve"> </w:t>
      </w:r>
      <w:r w:rsidRPr="008C32EF">
        <w:t xml:space="preserve"> is </w:t>
      </w:r>
      <w:r w:rsidR="006B378B" w:rsidRPr="008C32EF">
        <w:t xml:space="preserve">further </w:t>
      </w:r>
      <w:r w:rsidR="00122B9A" w:rsidRPr="008C32EF">
        <w:t xml:space="preserve">illustrated in </w:t>
      </w:r>
      <w:r w:rsidR="00122B9A" w:rsidRPr="008C32EF">
        <w:fldChar w:fldCharType="begin"/>
      </w:r>
      <w:r w:rsidR="00122B9A" w:rsidRPr="008C32EF">
        <w:instrText xml:space="preserve"> REF _Ref316653617 \h </w:instrText>
      </w:r>
      <w:r w:rsidR="00122B9A" w:rsidRPr="008C32EF">
        <w:fldChar w:fldCharType="separate"/>
      </w:r>
      <w:r w:rsidR="00BB00B0" w:rsidRPr="008C32EF">
        <w:t xml:space="preserve">Figure </w:t>
      </w:r>
      <w:r w:rsidR="00BB00B0">
        <w:rPr>
          <w:noProof/>
        </w:rPr>
        <w:t>4</w:t>
      </w:r>
      <w:r w:rsidR="00122B9A" w:rsidRPr="008C32EF">
        <w:fldChar w:fldCharType="end"/>
      </w:r>
      <w:r w:rsidRPr="008C32EF">
        <w:t>:</w:t>
      </w:r>
    </w:p>
    <w:p w14:paraId="75E1DBBB" w14:textId="37232553" w:rsidR="005F25DA" w:rsidRPr="008C32EF" w:rsidRDefault="00140FE2" w:rsidP="005F25DA">
      <w:pPr>
        <w:keepNext/>
      </w:pPr>
      <w:r w:rsidRPr="008C32EF">
        <w:rPr>
          <w:noProof/>
        </w:rPr>
        <w:drawing>
          <wp:inline distT="0" distB="0" distL="0" distR="0" wp14:anchorId="2D6B2666" wp14:editId="5C7CB470">
            <wp:extent cx="5762625" cy="39909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990975"/>
                    </a:xfrm>
                    <a:prstGeom prst="rect">
                      <a:avLst/>
                    </a:prstGeom>
                    <a:noFill/>
                    <a:ln>
                      <a:noFill/>
                    </a:ln>
                  </pic:spPr>
                </pic:pic>
              </a:graphicData>
            </a:graphic>
          </wp:inline>
        </w:drawing>
      </w:r>
    </w:p>
    <w:p w14:paraId="74B79702" w14:textId="77777777" w:rsidR="00E15BD4" w:rsidRPr="008C32EF" w:rsidRDefault="005F25DA" w:rsidP="0039031F">
      <w:pPr>
        <w:pStyle w:val="Didascalia"/>
        <w:jc w:val="center"/>
      </w:pPr>
      <w:bookmarkStart w:id="54" w:name="_Ref316653617"/>
      <w:bookmarkStart w:id="55" w:name="_Toc364091668"/>
      <w:r w:rsidRPr="008C32EF">
        <w:t xml:space="preserve">Figure </w:t>
      </w:r>
      <w:r w:rsidRPr="008C32EF">
        <w:fldChar w:fldCharType="begin"/>
      </w:r>
      <w:r w:rsidRPr="008C32EF">
        <w:instrText xml:space="preserve"> SEQ Figure \* ARABIC </w:instrText>
      </w:r>
      <w:r w:rsidRPr="008C32EF">
        <w:fldChar w:fldCharType="separate"/>
      </w:r>
      <w:r w:rsidR="00BB00B0">
        <w:rPr>
          <w:noProof/>
        </w:rPr>
        <w:t>4</w:t>
      </w:r>
      <w:r w:rsidRPr="008C32EF">
        <w:fldChar w:fldCharType="end"/>
      </w:r>
      <w:bookmarkEnd w:id="54"/>
      <w:r w:rsidRPr="008C32EF">
        <w:t>: Illustration of Implementation Roadmap</w:t>
      </w:r>
      <w:r w:rsidR="00C06A8A" w:rsidRPr="008C32EF">
        <w:t>*</w:t>
      </w:r>
      <w:bookmarkEnd w:id="55"/>
    </w:p>
    <w:p w14:paraId="42290E27" w14:textId="77777777" w:rsidR="00C06A8A" w:rsidRPr="008C32EF" w:rsidRDefault="00C06A8A" w:rsidP="0039031F">
      <w:pPr>
        <w:jc w:val="left"/>
        <w:rPr>
          <w:i/>
        </w:rPr>
      </w:pPr>
      <w:r w:rsidRPr="008C32EF">
        <w:rPr>
          <w:i/>
        </w:rPr>
        <w:t>*Dates in this figure are accurate at the time of publication. For definitive dates refer to the roadmap published on the INSPIRE website: (</w:t>
      </w:r>
      <w:hyperlink r:id="rId28" w:history="1">
        <w:r w:rsidR="00AA0B49" w:rsidRPr="008C32EF">
          <w:rPr>
            <w:rStyle w:val="Collegamentoipertestuale"/>
            <w:i/>
          </w:rPr>
          <w:t>http://inspire.jrc.ec.europa.eu/index.cfm/pageid/44</w:t>
        </w:r>
      </w:hyperlink>
      <w:r w:rsidRPr="008C32EF">
        <w:rPr>
          <w:i/>
        </w:rPr>
        <w:t>)</w:t>
      </w:r>
    </w:p>
    <w:p w14:paraId="3C10D3B2" w14:textId="77777777" w:rsidR="00F91BA1" w:rsidRPr="00D134B1" w:rsidRDefault="00FA60FD" w:rsidP="00B97D54">
      <w:pPr>
        <w:pStyle w:val="Titolo1"/>
        <w:rPr>
          <w:lang w:val="en-GB"/>
        </w:rPr>
      </w:pPr>
      <w:bookmarkStart w:id="56" w:name="_Ref313606447"/>
      <w:bookmarkStart w:id="57" w:name="_Toc364091535"/>
      <w:r w:rsidRPr="00D134B1">
        <w:rPr>
          <w:lang w:val="en-GB"/>
        </w:rPr>
        <w:t>Atom Implementation of P</w:t>
      </w:r>
      <w:r w:rsidR="00B55FB5" w:rsidRPr="00D134B1">
        <w:rPr>
          <w:lang w:val="en-GB"/>
        </w:rPr>
        <w:t xml:space="preserve">re-defined </w:t>
      </w:r>
      <w:r w:rsidRPr="00D134B1">
        <w:rPr>
          <w:lang w:val="en-GB"/>
        </w:rPr>
        <w:t>Dataset D</w:t>
      </w:r>
      <w:r w:rsidR="000D717E" w:rsidRPr="00D134B1">
        <w:rPr>
          <w:lang w:val="en-GB"/>
        </w:rPr>
        <w:t>ownload</w:t>
      </w:r>
      <w:r w:rsidRPr="00D134B1">
        <w:rPr>
          <w:lang w:val="en-GB"/>
        </w:rPr>
        <w:t xml:space="preserve"> S</w:t>
      </w:r>
      <w:r w:rsidR="00B55FB5" w:rsidRPr="00D134B1">
        <w:rPr>
          <w:lang w:val="en-GB"/>
        </w:rPr>
        <w:t>ervice</w:t>
      </w:r>
      <w:bookmarkEnd w:id="56"/>
      <w:bookmarkEnd w:id="57"/>
    </w:p>
    <w:p w14:paraId="6C963239" w14:textId="77777777" w:rsidR="007B641C" w:rsidRPr="008C32EF" w:rsidRDefault="003B639B" w:rsidP="00A823A5">
      <w:pPr>
        <w:pStyle w:val="Requirement"/>
        <w:rPr>
          <w:lang w:val="en-GB"/>
        </w:rPr>
      </w:pPr>
      <w:r w:rsidRPr="00D134B1">
        <w:rPr>
          <w:rStyle w:val="ConformanceClassChar"/>
          <w:lang w:val="en-GB"/>
        </w:rPr>
        <w:t xml:space="preserve">TG Conformance Class 1: Pre-defined Atom: </w:t>
      </w:r>
      <w:r w:rsidR="004E55B4" w:rsidRPr="00D134B1">
        <w:rPr>
          <w:lang w:val="en-GB"/>
        </w:rPr>
        <w:t>Implement Pre-Defined Dataset Download Service (“Part A”) using Atom</w:t>
      </w:r>
    </w:p>
    <w:p w14:paraId="59119763" w14:textId="77777777" w:rsidR="002E0CD5" w:rsidRPr="008C32EF" w:rsidRDefault="00DF5AF7" w:rsidP="00DF5AF7">
      <w:pPr>
        <w:pStyle w:val="Requirement"/>
        <w:rPr>
          <w:rStyle w:val="Enfasicorsivo"/>
          <w:lang w:val="en-GB"/>
        </w:rPr>
      </w:pPr>
      <w:r w:rsidRPr="00D134B1">
        <w:rPr>
          <w:rStyle w:val="Enfasicorsivo"/>
          <w:lang w:val="en-GB"/>
        </w:rPr>
        <w:t>This conformance class is inclusive of</w:t>
      </w:r>
      <w:r w:rsidR="002E0CD5" w:rsidRPr="008C32EF">
        <w:rPr>
          <w:rStyle w:val="Enfasicorsivo"/>
          <w:lang w:val="en-GB"/>
        </w:rPr>
        <w:t>:</w:t>
      </w:r>
    </w:p>
    <w:p w14:paraId="12E99359" w14:textId="77777777" w:rsidR="002E0CD5" w:rsidRPr="008C32EF" w:rsidRDefault="002E0CD5" w:rsidP="00DF5AF7">
      <w:pPr>
        <w:pStyle w:val="Requirement"/>
        <w:rPr>
          <w:rStyle w:val="Enfasicorsivo"/>
          <w:lang w:val="en-GB"/>
        </w:rPr>
      </w:pPr>
      <w:r w:rsidRPr="008C32EF">
        <w:rPr>
          <w:rStyle w:val="Enfasicorsivo"/>
          <w:lang w:val="en-GB"/>
        </w:rPr>
        <w:fldChar w:fldCharType="begin"/>
      </w:r>
      <w:r w:rsidRPr="008C32EF">
        <w:rPr>
          <w:rStyle w:val="Enfasicorsivo"/>
          <w:lang w:val="en-GB"/>
        </w:rPr>
        <w:instrText xml:space="preserve"> REF _Ref317258676 \r </w:instrText>
      </w:r>
      <w:r w:rsidRPr="008C32EF">
        <w:rPr>
          <w:rStyle w:val="Enfasicorsivo"/>
          <w:lang w:val="en-GB"/>
        </w:rPr>
        <w:fldChar w:fldCharType="separate"/>
      </w:r>
      <w:r w:rsidR="00BB00B0">
        <w:rPr>
          <w:rStyle w:val="Enfasicorsivo"/>
          <w:lang w:val="en-GB"/>
        </w:rPr>
        <w:t>TG Requirement 1</w:t>
      </w:r>
      <w:r w:rsidRPr="008C32EF">
        <w:rPr>
          <w:rStyle w:val="Enfasicorsivo"/>
          <w:lang w:val="en-GB"/>
        </w:rPr>
        <w:fldChar w:fldCharType="end"/>
      </w:r>
      <w:r w:rsidRPr="008C32EF">
        <w:rPr>
          <w:rStyle w:val="Enfasicorsivo"/>
          <w:lang w:val="en-GB"/>
        </w:rPr>
        <w:t xml:space="preserve"> to </w:t>
      </w:r>
      <w:r w:rsidR="00637F14" w:rsidRPr="008C32EF">
        <w:rPr>
          <w:rStyle w:val="Enfasicorsivo"/>
          <w:lang w:val="en-GB"/>
        </w:rPr>
        <w:fldChar w:fldCharType="begin"/>
      </w:r>
      <w:r w:rsidR="00637F14" w:rsidRPr="008C32EF">
        <w:rPr>
          <w:rStyle w:val="Enfasicorsivo"/>
          <w:lang w:val="en-GB"/>
        </w:rPr>
        <w:instrText xml:space="preserve"> REF _Ref323045939 \r \h </w:instrText>
      </w:r>
      <w:r w:rsidR="00637F14" w:rsidRPr="008C32EF">
        <w:rPr>
          <w:rStyle w:val="Enfasicorsivo"/>
          <w:lang w:val="en-GB"/>
        </w:rPr>
      </w:r>
      <w:r w:rsidR="00637F14" w:rsidRPr="008C32EF">
        <w:rPr>
          <w:rStyle w:val="Enfasicorsivo"/>
          <w:lang w:val="en-GB"/>
        </w:rPr>
        <w:fldChar w:fldCharType="separate"/>
      </w:r>
      <w:r w:rsidR="00BB00B0">
        <w:rPr>
          <w:rStyle w:val="Enfasicorsivo"/>
          <w:lang w:val="en-GB"/>
        </w:rPr>
        <w:t>TG Requirement 45</w:t>
      </w:r>
      <w:r w:rsidR="00637F14" w:rsidRPr="008C32EF">
        <w:rPr>
          <w:rStyle w:val="Enfasicorsivo"/>
          <w:lang w:val="en-GB"/>
        </w:rPr>
        <w:fldChar w:fldCharType="end"/>
      </w:r>
    </w:p>
    <w:p w14:paraId="25C683C4" w14:textId="77777777" w:rsidR="00DF5AF7" w:rsidRPr="00D134B1" w:rsidRDefault="00CD09BF" w:rsidP="002E0CD5">
      <w:pPr>
        <w:pStyle w:val="Requirement"/>
        <w:rPr>
          <w:rStyle w:val="Enfasicorsivo"/>
          <w:lang w:val="en-GB"/>
        </w:rPr>
      </w:pPr>
      <w:r w:rsidRPr="008C32EF">
        <w:rPr>
          <w:rStyle w:val="Enfasicorsivo"/>
          <w:lang w:val="en-GB"/>
        </w:rPr>
        <w:fldChar w:fldCharType="begin"/>
      </w:r>
      <w:r w:rsidRPr="008C32EF">
        <w:rPr>
          <w:rStyle w:val="Enfasicorsivo"/>
          <w:lang w:val="en-GB"/>
        </w:rPr>
        <w:instrText xml:space="preserve"> REF _Ref323910057 \w \h </w:instrText>
      </w:r>
      <w:r w:rsidRPr="008C32EF">
        <w:rPr>
          <w:rStyle w:val="Enfasicorsivo"/>
          <w:lang w:val="en-GB"/>
        </w:rPr>
      </w:r>
      <w:r w:rsidRPr="008C32EF">
        <w:rPr>
          <w:rStyle w:val="Enfasicorsivo"/>
          <w:lang w:val="en-GB"/>
        </w:rPr>
        <w:fldChar w:fldCharType="separate"/>
      </w:r>
      <w:r w:rsidR="00BB00B0">
        <w:rPr>
          <w:rStyle w:val="Enfasicorsivo"/>
          <w:lang w:val="en-GB"/>
        </w:rPr>
        <w:t>TG Recommendation 1</w:t>
      </w:r>
      <w:r w:rsidRPr="008C32EF">
        <w:rPr>
          <w:rStyle w:val="Enfasicorsivo"/>
          <w:lang w:val="en-GB"/>
        </w:rPr>
        <w:fldChar w:fldCharType="end"/>
      </w:r>
      <w:r w:rsidRPr="008C32EF">
        <w:rPr>
          <w:rStyle w:val="Enfasicorsivo"/>
          <w:lang w:val="en-GB"/>
        </w:rPr>
        <w:t xml:space="preserve"> </w:t>
      </w:r>
      <w:r w:rsidR="002E0CD5" w:rsidRPr="008C32EF">
        <w:rPr>
          <w:rStyle w:val="Enfasicorsivo"/>
          <w:lang w:val="en-GB"/>
        </w:rPr>
        <w:t xml:space="preserve">to </w:t>
      </w:r>
      <w:r w:rsidR="00855E76" w:rsidRPr="008C32EF">
        <w:rPr>
          <w:rStyle w:val="Enfasicorsivo"/>
          <w:lang w:val="en-GB"/>
        </w:rPr>
        <w:fldChar w:fldCharType="begin"/>
      </w:r>
      <w:r w:rsidR="00855E76" w:rsidRPr="008C32EF">
        <w:rPr>
          <w:rStyle w:val="Enfasicorsivo"/>
          <w:lang w:val="en-GB"/>
        </w:rPr>
        <w:instrText xml:space="preserve"> REF _Ref201226512 \r \h </w:instrText>
      </w:r>
      <w:r w:rsidR="00855E76" w:rsidRPr="008C32EF">
        <w:rPr>
          <w:rStyle w:val="Enfasicorsivo"/>
          <w:lang w:val="en-GB"/>
        </w:rPr>
      </w:r>
      <w:r w:rsidR="00855E76" w:rsidRPr="008C32EF">
        <w:rPr>
          <w:rStyle w:val="Enfasicorsivo"/>
          <w:lang w:val="en-GB"/>
        </w:rPr>
        <w:fldChar w:fldCharType="separate"/>
      </w:r>
      <w:r w:rsidR="00BB00B0">
        <w:rPr>
          <w:rStyle w:val="Enfasicorsivo"/>
          <w:lang w:val="en-GB"/>
        </w:rPr>
        <w:t>TG Recommendation 12</w:t>
      </w:r>
      <w:r w:rsidR="00855E76" w:rsidRPr="008C32EF">
        <w:rPr>
          <w:rStyle w:val="Enfasicorsivo"/>
          <w:lang w:val="en-GB"/>
        </w:rPr>
        <w:fldChar w:fldCharType="end"/>
      </w:r>
    </w:p>
    <w:p w14:paraId="4BB9C627" w14:textId="77777777" w:rsidR="001251E2" w:rsidRPr="008C32EF" w:rsidRDefault="001251E2" w:rsidP="001251E2">
      <w:r w:rsidRPr="008C32EF">
        <w:t>An operational implementation of an INSPIRE Atom based Download Service implementation is available on the INSPIRE Geoportal: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7"/>
        <w:gridCol w:w="7765"/>
        <w:tblGridChange w:id="58">
          <w:tblGrid>
            <w:gridCol w:w="1307"/>
            <w:gridCol w:w="7765"/>
          </w:tblGrid>
        </w:tblGridChange>
      </w:tblGrid>
      <w:tr w:rsidR="001251E2" w:rsidRPr="008C32EF" w14:paraId="450E890D" w14:textId="77777777" w:rsidTr="00F75207">
        <w:trPr>
          <w:jc w:val="center"/>
        </w:trPr>
        <w:tc>
          <w:tcPr>
            <w:tcW w:w="1362" w:type="dxa"/>
            <w:shd w:val="clear" w:color="auto" w:fill="auto"/>
          </w:tcPr>
          <w:p w14:paraId="30F398BD" w14:textId="77777777" w:rsidR="001251E2" w:rsidRPr="008C32EF" w:rsidRDefault="001D768B" w:rsidP="001D768B">
            <w:pPr>
              <w:jc w:val="left"/>
            </w:pPr>
            <w:r>
              <w:t xml:space="preserve">Demo </w:t>
            </w:r>
          </w:p>
        </w:tc>
        <w:tc>
          <w:tcPr>
            <w:tcW w:w="7936" w:type="dxa"/>
            <w:shd w:val="clear" w:color="auto" w:fill="auto"/>
          </w:tcPr>
          <w:p w14:paraId="0C376AF2" w14:textId="77777777" w:rsidR="001251E2" w:rsidRPr="008C32EF" w:rsidRDefault="001251E2" w:rsidP="00F75207">
            <w:pPr>
              <w:jc w:val="left"/>
            </w:pPr>
            <w:hyperlink r:id="rId29" w:history="1">
              <w:r w:rsidRPr="008C32EF">
                <w:rPr>
                  <w:rStyle w:val="Collegamentoipertestuale"/>
                </w:rPr>
                <w:t>http://insp</w:t>
              </w:r>
              <w:r w:rsidRPr="008C32EF">
                <w:rPr>
                  <w:rStyle w:val="Collegamentoipertestuale"/>
                </w:rPr>
                <w:t>i</w:t>
              </w:r>
              <w:r w:rsidRPr="008C32EF">
                <w:rPr>
                  <w:rStyle w:val="Collegamentoipertestuale"/>
                </w:rPr>
                <w:t>re-geoportal.ec.europa.eu/demos/ccm/</w:t>
              </w:r>
            </w:hyperlink>
          </w:p>
        </w:tc>
      </w:tr>
      <w:tr w:rsidR="001251E2" w:rsidRPr="008C32EF" w14:paraId="6D0534EE" w14:textId="77777777" w:rsidTr="00F75207">
        <w:trPr>
          <w:jc w:val="center"/>
        </w:trPr>
        <w:tc>
          <w:tcPr>
            <w:tcW w:w="1362" w:type="dxa"/>
            <w:shd w:val="clear" w:color="auto" w:fill="auto"/>
          </w:tcPr>
          <w:p w14:paraId="59AC87F8" w14:textId="77777777" w:rsidR="001251E2" w:rsidRPr="008C32EF" w:rsidRDefault="001251E2" w:rsidP="00F75207">
            <w:pPr>
              <w:jc w:val="left"/>
            </w:pPr>
            <w:r w:rsidRPr="008C32EF">
              <w:t>Top feed</w:t>
            </w:r>
          </w:p>
        </w:tc>
        <w:tc>
          <w:tcPr>
            <w:tcW w:w="7936" w:type="dxa"/>
            <w:shd w:val="clear" w:color="auto" w:fill="auto"/>
          </w:tcPr>
          <w:p w14:paraId="4AE9238A" w14:textId="77777777" w:rsidR="001251E2" w:rsidRPr="008C32EF" w:rsidRDefault="001251E2" w:rsidP="00F75207">
            <w:pPr>
              <w:jc w:val="left"/>
            </w:pPr>
            <w:hyperlink r:id="rId30" w:history="1">
              <w:r w:rsidRPr="008C32EF">
                <w:rPr>
                  <w:rStyle w:val="Collegamentoipertestuale"/>
                </w:rPr>
                <w:t>http://inspire-geoportal.ec.europa.eu/demos/ccm/democcmdownloadservice.atom.en.xml</w:t>
              </w:r>
            </w:hyperlink>
          </w:p>
        </w:tc>
      </w:tr>
      <w:tr w:rsidR="001251E2" w:rsidRPr="008C32EF" w14:paraId="79650B7B" w14:textId="77777777" w:rsidTr="00F75207">
        <w:trPr>
          <w:jc w:val="center"/>
        </w:trPr>
        <w:tc>
          <w:tcPr>
            <w:tcW w:w="1362" w:type="dxa"/>
            <w:shd w:val="clear" w:color="auto" w:fill="auto"/>
          </w:tcPr>
          <w:p w14:paraId="7BCC7975" w14:textId="77777777" w:rsidR="001251E2" w:rsidRPr="008C32EF" w:rsidRDefault="001251E2" w:rsidP="00F75207">
            <w:pPr>
              <w:jc w:val="left"/>
            </w:pPr>
            <w:r w:rsidRPr="008C32EF">
              <w:t>Code inspector</w:t>
            </w:r>
          </w:p>
        </w:tc>
        <w:tc>
          <w:tcPr>
            <w:tcW w:w="7936" w:type="dxa"/>
            <w:shd w:val="clear" w:color="auto" w:fill="auto"/>
          </w:tcPr>
          <w:p w14:paraId="6E5C6607" w14:textId="77777777" w:rsidR="001251E2" w:rsidRDefault="001251E2" w:rsidP="00F75207">
            <w:pPr>
              <w:jc w:val="left"/>
            </w:pPr>
            <w:hyperlink r:id="rId31" w:history="1">
              <w:r w:rsidRPr="008C32EF">
                <w:rPr>
                  <w:rStyle w:val="Collegamentoipertestuale"/>
                </w:rPr>
                <w:t>http://inspire-geoportal.ec.europa.eu/demos/ccm/codeview.html</w:t>
              </w:r>
            </w:hyperlink>
          </w:p>
          <w:p w14:paraId="69C3035E" w14:textId="77777777" w:rsidR="001D768B" w:rsidRPr="008C32EF" w:rsidRDefault="001D768B" w:rsidP="001D768B">
            <w:r>
              <w:t>This web page displays the source code of the Atom feeds and of the OpenSearch description document of the demo. When clicking on specific rows of the code or description, the text of the relevant requirement is displayed.</w:t>
            </w:r>
          </w:p>
        </w:tc>
      </w:tr>
    </w:tbl>
    <w:p w14:paraId="347661D3" w14:textId="77777777" w:rsidR="001251E2" w:rsidRPr="008C32EF" w:rsidRDefault="001251E2" w:rsidP="00D134B1">
      <w:pPr>
        <w:jc w:val="left"/>
      </w:pPr>
      <w:r w:rsidRPr="008C32EF">
        <w:t xml:space="preserve"> </w:t>
      </w:r>
    </w:p>
    <w:p w14:paraId="3C93A41C" w14:textId="77777777" w:rsidR="00E40358" w:rsidRPr="008C32EF" w:rsidRDefault="004E55B4" w:rsidP="00146140">
      <w:r w:rsidRPr="008C32EF">
        <w:t>T</w:t>
      </w:r>
      <w:r w:rsidR="00D97882" w:rsidRPr="008C32EF">
        <w:t>his Technical Guid</w:t>
      </w:r>
      <w:r w:rsidR="00DE0EE6" w:rsidRPr="008C32EF">
        <w:t>ance</w:t>
      </w:r>
      <w:r w:rsidRPr="008C32EF">
        <w:t xml:space="preserve"> recommends the Atom syndication format [</w:t>
      </w:r>
      <w:r w:rsidRPr="008C32EF">
        <w:rPr>
          <w:b/>
        </w:rPr>
        <w:t>ATOM</w:t>
      </w:r>
      <w:r w:rsidRPr="008C32EF">
        <w:t xml:space="preserve">] </w:t>
      </w:r>
      <w:r w:rsidR="00DE0EE6" w:rsidRPr="008C32EF">
        <w:t>as one</w:t>
      </w:r>
      <w:r w:rsidR="00D97882" w:rsidRPr="008C32EF">
        <w:t xml:space="preserve"> way to implement pre-defined dataset download services </w:t>
      </w:r>
      <w:r w:rsidR="001A1EF6" w:rsidRPr="008C32EF">
        <w:t>with a minimal implementation cost and complexity.</w:t>
      </w:r>
      <w:r w:rsidRPr="008C32EF">
        <w:t xml:space="preserve"> </w:t>
      </w:r>
      <w:r w:rsidR="003D579A" w:rsidRPr="008C32EF">
        <w:t xml:space="preserve">Section </w:t>
      </w:r>
      <w:r w:rsidR="003D579A" w:rsidRPr="008C32EF">
        <w:fldChar w:fldCharType="begin"/>
      </w:r>
      <w:r w:rsidR="003D579A" w:rsidRPr="008C32EF">
        <w:instrText xml:space="preserve"> REF _Ref320893342 \r \h </w:instrText>
      </w:r>
      <w:r w:rsidR="003D579A" w:rsidRPr="008C32EF">
        <w:fldChar w:fldCharType="separate"/>
      </w:r>
      <w:r w:rsidR="00BB00B0">
        <w:t>4.1.1</w:t>
      </w:r>
      <w:r w:rsidR="003D579A" w:rsidRPr="008C32EF">
        <w:fldChar w:fldCharType="end"/>
      </w:r>
      <w:r w:rsidR="00C27F92" w:rsidRPr="008C32EF">
        <w:t xml:space="preserve"> </w:t>
      </w:r>
      <w:r w:rsidR="002B0751" w:rsidRPr="008C32EF">
        <w:t xml:space="preserve">contains a descriptive mapping between the </w:t>
      </w:r>
      <w:r w:rsidR="00EB6AD1" w:rsidRPr="008C32EF">
        <w:t>Network Services Regulation [</w:t>
      </w:r>
      <w:r w:rsidR="00EB6AD1" w:rsidRPr="008C32EF">
        <w:rPr>
          <w:b/>
        </w:rPr>
        <w:t>INS NS</w:t>
      </w:r>
      <w:r w:rsidR="00EB6AD1" w:rsidRPr="008C32EF">
        <w:t>]</w:t>
      </w:r>
      <w:r w:rsidR="002B0751" w:rsidRPr="008C32EF">
        <w:t xml:space="preserve"> and the guidance in this chapter. </w:t>
      </w:r>
    </w:p>
    <w:p w14:paraId="070B9274" w14:textId="77777777" w:rsidR="00194D6D" w:rsidRPr="008C32EF" w:rsidRDefault="006A3BED">
      <w:r w:rsidRPr="008C32EF">
        <w:t>The Atom</w:t>
      </w:r>
      <w:r w:rsidR="00E40358" w:rsidRPr="008C32EF">
        <w:t xml:space="preserve"> syndication format provides a simple, widely understood mechanism for publishing information on the web in the form of feeds in a way that is compatible with existing web architecture and </w:t>
      </w:r>
      <w:r w:rsidR="00146140" w:rsidRPr="008C32EF">
        <w:t xml:space="preserve">many </w:t>
      </w:r>
      <w:r w:rsidR="00E40358" w:rsidRPr="008C32EF">
        <w:t xml:space="preserve">tools. </w:t>
      </w:r>
      <w:r w:rsidR="00194D6D" w:rsidRPr="008C32EF">
        <w:t>In addition Atom is supplemented in this guidance by OpenSearch which provides a service-type interface to the static atom documents.</w:t>
      </w:r>
    </w:p>
    <w:p w14:paraId="61FE1C2B" w14:textId="77777777" w:rsidR="00072B72" w:rsidRPr="008C32EF" w:rsidRDefault="00072B72" w:rsidP="00072B72">
      <w:r w:rsidRPr="008C32EF">
        <w:t>As describ</w:t>
      </w:r>
      <w:r w:rsidR="006C6A4E" w:rsidRPr="008C32EF">
        <w:t>ed in the Atom standard [</w:t>
      </w:r>
      <w:r w:rsidR="006C6A4E" w:rsidRPr="008C32EF">
        <w:rPr>
          <w:b/>
        </w:rPr>
        <w:t>ATOM</w:t>
      </w:r>
      <w:r w:rsidR="006C6A4E" w:rsidRPr="008C32EF">
        <w:t xml:space="preserve">], </w:t>
      </w:r>
      <w:r w:rsidR="006A3BED" w:rsidRPr="008C32EF">
        <w:t>At</w:t>
      </w:r>
      <w:r w:rsidRPr="008C32EF">
        <w:t>om is an XML-based document format that describes lists of related information known as "feeds"</w:t>
      </w:r>
      <w:r w:rsidR="006C6A4E" w:rsidRPr="008C32EF">
        <w:t>. These feeds are then</w:t>
      </w:r>
      <w:r w:rsidRPr="008C32EF">
        <w:t xml:space="preserve"> composed of a number of items, known as "entries", each with</w:t>
      </w:r>
      <w:r w:rsidR="00146140" w:rsidRPr="008C32EF">
        <w:t xml:space="preserve"> an extensible set of elements that contain information about the entry</w:t>
      </w:r>
      <w:r w:rsidRPr="008C32EF">
        <w:t>.  For example, each entry has a title.</w:t>
      </w:r>
      <w:r w:rsidR="00F055EE" w:rsidRPr="008C32EF">
        <w:t xml:space="preserve"> Entries may also contain additional feeds.</w:t>
      </w:r>
    </w:p>
    <w:p w14:paraId="6C8B8804" w14:textId="77777777" w:rsidR="006C6A4E" w:rsidRPr="00D134B1" w:rsidRDefault="003A6E63" w:rsidP="0039031F">
      <w:pPr>
        <w:pStyle w:val="Exampletitle"/>
        <w:rPr>
          <w:lang w:val="en-GB"/>
        </w:rPr>
      </w:pPr>
      <w:bookmarkStart w:id="59" w:name="_Toc364091610"/>
      <w:r w:rsidRPr="00D134B1">
        <w:rPr>
          <w:lang w:val="en-GB"/>
        </w:rPr>
        <w:t>S</w:t>
      </w:r>
      <w:r w:rsidR="006C6A4E" w:rsidRPr="00D134B1">
        <w:rPr>
          <w:lang w:val="en-GB"/>
        </w:rPr>
        <w:t>ample At</w:t>
      </w:r>
      <w:r w:rsidR="007F11EB" w:rsidRPr="00D134B1">
        <w:rPr>
          <w:lang w:val="en-GB"/>
        </w:rPr>
        <w:t>om feed, containing two entries:</w:t>
      </w:r>
      <w:bookmarkEnd w:id="59"/>
    </w:p>
    <w:p w14:paraId="3FEDFEF5" w14:textId="77777777" w:rsidR="006C6A4E" w:rsidRPr="00D134B1" w:rsidRDefault="006C6A4E" w:rsidP="003A6E63">
      <w:pPr>
        <w:pStyle w:val="XMLExample"/>
        <w:rPr>
          <w:rStyle w:val="xmlgreyChar"/>
          <w:lang w:val="en-GB"/>
        </w:rPr>
      </w:pPr>
      <w:r w:rsidRPr="00D134B1">
        <w:rPr>
          <w:lang w:val="en-GB"/>
        </w:rPr>
        <w:t>&lt;?xml version="1.0" encoding="</w:t>
      </w:r>
      <w:r w:rsidRPr="00D134B1">
        <w:rPr>
          <w:rStyle w:val="xmlgreyChar"/>
          <w:lang w:val="en-GB"/>
        </w:rPr>
        <w:t>utf-8"?&gt;</w:t>
      </w:r>
    </w:p>
    <w:p w14:paraId="285AE06F" w14:textId="77777777" w:rsidR="006C6A4E" w:rsidRPr="00D134B1" w:rsidRDefault="006C6A4E" w:rsidP="003A6E63">
      <w:pPr>
        <w:pStyle w:val="XMLExample"/>
        <w:rPr>
          <w:lang w:val="en-GB"/>
        </w:rPr>
      </w:pPr>
      <w:r w:rsidRPr="00D134B1">
        <w:rPr>
          <w:lang w:val="en-GB"/>
        </w:rPr>
        <w:t>&lt;feed xmlns="http://www.w3.org/2005/Atom"&gt;</w:t>
      </w:r>
    </w:p>
    <w:p w14:paraId="4160DD96" w14:textId="77777777" w:rsidR="006C6A4E" w:rsidRPr="00D134B1" w:rsidRDefault="006C6A4E" w:rsidP="003A6E63">
      <w:pPr>
        <w:pStyle w:val="XMLExample"/>
        <w:rPr>
          <w:lang w:val="en-GB"/>
        </w:rPr>
      </w:pPr>
      <w:r w:rsidRPr="00D134B1">
        <w:rPr>
          <w:lang w:val="en-GB"/>
        </w:rPr>
        <w:t xml:space="preserve"> </w:t>
      </w:r>
      <w:r w:rsidR="00610BE6" w:rsidRPr="00D134B1">
        <w:rPr>
          <w:lang w:val="en-GB"/>
        </w:rPr>
        <w:tab/>
      </w:r>
      <w:r w:rsidRPr="00D134B1">
        <w:rPr>
          <w:lang w:val="en-GB"/>
        </w:rPr>
        <w:t>&lt;title&gt;Simple Atom feed example&lt;/title&gt;</w:t>
      </w:r>
    </w:p>
    <w:p w14:paraId="3C21A679" w14:textId="77777777" w:rsidR="006C6A4E" w:rsidRPr="00D134B1" w:rsidRDefault="006C6A4E" w:rsidP="003A6E63">
      <w:pPr>
        <w:pStyle w:val="XMLExample"/>
        <w:rPr>
          <w:lang w:val="en-GB"/>
        </w:rPr>
      </w:pPr>
      <w:r w:rsidRPr="00D134B1">
        <w:rPr>
          <w:lang w:val="en-GB"/>
        </w:rPr>
        <w:t xml:space="preserve">  &lt;link href="http://myexample.com/"/&gt;</w:t>
      </w:r>
    </w:p>
    <w:p w14:paraId="71FC47C5" w14:textId="77777777" w:rsidR="006C6A4E" w:rsidRPr="00D134B1" w:rsidRDefault="006C6A4E" w:rsidP="003A6E63">
      <w:pPr>
        <w:pStyle w:val="XMLExample"/>
        <w:rPr>
          <w:lang w:val="en-GB"/>
        </w:rPr>
      </w:pPr>
      <w:r w:rsidRPr="00D134B1">
        <w:rPr>
          <w:lang w:val="en-GB"/>
        </w:rPr>
        <w:t xml:space="preserve">  &lt;updated&gt;2011-12-</w:t>
      </w:r>
      <w:r w:rsidR="00610BE6" w:rsidRPr="00D134B1">
        <w:rPr>
          <w:lang w:val="en-GB"/>
        </w:rPr>
        <w:t>14T13:16:32</w:t>
      </w:r>
      <w:r w:rsidRPr="00D134B1">
        <w:rPr>
          <w:lang w:val="en-GB"/>
        </w:rPr>
        <w:t>Z&lt;/updated&gt;</w:t>
      </w:r>
    </w:p>
    <w:p w14:paraId="765A4C45" w14:textId="77777777" w:rsidR="006C6A4E" w:rsidRPr="00D134B1" w:rsidRDefault="006C6A4E" w:rsidP="003A6E63">
      <w:pPr>
        <w:pStyle w:val="XMLExample"/>
        <w:rPr>
          <w:lang w:val="en-GB"/>
        </w:rPr>
      </w:pPr>
      <w:r w:rsidRPr="00D134B1">
        <w:rPr>
          <w:lang w:val="en-GB"/>
        </w:rPr>
        <w:t xml:space="preserve">  &lt;author&gt;</w:t>
      </w:r>
    </w:p>
    <w:p w14:paraId="012CEF14" w14:textId="77777777" w:rsidR="006C6A4E" w:rsidRPr="00D134B1" w:rsidRDefault="006C6A4E" w:rsidP="003A6E63">
      <w:pPr>
        <w:pStyle w:val="XMLExample"/>
        <w:rPr>
          <w:lang w:val="en-GB"/>
        </w:rPr>
      </w:pPr>
      <w:r w:rsidRPr="00D134B1">
        <w:rPr>
          <w:lang w:val="en-GB"/>
        </w:rPr>
        <w:t xml:space="preserve">     &lt;name&gt;A. N. Other&lt;/name&gt;</w:t>
      </w:r>
    </w:p>
    <w:p w14:paraId="33DC770E" w14:textId="77777777" w:rsidR="006C6A4E" w:rsidRPr="00D134B1" w:rsidRDefault="006C6A4E" w:rsidP="003A6E63">
      <w:pPr>
        <w:pStyle w:val="XMLExample"/>
        <w:rPr>
          <w:lang w:val="en-GB"/>
        </w:rPr>
      </w:pPr>
      <w:r w:rsidRPr="00D134B1">
        <w:rPr>
          <w:lang w:val="en-GB"/>
        </w:rPr>
        <w:t xml:space="preserve">  &lt;/author&gt;</w:t>
      </w:r>
    </w:p>
    <w:p w14:paraId="2BD0350C" w14:textId="77777777" w:rsidR="006C6A4E" w:rsidRPr="00D134B1" w:rsidRDefault="006C6A4E" w:rsidP="003A6E63">
      <w:pPr>
        <w:pStyle w:val="XMLExample"/>
        <w:rPr>
          <w:lang w:val="en-GB"/>
        </w:rPr>
      </w:pPr>
      <w:r w:rsidRPr="00D134B1">
        <w:rPr>
          <w:lang w:val="en-GB"/>
        </w:rPr>
        <w:t xml:space="preserve">  &lt;id&gt;urn:uuid:8fa70ca0-2659-11e1-bfc2-0800200c9a66&lt;/id&gt;</w:t>
      </w:r>
    </w:p>
    <w:p w14:paraId="6D8FCDFC" w14:textId="77777777" w:rsidR="006C6A4E" w:rsidRPr="00D134B1" w:rsidRDefault="006C6A4E" w:rsidP="003A6E63">
      <w:pPr>
        <w:pStyle w:val="XMLHighlight"/>
        <w:rPr>
          <w:lang w:val="en-GB"/>
        </w:rPr>
      </w:pPr>
      <w:r w:rsidRPr="00D134B1">
        <w:rPr>
          <w:lang w:val="en-GB"/>
        </w:rPr>
        <w:t xml:space="preserve">  &lt;entry&gt;</w:t>
      </w:r>
    </w:p>
    <w:p w14:paraId="40DE1CB8" w14:textId="77777777" w:rsidR="006C6A4E" w:rsidRPr="00D134B1" w:rsidRDefault="006C6A4E" w:rsidP="003A6E63">
      <w:pPr>
        <w:pStyle w:val="XMLHighlight"/>
        <w:rPr>
          <w:lang w:val="en-GB"/>
        </w:rPr>
      </w:pPr>
      <w:r w:rsidRPr="00D134B1">
        <w:rPr>
          <w:lang w:val="en-GB"/>
        </w:rPr>
        <w:t xml:space="preserve">     &lt;title&gt;My first Atom entry&lt;/title&gt;</w:t>
      </w:r>
    </w:p>
    <w:p w14:paraId="24008AC0" w14:textId="77777777" w:rsidR="006C6A4E" w:rsidRPr="00D134B1" w:rsidRDefault="006C6A4E" w:rsidP="003A6E63">
      <w:pPr>
        <w:pStyle w:val="XMLHighlight"/>
        <w:rPr>
          <w:lang w:val="en-GB"/>
        </w:rPr>
      </w:pPr>
      <w:r w:rsidRPr="00D134B1">
        <w:rPr>
          <w:lang w:val="en-GB"/>
        </w:rPr>
        <w:t xml:space="preserve">     &lt;link href="http://myexample.com/atom123abc"/&gt;</w:t>
      </w:r>
    </w:p>
    <w:p w14:paraId="43D79B4D" w14:textId="77777777" w:rsidR="006C6A4E" w:rsidRPr="00D134B1" w:rsidRDefault="006C6A4E" w:rsidP="003A6E63">
      <w:pPr>
        <w:pStyle w:val="XMLHighlight"/>
        <w:rPr>
          <w:lang w:val="en-GB"/>
        </w:rPr>
      </w:pPr>
      <w:r w:rsidRPr="00D134B1">
        <w:rPr>
          <w:lang w:val="en-GB"/>
        </w:rPr>
        <w:t xml:space="preserve">     &lt;id&gt;urn:uuid:c53a6970-2659-11e1-bfc2-0800200c9a66 &lt;/id&gt;</w:t>
      </w:r>
    </w:p>
    <w:p w14:paraId="416DB19D" w14:textId="77777777" w:rsidR="006C6A4E" w:rsidRPr="00D134B1" w:rsidRDefault="006C6A4E" w:rsidP="003A6E63">
      <w:pPr>
        <w:pStyle w:val="XMLHighlight"/>
        <w:rPr>
          <w:lang w:val="en-GB"/>
        </w:rPr>
      </w:pPr>
      <w:r w:rsidRPr="00D134B1">
        <w:rPr>
          <w:lang w:val="en-GB"/>
        </w:rPr>
        <w:t xml:space="preserve">     &lt;updated&gt;2011-12-14T13:15:02Z&lt;/updated&gt;</w:t>
      </w:r>
    </w:p>
    <w:p w14:paraId="2843A94E" w14:textId="77777777" w:rsidR="006C6A4E" w:rsidRPr="00D134B1" w:rsidRDefault="006C6A4E" w:rsidP="003A6E63">
      <w:pPr>
        <w:pStyle w:val="XMLHighlight"/>
        <w:rPr>
          <w:lang w:val="en-GB"/>
        </w:rPr>
      </w:pPr>
      <w:r w:rsidRPr="00D134B1">
        <w:rPr>
          <w:lang w:val="en-GB"/>
        </w:rPr>
        <w:t xml:space="preserve">     &lt;summary&gt;This is an entry in a feed&lt;/summary&gt;</w:t>
      </w:r>
    </w:p>
    <w:p w14:paraId="46C2E3F0" w14:textId="77777777" w:rsidR="006C6A4E" w:rsidRPr="00D134B1" w:rsidRDefault="006C6A4E" w:rsidP="003A6E63">
      <w:pPr>
        <w:pStyle w:val="XMLHighlight"/>
        <w:rPr>
          <w:lang w:val="en-GB"/>
        </w:rPr>
      </w:pPr>
      <w:r w:rsidRPr="00D134B1">
        <w:rPr>
          <w:lang w:val="en-GB"/>
        </w:rPr>
        <w:t xml:space="preserve">  &lt;/entry&gt;</w:t>
      </w:r>
    </w:p>
    <w:p w14:paraId="3DAF366B" w14:textId="77777777" w:rsidR="006C6A4E" w:rsidRPr="00D134B1" w:rsidRDefault="006C6A4E" w:rsidP="003A6E63">
      <w:pPr>
        <w:pStyle w:val="XMLExample"/>
        <w:rPr>
          <w:lang w:val="en-GB"/>
        </w:rPr>
      </w:pPr>
      <w:r w:rsidRPr="00D134B1">
        <w:rPr>
          <w:lang w:val="en-GB"/>
        </w:rPr>
        <w:t xml:space="preserve">  &lt;entry&gt;</w:t>
      </w:r>
    </w:p>
    <w:p w14:paraId="05C7849C" w14:textId="77777777" w:rsidR="006C6A4E" w:rsidRPr="00D134B1" w:rsidRDefault="006C6A4E" w:rsidP="003A6E63">
      <w:pPr>
        <w:pStyle w:val="XMLExample"/>
        <w:rPr>
          <w:lang w:val="en-GB"/>
        </w:rPr>
      </w:pPr>
      <w:r w:rsidRPr="00D134B1">
        <w:rPr>
          <w:lang w:val="en-GB"/>
        </w:rPr>
        <w:t xml:space="preserve">     &lt;title&gt;My second Atom entry&lt;/title&gt;</w:t>
      </w:r>
    </w:p>
    <w:p w14:paraId="52371110" w14:textId="77777777" w:rsidR="006C6A4E" w:rsidRPr="00D134B1" w:rsidRDefault="006C6A4E" w:rsidP="003A6E63">
      <w:pPr>
        <w:pStyle w:val="XMLExample"/>
        <w:rPr>
          <w:lang w:val="en-GB"/>
        </w:rPr>
      </w:pPr>
      <w:r w:rsidRPr="00D134B1">
        <w:rPr>
          <w:lang w:val="en-GB"/>
        </w:rPr>
        <w:t xml:space="preserve">     &lt;link href="http://myexample.com/atom456xyz"/&gt;</w:t>
      </w:r>
    </w:p>
    <w:p w14:paraId="25967C17" w14:textId="77777777" w:rsidR="006C6A4E" w:rsidRPr="00D134B1" w:rsidRDefault="006C6A4E" w:rsidP="003A6E63">
      <w:pPr>
        <w:pStyle w:val="XMLExample"/>
        <w:rPr>
          <w:lang w:val="en-GB"/>
        </w:rPr>
      </w:pPr>
      <w:r w:rsidRPr="00D134B1">
        <w:rPr>
          <w:lang w:val="en-GB"/>
        </w:rPr>
        <w:t xml:space="preserve">     &lt;id&gt;urn:uuid:</w:t>
      </w:r>
      <w:r w:rsidR="00610BE6" w:rsidRPr="00D134B1">
        <w:rPr>
          <w:lang w:val="en-GB"/>
        </w:rPr>
        <w:t xml:space="preserve"> f80b23d0-2659-11e1-bfc2-0800200c9a66</w:t>
      </w:r>
      <w:r w:rsidRPr="00D134B1">
        <w:rPr>
          <w:lang w:val="en-GB"/>
        </w:rPr>
        <w:t>&lt;/id&gt;</w:t>
      </w:r>
    </w:p>
    <w:p w14:paraId="192339B4" w14:textId="77777777" w:rsidR="006C6A4E" w:rsidRPr="00D134B1" w:rsidRDefault="006C6A4E" w:rsidP="003A6E63">
      <w:pPr>
        <w:pStyle w:val="XMLExample"/>
        <w:rPr>
          <w:lang w:val="en-GB"/>
        </w:rPr>
      </w:pPr>
      <w:r w:rsidRPr="00D134B1">
        <w:rPr>
          <w:lang w:val="en-GB"/>
        </w:rPr>
        <w:t xml:space="preserve">  </w:t>
      </w:r>
      <w:r w:rsidR="00610BE6" w:rsidRPr="00D134B1">
        <w:rPr>
          <w:lang w:val="en-GB"/>
        </w:rPr>
        <w:t xml:space="preserve">   &lt;updated&gt;2011-12-14T13:16:32</w:t>
      </w:r>
      <w:r w:rsidRPr="00D134B1">
        <w:rPr>
          <w:lang w:val="en-GB"/>
        </w:rPr>
        <w:t>Z&lt;/updated&gt;</w:t>
      </w:r>
    </w:p>
    <w:p w14:paraId="77695C78" w14:textId="77777777" w:rsidR="006C6A4E" w:rsidRPr="00D134B1" w:rsidRDefault="006C6A4E" w:rsidP="003A6E63">
      <w:pPr>
        <w:pStyle w:val="XMLExample"/>
        <w:rPr>
          <w:lang w:val="en-GB"/>
        </w:rPr>
      </w:pPr>
      <w:r w:rsidRPr="00D134B1">
        <w:rPr>
          <w:lang w:val="en-GB"/>
        </w:rPr>
        <w:t xml:space="preserve">     &lt;summary&gt;This is another entry in a feed&lt;/summary&gt;</w:t>
      </w:r>
    </w:p>
    <w:p w14:paraId="200D5CA2" w14:textId="77777777" w:rsidR="006C6A4E" w:rsidRPr="00D134B1" w:rsidRDefault="006C6A4E" w:rsidP="003A6E63">
      <w:pPr>
        <w:pStyle w:val="XMLExample"/>
        <w:rPr>
          <w:lang w:val="en-GB"/>
        </w:rPr>
      </w:pPr>
      <w:r w:rsidRPr="00D134B1">
        <w:rPr>
          <w:lang w:val="en-GB"/>
        </w:rPr>
        <w:t xml:space="preserve">  &lt;/entry&gt;</w:t>
      </w:r>
    </w:p>
    <w:p w14:paraId="3BA78234" w14:textId="77777777" w:rsidR="006C6A4E" w:rsidRPr="00D134B1" w:rsidRDefault="006C6A4E" w:rsidP="003A6E63">
      <w:pPr>
        <w:pStyle w:val="XMLExample"/>
        <w:rPr>
          <w:lang w:val="en-GB"/>
        </w:rPr>
      </w:pPr>
      <w:r w:rsidRPr="00D134B1">
        <w:rPr>
          <w:lang w:val="en-GB"/>
        </w:rPr>
        <w:t>&lt;/feed&gt;</w:t>
      </w:r>
    </w:p>
    <w:p w14:paraId="243AC615" w14:textId="77777777" w:rsidR="006C6A4E" w:rsidRPr="008C32EF" w:rsidRDefault="006C6A4E" w:rsidP="00610BE6"/>
    <w:p w14:paraId="7DCDC826" w14:textId="77777777" w:rsidR="00F055EE" w:rsidRPr="008C32EF" w:rsidRDefault="00072B72" w:rsidP="00072B72">
      <w:r w:rsidRPr="008C32EF">
        <w:t>This Technical Guidance recommends using</w:t>
      </w:r>
      <w:r w:rsidR="00F055EE" w:rsidRPr="008C32EF">
        <w:t xml:space="preserve"> Atom feeds to make available pre-defined </w:t>
      </w:r>
      <w:r w:rsidR="00701A6A" w:rsidRPr="008C32EF">
        <w:t>dataset</w:t>
      </w:r>
      <w:r w:rsidR="00F055EE" w:rsidRPr="008C32EF">
        <w:t xml:space="preserve">s in a consistent manner. The </w:t>
      </w:r>
      <w:r w:rsidR="00312DCD" w:rsidRPr="008C32EF">
        <w:t>guidance</w:t>
      </w:r>
      <w:r w:rsidR="00F055EE" w:rsidRPr="008C32EF">
        <w:t xml:space="preserve"> in this chapter can be summarised at a high-level as follows:</w:t>
      </w:r>
    </w:p>
    <w:p w14:paraId="5A8466AB" w14:textId="77777777" w:rsidR="00F055EE" w:rsidRPr="008C32EF" w:rsidRDefault="00F055EE" w:rsidP="00A658F2">
      <w:pPr>
        <w:numPr>
          <w:ilvl w:val="0"/>
          <w:numId w:val="39"/>
        </w:numPr>
        <w:spacing w:after="120"/>
        <w:ind w:left="714" w:hanging="357"/>
      </w:pPr>
      <w:r w:rsidRPr="008C32EF">
        <w:t>A</w:t>
      </w:r>
      <w:r w:rsidR="009E3311" w:rsidRPr="008C32EF">
        <w:t xml:space="preserve"> single</w:t>
      </w:r>
      <w:r w:rsidR="00AC1631" w:rsidRPr="008C32EF">
        <w:t xml:space="preserve"> Atom f</w:t>
      </w:r>
      <w:r w:rsidRPr="008C32EF">
        <w:t>eed is published as a top-level “</w:t>
      </w:r>
      <w:r w:rsidR="0077410C" w:rsidRPr="008C32EF">
        <w:t>D</w:t>
      </w:r>
      <w:r w:rsidRPr="008C32EF">
        <w:t xml:space="preserve">ownload </w:t>
      </w:r>
      <w:r w:rsidR="00AC1631" w:rsidRPr="008C32EF">
        <w:t>Service F</w:t>
      </w:r>
      <w:r w:rsidR="0077410C" w:rsidRPr="008C32EF">
        <w:t>eed</w:t>
      </w:r>
      <w:r w:rsidR="005B762E" w:rsidRPr="008C32EF">
        <w:rPr>
          <w:rStyle w:val="Rimandonotaapidipagina"/>
        </w:rPr>
        <w:footnoteReference w:id="2"/>
      </w:r>
      <w:r w:rsidR="0077410C" w:rsidRPr="008C32EF">
        <w:t>”</w:t>
      </w:r>
      <w:r w:rsidRPr="008C32EF">
        <w:t>.</w:t>
      </w:r>
    </w:p>
    <w:p w14:paraId="24639A8B" w14:textId="77777777" w:rsidR="00154765" w:rsidRPr="008C32EF" w:rsidRDefault="00154765" w:rsidP="00A658F2">
      <w:pPr>
        <w:numPr>
          <w:ilvl w:val="0"/>
          <w:numId w:val="39"/>
        </w:numPr>
        <w:spacing w:after="120"/>
        <w:ind w:left="714" w:hanging="357"/>
      </w:pPr>
      <w:r w:rsidRPr="008C32EF">
        <w:t>This feed contains a link to an OpenSearch description</w:t>
      </w:r>
      <w:r w:rsidR="00067FAD" w:rsidRPr="008C32EF">
        <w:t xml:space="preserve"> document</w:t>
      </w:r>
      <w:r w:rsidRPr="008C32EF">
        <w:t xml:space="preserve"> which </w:t>
      </w:r>
      <w:r w:rsidR="00FC04D7" w:rsidRPr="008C32EF">
        <w:t>provides operations metadata for the Download Service</w:t>
      </w:r>
      <w:r w:rsidRPr="008C32EF">
        <w:t>.</w:t>
      </w:r>
      <w:r w:rsidR="00013E31" w:rsidRPr="008C32EF">
        <w:t xml:space="preserve"> The OpenSearch description </w:t>
      </w:r>
      <w:r w:rsidR="00067FAD" w:rsidRPr="008C32EF">
        <w:t xml:space="preserve">document </w:t>
      </w:r>
      <w:r w:rsidR="008C1787" w:rsidRPr="008C32EF">
        <w:t>provides information about the operations implemented by</w:t>
      </w:r>
      <w:r w:rsidR="00013E31" w:rsidRPr="008C32EF">
        <w:t xml:space="preserve"> the download service.</w:t>
      </w:r>
    </w:p>
    <w:p w14:paraId="1C2C99F8" w14:textId="77777777" w:rsidR="00F055EE" w:rsidRPr="008C32EF" w:rsidRDefault="00312DCD" w:rsidP="00A658F2">
      <w:pPr>
        <w:numPr>
          <w:ilvl w:val="0"/>
          <w:numId w:val="39"/>
        </w:numPr>
        <w:spacing w:after="120"/>
        <w:ind w:left="714" w:hanging="357"/>
      </w:pPr>
      <w:r w:rsidRPr="008C32EF">
        <w:t xml:space="preserve">This feed </w:t>
      </w:r>
      <w:r w:rsidR="00F055EE" w:rsidRPr="008C32EF">
        <w:t>contain</w:t>
      </w:r>
      <w:r w:rsidRPr="008C32EF">
        <w:t>s</w:t>
      </w:r>
      <w:r w:rsidR="00F055EE" w:rsidRPr="008C32EF">
        <w:t xml:space="preserve"> </w:t>
      </w:r>
      <w:r w:rsidRPr="008C32EF">
        <w:t>one or</w:t>
      </w:r>
      <w:r w:rsidR="00AC1631" w:rsidRPr="008C32EF">
        <w:t xml:space="preserve"> more Atom e</w:t>
      </w:r>
      <w:r w:rsidRPr="008C32EF">
        <w:t xml:space="preserve">ntries: </w:t>
      </w:r>
      <w:r w:rsidR="00F055EE" w:rsidRPr="008C32EF">
        <w:t>one</w:t>
      </w:r>
      <w:r w:rsidRPr="008C32EF">
        <w:t xml:space="preserve"> per</w:t>
      </w:r>
      <w:r w:rsidR="00F055EE" w:rsidRPr="008C32EF">
        <w:t xml:space="preserve"> pre-defined data </w:t>
      </w:r>
      <w:r w:rsidR="00B17A27" w:rsidRPr="008C32EF">
        <w:t>set.</w:t>
      </w:r>
    </w:p>
    <w:p w14:paraId="761B7FE7" w14:textId="77777777" w:rsidR="00F055EE" w:rsidRPr="008C32EF" w:rsidRDefault="00AC1631" w:rsidP="00A658F2">
      <w:pPr>
        <w:numPr>
          <w:ilvl w:val="0"/>
          <w:numId w:val="39"/>
        </w:numPr>
        <w:spacing w:after="120"/>
        <w:ind w:left="714" w:hanging="357"/>
      </w:pPr>
      <w:r w:rsidRPr="008C32EF">
        <w:t>Each of these Atom e</w:t>
      </w:r>
      <w:r w:rsidR="00F055EE" w:rsidRPr="008C32EF">
        <w:t xml:space="preserve">ntries shall contain a link to </w:t>
      </w:r>
      <w:r w:rsidR="00F055EE" w:rsidRPr="008C32EF">
        <w:rPr>
          <w:i/>
        </w:rPr>
        <w:t>a</w:t>
      </w:r>
      <w:r w:rsidR="00312DCD" w:rsidRPr="008C32EF">
        <w:rPr>
          <w:i/>
        </w:rPr>
        <w:t>nother</w:t>
      </w:r>
      <w:r w:rsidR="00F055EE" w:rsidRPr="008C32EF">
        <w:t xml:space="preserve"> Atom Feed </w:t>
      </w:r>
      <w:r w:rsidR="0077410C" w:rsidRPr="008C32EF">
        <w:t>(</w:t>
      </w:r>
      <w:r w:rsidR="00312DCD" w:rsidRPr="008C32EF">
        <w:t xml:space="preserve">a </w:t>
      </w:r>
      <w:r w:rsidRPr="008C32EF">
        <w:t>“Dataset F</w:t>
      </w:r>
      <w:r w:rsidR="0077410C" w:rsidRPr="008C32EF">
        <w:t xml:space="preserve">eed”) </w:t>
      </w:r>
      <w:r w:rsidR="00F055EE" w:rsidRPr="008C32EF">
        <w:t xml:space="preserve">that describes the </w:t>
      </w:r>
      <w:r w:rsidR="009E3311" w:rsidRPr="008C32EF">
        <w:t xml:space="preserve">particular </w:t>
      </w:r>
      <w:r w:rsidR="00F055EE" w:rsidRPr="008C32EF">
        <w:t xml:space="preserve">pre-defined data </w:t>
      </w:r>
      <w:r w:rsidR="00B17A27" w:rsidRPr="008C32EF">
        <w:t>set.</w:t>
      </w:r>
      <w:r w:rsidR="00F055EE" w:rsidRPr="008C32EF">
        <w:t xml:space="preserve"> </w:t>
      </w:r>
    </w:p>
    <w:p w14:paraId="1806C5B2" w14:textId="77777777" w:rsidR="00F055EE" w:rsidRPr="008C32EF" w:rsidRDefault="00F055EE" w:rsidP="00A658F2">
      <w:pPr>
        <w:numPr>
          <w:ilvl w:val="0"/>
          <w:numId w:val="39"/>
        </w:numPr>
        <w:spacing w:after="120"/>
        <w:ind w:left="714" w:hanging="357"/>
      </w:pPr>
      <w:r w:rsidRPr="008C32EF">
        <w:t xml:space="preserve">Each of these </w:t>
      </w:r>
      <w:r w:rsidR="00AC1631" w:rsidRPr="008C32EF">
        <w:t>“Dataset F</w:t>
      </w:r>
      <w:r w:rsidR="0077410C" w:rsidRPr="008C32EF">
        <w:t xml:space="preserve">eeds” </w:t>
      </w:r>
      <w:r w:rsidRPr="008C32EF">
        <w:t xml:space="preserve">shall contain Atom Entries with </w:t>
      </w:r>
      <w:r w:rsidR="009E3311" w:rsidRPr="008C32EF">
        <w:t>links</w:t>
      </w:r>
      <w:r w:rsidRPr="008C32EF">
        <w:t xml:space="preserve"> to download the pre-defined </w:t>
      </w:r>
      <w:r w:rsidR="00701A6A" w:rsidRPr="008C32EF">
        <w:t>dataset</w:t>
      </w:r>
      <w:r w:rsidRPr="008C32EF">
        <w:t xml:space="preserve"> </w:t>
      </w:r>
      <w:r w:rsidR="009E3311" w:rsidRPr="008C32EF">
        <w:t xml:space="preserve">in different formats </w:t>
      </w:r>
      <w:r w:rsidRPr="008C32EF">
        <w:t>(e.g. in GML, Shape</w:t>
      </w:r>
      <w:r w:rsidR="00ED2375">
        <w:t>F</w:t>
      </w:r>
      <w:r w:rsidRPr="008C32EF">
        <w:t>ile</w:t>
      </w:r>
      <w:r w:rsidR="004F408C" w:rsidRPr="008C32EF">
        <w:t>,</w:t>
      </w:r>
      <w:r w:rsidRPr="008C32EF">
        <w:t xml:space="preserve"> etc</w:t>
      </w:r>
      <w:r w:rsidR="004F408C" w:rsidRPr="008C32EF">
        <w:t>.</w:t>
      </w:r>
      <w:r w:rsidRPr="008C32EF">
        <w:t>)</w:t>
      </w:r>
      <w:r w:rsidR="009E3311" w:rsidRPr="008C32EF">
        <w:t xml:space="preserve"> and in different Coordinate Reference Systems.</w:t>
      </w:r>
      <w:r w:rsidR="0077410C" w:rsidRPr="008C32EF">
        <w:t xml:space="preserve"> One link shall be provided for each format/CRS combination.</w:t>
      </w:r>
      <w:r w:rsidR="009E3311" w:rsidRPr="008C32EF">
        <w:t xml:space="preserve"> </w:t>
      </w:r>
    </w:p>
    <w:p w14:paraId="56DAEC0B" w14:textId="77777777" w:rsidR="00A84AFA" w:rsidRPr="008C32EF" w:rsidRDefault="009E3311" w:rsidP="00A84AFA">
      <w:pPr>
        <w:numPr>
          <w:ilvl w:val="0"/>
          <w:numId w:val="39"/>
        </w:numPr>
      </w:pPr>
      <w:r w:rsidRPr="008C32EF">
        <w:t>Feeds may be provided in multiple languages</w:t>
      </w:r>
      <w:r w:rsidR="0077410C" w:rsidRPr="008C32EF">
        <w:t xml:space="preserve"> (as described in Section </w:t>
      </w:r>
      <w:r w:rsidR="00FE3421" w:rsidRPr="008C32EF">
        <w:fldChar w:fldCharType="begin"/>
      </w:r>
      <w:r w:rsidR="00FE3421" w:rsidRPr="008C32EF">
        <w:instrText xml:space="preserve"> REF _Ref323048441 \r \h </w:instrText>
      </w:r>
      <w:r w:rsidR="00FE3421" w:rsidRPr="008C32EF">
        <w:fldChar w:fldCharType="separate"/>
      </w:r>
      <w:r w:rsidR="00BB00B0">
        <w:t>5.3</w:t>
      </w:r>
      <w:r w:rsidR="00FE3421" w:rsidRPr="008C32EF">
        <w:fldChar w:fldCharType="end"/>
      </w:r>
      <w:r w:rsidR="0077410C" w:rsidRPr="008C32EF">
        <w:t>)</w:t>
      </w:r>
    </w:p>
    <w:p w14:paraId="279E4C8C" w14:textId="77777777" w:rsidR="00A84AFA" w:rsidRPr="008C32EF" w:rsidRDefault="00A84AFA" w:rsidP="0039031F">
      <w:r w:rsidRPr="008C32EF">
        <w:t xml:space="preserve">This pattern is illustrated further in </w:t>
      </w:r>
      <w:r w:rsidRPr="008C32EF">
        <w:fldChar w:fldCharType="begin"/>
      </w:r>
      <w:r w:rsidRPr="008C32EF">
        <w:instrText xml:space="preserve"> REF _Ref323194140 \h </w:instrText>
      </w:r>
      <w:r w:rsidRPr="008C32EF">
        <w:fldChar w:fldCharType="separate"/>
      </w:r>
      <w:r w:rsidR="00BB00B0" w:rsidRPr="008C32EF">
        <w:t xml:space="preserve">Figure </w:t>
      </w:r>
      <w:r w:rsidR="00BB00B0">
        <w:rPr>
          <w:noProof/>
        </w:rPr>
        <w:t>5</w:t>
      </w:r>
      <w:r w:rsidRPr="008C32EF">
        <w:fldChar w:fldCharType="end"/>
      </w:r>
      <w:r w:rsidR="00BE525F" w:rsidRPr="008C32EF">
        <w:t>.</w:t>
      </w:r>
    </w:p>
    <w:p w14:paraId="7EEB5592" w14:textId="77777777" w:rsidR="00194D6D" w:rsidRPr="00D134B1" w:rsidRDefault="00842318" w:rsidP="0039031F">
      <w:pPr>
        <w:pStyle w:val="TGStyle1"/>
        <w:rPr>
          <w:i/>
        </w:rPr>
      </w:pPr>
      <w:bookmarkStart w:id="60" w:name="_Ref317258676"/>
      <w:r w:rsidRPr="008C32EF">
        <w:t xml:space="preserve">Pre-defined Dataset </w:t>
      </w:r>
      <w:r w:rsidR="00357F8F" w:rsidRPr="00D134B1">
        <w:t xml:space="preserve">Download </w:t>
      </w:r>
      <w:r w:rsidRPr="008C32EF">
        <w:t xml:space="preserve">Service </w:t>
      </w:r>
      <w:r w:rsidR="00357F8F" w:rsidRPr="00D134B1">
        <w:t xml:space="preserve">implementations shall publish separate datasets as individual entries within </w:t>
      </w:r>
      <w:r w:rsidR="0057279A" w:rsidRPr="008C32EF">
        <w:t xml:space="preserve">an </w:t>
      </w:r>
      <w:r w:rsidR="00357F8F" w:rsidRPr="00D134B1">
        <w:t>Atom feed.</w:t>
      </w:r>
      <w:bookmarkEnd w:id="60"/>
    </w:p>
    <w:p w14:paraId="253EC384" w14:textId="77777777" w:rsidR="00194D6D" w:rsidRPr="008C32EF" w:rsidRDefault="00194D6D" w:rsidP="00194D6D"/>
    <w:p w14:paraId="73DF73FE" w14:textId="77777777" w:rsidR="005159C1" w:rsidRPr="00D134B1" w:rsidRDefault="005159C1" w:rsidP="0039031F">
      <w:pPr>
        <w:pStyle w:val="TGStyle1"/>
        <w:rPr>
          <w:i/>
        </w:rPr>
      </w:pPr>
      <w:r w:rsidRPr="00D134B1">
        <w:t>All Atom feeds (and entries in feeds) shall conform to all the requirements in the Atom specification, RFC 4287.</w:t>
      </w:r>
    </w:p>
    <w:p w14:paraId="5E71DDB1" w14:textId="77777777" w:rsidR="001E1AEE" w:rsidRPr="008C32EF" w:rsidRDefault="001E1AEE" w:rsidP="00553A31">
      <w:pPr>
        <w:spacing w:before="120" w:after="120"/>
      </w:pPr>
      <w:r w:rsidRPr="008C32EF">
        <w:t>In addition the Atom feeds are supplemented with GeoRSS information to enable integration in tools that support this format (e.g. Google Earth).</w:t>
      </w:r>
    </w:p>
    <w:p w14:paraId="5152CA68" w14:textId="77777777" w:rsidR="005159C1" w:rsidRPr="00D134B1" w:rsidRDefault="005159C1" w:rsidP="0039031F">
      <w:pPr>
        <w:pStyle w:val="TGStyle1"/>
        <w:rPr>
          <w:i/>
        </w:rPr>
      </w:pPr>
      <w:r w:rsidRPr="00D134B1">
        <w:t>All GeoRSS information in Atom feeds shall conform to the GeoRSS-Simple specification.</w:t>
      </w:r>
    </w:p>
    <w:p w14:paraId="702BE254" w14:textId="77777777" w:rsidR="008C6A20" w:rsidRPr="008C32EF" w:rsidRDefault="008C6A20" w:rsidP="00553A31">
      <w:pPr>
        <w:spacing w:before="120" w:after="120"/>
      </w:pPr>
      <w:r w:rsidRPr="008C32EF">
        <w:t xml:space="preserve">In addition the Atom feeds are supplemented with OpenSearch information to </w:t>
      </w:r>
      <w:r w:rsidR="00FC04D7" w:rsidRPr="008C32EF">
        <w:t>as a way to specify operations for the Download Service.</w:t>
      </w:r>
    </w:p>
    <w:p w14:paraId="5E969598" w14:textId="77777777" w:rsidR="008C6A20" w:rsidRPr="00D134B1" w:rsidRDefault="008C6A20" w:rsidP="0039031F">
      <w:pPr>
        <w:pStyle w:val="TGStyle1"/>
        <w:rPr>
          <w:i/>
        </w:rPr>
      </w:pPr>
      <w:r w:rsidRPr="00D134B1">
        <w:t xml:space="preserve">All </w:t>
      </w:r>
      <w:r w:rsidRPr="008C32EF">
        <w:t>OpenSearch</w:t>
      </w:r>
      <w:r w:rsidRPr="00D134B1">
        <w:t xml:space="preserve"> information in Atom feeds shall conform to the </w:t>
      </w:r>
      <w:r w:rsidRPr="008C32EF">
        <w:t>OpenSearch</w:t>
      </w:r>
      <w:r w:rsidRPr="00D134B1">
        <w:t xml:space="preserve"> specification.</w:t>
      </w:r>
    </w:p>
    <w:p w14:paraId="51F5C368" w14:textId="77777777" w:rsidR="00A84AFA" w:rsidRPr="00D134B1" w:rsidRDefault="009C6872" w:rsidP="00553A31">
      <w:pPr>
        <w:spacing w:before="120" w:after="120"/>
      </w:pPr>
      <w:r w:rsidRPr="00D134B1">
        <w:t>It is also possible to enrich the Atom feeds with XML content from other schemes although discussion of this is beyond the scope of the Technical Guidance.</w:t>
      </w:r>
    </w:p>
    <w:p w14:paraId="5C5648CB" w14:textId="269D069E" w:rsidR="00A84AFA" w:rsidRPr="008C32EF" w:rsidRDefault="00140FE2" w:rsidP="00A84AFA">
      <w:pPr>
        <w:keepNext/>
      </w:pPr>
      <w:r w:rsidRPr="008C32EF">
        <w:rPr>
          <w:noProof/>
        </w:rPr>
        <w:drawing>
          <wp:inline distT="0" distB="0" distL="0" distR="0" wp14:anchorId="02ACE5BC" wp14:editId="50F01D33">
            <wp:extent cx="5762625" cy="38290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829050"/>
                    </a:xfrm>
                    <a:prstGeom prst="rect">
                      <a:avLst/>
                    </a:prstGeom>
                    <a:noFill/>
                    <a:ln>
                      <a:noFill/>
                    </a:ln>
                  </pic:spPr>
                </pic:pic>
              </a:graphicData>
            </a:graphic>
          </wp:inline>
        </w:drawing>
      </w:r>
    </w:p>
    <w:p w14:paraId="75336FAE" w14:textId="77777777" w:rsidR="00A84AFA" w:rsidRPr="00D134B1" w:rsidRDefault="00A84AFA" w:rsidP="00C25B8A">
      <w:pPr>
        <w:pStyle w:val="Didascalia"/>
        <w:jc w:val="center"/>
      </w:pPr>
      <w:bookmarkStart w:id="61" w:name="_Ref323194140"/>
      <w:bookmarkStart w:id="62" w:name="_Toc364091669"/>
      <w:r w:rsidRPr="008C32EF">
        <w:t xml:space="preserve">Figure </w:t>
      </w:r>
      <w:r w:rsidRPr="008C32EF">
        <w:fldChar w:fldCharType="begin"/>
      </w:r>
      <w:r w:rsidRPr="008C32EF">
        <w:instrText xml:space="preserve"> SEQ Figure \* ARABIC </w:instrText>
      </w:r>
      <w:r w:rsidRPr="008C32EF">
        <w:fldChar w:fldCharType="separate"/>
      </w:r>
      <w:r w:rsidR="00BB00B0">
        <w:rPr>
          <w:noProof/>
        </w:rPr>
        <w:t>5</w:t>
      </w:r>
      <w:r w:rsidRPr="008C32EF">
        <w:fldChar w:fldCharType="end"/>
      </w:r>
      <w:bookmarkEnd w:id="61"/>
      <w:r w:rsidRPr="008C32EF">
        <w:t xml:space="preserve"> Overview of Atom feed structures</w:t>
      </w:r>
      <w:bookmarkEnd w:id="62"/>
    </w:p>
    <w:p w14:paraId="5150618B" w14:textId="77777777" w:rsidR="00A84AFA" w:rsidRPr="00D134B1" w:rsidRDefault="00A84AFA"/>
    <w:p w14:paraId="13BAEABD" w14:textId="77777777" w:rsidR="00CB24DB" w:rsidRPr="008C32EF" w:rsidRDefault="00CB24DB" w:rsidP="00B97D54">
      <w:pPr>
        <w:pStyle w:val="Titolo2"/>
      </w:pPr>
      <w:bookmarkStart w:id="63" w:name="_Ref323827005"/>
      <w:bookmarkStart w:id="64" w:name="_Toc364091536"/>
      <w:r w:rsidRPr="008C32EF">
        <w:t xml:space="preserve">Atom </w:t>
      </w:r>
      <w:r w:rsidR="00A25748" w:rsidRPr="008C32EF">
        <w:t xml:space="preserve">“Download Service </w:t>
      </w:r>
      <w:r w:rsidR="00851C87" w:rsidRPr="008C32EF">
        <w:t>F</w:t>
      </w:r>
      <w:r w:rsidRPr="008C32EF">
        <w:t>eed</w:t>
      </w:r>
      <w:r w:rsidR="00A25748" w:rsidRPr="008C32EF">
        <w:t>”</w:t>
      </w:r>
      <w:r w:rsidRPr="008C32EF">
        <w:t xml:space="preserve"> containing</w:t>
      </w:r>
      <w:r w:rsidR="00C44366" w:rsidRPr="008C32EF">
        <w:t xml:space="preserve"> </w:t>
      </w:r>
      <w:r w:rsidR="00FC243C" w:rsidRPr="008C32EF">
        <w:t>an entry for</w:t>
      </w:r>
      <w:r w:rsidR="00C44366" w:rsidRPr="008C32EF">
        <w:t xml:space="preserve"> a</w:t>
      </w:r>
      <w:r w:rsidRPr="008C32EF">
        <w:t xml:space="preserve"> Pre-defined </w:t>
      </w:r>
      <w:r w:rsidR="00FC243C" w:rsidRPr="008C32EF">
        <w:t>d</w:t>
      </w:r>
      <w:r w:rsidRPr="008C32EF">
        <w:t>ataset</w:t>
      </w:r>
      <w:bookmarkEnd w:id="63"/>
      <w:bookmarkEnd w:id="64"/>
      <w:r w:rsidRPr="008C32EF">
        <w:t xml:space="preserve"> </w:t>
      </w:r>
    </w:p>
    <w:p w14:paraId="04CC14F4" w14:textId="77777777" w:rsidR="00CB24DB" w:rsidRPr="00D134B1" w:rsidRDefault="00CB24DB">
      <w:r w:rsidRPr="00D134B1">
        <w:t xml:space="preserve">The following </w:t>
      </w:r>
      <w:r w:rsidR="00A25748" w:rsidRPr="00D134B1">
        <w:t xml:space="preserve">Download Service </w:t>
      </w:r>
      <w:r w:rsidR="00851C87" w:rsidRPr="00D134B1">
        <w:t>F</w:t>
      </w:r>
      <w:r w:rsidR="00E40358" w:rsidRPr="00D134B1">
        <w:t>eed</w:t>
      </w:r>
      <w:r w:rsidR="00276C89" w:rsidRPr="00D134B1">
        <w:t xml:space="preserve"> example</w:t>
      </w:r>
      <w:r w:rsidRPr="00D134B1">
        <w:t xml:space="preserve"> contains a single </w:t>
      </w:r>
      <w:r w:rsidR="00FC243C" w:rsidRPr="00D134B1">
        <w:t>A</w:t>
      </w:r>
      <w:r w:rsidRPr="00D134B1">
        <w:t xml:space="preserve">tom entry which points to the </w:t>
      </w:r>
      <w:r w:rsidR="00851C87" w:rsidRPr="00D134B1">
        <w:t>Dataset F</w:t>
      </w:r>
      <w:r w:rsidR="00A25748" w:rsidRPr="00D134B1">
        <w:t xml:space="preserve">eed for </w:t>
      </w:r>
      <w:r w:rsidRPr="00D134B1">
        <w:t>a pre-</w:t>
      </w:r>
      <w:r w:rsidR="00276C89" w:rsidRPr="00D134B1">
        <w:t xml:space="preserve">defined dataset, in this case a </w:t>
      </w:r>
      <w:r w:rsidRPr="00D134B1">
        <w:t>Hydrography dataset</w:t>
      </w:r>
      <w:r w:rsidR="00E40358" w:rsidRPr="00D134B1">
        <w:t>.</w:t>
      </w:r>
      <w:r w:rsidR="00851C87" w:rsidRPr="00D134B1">
        <w:t xml:space="preserve"> The Dataset F</w:t>
      </w:r>
      <w:r w:rsidR="00FC243C" w:rsidRPr="00D134B1">
        <w:t>eed is described in Section</w:t>
      </w:r>
      <w:r w:rsidR="00C55AE7" w:rsidRPr="00D134B1">
        <w:t xml:space="preserve"> </w:t>
      </w:r>
      <w:r w:rsidR="00C55AE7" w:rsidRPr="00D134B1">
        <w:fldChar w:fldCharType="begin"/>
      </w:r>
      <w:r w:rsidR="00C55AE7" w:rsidRPr="00D134B1">
        <w:instrText xml:space="preserve"> REF _Ref320947488 \r \h </w:instrText>
      </w:r>
      <w:r w:rsidR="00C55AE7" w:rsidRPr="00D134B1">
        <w:fldChar w:fldCharType="separate"/>
      </w:r>
      <w:r w:rsidR="00BB00B0">
        <w:t>5.2</w:t>
      </w:r>
      <w:r w:rsidR="00C55AE7" w:rsidRPr="00D134B1">
        <w:fldChar w:fldCharType="end"/>
      </w:r>
      <w:r w:rsidR="00C55AE7" w:rsidRPr="00D134B1">
        <w:t>.</w:t>
      </w:r>
      <w:r w:rsidR="00276C89" w:rsidRPr="00D134B1">
        <w:t xml:space="preserve"> This example is conformant to the Pre-defined Atom conformance class and can be used as a template for implementation.</w:t>
      </w:r>
    </w:p>
    <w:p w14:paraId="244C8246" w14:textId="77777777" w:rsidR="00815F5B" w:rsidRPr="00D134B1" w:rsidRDefault="00815F5B" w:rsidP="00FB1568">
      <w:pPr>
        <w:pStyle w:val="Exampletitle"/>
        <w:rPr>
          <w:lang w:val="en-GB"/>
        </w:rPr>
      </w:pPr>
      <w:bookmarkStart w:id="65" w:name="_Ref364083788"/>
      <w:bookmarkStart w:id="66" w:name="_Toc364091611"/>
      <w:r w:rsidRPr="00D134B1">
        <w:rPr>
          <w:lang w:val="en-GB"/>
        </w:rPr>
        <w:t xml:space="preserve">Sample </w:t>
      </w:r>
      <w:r w:rsidR="00160A1D" w:rsidRPr="00D134B1">
        <w:rPr>
          <w:lang w:val="en-GB"/>
        </w:rPr>
        <w:t>“Download Service</w:t>
      </w:r>
      <w:r w:rsidR="00851C87" w:rsidRPr="00D134B1">
        <w:rPr>
          <w:lang w:val="en-GB"/>
        </w:rPr>
        <w:t xml:space="preserve"> Feed</w:t>
      </w:r>
      <w:r w:rsidR="00160A1D" w:rsidRPr="00D134B1">
        <w:rPr>
          <w:lang w:val="en-GB"/>
        </w:rPr>
        <w:t xml:space="preserve">” </w:t>
      </w:r>
      <w:r w:rsidR="00851C87" w:rsidRPr="00D134B1">
        <w:rPr>
          <w:lang w:val="en-GB"/>
        </w:rPr>
        <w:t>(</w:t>
      </w:r>
      <w:r w:rsidRPr="00D134B1">
        <w:rPr>
          <w:lang w:val="en-GB"/>
        </w:rPr>
        <w:t>Atom</w:t>
      </w:r>
      <w:r w:rsidR="00851C87" w:rsidRPr="00D134B1">
        <w:rPr>
          <w:lang w:val="en-GB"/>
        </w:rPr>
        <w:t>)</w:t>
      </w:r>
      <w:r w:rsidRPr="00D134B1">
        <w:rPr>
          <w:lang w:val="en-GB"/>
        </w:rPr>
        <w:t xml:space="preserve"> </w:t>
      </w:r>
      <w:r w:rsidR="00C20679" w:rsidRPr="00D134B1">
        <w:rPr>
          <w:lang w:val="en-GB"/>
        </w:rPr>
        <w:t xml:space="preserve">with an entry for a Hydrography </w:t>
      </w:r>
      <w:r w:rsidRPr="00D134B1">
        <w:rPr>
          <w:lang w:val="en-GB"/>
        </w:rPr>
        <w:t>dataset</w:t>
      </w:r>
      <w:bookmarkEnd w:id="65"/>
      <w:bookmarkEnd w:id="66"/>
    </w:p>
    <w:p w14:paraId="262E82A9" w14:textId="77777777" w:rsidR="00D344F4" w:rsidRPr="00D134B1" w:rsidRDefault="00D344F4" w:rsidP="00BF0BE9">
      <w:pPr>
        <w:pStyle w:val="XMLHighlight"/>
        <w:rPr>
          <w:lang w:val="en-GB"/>
        </w:rPr>
      </w:pPr>
      <w:r w:rsidRPr="00D134B1">
        <w:rPr>
          <w:lang w:val="en-GB"/>
        </w:rPr>
        <w:t>&lt;!-- Example "Download Service Feed" --&gt;</w:t>
      </w:r>
    </w:p>
    <w:p w14:paraId="61574EF5" w14:textId="77777777" w:rsidR="00D344F4" w:rsidRPr="00D134B1" w:rsidRDefault="00D344F4" w:rsidP="00D344F4">
      <w:pPr>
        <w:pStyle w:val="XMLExample"/>
        <w:rPr>
          <w:lang w:val="en-GB"/>
        </w:rPr>
      </w:pPr>
      <w:r w:rsidRPr="00D134B1">
        <w:rPr>
          <w:lang w:val="en-GB"/>
        </w:rPr>
        <w:t>&lt;feed xmlns="http://www.w3.org/2005/Atom"</w:t>
      </w:r>
    </w:p>
    <w:p w14:paraId="6D7CE45E" w14:textId="77777777" w:rsidR="00D344F4" w:rsidRPr="00F064E6" w:rsidRDefault="00D344F4" w:rsidP="00D344F4">
      <w:pPr>
        <w:pStyle w:val="XMLExample"/>
        <w:rPr>
          <w:lang w:val="de-DE"/>
        </w:rPr>
      </w:pPr>
      <w:r w:rsidRPr="00D134B1">
        <w:rPr>
          <w:lang w:val="en-GB"/>
        </w:rPr>
        <w:t xml:space="preserve">    </w:t>
      </w:r>
      <w:r w:rsidRPr="00F064E6">
        <w:rPr>
          <w:lang w:val="de-DE"/>
        </w:rPr>
        <w:t xml:space="preserve">xmlns:georss="http://www.georss.org/georss" </w:t>
      </w:r>
      <w:r w:rsidR="008175E7" w:rsidRPr="00F064E6">
        <w:rPr>
          <w:lang w:val="de-DE"/>
        </w:rPr>
        <w:t xml:space="preserve">xmlns:inspire_dls="http://inspire.ec.europa.eu/schemas/inspire_dls/1.0" </w:t>
      </w:r>
      <w:r w:rsidRPr="00F064E6">
        <w:rPr>
          <w:lang w:val="de-DE"/>
        </w:rPr>
        <w:t>xml:lang="en"&gt;</w:t>
      </w:r>
    </w:p>
    <w:p w14:paraId="6B51E268" w14:textId="77777777" w:rsidR="00D344F4" w:rsidRPr="00D134B1" w:rsidRDefault="00D344F4" w:rsidP="00BF0BE9">
      <w:pPr>
        <w:pStyle w:val="XMLHighlight"/>
        <w:rPr>
          <w:lang w:val="en-GB"/>
        </w:rPr>
      </w:pPr>
      <w:r w:rsidRPr="00F064E6">
        <w:rPr>
          <w:lang w:val="de-DE"/>
        </w:rPr>
        <w:t xml:space="preserve">    </w:t>
      </w:r>
      <w:r w:rsidRPr="00D134B1">
        <w:rPr>
          <w:lang w:val="en-GB"/>
        </w:rPr>
        <w:t>&lt;!-- feed title --&gt;</w:t>
      </w:r>
    </w:p>
    <w:p w14:paraId="3F679E27" w14:textId="77777777" w:rsidR="00D344F4" w:rsidRPr="00D134B1" w:rsidRDefault="00D344F4" w:rsidP="00D344F4">
      <w:pPr>
        <w:pStyle w:val="XMLExample"/>
        <w:rPr>
          <w:lang w:val="en-GB"/>
        </w:rPr>
      </w:pPr>
      <w:r w:rsidRPr="00D134B1">
        <w:rPr>
          <w:lang w:val="en-GB"/>
        </w:rPr>
        <w:t xml:space="preserve">    &lt;title&gt;XYZ Example INSPIRE Download Service&lt;/title&gt;</w:t>
      </w:r>
    </w:p>
    <w:p w14:paraId="052B0714" w14:textId="77777777" w:rsidR="00D344F4" w:rsidRPr="00D134B1" w:rsidRDefault="00D344F4" w:rsidP="00BF0BE9">
      <w:pPr>
        <w:pStyle w:val="XMLHighlight"/>
        <w:rPr>
          <w:lang w:val="en-GB"/>
        </w:rPr>
      </w:pPr>
      <w:r w:rsidRPr="00D134B1">
        <w:rPr>
          <w:lang w:val="en-GB"/>
        </w:rPr>
        <w:t xml:space="preserve">    &lt;!-- feed subtitle --&gt;</w:t>
      </w:r>
    </w:p>
    <w:p w14:paraId="5EBB33A0" w14:textId="77777777" w:rsidR="00D344F4" w:rsidRPr="00D134B1" w:rsidRDefault="00D344F4" w:rsidP="00D344F4">
      <w:pPr>
        <w:pStyle w:val="XMLExample"/>
        <w:rPr>
          <w:lang w:val="en-GB"/>
        </w:rPr>
      </w:pPr>
      <w:r w:rsidRPr="00D134B1">
        <w:rPr>
          <w:lang w:val="en-GB"/>
        </w:rPr>
        <w:t xml:space="preserve">    &lt;subtitle&gt;INSPIRE Download Service of organisation XYZ providing Hydrography data&lt;/subtitle&gt;</w:t>
      </w:r>
    </w:p>
    <w:p w14:paraId="4EB86527" w14:textId="77777777" w:rsidR="0050669E" w:rsidRPr="00D134B1" w:rsidRDefault="0050669E" w:rsidP="0050669E">
      <w:pPr>
        <w:pStyle w:val="XMLHighlight"/>
        <w:rPr>
          <w:lang w:val="en-GB"/>
        </w:rPr>
      </w:pPr>
      <w:r w:rsidRPr="00D134B1">
        <w:rPr>
          <w:lang w:val="en-GB"/>
        </w:rPr>
        <w:t xml:space="preserve">    &lt;!-- link to </w:t>
      </w:r>
      <w:r w:rsidR="00602096" w:rsidRPr="00D134B1">
        <w:rPr>
          <w:lang w:val="en-GB"/>
        </w:rPr>
        <w:t xml:space="preserve">download </w:t>
      </w:r>
      <w:r w:rsidRPr="00D134B1">
        <w:rPr>
          <w:lang w:val="en-GB"/>
        </w:rPr>
        <w:t>service ISO 19139 metadata --&gt;</w:t>
      </w:r>
    </w:p>
    <w:p w14:paraId="130D75D1" w14:textId="77777777" w:rsidR="0050669E" w:rsidRPr="00D134B1" w:rsidRDefault="0050669E" w:rsidP="00D344F4">
      <w:pPr>
        <w:pStyle w:val="XMLExample"/>
        <w:rPr>
          <w:lang w:val="en-GB"/>
        </w:rPr>
      </w:pPr>
      <w:r w:rsidRPr="00D134B1">
        <w:rPr>
          <w:lang w:val="en-GB"/>
        </w:rPr>
        <w:t xml:space="preserve">    &lt;link href="http://xyz.org/metadata/iso19139_document.xml" rel="describedby" type=</w:t>
      </w:r>
      <w:r w:rsidR="00967B25" w:rsidRPr="00D134B1">
        <w:rPr>
          <w:lang w:val="en-GB"/>
        </w:rPr>
        <w:t>"application/xml"</w:t>
      </w:r>
      <w:r w:rsidRPr="00D134B1">
        <w:rPr>
          <w:lang w:val="en-GB"/>
        </w:rPr>
        <w:t>/&gt;</w:t>
      </w:r>
    </w:p>
    <w:p w14:paraId="066D94F1" w14:textId="77777777" w:rsidR="00D344F4" w:rsidRPr="00D134B1" w:rsidRDefault="00D344F4" w:rsidP="00BF0BE9">
      <w:pPr>
        <w:pStyle w:val="XMLHighlight"/>
        <w:rPr>
          <w:lang w:val="en-GB"/>
        </w:rPr>
      </w:pPr>
      <w:r w:rsidRPr="00D134B1">
        <w:rPr>
          <w:lang w:val="en-GB"/>
        </w:rPr>
        <w:t xml:space="preserve">    &lt;!-- self-referencing link to this feed --&gt;</w:t>
      </w:r>
    </w:p>
    <w:p w14:paraId="34F79600" w14:textId="77777777" w:rsidR="00D344F4" w:rsidRPr="00D134B1" w:rsidRDefault="00D344F4" w:rsidP="00D344F4">
      <w:pPr>
        <w:pStyle w:val="XMLExample"/>
        <w:rPr>
          <w:lang w:val="en-GB"/>
        </w:rPr>
      </w:pPr>
      <w:r w:rsidRPr="00D134B1">
        <w:rPr>
          <w:lang w:val="en-GB"/>
        </w:rPr>
        <w:t xml:space="preserve">    &lt;link href="http://xyz.org/download/en.xml" rel="self" type="application/atom+xml"</w:t>
      </w:r>
    </w:p>
    <w:p w14:paraId="19425D89" w14:textId="77777777" w:rsidR="00D344F4" w:rsidRPr="00D134B1" w:rsidRDefault="00D344F4" w:rsidP="00D344F4">
      <w:pPr>
        <w:pStyle w:val="XMLExample"/>
        <w:rPr>
          <w:lang w:val="en-GB"/>
        </w:rPr>
      </w:pPr>
      <w:r w:rsidRPr="00D134B1">
        <w:rPr>
          <w:lang w:val="en-GB"/>
        </w:rPr>
        <w:t xml:space="preserve">        hreflang="en" title="This document"/&gt;</w:t>
      </w:r>
    </w:p>
    <w:p w14:paraId="220B1AF3" w14:textId="77777777" w:rsidR="00D344F4" w:rsidRPr="00D134B1" w:rsidRDefault="0050669E" w:rsidP="00BF0BE9">
      <w:pPr>
        <w:pStyle w:val="XMLHighlight"/>
        <w:rPr>
          <w:lang w:val="en-GB"/>
        </w:rPr>
      </w:pPr>
      <w:r w:rsidRPr="00D134B1">
        <w:rPr>
          <w:lang w:val="en-GB"/>
        </w:rPr>
        <w:t xml:space="preserve">    &lt;!-- link</w:t>
      </w:r>
      <w:r w:rsidR="00D344F4" w:rsidRPr="00D134B1">
        <w:rPr>
          <w:lang w:val="en-GB"/>
        </w:rPr>
        <w:t xml:space="preserve"> to Open Search definition file for this service--&gt;</w:t>
      </w:r>
    </w:p>
    <w:p w14:paraId="1F15AF60" w14:textId="77777777" w:rsidR="00D344F4" w:rsidRPr="00D134B1" w:rsidRDefault="00D344F4" w:rsidP="00D344F4">
      <w:pPr>
        <w:pStyle w:val="XMLExample"/>
        <w:rPr>
          <w:lang w:val="en-GB"/>
        </w:rPr>
      </w:pPr>
      <w:r w:rsidRPr="00D134B1">
        <w:rPr>
          <w:lang w:val="en-GB"/>
        </w:rPr>
        <w:tab/>
        <w:t>&lt;link rel="search" href="http://xyz.org/search/opensearchdescription.xml" type="application/opensearchdescription+xml" title="Open Search Description for XYZ download service"/&gt;</w:t>
      </w:r>
    </w:p>
    <w:p w14:paraId="1DF5BA36" w14:textId="77777777" w:rsidR="00D344F4" w:rsidRPr="00D134B1" w:rsidRDefault="00D344F4" w:rsidP="00BF0BE9">
      <w:pPr>
        <w:pStyle w:val="XMLHighlight"/>
        <w:rPr>
          <w:lang w:val="en-GB"/>
        </w:rPr>
      </w:pPr>
      <w:r w:rsidRPr="00D134B1">
        <w:rPr>
          <w:lang w:val="en-GB"/>
        </w:rPr>
        <w:t xml:space="preserve">    &lt;!-- link</w:t>
      </w:r>
      <w:r w:rsidR="00BF0BE9" w:rsidRPr="00D134B1">
        <w:rPr>
          <w:lang w:val="en-GB"/>
        </w:rPr>
        <w:t xml:space="preserve"> to this feed in another language</w:t>
      </w:r>
      <w:r w:rsidRPr="00D134B1">
        <w:rPr>
          <w:lang w:val="en-GB"/>
        </w:rPr>
        <w:t xml:space="preserve"> --&gt;</w:t>
      </w:r>
    </w:p>
    <w:p w14:paraId="76F57644" w14:textId="77777777" w:rsidR="00D344F4" w:rsidRPr="00D134B1" w:rsidRDefault="00D344F4" w:rsidP="00D344F4">
      <w:pPr>
        <w:pStyle w:val="XMLExample"/>
        <w:rPr>
          <w:lang w:val="en-GB"/>
        </w:rPr>
      </w:pPr>
      <w:r w:rsidRPr="00D134B1">
        <w:rPr>
          <w:lang w:val="en-GB"/>
        </w:rPr>
        <w:t xml:space="preserve">    &lt;link href="http://xyz.org/download/de.xml" rel="alternate"</w:t>
      </w:r>
    </w:p>
    <w:p w14:paraId="41C707F0" w14:textId="77777777" w:rsidR="00D344F4" w:rsidRPr="00D134B1" w:rsidRDefault="00D344F4" w:rsidP="00D344F4">
      <w:pPr>
        <w:pStyle w:val="XMLExample"/>
        <w:rPr>
          <w:lang w:val="en-GB"/>
        </w:rPr>
      </w:pPr>
      <w:r w:rsidRPr="00D134B1">
        <w:rPr>
          <w:lang w:val="en-GB"/>
        </w:rPr>
        <w:t xml:space="preserve">        type="application/atom+xml" hreflang="de"</w:t>
      </w:r>
    </w:p>
    <w:p w14:paraId="0B885822" w14:textId="77777777" w:rsidR="00D344F4" w:rsidRPr="00D134B1" w:rsidRDefault="00D344F4" w:rsidP="00D344F4">
      <w:pPr>
        <w:pStyle w:val="XMLExample"/>
        <w:rPr>
          <w:lang w:val="en-GB"/>
        </w:rPr>
      </w:pPr>
      <w:r w:rsidRPr="00D134B1">
        <w:rPr>
          <w:lang w:val="en-GB"/>
        </w:rPr>
        <w:t xml:space="preserve">        title="The download</w:t>
      </w:r>
      <w:r w:rsidR="00FC07AB" w:rsidRPr="00D134B1">
        <w:rPr>
          <w:lang w:val="en-GB"/>
        </w:rPr>
        <w:t xml:space="preserve"> </w:t>
      </w:r>
      <w:r w:rsidRPr="00D134B1">
        <w:rPr>
          <w:lang w:val="en-GB"/>
        </w:rPr>
        <w:t>service information in German"/&gt;</w:t>
      </w:r>
    </w:p>
    <w:p w14:paraId="08A9D0F2" w14:textId="77777777" w:rsidR="00D344F4" w:rsidRPr="00D134B1" w:rsidRDefault="00D344F4" w:rsidP="00BF0BE9">
      <w:pPr>
        <w:pStyle w:val="XMLHighlight"/>
        <w:rPr>
          <w:lang w:val="en-GB"/>
        </w:rPr>
      </w:pPr>
      <w:r w:rsidRPr="00D134B1">
        <w:rPr>
          <w:lang w:val="en-GB"/>
        </w:rPr>
        <w:t xml:space="preserve">    &lt;!-- link to another representation of this feed (HTML) --&gt; </w:t>
      </w:r>
    </w:p>
    <w:p w14:paraId="75C1770D" w14:textId="77777777" w:rsidR="00D344F4" w:rsidRPr="00D134B1" w:rsidRDefault="00D344F4" w:rsidP="00D344F4">
      <w:pPr>
        <w:pStyle w:val="XMLExample"/>
        <w:rPr>
          <w:lang w:val="en-GB"/>
        </w:rPr>
      </w:pPr>
      <w:r w:rsidRPr="00D134B1">
        <w:rPr>
          <w:lang w:val="en-GB"/>
        </w:rPr>
        <w:t xml:space="preserve">    &lt;link href="http://xyz.org/download/index.html" rel="alternate"</w:t>
      </w:r>
    </w:p>
    <w:p w14:paraId="1A013532" w14:textId="77777777" w:rsidR="00D344F4" w:rsidRPr="00D134B1" w:rsidRDefault="00D344F4" w:rsidP="00D344F4">
      <w:pPr>
        <w:pStyle w:val="XMLExample"/>
        <w:rPr>
          <w:lang w:val="en-GB"/>
        </w:rPr>
      </w:pPr>
      <w:r w:rsidRPr="00D134B1">
        <w:rPr>
          <w:lang w:val="en-GB"/>
        </w:rPr>
        <w:t xml:space="preserve">        type="text/html" hreflang="en"</w:t>
      </w:r>
    </w:p>
    <w:p w14:paraId="3B62823A" w14:textId="77777777" w:rsidR="00D344F4" w:rsidRPr="00D134B1" w:rsidRDefault="00D344F4" w:rsidP="00D344F4">
      <w:pPr>
        <w:pStyle w:val="XMLExample"/>
        <w:rPr>
          <w:lang w:val="en-GB"/>
        </w:rPr>
      </w:pPr>
      <w:r w:rsidRPr="00D134B1">
        <w:rPr>
          <w:lang w:val="en-GB"/>
        </w:rPr>
        <w:t xml:space="preserve">        title="An HTML version of this</w:t>
      </w:r>
      <w:r w:rsidR="00FC07AB" w:rsidRPr="00D134B1">
        <w:rPr>
          <w:lang w:val="en-GB"/>
        </w:rPr>
        <w:t xml:space="preserve"> </w:t>
      </w:r>
      <w:r w:rsidRPr="00D134B1">
        <w:rPr>
          <w:lang w:val="en-GB"/>
        </w:rPr>
        <w:t>document"/&gt;</w:t>
      </w:r>
    </w:p>
    <w:p w14:paraId="4D2AB45A" w14:textId="77777777" w:rsidR="00D344F4" w:rsidRPr="00D134B1" w:rsidRDefault="00D344F4" w:rsidP="00BF0BE9">
      <w:pPr>
        <w:pStyle w:val="XMLHighlight"/>
        <w:rPr>
          <w:lang w:val="en-GB"/>
        </w:rPr>
      </w:pPr>
      <w:r w:rsidRPr="00D134B1">
        <w:rPr>
          <w:lang w:val="en-GB"/>
        </w:rPr>
        <w:t xml:space="preserve">    &lt;!-- link to this feed in HTML in another language--&gt;</w:t>
      </w:r>
    </w:p>
    <w:p w14:paraId="7A55ACE5" w14:textId="77777777" w:rsidR="00D344F4" w:rsidRPr="00D134B1" w:rsidRDefault="00D344F4" w:rsidP="00D344F4">
      <w:pPr>
        <w:pStyle w:val="XMLExample"/>
        <w:rPr>
          <w:lang w:val="en-GB"/>
        </w:rPr>
      </w:pPr>
      <w:r w:rsidRPr="00D134B1">
        <w:rPr>
          <w:lang w:val="en-GB"/>
        </w:rPr>
        <w:t xml:space="preserve">    &lt;link href="http://xyz.org/download/index.de.html" rel="alternate"</w:t>
      </w:r>
    </w:p>
    <w:p w14:paraId="43D6C2FB" w14:textId="77777777" w:rsidR="00D344F4" w:rsidRPr="00D134B1" w:rsidRDefault="00D344F4" w:rsidP="00D344F4">
      <w:pPr>
        <w:pStyle w:val="XMLExample"/>
        <w:rPr>
          <w:lang w:val="en-GB"/>
        </w:rPr>
      </w:pPr>
      <w:r w:rsidRPr="00D134B1">
        <w:rPr>
          <w:lang w:val="en-GB"/>
        </w:rPr>
        <w:t xml:space="preserve">        type="text/html" hreflang="de"</w:t>
      </w:r>
    </w:p>
    <w:p w14:paraId="2102DF57" w14:textId="77777777" w:rsidR="00D344F4" w:rsidRPr="00D134B1" w:rsidRDefault="00D344F4" w:rsidP="00D344F4">
      <w:pPr>
        <w:pStyle w:val="XMLExample"/>
        <w:rPr>
          <w:lang w:val="en-GB"/>
        </w:rPr>
      </w:pPr>
      <w:r w:rsidRPr="00D134B1">
        <w:rPr>
          <w:lang w:val="en-GB"/>
        </w:rPr>
        <w:t xml:space="preserve">        title="An HTML version of this</w:t>
      </w:r>
      <w:r w:rsidR="00FC07AB" w:rsidRPr="00D134B1">
        <w:rPr>
          <w:lang w:val="en-GB"/>
        </w:rPr>
        <w:t xml:space="preserve"> </w:t>
      </w:r>
      <w:r w:rsidRPr="00D134B1">
        <w:rPr>
          <w:lang w:val="en-GB"/>
        </w:rPr>
        <w:t>document in German"/&gt;</w:t>
      </w:r>
    </w:p>
    <w:p w14:paraId="063EE360" w14:textId="77777777" w:rsidR="00D344F4" w:rsidRPr="00D134B1" w:rsidRDefault="00D344F4" w:rsidP="00BF0BE9">
      <w:pPr>
        <w:pStyle w:val="XMLHighlight"/>
        <w:rPr>
          <w:lang w:val="en-GB"/>
        </w:rPr>
      </w:pPr>
      <w:r w:rsidRPr="00D134B1">
        <w:rPr>
          <w:lang w:val="en-GB"/>
        </w:rPr>
        <w:t xml:space="preserve">    &lt;!-- identifier --&gt;</w:t>
      </w:r>
    </w:p>
    <w:p w14:paraId="35A59A64" w14:textId="77777777" w:rsidR="00D344F4" w:rsidRPr="00D134B1" w:rsidRDefault="00D344F4" w:rsidP="00D344F4">
      <w:pPr>
        <w:pStyle w:val="XMLExample"/>
        <w:rPr>
          <w:lang w:val="en-GB"/>
        </w:rPr>
      </w:pPr>
      <w:r w:rsidRPr="00D134B1">
        <w:rPr>
          <w:lang w:val="en-GB"/>
        </w:rPr>
        <w:t xml:space="preserve">    &lt;id&gt;http://xyz.org/download</w:t>
      </w:r>
      <w:r w:rsidR="00BF0BE9" w:rsidRPr="00D134B1">
        <w:rPr>
          <w:lang w:val="en-GB"/>
        </w:rPr>
        <w:t>/en.xml</w:t>
      </w:r>
      <w:r w:rsidRPr="00D134B1">
        <w:rPr>
          <w:lang w:val="en-GB"/>
        </w:rPr>
        <w:t>&lt;/id&gt;</w:t>
      </w:r>
    </w:p>
    <w:p w14:paraId="2D20B0DE" w14:textId="77777777" w:rsidR="00D344F4" w:rsidRPr="00D134B1" w:rsidRDefault="00D344F4" w:rsidP="00BF0BE9">
      <w:pPr>
        <w:pStyle w:val="XMLHighlight"/>
        <w:rPr>
          <w:lang w:val="en-GB"/>
        </w:rPr>
      </w:pPr>
      <w:r w:rsidRPr="00D134B1">
        <w:rPr>
          <w:lang w:val="en-GB"/>
        </w:rPr>
        <w:t xml:space="preserve">    &lt;!-- rights, access restrictions --&gt;</w:t>
      </w:r>
    </w:p>
    <w:p w14:paraId="5A2DF383" w14:textId="77777777" w:rsidR="00D344F4" w:rsidRPr="00D134B1" w:rsidRDefault="00D344F4" w:rsidP="00D344F4">
      <w:pPr>
        <w:pStyle w:val="XMLExample"/>
        <w:rPr>
          <w:lang w:val="en-GB"/>
        </w:rPr>
      </w:pPr>
      <w:r w:rsidRPr="00D134B1">
        <w:rPr>
          <w:lang w:val="en-GB"/>
        </w:rPr>
        <w:t xml:space="preserve">    &lt;rights&gt;Copyright (c) 2012, XYZ; all rights reserved&lt;/rights&gt;</w:t>
      </w:r>
    </w:p>
    <w:p w14:paraId="2FE3D1A4" w14:textId="77777777" w:rsidR="00D344F4" w:rsidRPr="00D134B1" w:rsidRDefault="00D344F4" w:rsidP="00BF0BE9">
      <w:pPr>
        <w:pStyle w:val="XMLHighlight"/>
        <w:rPr>
          <w:lang w:val="en-GB"/>
        </w:rPr>
      </w:pPr>
      <w:r w:rsidRPr="00D134B1">
        <w:rPr>
          <w:lang w:val="en-GB"/>
        </w:rPr>
        <w:t xml:space="preserve">    &lt;!-- date/time this feed was last updated --&gt;</w:t>
      </w:r>
    </w:p>
    <w:p w14:paraId="51EE4D61" w14:textId="77777777" w:rsidR="00D344F4" w:rsidRPr="00D134B1" w:rsidRDefault="00D344F4" w:rsidP="00D344F4">
      <w:pPr>
        <w:pStyle w:val="XMLExample"/>
        <w:rPr>
          <w:lang w:val="en-GB"/>
        </w:rPr>
      </w:pPr>
      <w:r w:rsidRPr="00D134B1">
        <w:rPr>
          <w:lang w:val="en-GB"/>
        </w:rPr>
        <w:t xml:space="preserve">    &lt;updated&gt;2012-03-31T13:45:03Z&lt;/updated&gt;</w:t>
      </w:r>
    </w:p>
    <w:p w14:paraId="3E1B630C" w14:textId="77777777" w:rsidR="00D344F4" w:rsidRPr="00D134B1" w:rsidRDefault="00D344F4" w:rsidP="00BF0BE9">
      <w:pPr>
        <w:pStyle w:val="XMLHighlight"/>
        <w:rPr>
          <w:lang w:val="en-GB"/>
        </w:rPr>
      </w:pPr>
      <w:r w:rsidRPr="00D134B1">
        <w:rPr>
          <w:lang w:val="en-GB"/>
        </w:rPr>
        <w:t xml:space="preserve">    &lt;!-- author contact information --&gt;</w:t>
      </w:r>
    </w:p>
    <w:p w14:paraId="3BB390E9" w14:textId="77777777" w:rsidR="00D344F4" w:rsidRPr="00D134B1" w:rsidRDefault="00D344F4" w:rsidP="00D344F4">
      <w:pPr>
        <w:pStyle w:val="XMLExample"/>
        <w:rPr>
          <w:lang w:val="en-GB"/>
        </w:rPr>
      </w:pPr>
      <w:r w:rsidRPr="00D134B1">
        <w:rPr>
          <w:lang w:val="en-GB"/>
        </w:rPr>
        <w:t xml:space="preserve">    &lt;author&gt;</w:t>
      </w:r>
    </w:p>
    <w:p w14:paraId="72CB1468" w14:textId="77777777" w:rsidR="00D344F4" w:rsidRPr="00D134B1" w:rsidRDefault="00D344F4" w:rsidP="00D344F4">
      <w:pPr>
        <w:pStyle w:val="XMLExample"/>
        <w:rPr>
          <w:lang w:val="en-GB"/>
        </w:rPr>
      </w:pPr>
      <w:r w:rsidRPr="00D134B1">
        <w:rPr>
          <w:lang w:val="en-GB"/>
        </w:rPr>
        <w:t xml:space="preserve">        &lt;name&gt;John Doe&lt;/name&gt;</w:t>
      </w:r>
    </w:p>
    <w:p w14:paraId="73DACAD8" w14:textId="77777777" w:rsidR="00D344F4" w:rsidRPr="00D134B1" w:rsidRDefault="00D344F4" w:rsidP="00D344F4">
      <w:pPr>
        <w:pStyle w:val="XMLExample"/>
        <w:rPr>
          <w:lang w:val="en-GB"/>
        </w:rPr>
      </w:pPr>
      <w:r w:rsidRPr="00D134B1">
        <w:rPr>
          <w:lang w:val="en-GB"/>
        </w:rPr>
        <w:t xml:space="preserve">        &lt;email&gt;doe@xyz.org&lt;/email&gt;</w:t>
      </w:r>
    </w:p>
    <w:p w14:paraId="2BA4C46B" w14:textId="77777777" w:rsidR="00D344F4" w:rsidRPr="00D134B1" w:rsidRDefault="00D344F4" w:rsidP="00D344F4">
      <w:pPr>
        <w:pStyle w:val="XMLExample"/>
        <w:rPr>
          <w:lang w:val="en-GB"/>
        </w:rPr>
      </w:pPr>
      <w:r w:rsidRPr="00D134B1">
        <w:rPr>
          <w:lang w:val="en-GB"/>
        </w:rPr>
        <w:t xml:space="preserve">    &lt;/author&gt;</w:t>
      </w:r>
    </w:p>
    <w:p w14:paraId="6B1011C3" w14:textId="77777777" w:rsidR="00D344F4" w:rsidRPr="00D134B1" w:rsidRDefault="00D344F4" w:rsidP="00BF0BE9">
      <w:pPr>
        <w:pStyle w:val="XMLHighlight"/>
        <w:rPr>
          <w:lang w:val="en-GB"/>
        </w:rPr>
      </w:pPr>
      <w:r w:rsidRPr="00D134B1">
        <w:rPr>
          <w:lang w:val="en-GB"/>
        </w:rPr>
        <w:t xml:space="preserve">    &lt;!-- entry for a "Dataset Feed" for a pre-defined dataset --&gt;</w:t>
      </w:r>
    </w:p>
    <w:p w14:paraId="62865E53" w14:textId="77777777" w:rsidR="00D344F4" w:rsidRPr="00D134B1" w:rsidRDefault="00D344F4" w:rsidP="00D344F4">
      <w:pPr>
        <w:pStyle w:val="XMLExample"/>
        <w:rPr>
          <w:lang w:val="en-GB"/>
        </w:rPr>
      </w:pPr>
      <w:r w:rsidRPr="00D134B1">
        <w:rPr>
          <w:lang w:val="en-GB"/>
        </w:rPr>
        <w:t xml:space="preserve">    &lt;entry&gt;</w:t>
      </w:r>
    </w:p>
    <w:p w14:paraId="57DD72FD" w14:textId="77777777" w:rsidR="00D344F4" w:rsidRPr="00D134B1" w:rsidRDefault="00D344F4" w:rsidP="00BF0BE9">
      <w:pPr>
        <w:pStyle w:val="XMLHighlight"/>
        <w:rPr>
          <w:lang w:val="en-GB"/>
        </w:rPr>
      </w:pPr>
      <w:r w:rsidRPr="00D134B1">
        <w:rPr>
          <w:lang w:val="en-GB"/>
        </w:rPr>
        <w:t xml:space="preserve">        &lt;!-- title for "Dataset Feed" for pre-defined dataset --&gt;</w:t>
      </w:r>
    </w:p>
    <w:p w14:paraId="65912FC5" w14:textId="77777777" w:rsidR="00426301" w:rsidRPr="00D134B1" w:rsidRDefault="00D344F4" w:rsidP="00426301">
      <w:pPr>
        <w:pStyle w:val="XMLExample"/>
        <w:rPr>
          <w:sz w:val="21"/>
          <w:szCs w:val="21"/>
          <w:lang w:val="en-GB"/>
        </w:rPr>
      </w:pPr>
      <w:r w:rsidRPr="00D134B1">
        <w:rPr>
          <w:lang w:val="en-GB"/>
        </w:rPr>
        <w:t xml:space="preserve">        &lt;title&gt;Water network ABC Dataset Feed&lt;/title&gt;</w:t>
      </w:r>
    </w:p>
    <w:p w14:paraId="0DE28CEF" w14:textId="77777777" w:rsidR="00426301" w:rsidRPr="00D134B1" w:rsidRDefault="00426301" w:rsidP="00426301">
      <w:pPr>
        <w:pStyle w:val="XMLHighlight"/>
        <w:rPr>
          <w:lang w:val="en-GB"/>
        </w:rPr>
      </w:pPr>
      <w:r w:rsidRPr="00D134B1">
        <w:rPr>
          <w:lang w:val="en-GB"/>
        </w:rPr>
        <w:tab/>
      </w:r>
      <w:r w:rsidRPr="00D134B1">
        <w:rPr>
          <w:lang w:val="en-GB"/>
        </w:rPr>
        <w:tab/>
        <w:t xml:space="preserve">   &lt;!</w:t>
      </w:r>
      <w:r w:rsidR="005407A4" w:rsidRPr="00D134B1">
        <w:rPr>
          <w:lang w:val="en-GB"/>
        </w:rPr>
        <w:t>--</w:t>
      </w:r>
      <w:r w:rsidRPr="00D134B1">
        <w:rPr>
          <w:lang w:val="en-GB"/>
        </w:rPr>
        <w:t>Spatial Dataset Unique Resour</w:t>
      </w:r>
      <w:r w:rsidR="00102129">
        <w:rPr>
          <w:lang w:val="en-GB"/>
        </w:rPr>
        <w:t>c</w:t>
      </w:r>
      <w:r w:rsidRPr="00D134B1">
        <w:rPr>
          <w:lang w:val="en-GB"/>
        </w:rPr>
        <w:t>e Identifier for this dataset--&gt;</w:t>
      </w:r>
    </w:p>
    <w:p w14:paraId="474563AC" w14:textId="77777777" w:rsidR="00D344F4" w:rsidRPr="00D134B1" w:rsidRDefault="00426301" w:rsidP="00D344F4">
      <w:pPr>
        <w:pStyle w:val="XMLExample"/>
        <w:rPr>
          <w:lang w:val="en-GB"/>
        </w:rPr>
      </w:pPr>
      <w:r w:rsidRPr="00D134B1">
        <w:rPr>
          <w:lang w:val="en-GB"/>
        </w:rPr>
        <w:tab/>
        <w:t>&lt;inspire_dls:</w:t>
      </w:r>
      <w:r w:rsidR="00D30DC2" w:rsidRPr="00D134B1">
        <w:rPr>
          <w:lang w:val="en-GB"/>
        </w:rPr>
        <w:t>spatial_dataset_identifier_code</w:t>
      </w:r>
      <w:r w:rsidRPr="00D134B1">
        <w:rPr>
          <w:lang w:val="en-GB"/>
        </w:rPr>
        <w:t>&gt;wn_id1&lt;/inspire_dls:</w:t>
      </w:r>
      <w:r w:rsidR="00D30DC2" w:rsidRPr="00D134B1">
        <w:rPr>
          <w:lang w:val="en-GB"/>
        </w:rPr>
        <w:t>spatial_dataset_identifier_code</w:t>
      </w:r>
      <w:r w:rsidRPr="00D134B1">
        <w:rPr>
          <w:lang w:val="en-GB"/>
        </w:rPr>
        <w:t>&gt;                                  &lt;inspire_dls:</w:t>
      </w:r>
      <w:r w:rsidR="00D30DC2" w:rsidRPr="00D134B1">
        <w:rPr>
          <w:lang w:val="en-GB"/>
        </w:rPr>
        <w:t>spatial_dataset_identifier_namespace</w:t>
      </w:r>
      <w:r w:rsidRPr="00D134B1">
        <w:rPr>
          <w:lang w:val="en-GB"/>
        </w:rPr>
        <w:t>&gt;http://xyz.org/&lt;/inspire_dls:</w:t>
      </w:r>
      <w:r w:rsidR="00D30DC2" w:rsidRPr="00D134B1">
        <w:rPr>
          <w:lang w:val="en-GB"/>
        </w:rPr>
        <w:t>spatial_dataset_identifier_namespace</w:t>
      </w:r>
      <w:r w:rsidRPr="00D134B1">
        <w:rPr>
          <w:lang w:val="en-GB"/>
        </w:rPr>
        <w:t>&gt;</w:t>
      </w:r>
    </w:p>
    <w:p w14:paraId="4C0D95D3" w14:textId="77777777" w:rsidR="00602096" w:rsidRPr="00D134B1" w:rsidRDefault="00602096" w:rsidP="00602096">
      <w:pPr>
        <w:pStyle w:val="XMLHighlight"/>
        <w:rPr>
          <w:lang w:val="en-GB"/>
        </w:rPr>
      </w:pPr>
      <w:r w:rsidRPr="00D134B1">
        <w:rPr>
          <w:lang w:val="en-GB"/>
        </w:rPr>
        <w:tab/>
      </w:r>
      <w:r w:rsidRPr="00D134B1">
        <w:rPr>
          <w:lang w:val="en-GB"/>
        </w:rPr>
        <w:tab/>
        <w:t xml:space="preserve">   &lt;!-- link to dataset metadata record --&gt;</w:t>
      </w:r>
    </w:p>
    <w:p w14:paraId="40399F69" w14:textId="77777777" w:rsidR="00602096" w:rsidRPr="00D134B1" w:rsidRDefault="00602096" w:rsidP="00602096">
      <w:pPr>
        <w:pStyle w:val="XMLExample"/>
        <w:rPr>
          <w:lang w:val="en-GB"/>
        </w:rPr>
      </w:pPr>
      <w:r w:rsidRPr="00D134B1">
        <w:rPr>
          <w:lang w:val="en-GB"/>
        </w:rPr>
        <w:t xml:space="preserve">    </w:t>
      </w:r>
      <w:r w:rsidRPr="00D134B1">
        <w:rPr>
          <w:lang w:val="en-GB"/>
        </w:rPr>
        <w:tab/>
      </w:r>
      <w:r w:rsidRPr="00D134B1">
        <w:rPr>
          <w:lang w:val="en-GB"/>
        </w:rPr>
        <w:tab/>
        <w:t xml:space="preserve"> &lt;link href="http://xyz.org/metadata/abcISO19139.xml" rel="describedby</w:t>
      </w:r>
      <w:r w:rsidRPr="00D134B1">
        <w:rPr>
          <w:sz w:val="21"/>
          <w:szCs w:val="21"/>
          <w:lang w:val="en-GB"/>
        </w:rPr>
        <w:t xml:space="preserve">" </w:t>
      </w:r>
      <w:r w:rsidRPr="00D134B1">
        <w:rPr>
          <w:lang w:val="en-GB"/>
        </w:rPr>
        <w:t>type=</w:t>
      </w:r>
      <w:r w:rsidR="00967B25" w:rsidRPr="00D134B1">
        <w:rPr>
          <w:lang w:val="en-GB"/>
        </w:rPr>
        <w:t>"application/xml"</w:t>
      </w:r>
      <w:r w:rsidR="005407A4" w:rsidRPr="00D134B1">
        <w:rPr>
          <w:lang w:val="en-GB"/>
        </w:rPr>
        <w:t>/&gt;</w:t>
      </w:r>
    </w:p>
    <w:p w14:paraId="7DA55E3A" w14:textId="77777777" w:rsidR="00D344F4" w:rsidRPr="00D134B1" w:rsidRDefault="00D344F4" w:rsidP="00BF0BE9">
      <w:pPr>
        <w:pStyle w:val="XMLHighlight"/>
        <w:rPr>
          <w:lang w:val="en-GB"/>
        </w:rPr>
      </w:pPr>
      <w:r w:rsidRPr="00D134B1">
        <w:rPr>
          <w:lang w:val="en-GB"/>
        </w:rPr>
        <w:t xml:space="preserve">        &lt;!-- link to "Dataset Feed" for pre-defined dataset --&gt;</w:t>
      </w:r>
    </w:p>
    <w:p w14:paraId="4C1CC42A" w14:textId="77777777" w:rsidR="00D344F4" w:rsidRPr="00D134B1" w:rsidRDefault="00D344F4" w:rsidP="00FB1568">
      <w:pPr>
        <w:pStyle w:val="XMLExample"/>
        <w:rPr>
          <w:lang w:val="en-GB"/>
        </w:rPr>
      </w:pPr>
      <w:r w:rsidRPr="00D134B1">
        <w:rPr>
          <w:lang w:val="en-GB"/>
        </w:rPr>
        <w:t xml:space="preserve">        &lt;link rel="</w:t>
      </w:r>
      <w:r w:rsidR="00C27656" w:rsidRPr="00D134B1">
        <w:rPr>
          <w:lang w:val="en-GB"/>
        </w:rPr>
        <w:t>alternate</w:t>
      </w:r>
      <w:r w:rsidRPr="00D134B1">
        <w:rPr>
          <w:lang w:val="en-GB"/>
        </w:rPr>
        <w:t>" href="http://xyz.org/data/waternetwork_feed.xml"</w:t>
      </w:r>
      <w:r w:rsidR="00FB1568" w:rsidRPr="00D134B1">
        <w:rPr>
          <w:lang w:val="en-GB"/>
        </w:rPr>
        <w:t xml:space="preserve"> </w:t>
      </w:r>
      <w:r w:rsidRPr="00D134B1">
        <w:rPr>
          <w:lang w:val="en-GB"/>
        </w:rPr>
        <w:t xml:space="preserve">type="application/atom+xml" </w:t>
      </w:r>
    </w:p>
    <w:p w14:paraId="069E6B15" w14:textId="77777777" w:rsidR="00D344F4" w:rsidRPr="00D134B1" w:rsidRDefault="00D344F4" w:rsidP="00D344F4">
      <w:pPr>
        <w:pStyle w:val="XMLExample"/>
        <w:rPr>
          <w:lang w:val="en-GB"/>
        </w:rPr>
      </w:pPr>
      <w:r w:rsidRPr="00D134B1">
        <w:rPr>
          <w:lang w:val="en-GB"/>
        </w:rPr>
        <w:t xml:space="preserve">        hreflang="en" title="Feed containing the pre-defined waternetwork dataset (in one or more downloadable formats)"/&gt;</w:t>
      </w:r>
    </w:p>
    <w:p w14:paraId="067EC6B8" w14:textId="77777777" w:rsidR="005A7E46" w:rsidRPr="00D134B1" w:rsidRDefault="00D344F4" w:rsidP="005A7E46">
      <w:pPr>
        <w:pStyle w:val="XMLHighlight"/>
        <w:rPr>
          <w:lang w:val="en-GB"/>
        </w:rPr>
      </w:pPr>
      <w:r w:rsidRPr="00D134B1">
        <w:rPr>
          <w:lang w:val="en-GB"/>
        </w:rPr>
        <w:t xml:space="preserve">        </w:t>
      </w:r>
      <w:r w:rsidR="005A7E46" w:rsidRPr="00D134B1">
        <w:rPr>
          <w:lang w:val="en-GB"/>
        </w:rPr>
        <w:t xml:space="preserve">&lt;!-- link to </w:t>
      </w:r>
      <w:r w:rsidR="005A7E46">
        <w:rPr>
          <w:lang w:val="en-GB"/>
        </w:rPr>
        <w:t>related WFS implementing Direct Access operations</w:t>
      </w:r>
      <w:r w:rsidR="005A7E46" w:rsidRPr="00D134B1">
        <w:rPr>
          <w:lang w:val="en-GB"/>
        </w:rPr>
        <w:t xml:space="preserve"> --&gt;</w:t>
      </w:r>
    </w:p>
    <w:p w14:paraId="489A3C43" w14:textId="77777777" w:rsidR="005A7E46" w:rsidRPr="00D134B1" w:rsidRDefault="005A7E46" w:rsidP="005A7E46">
      <w:pPr>
        <w:pStyle w:val="XMLExample"/>
        <w:rPr>
          <w:lang w:val="en-GB"/>
        </w:rPr>
      </w:pPr>
      <w:r>
        <w:rPr>
          <w:lang w:val="en-GB"/>
        </w:rPr>
        <w:t xml:space="preserve">        </w:t>
      </w:r>
      <w:r w:rsidRPr="00D134B1">
        <w:rPr>
          <w:lang w:val="en-GB"/>
        </w:rPr>
        <w:t>&lt;link rel="</w:t>
      </w:r>
      <w:r>
        <w:rPr>
          <w:lang w:val="en-GB"/>
        </w:rPr>
        <w:t>related</w:t>
      </w:r>
      <w:r w:rsidRPr="00D134B1">
        <w:rPr>
          <w:lang w:val="en-GB"/>
        </w:rPr>
        <w:t>" href="</w:t>
      </w:r>
      <w:r w:rsidR="00102129" w:rsidRPr="009D71F7">
        <w:rPr>
          <w:lang w:val="en-GB"/>
        </w:rPr>
        <w:t>http://xyz.org/wfs?request=GetCapabilities&amp;amp;service=WFS&amp;amp;version=2.0.0</w:t>
      </w:r>
      <w:r w:rsidRPr="00D134B1">
        <w:rPr>
          <w:lang w:val="en-GB"/>
        </w:rPr>
        <w:t>" type="application/xml"</w:t>
      </w:r>
      <w:r>
        <w:rPr>
          <w:lang w:val="en-GB"/>
        </w:rPr>
        <w:t xml:space="preserve"> </w:t>
      </w:r>
      <w:r w:rsidRPr="00D134B1">
        <w:rPr>
          <w:lang w:val="en-GB"/>
        </w:rPr>
        <w:t>title="</w:t>
      </w:r>
      <w:r>
        <w:rPr>
          <w:lang w:val="en-GB"/>
        </w:rPr>
        <w:t>Service implementing Direct Access operations</w:t>
      </w:r>
      <w:r w:rsidRPr="00D134B1">
        <w:rPr>
          <w:lang w:val="en-GB"/>
        </w:rPr>
        <w:t>"/&gt;</w:t>
      </w:r>
    </w:p>
    <w:p w14:paraId="6006B1C0" w14:textId="77777777" w:rsidR="00D344F4" w:rsidRPr="00D134B1" w:rsidRDefault="005A7E46" w:rsidP="00BF0BE9">
      <w:pPr>
        <w:pStyle w:val="XMLHighlight"/>
        <w:rPr>
          <w:lang w:val="en-GB"/>
        </w:rPr>
      </w:pPr>
      <w:r>
        <w:rPr>
          <w:lang w:val="en-GB"/>
        </w:rPr>
        <w:t xml:space="preserve">        </w:t>
      </w:r>
      <w:r w:rsidR="00D344F4" w:rsidRPr="00D134B1">
        <w:rPr>
          <w:lang w:val="en-GB"/>
        </w:rPr>
        <w:t>&lt;!-- identifier for "Dataset Feed" for pre-defined dataset --&gt;</w:t>
      </w:r>
    </w:p>
    <w:p w14:paraId="7BDE03AA" w14:textId="77777777" w:rsidR="00D344F4" w:rsidRPr="00D134B1" w:rsidRDefault="00D344F4" w:rsidP="00D344F4">
      <w:pPr>
        <w:pStyle w:val="XMLExample"/>
        <w:rPr>
          <w:lang w:val="en-GB"/>
        </w:rPr>
      </w:pPr>
      <w:r w:rsidRPr="00D134B1">
        <w:rPr>
          <w:lang w:val="en-GB"/>
        </w:rPr>
        <w:t xml:space="preserve">        &lt;id&gt;http://xyz.org/data/waternetwork_feed.xml&lt;/id&gt;</w:t>
      </w:r>
    </w:p>
    <w:p w14:paraId="0F3F86B3" w14:textId="77777777" w:rsidR="00D344F4" w:rsidRPr="00D134B1" w:rsidRDefault="00D344F4" w:rsidP="00BF0BE9">
      <w:pPr>
        <w:pStyle w:val="XMLHighlight"/>
        <w:rPr>
          <w:lang w:val="en-GB"/>
        </w:rPr>
      </w:pPr>
      <w:r w:rsidRPr="00D134B1">
        <w:rPr>
          <w:lang w:val="en-GB"/>
        </w:rPr>
        <w:t xml:space="preserve">        &lt;!-- rights, access info for pre-defined dataset --&gt;</w:t>
      </w:r>
    </w:p>
    <w:p w14:paraId="131F30E9" w14:textId="77777777" w:rsidR="00D344F4" w:rsidRPr="00D134B1" w:rsidRDefault="00D344F4" w:rsidP="00D344F4">
      <w:pPr>
        <w:pStyle w:val="XMLExample"/>
        <w:rPr>
          <w:lang w:val="en-GB"/>
        </w:rPr>
      </w:pPr>
      <w:r w:rsidRPr="00D134B1">
        <w:rPr>
          <w:lang w:val="en-GB"/>
        </w:rPr>
        <w:t xml:space="preserve">        &lt;rights&gt;Copyright (c) 2002-2011, XYZ; all rights reserved&lt;/rights&gt;</w:t>
      </w:r>
    </w:p>
    <w:p w14:paraId="2EA410BF" w14:textId="77777777" w:rsidR="00D344F4" w:rsidRPr="00D134B1" w:rsidRDefault="00D344F4" w:rsidP="00BF0BE9">
      <w:pPr>
        <w:pStyle w:val="XMLHighlight"/>
        <w:rPr>
          <w:lang w:val="en-GB"/>
        </w:rPr>
      </w:pPr>
      <w:r w:rsidRPr="00D134B1">
        <w:rPr>
          <w:lang w:val="en-GB"/>
        </w:rPr>
        <w:t xml:space="preserve">        &lt;!-- last date/time this entry was updated --&gt;</w:t>
      </w:r>
    </w:p>
    <w:p w14:paraId="67232868" w14:textId="77777777" w:rsidR="00665622" w:rsidRPr="00D134B1" w:rsidRDefault="00665622" w:rsidP="00665622">
      <w:pPr>
        <w:pStyle w:val="XMLExample"/>
        <w:rPr>
          <w:lang w:val="en-GB"/>
        </w:rPr>
      </w:pPr>
      <w:r w:rsidRPr="00D134B1">
        <w:rPr>
          <w:lang w:val="en-GB"/>
        </w:rPr>
        <w:tab/>
      </w:r>
      <w:r w:rsidRPr="00D134B1">
        <w:rPr>
          <w:lang w:val="en-GB"/>
        </w:rPr>
        <w:tab/>
        <w:t xml:space="preserve">   &lt;updated&gt;2012-03-31T13:45:03Z&lt;/updated&gt;</w:t>
      </w:r>
    </w:p>
    <w:p w14:paraId="4AD20063" w14:textId="77777777" w:rsidR="000B57D7" w:rsidRPr="00D134B1" w:rsidRDefault="009203DF" w:rsidP="000B57D7">
      <w:pPr>
        <w:pStyle w:val="XMLHighlight"/>
        <w:rPr>
          <w:lang w:val="en-GB"/>
        </w:rPr>
      </w:pPr>
      <w:r w:rsidRPr="00D134B1">
        <w:rPr>
          <w:lang w:val="en-GB"/>
        </w:rPr>
        <w:tab/>
      </w:r>
      <w:r w:rsidRPr="00D134B1">
        <w:rPr>
          <w:lang w:val="en-GB"/>
        </w:rPr>
        <w:tab/>
        <w:t xml:space="preserve">   &lt;</w:t>
      </w:r>
      <w:r w:rsidR="000B57D7" w:rsidRPr="00D134B1">
        <w:rPr>
          <w:lang w:val="en-GB"/>
        </w:rPr>
        <w:t>!-- summary --&gt;</w:t>
      </w:r>
    </w:p>
    <w:p w14:paraId="7565B14D" w14:textId="77777777" w:rsidR="000B57D7" w:rsidRPr="00D134B1" w:rsidRDefault="009203DF" w:rsidP="00665622">
      <w:pPr>
        <w:pStyle w:val="XMLExample"/>
        <w:rPr>
          <w:lang w:val="en-GB"/>
        </w:rPr>
      </w:pPr>
      <w:r w:rsidRPr="00D134B1">
        <w:rPr>
          <w:lang w:val="en-GB"/>
        </w:rPr>
        <w:tab/>
      </w:r>
      <w:r w:rsidRPr="00D134B1">
        <w:rPr>
          <w:lang w:val="en-GB"/>
        </w:rPr>
        <w:tab/>
        <w:t xml:space="preserve">   &lt;</w:t>
      </w:r>
      <w:r w:rsidR="000B57D7" w:rsidRPr="00D134B1">
        <w:rPr>
          <w:lang w:val="en-GB"/>
        </w:rPr>
        <w:t>summary&gt;This is the entry for water network ABC Dataset&lt;/summary&gt;</w:t>
      </w:r>
    </w:p>
    <w:p w14:paraId="594FC0EC" w14:textId="77777777" w:rsidR="00D344F4" w:rsidRPr="00D134B1" w:rsidRDefault="00D344F4" w:rsidP="00BF0BE9">
      <w:pPr>
        <w:pStyle w:val="XMLHighlight"/>
        <w:rPr>
          <w:lang w:val="en-GB"/>
        </w:rPr>
      </w:pPr>
      <w:r w:rsidRPr="00D134B1">
        <w:rPr>
          <w:lang w:val="en-GB"/>
        </w:rPr>
        <w:t xml:space="preserve">        &lt;!-- optional GeoRSS-Simple </w:t>
      </w:r>
      <w:r w:rsidR="008313D4" w:rsidRPr="00D134B1">
        <w:rPr>
          <w:lang w:val="en-GB"/>
        </w:rPr>
        <w:t>polygon outlining the bounding box</w:t>
      </w:r>
      <w:r w:rsidRPr="00D134B1">
        <w:rPr>
          <w:lang w:val="en-GB"/>
        </w:rPr>
        <w:t xml:space="preserve"> of the pre-defined dataset described by the </w:t>
      </w:r>
      <w:r w:rsidR="008313D4" w:rsidRPr="00D134B1">
        <w:rPr>
          <w:lang w:val="en-GB"/>
        </w:rPr>
        <w:t>entry</w:t>
      </w:r>
      <w:r w:rsidRPr="00D134B1">
        <w:rPr>
          <w:lang w:val="en-GB"/>
        </w:rPr>
        <w:t>. Must be lat lon --&gt;</w:t>
      </w:r>
    </w:p>
    <w:p w14:paraId="63A8F194" w14:textId="77777777" w:rsidR="000F7B7C" w:rsidRPr="00D134B1" w:rsidRDefault="000F7B7C" w:rsidP="00D344F4">
      <w:pPr>
        <w:pStyle w:val="XMLExample"/>
        <w:rPr>
          <w:lang w:val="en-GB"/>
        </w:rPr>
      </w:pPr>
      <w:r w:rsidRPr="00D134B1">
        <w:rPr>
          <w:lang w:val="en-GB"/>
        </w:rPr>
        <w:t xml:space="preserve">        &lt;georss:polygon&gt;47.202 5.755 55.183 5.755 55.183 15.253 47.202 15.253 47.202 5.755&lt;/georss:polygon&gt;</w:t>
      </w:r>
    </w:p>
    <w:p w14:paraId="63489E6B" w14:textId="77777777" w:rsidR="0084333C" w:rsidRPr="00D134B1" w:rsidRDefault="0084333C" w:rsidP="0084333C">
      <w:pPr>
        <w:pStyle w:val="XMLHighlight"/>
        <w:rPr>
          <w:lang w:val="en-GB"/>
        </w:rPr>
      </w:pPr>
      <w:r w:rsidRPr="00D134B1">
        <w:rPr>
          <w:lang w:val="en-GB"/>
        </w:rPr>
        <w:t xml:space="preserve">        &lt;!-- CRSs in which the pre-defined Dataset is available --&gt;</w:t>
      </w:r>
    </w:p>
    <w:p w14:paraId="73F25F09" w14:textId="77777777" w:rsidR="00824430" w:rsidRPr="00D134B1" w:rsidRDefault="00824430" w:rsidP="00824430">
      <w:pPr>
        <w:pStyle w:val="XMLExample"/>
        <w:rPr>
          <w:lang w:val="en-GB"/>
        </w:rPr>
      </w:pPr>
      <w:r w:rsidRPr="00D134B1">
        <w:rPr>
          <w:lang w:val="en-GB"/>
        </w:rPr>
        <w:tab/>
      </w:r>
      <w:r w:rsidRPr="00D134B1">
        <w:rPr>
          <w:lang w:val="en-GB"/>
        </w:rPr>
        <w:tab/>
      </w:r>
      <w:r w:rsidRPr="00D134B1">
        <w:rPr>
          <w:lang w:val="en-GB"/>
        </w:rPr>
        <w:tab/>
        <w:t>&lt;category term="http://www.opengis.net/def/crs/EPSG/0/25832"  label="ETRS89 / UTM zone 32N"/&gt;</w:t>
      </w:r>
    </w:p>
    <w:p w14:paraId="3434D940" w14:textId="77777777" w:rsidR="00824430" w:rsidRPr="00D134B1" w:rsidRDefault="00824430" w:rsidP="00824430">
      <w:pPr>
        <w:pStyle w:val="XMLExample"/>
        <w:rPr>
          <w:lang w:val="en-GB"/>
        </w:rPr>
      </w:pPr>
      <w:r w:rsidRPr="00D134B1">
        <w:rPr>
          <w:lang w:val="en-GB"/>
        </w:rPr>
        <w:tab/>
      </w:r>
      <w:r w:rsidRPr="00D134B1">
        <w:rPr>
          <w:lang w:val="en-GB"/>
        </w:rPr>
        <w:tab/>
      </w:r>
      <w:r w:rsidRPr="00D134B1">
        <w:rPr>
          <w:lang w:val="en-GB"/>
        </w:rPr>
        <w:tab/>
        <w:t>&lt;category term="http://www.opengis.net/def/crs/EPSG/0/4258"  label="ETRS89"/&gt;</w:t>
      </w:r>
    </w:p>
    <w:p w14:paraId="6A7F4530" w14:textId="77777777" w:rsidR="00D344F4" w:rsidRPr="00D134B1" w:rsidRDefault="00D344F4" w:rsidP="00D344F4">
      <w:pPr>
        <w:pStyle w:val="XMLExample"/>
        <w:rPr>
          <w:lang w:val="en-GB"/>
        </w:rPr>
      </w:pPr>
      <w:r w:rsidRPr="00D134B1">
        <w:rPr>
          <w:lang w:val="en-GB"/>
        </w:rPr>
        <w:t xml:space="preserve">    &lt;/entry&gt;</w:t>
      </w:r>
    </w:p>
    <w:p w14:paraId="2F8E3395" w14:textId="77777777" w:rsidR="00D344F4" w:rsidRPr="00D134B1" w:rsidRDefault="00D344F4" w:rsidP="00BF0BE9">
      <w:pPr>
        <w:pStyle w:val="XMLHighlight"/>
        <w:rPr>
          <w:lang w:val="en-GB"/>
        </w:rPr>
      </w:pPr>
      <w:r w:rsidRPr="00D134B1">
        <w:rPr>
          <w:lang w:val="en-GB"/>
        </w:rPr>
        <w:t xml:space="preserve">    &lt;!-- Any number of "Dataset Feeds" for different pre-defined datasets may be added</w:t>
      </w:r>
      <w:r w:rsidR="00BF0BE9" w:rsidRPr="00D134B1">
        <w:rPr>
          <w:lang w:val="en-GB"/>
        </w:rPr>
        <w:t xml:space="preserve"> here</w:t>
      </w:r>
      <w:r w:rsidRPr="00D134B1">
        <w:rPr>
          <w:lang w:val="en-GB"/>
        </w:rPr>
        <w:t xml:space="preserve"> as separate entries --&gt;</w:t>
      </w:r>
    </w:p>
    <w:p w14:paraId="7D5D993E" w14:textId="77777777" w:rsidR="00D344F4" w:rsidRPr="00D134B1" w:rsidRDefault="00D344F4" w:rsidP="00740713">
      <w:pPr>
        <w:pStyle w:val="XMLExample"/>
        <w:rPr>
          <w:lang w:val="en-GB"/>
        </w:rPr>
      </w:pPr>
      <w:r w:rsidRPr="00D134B1">
        <w:rPr>
          <w:lang w:val="en-GB"/>
        </w:rPr>
        <w:t>&lt;/feed&gt;</w:t>
      </w:r>
    </w:p>
    <w:p w14:paraId="0ACCCF9F" w14:textId="77777777" w:rsidR="002C1052" w:rsidRPr="008C32EF" w:rsidRDefault="002C1052"/>
    <w:p w14:paraId="6E45B00B" w14:textId="77777777" w:rsidR="002C1052" w:rsidRPr="008C32EF" w:rsidRDefault="002C1052" w:rsidP="002C1052">
      <w:r w:rsidRPr="008C32EF">
        <w:t>Note that only some of the mandatory INSPIRE Metadata elements for the Download service have been mapped to the Atom feed files.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70"/>
        <w:gridCol w:w="5802"/>
      </w:tblGrid>
      <w:tr w:rsidR="002C1052" w:rsidRPr="008C32EF" w14:paraId="2A6A662D" w14:textId="77777777" w:rsidTr="00EF76B8">
        <w:trPr>
          <w:tblHeader/>
        </w:trPr>
        <w:tc>
          <w:tcPr>
            <w:tcW w:w="3369" w:type="dxa"/>
          </w:tcPr>
          <w:p w14:paraId="027F996D" w14:textId="77777777" w:rsidR="002C1052" w:rsidRPr="008C32EF" w:rsidRDefault="002C1052" w:rsidP="00554F3D">
            <w:pPr>
              <w:rPr>
                <w:b/>
              </w:rPr>
            </w:pPr>
            <w:r w:rsidRPr="008C32EF">
              <w:rPr>
                <w:b/>
              </w:rPr>
              <w:t>INSPIRE Metadata elements</w:t>
            </w:r>
          </w:p>
          <w:p w14:paraId="742D8EC9" w14:textId="77777777" w:rsidR="002C1052" w:rsidRPr="008C32EF" w:rsidRDefault="002C1052" w:rsidP="00554F3D">
            <w:pPr>
              <w:spacing w:after="0"/>
            </w:pPr>
            <w:r w:rsidRPr="008C32EF">
              <w:rPr>
                <w:b/>
              </w:rPr>
              <w:t>(Mandatory - Conditional)</w:t>
            </w:r>
          </w:p>
        </w:tc>
        <w:tc>
          <w:tcPr>
            <w:tcW w:w="5929" w:type="dxa"/>
          </w:tcPr>
          <w:p w14:paraId="12CBAAF6" w14:textId="77777777" w:rsidR="002C1052" w:rsidRPr="008C32EF" w:rsidRDefault="002C1052" w:rsidP="006F15E4">
            <w:pPr>
              <w:rPr>
                <w:b/>
              </w:rPr>
            </w:pPr>
            <w:r w:rsidRPr="008C32EF">
              <w:rPr>
                <w:b/>
              </w:rPr>
              <w:t>Atom implementation</w:t>
            </w:r>
          </w:p>
        </w:tc>
      </w:tr>
      <w:tr w:rsidR="002C1052" w:rsidRPr="008C32EF" w14:paraId="75EA6E21" w14:textId="77777777" w:rsidTr="00EF76B8">
        <w:tc>
          <w:tcPr>
            <w:tcW w:w="3369" w:type="dxa"/>
          </w:tcPr>
          <w:p w14:paraId="4EDE98C6" w14:textId="77777777" w:rsidR="002C1052" w:rsidRPr="008C32EF" w:rsidRDefault="002C1052" w:rsidP="00554F3D">
            <w:pPr>
              <w:spacing w:after="120"/>
            </w:pPr>
            <w:r w:rsidRPr="008C32EF">
              <w:t>Resource Title (M)</w:t>
            </w:r>
          </w:p>
        </w:tc>
        <w:tc>
          <w:tcPr>
            <w:tcW w:w="5929" w:type="dxa"/>
          </w:tcPr>
          <w:p w14:paraId="4C97C842" w14:textId="77777777" w:rsidR="002C1052" w:rsidRPr="008C32EF" w:rsidRDefault="002C1052" w:rsidP="00554F3D">
            <w:pPr>
              <w:spacing w:after="120"/>
            </w:pPr>
            <w:r w:rsidRPr="008C32EF">
              <w:t>/feed/title</w:t>
            </w:r>
          </w:p>
        </w:tc>
      </w:tr>
      <w:tr w:rsidR="002C1052" w:rsidRPr="008C32EF" w14:paraId="68A9270F" w14:textId="77777777" w:rsidTr="00EF76B8">
        <w:tc>
          <w:tcPr>
            <w:tcW w:w="3369" w:type="dxa"/>
          </w:tcPr>
          <w:p w14:paraId="3D8FE63E" w14:textId="77777777" w:rsidR="002C1052" w:rsidRPr="008C32EF" w:rsidRDefault="002C1052" w:rsidP="00554F3D">
            <w:pPr>
              <w:spacing w:after="120"/>
            </w:pPr>
            <w:r w:rsidRPr="008C32EF">
              <w:t>Resource Abstract (M)</w:t>
            </w:r>
          </w:p>
        </w:tc>
        <w:tc>
          <w:tcPr>
            <w:tcW w:w="5929" w:type="dxa"/>
          </w:tcPr>
          <w:p w14:paraId="5480B4E9" w14:textId="77777777" w:rsidR="002C1052" w:rsidRPr="008C32EF" w:rsidRDefault="002C1052" w:rsidP="00554F3D">
            <w:pPr>
              <w:spacing w:after="120"/>
            </w:pPr>
            <w:r w:rsidRPr="008C32EF">
              <w:t>/feed/subtitle</w:t>
            </w:r>
          </w:p>
        </w:tc>
      </w:tr>
      <w:tr w:rsidR="002C1052" w:rsidRPr="008C32EF" w14:paraId="78A5F22B" w14:textId="77777777" w:rsidTr="00EF76B8">
        <w:tc>
          <w:tcPr>
            <w:tcW w:w="3369" w:type="dxa"/>
          </w:tcPr>
          <w:p w14:paraId="3C4C512D" w14:textId="77777777" w:rsidR="002C1052" w:rsidRPr="008C32EF" w:rsidRDefault="002C1052" w:rsidP="00554F3D">
            <w:pPr>
              <w:spacing w:after="120"/>
            </w:pPr>
            <w:r w:rsidRPr="008C32EF">
              <w:t>Resource Type (M)</w:t>
            </w:r>
          </w:p>
        </w:tc>
        <w:tc>
          <w:tcPr>
            <w:tcW w:w="5929" w:type="dxa"/>
          </w:tcPr>
          <w:p w14:paraId="56D3064F" w14:textId="77777777" w:rsidR="002C1052" w:rsidRPr="008C32EF" w:rsidRDefault="002C1052" w:rsidP="00554F3D">
            <w:pPr>
              <w:spacing w:after="120"/>
            </w:pPr>
            <w:r w:rsidRPr="008C32EF">
              <w:t>Not mapped</w:t>
            </w:r>
          </w:p>
        </w:tc>
      </w:tr>
      <w:tr w:rsidR="002C1052" w:rsidRPr="008C32EF" w14:paraId="2B24EE0A" w14:textId="77777777" w:rsidTr="00EF76B8">
        <w:tc>
          <w:tcPr>
            <w:tcW w:w="3369" w:type="dxa"/>
          </w:tcPr>
          <w:p w14:paraId="114843ED" w14:textId="77777777" w:rsidR="002C1052" w:rsidRPr="008C32EF" w:rsidRDefault="002C1052" w:rsidP="00554F3D">
            <w:pPr>
              <w:spacing w:after="120"/>
            </w:pPr>
            <w:r w:rsidRPr="008C32EF">
              <w:t>Resource Locator (C)</w:t>
            </w:r>
          </w:p>
        </w:tc>
        <w:tc>
          <w:tcPr>
            <w:tcW w:w="5929" w:type="dxa"/>
          </w:tcPr>
          <w:p w14:paraId="1C628895" w14:textId="77777777" w:rsidR="002C1052" w:rsidRPr="008C32EF" w:rsidRDefault="002C1052" w:rsidP="00554F3D">
            <w:pPr>
              <w:spacing w:after="120"/>
            </w:pPr>
            <w:r w:rsidRPr="008C32EF">
              <w:t>Feed level link in the top Atom feed</w:t>
            </w:r>
          </w:p>
          <w:p w14:paraId="0B1E796C" w14:textId="77777777" w:rsidR="002C1052" w:rsidRPr="008C32EF" w:rsidRDefault="002C1052" w:rsidP="00554F3D">
            <w:pPr>
              <w:spacing w:after="120"/>
            </w:pPr>
            <w:r w:rsidRPr="008C32EF">
              <w:t>/feed/link[@rel="self"]</w:t>
            </w:r>
          </w:p>
        </w:tc>
      </w:tr>
      <w:tr w:rsidR="002C1052" w:rsidRPr="008C32EF" w14:paraId="779F329D" w14:textId="77777777" w:rsidTr="00EF76B8">
        <w:tc>
          <w:tcPr>
            <w:tcW w:w="3369" w:type="dxa"/>
          </w:tcPr>
          <w:p w14:paraId="42CCCC40" w14:textId="77777777" w:rsidR="002C1052" w:rsidRPr="008C32EF" w:rsidRDefault="002C1052" w:rsidP="00554F3D">
            <w:pPr>
              <w:spacing w:after="120"/>
            </w:pPr>
            <w:r w:rsidRPr="008C32EF">
              <w:t>Coupled Resource (C)</w:t>
            </w:r>
          </w:p>
          <w:p w14:paraId="45C48C31" w14:textId="77777777" w:rsidR="002C1052" w:rsidRPr="008C32EF" w:rsidRDefault="002C1052" w:rsidP="00554F3D">
            <w:pPr>
              <w:spacing w:after="120"/>
            </w:pPr>
          </w:p>
        </w:tc>
        <w:tc>
          <w:tcPr>
            <w:tcW w:w="5929" w:type="dxa"/>
          </w:tcPr>
          <w:p w14:paraId="2042FE95" w14:textId="77777777" w:rsidR="002C1052" w:rsidRPr="008C32EF" w:rsidRDefault="002C1052" w:rsidP="00554F3D">
            <w:pPr>
              <w:spacing w:after="120"/>
            </w:pPr>
            <w:r w:rsidRPr="008C32EF">
              <w:t>Entry level link in the top Atom feed</w:t>
            </w:r>
          </w:p>
          <w:p w14:paraId="452D583F" w14:textId="77777777" w:rsidR="002C1052" w:rsidRPr="008C32EF" w:rsidRDefault="002C1052" w:rsidP="00554F3D">
            <w:pPr>
              <w:spacing w:after="120"/>
            </w:pPr>
            <w:r w:rsidRPr="008C32EF">
              <w:t>/feed/entry/link[@rel="describedby"]</w:t>
            </w:r>
          </w:p>
        </w:tc>
      </w:tr>
      <w:tr w:rsidR="002C1052" w:rsidRPr="008C32EF" w14:paraId="0AA45D83" w14:textId="77777777" w:rsidTr="00EF76B8">
        <w:tc>
          <w:tcPr>
            <w:tcW w:w="3369" w:type="dxa"/>
          </w:tcPr>
          <w:p w14:paraId="3165A70C" w14:textId="77777777" w:rsidR="002C1052" w:rsidRPr="008C32EF" w:rsidRDefault="002C1052" w:rsidP="00554F3D">
            <w:pPr>
              <w:spacing w:after="120"/>
            </w:pPr>
            <w:r w:rsidRPr="008C32EF">
              <w:t xml:space="preserve">Spatial Data Service Type (M) </w:t>
            </w:r>
          </w:p>
        </w:tc>
        <w:tc>
          <w:tcPr>
            <w:tcW w:w="5929" w:type="dxa"/>
          </w:tcPr>
          <w:p w14:paraId="23C6547F" w14:textId="77777777" w:rsidR="002C1052" w:rsidRPr="008C32EF" w:rsidRDefault="002C1052" w:rsidP="00554F3D">
            <w:pPr>
              <w:spacing w:after="120"/>
            </w:pPr>
            <w:r w:rsidRPr="008C32EF">
              <w:t>Not mapped</w:t>
            </w:r>
          </w:p>
        </w:tc>
      </w:tr>
      <w:tr w:rsidR="002C1052" w:rsidRPr="008C32EF" w14:paraId="4B6D2292" w14:textId="77777777" w:rsidTr="00EF76B8">
        <w:tc>
          <w:tcPr>
            <w:tcW w:w="3369" w:type="dxa"/>
          </w:tcPr>
          <w:p w14:paraId="5EA4281B" w14:textId="77777777" w:rsidR="002C1052" w:rsidRPr="008C32EF" w:rsidRDefault="002C1052" w:rsidP="00554F3D">
            <w:pPr>
              <w:spacing w:after="120"/>
            </w:pPr>
            <w:r w:rsidRPr="008C32EF">
              <w:t>Keyword (M)</w:t>
            </w:r>
          </w:p>
        </w:tc>
        <w:tc>
          <w:tcPr>
            <w:tcW w:w="5929" w:type="dxa"/>
          </w:tcPr>
          <w:p w14:paraId="5AA37284" w14:textId="77777777" w:rsidR="002C1052" w:rsidRPr="008C32EF" w:rsidRDefault="002C1052" w:rsidP="00554F3D">
            <w:pPr>
              <w:spacing w:after="120"/>
            </w:pPr>
            <w:r w:rsidRPr="008C32EF">
              <w:t>Not mapped</w:t>
            </w:r>
          </w:p>
        </w:tc>
      </w:tr>
      <w:tr w:rsidR="002C1052" w:rsidRPr="008C32EF" w14:paraId="27754C35" w14:textId="77777777" w:rsidTr="00EF76B8">
        <w:tc>
          <w:tcPr>
            <w:tcW w:w="3369" w:type="dxa"/>
          </w:tcPr>
          <w:p w14:paraId="34D4151B" w14:textId="77777777" w:rsidR="002C1052" w:rsidRPr="008C32EF" w:rsidRDefault="002C1052" w:rsidP="0056335B">
            <w:pPr>
              <w:spacing w:after="120"/>
            </w:pPr>
            <w:r w:rsidRPr="008C32EF">
              <w:t>Geographic Bounding Box (C)</w:t>
            </w:r>
          </w:p>
        </w:tc>
        <w:tc>
          <w:tcPr>
            <w:tcW w:w="5929" w:type="dxa"/>
          </w:tcPr>
          <w:p w14:paraId="473A6D06" w14:textId="77777777" w:rsidR="002C1052" w:rsidRPr="008C32EF" w:rsidRDefault="0056335B" w:rsidP="00554F3D">
            <w:pPr>
              <w:spacing w:after="120"/>
            </w:pPr>
            <w:r w:rsidRPr="008C32EF">
              <w:t>Not mapped</w:t>
            </w:r>
          </w:p>
        </w:tc>
      </w:tr>
      <w:tr w:rsidR="002C1052" w:rsidRPr="008C32EF" w14:paraId="30294E07" w14:textId="77777777" w:rsidTr="00EF76B8">
        <w:tc>
          <w:tcPr>
            <w:tcW w:w="3369" w:type="dxa"/>
          </w:tcPr>
          <w:p w14:paraId="59F95C9A" w14:textId="77777777" w:rsidR="002C1052" w:rsidRPr="008C32EF" w:rsidRDefault="002C1052" w:rsidP="00554F3D">
            <w:pPr>
              <w:spacing w:after="120"/>
            </w:pPr>
            <w:r w:rsidRPr="008C32EF">
              <w:t>Temporal Reference (M)</w:t>
            </w:r>
          </w:p>
        </w:tc>
        <w:tc>
          <w:tcPr>
            <w:tcW w:w="5929" w:type="dxa"/>
          </w:tcPr>
          <w:p w14:paraId="4E62677F" w14:textId="77777777" w:rsidR="002C1052" w:rsidRPr="008C32EF" w:rsidRDefault="002C1052" w:rsidP="00554F3D">
            <w:pPr>
              <w:spacing w:after="120"/>
            </w:pPr>
            <w:r w:rsidRPr="008C32EF">
              <w:t>Not mapped</w:t>
            </w:r>
          </w:p>
        </w:tc>
      </w:tr>
      <w:tr w:rsidR="002C1052" w:rsidRPr="008C32EF" w14:paraId="63596F52" w14:textId="77777777" w:rsidTr="00EF76B8">
        <w:tc>
          <w:tcPr>
            <w:tcW w:w="3369" w:type="dxa"/>
          </w:tcPr>
          <w:p w14:paraId="3BA322AF" w14:textId="77777777" w:rsidR="002C1052" w:rsidRPr="008C32EF" w:rsidRDefault="002C1052" w:rsidP="00554F3D">
            <w:pPr>
              <w:spacing w:after="120"/>
            </w:pPr>
            <w:r w:rsidRPr="008C32EF">
              <w:t>Spatial Resolution (C)</w:t>
            </w:r>
          </w:p>
        </w:tc>
        <w:tc>
          <w:tcPr>
            <w:tcW w:w="5929" w:type="dxa"/>
          </w:tcPr>
          <w:p w14:paraId="7C7659A1" w14:textId="77777777" w:rsidR="002C1052" w:rsidRPr="008C32EF" w:rsidRDefault="002C1052" w:rsidP="00554F3D">
            <w:pPr>
              <w:spacing w:after="120"/>
            </w:pPr>
            <w:r w:rsidRPr="008C32EF">
              <w:t>Not mapped</w:t>
            </w:r>
          </w:p>
        </w:tc>
      </w:tr>
      <w:tr w:rsidR="002C1052" w:rsidRPr="008C32EF" w14:paraId="3BF802C1" w14:textId="77777777" w:rsidTr="00EF76B8">
        <w:tc>
          <w:tcPr>
            <w:tcW w:w="3369" w:type="dxa"/>
          </w:tcPr>
          <w:p w14:paraId="7910841D" w14:textId="77777777" w:rsidR="002C1052" w:rsidRPr="008C32EF" w:rsidRDefault="002C1052" w:rsidP="00554F3D">
            <w:pPr>
              <w:spacing w:after="120"/>
            </w:pPr>
            <w:r w:rsidRPr="008C32EF">
              <w:t>Conformity (M)</w:t>
            </w:r>
          </w:p>
        </w:tc>
        <w:tc>
          <w:tcPr>
            <w:tcW w:w="5929" w:type="dxa"/>
          </w:tcPr>
          <w:p w14:paraId="09A938E3" w14:textId="77777777" w:rsidR="002C1052" w:rsidRPr="008C32EF" w:rsidRDefault="002C1052" w:rsidP="00554F3D">
            <w:pPr>
              <w:spacing w:after="120"/>
            </w:pPr>
            <w:r w:rsidRPr="008C32EF">
              <w:t>Not mapped</w:t>
            </w:r>
          </w:p>
        </w:tc>
      </w:tr>
      <w:tr w:rsidR="002C1052" w:rsidRPr="008C32EF" w14:paraId="79A5AF9E" w14:textId="77777777" w:rsidTr="00EF76B8">
        <w:tc>
          <w:tcPr>
            <w:tcW w:w="3369" w:type="dxa"/>
          </w:tcPr>
          <w:p w14:paraId="348E78FC" w14:textId="77777777" w:rsidR="002C1052" w:rsidRPr="008C32EF" w:rsidRDefault="002C1052" w:rsidP="00554F3D">
            <w:pPr>
              <w:spacing w:after="120"/>
            </w:pPr>
            <w:r w:rsidRPr="008C32EF">
              <w:t xml:space="preserve">Conditions for Access and Use (M) </w:t>
            </w:r>
          </w:p>
        </w:tc>
        <w:tc>
          <w:tcPr>
            <w:tcW w:w="5929" w:type="dxa"/>
          </w:tcPr>
          <w:p w14:paraId="58C43157" w14:textId="77777777" w:rsidR="002C1052" w:rsidRPr="008C32EF" w:rsidRDefault="002C1052" w:rsidP="00554F3D">
            <w:pPr>
              <w:spacing w:after="120"/>
            </w:pPr>
            <w:r w:rsidRPr="008C32EF">
              <w:t>Not mapped</w:t>
            </w:r>
          </w:p>
        </w:tc>
      </w:tr>
      <w:tr w:rsidR="002C1052" w:rsidRPr="008C32EF" w14:paraId="3734629A" w14:textId="77777777" w:rsidTr="00EF76B8">
        <w:tc>
          <w:tcPr>
            <w:tcW w:w="3369" w:type="dxa"/>
          </w:tcPr>
          <w:p w14:paraId="644F3882" w14:textId="77777777" w:rsidR="002C1052" w:rsidRPr="008C32EF" w:rsidRDefault="002C1052" w:rsidP="00554F3D">
            <w:pPr>
              <w:spacing w:after="120"/>
            </w:pPr>
            <w:r w:rsidRPr="008C32EF">
              <w:t>Limitations on Public Access (M)</w:t>
            </w:r>
          </w:p>
        </w:tc>
        <w:tc>
          <w:tcPr>
            <w:tcW w:w="5929" w:type="dxa"/>
          </w:tcPr>
          <w:p w14:paraId="4E37B3A9" w14:textId="77777777" w:rsidR="002C1052" w:rsidRPr="008C32EF" w:rsidRDefault="002C1052" w:rsidP="00554F3D">
            <w:pPr>
              <w:spacing w:after="120"/>
            </w:pPr>
            <w:r w:rsidRPr="008C32EF">
              <w:t>Feed level link in the top Atom feed</w:t>
            </w:r>
          </w:p>
          <w:p w14:paraId="49F42B77" w14:textId="77777777" w:rsidR="002C1052" w:rsidRPr="008C32EF" w:rsidRDefault="002C1052" w:rsidP="00554F3D">
            <w:pPr>
              <w:spacing w:after="120"/>
            </w:pPr>
            <w:r w:rsidRPr="008C32EF">
              <w:t>/feed/rights</w:t>
            </w:r>
          </w:p>
        </w:tc>
      </w:tr>
      <w:tr w:rsidR="002C1052" w:rsidRPr="008C32EF" w14:paraId="50DAAC71" w14:textId="77777777" w:rsidTr="00EF76B8">
        <w:tc>
          <w:tcPr>
            <w:tcW w:w="3369" w:type="dxa"/>
          </w:tcPr>
          <w:p w14:paraId="6FB776C6" w14:textId="77777777" w:rsidR="002C1052" w:rsidRPr="008C32EF" w:rsidRDefault="002C1052" w:rsidP="00554F3D">
            <w:pPr>
              <w:spacing w:after="120"/>
            </w:pPr>
            <w:r w:rsidRPr="008C32EF">
              <w:t xml:space="preserve">Responsible Organisation (M) </w:t>
            </w:r>
          </w:p>
        </w:tc>
        <w:tc>
          <w:tcPr>
            <w:tcW w:w="5929" w:type="dxa"/>
          </w:tcPr>
          <w:p w14:paraId="6C54790C" w14:textId="77777777" w:rsidR="002C1052" w:rsidRPr="008C32EF" w:rsidRDefault="002C1052" w:rsidP="00554F3D">
            <w:pPr>
              <w:spacing w:after="120"/>
            </w:pPr>
            <w:r w:rsidRPr="008C32EF">
              <w:t>Feed level link in the top Atom feed</w:t>
            </w:r>
          </w:p>
          <w:p w14:paraId="7FB4A995" w14:textId="77777777" w:rsidR="002C1052" w:rsidRPr="008C32EF" w:rsidRDefault="002C1052" w:rsidP="00554F3D">
            <w:pPr>
              <w:spacing w:after="120"/>
            </w:pPr>
            <w:r w:rsidRPr="008C32EF">
              <w:t>/feed/author</w:t>
            </w:r>
          </w:p>
        </w:tc>
      </w:tr>
      <w:tr w:rsidR="002C1052" w:rsidRPr="008C32EF" w14:paraId="3F4CC96D" w14:textId="77777777" w:rsidTr="00EF76B8">
        <w:tc>
          <w:tcPr>
            <w:tcW w:w="3369" w:type="dxa"/>
          </w:tcPr>
          <w:p w14:paraId="701659DE" w14:textId="77777777" w:rsidR="002C1052" w:rsidRPr="008C32EF" w:rsidRDefault="002C1052" w:rsidP="00554F3D">
            <w:pPr>
              <w:spacing w:after="120"/>
            </w:pPr>
            <w:r w:rsidRPr="008C32EF">
              <w:t xml:space="preserve">Metadata Point of Contact (M) </w:t>
            </w:r>
          </w:p>
        </w:tc>
        <w:tc>
          <w:tcPr>
            <w:tcW w:w="5929" w:type="dxa"/>
          </w:tcPr>
          <w:p w14:paraId="24828C4A" w14:textId="77777777" w:rsidR="002C1052" w:rsidRPr="008C32EF" w:rsidRDefault="002C1052" w:rsidP="00554F3D">
            <w:pPr>
              <w:spacing w:after="120"/>
            </w:pPr>
            <w:r w:rsidRPr="008C32EF">
              <w:t>Not mapped</w:t>
            </w:r>
          </w:p>
        </w:tc>
      </w:tr>
      <w:tr w:rsidR="002C1052" w:rsidRPr="008C32EF" w14:paraId="5C63BC5E" w14:textId="77777777" w:rsidTr="00EF76B8">
        <w:tc>
          <w:tcPr>
            <w:tcW w:w="3369" w:type="dxa"/>
          </w:tcPr>
          <w:p w14:paraId="7FD82C91" w14:textId="77777777" w:rsidR="002C1052" w:rsidRPr="008C32EF" w:rsidRDefault="002C1052" w:rsidP="00554F3D">
            <w:pPr>
              <w:spacing w:after="120"/>
            </w:pPr>
            <w:r w:rsidRPr="008C32EF">
              <w:t xml:space="preserve">Metadata Date (M) </w:t>
            </w:r>
          </w:p>
        </w:tc>
        <w:tc>
          <w:tcPr>
            <w:tcW w:w="5929" w:type="dxa"/>
          </w:tcPr>
          <w:p w14:paraId="2332ABF1" w14:textId="77777777" w:rsidR="002C1052" w:rsidRPr="008C32EF" w:rsidRDefault="002C1052" w:rsidP="00554F3D">
            <w:pPr>
              <w:spacing w:after="120"/>
            </w:pPr>
            <w:r w:rsidRPr="008C32EF">
              <w:t>Feed level link in the top Atom feed</w:t>
            </w:r>
          </w:p>
          <w:p w14:paraId="69FAFA5D" w14:textId="77777777" w:rsidR="002C1052" w:rsidRPr="008C32EF" w:rsidRDefault="002C1052" w:rsidP="00067FAD">
            <w:pPr>
              <w:spacing w:after="120"/>
            </w:pPr>
            <w:r w:rsidRPr="008C32EF">
              <w:t xml:space="preserve">/feed/updated </w:t>
            </w:r>
          </w:p>
        </w:tc>
      </w:tr>
      <w:tr w:rsidR="002C1052" w:rsidRPr="008C32EF" w14:paraId="35D92051" w14:textId="77777777" w:rsidTr="00EF76B8">
        <w:tc>
          <w:tcPr>
            <w:tcW w:w="3369" w:type="dxa"/>
          </w:tcPr>
          <w:p w14:paraId="793E4247" w14:textId="77777777" w:rsidR="002C1052" w:rsidRPr="008C32EF" w:rsidRDefault="002C1052" w:rsidP="00554F3D">
            <w:pPr>
              <w:spacing w:after="120"/>
            </w:pPr>
            <w:r w:rsidRPr="008C32EF">
              <w:t>Metadata Language (M)</w:t>
            </w:r>
          </w:p>
        </w:tc>
        <w:tc>
          <w:tcPr>
            <w:tcW w:w="5929" w:type="dxa"/>
          </w:tcPr>
          <w:p w14:paraId="64819FB7" w14:textId="77777777" w:rsidR="002C1052" w:rsidRPr="008C32EF" w:rsidRDefault="002C1052" w:rsidP="00554F3D">
            <w:pPr>
              <w:spacing w:after="120"/>
            </w:pPr>
            <w:r w:rsidRPr="008C32EF">
              <w:t>Feed level link in the top Atom feed</w:t>
            </w:r>
          </w:p>
          <w:p w14:paraId="5BD92E7C" w14:textId="77777777" w:rsidR="002C1052" w:rsidRPr="008C32EF" w:rsidRDefault="002C1052" w:rsidP="00554F3D">
            <w:pPr>
              <w:keepNext/>
              <w:spacing w:after="120"/>
            </w:pPr>
            <w:r w:rsidRPr="008C32EF">
              <w:t>/feed/link[@rel="self"]/@hreflang</w:t>
            </w:r>
          </w:p>
        </w:tc>
      </w:tr>
    </w:tbl>
    <w:p w14:paraId="65B99206" w14:textId="77777777" w:rsidR="002C1052" w:rsidRPr="008C32EF" w:rsidRDefault="002C1052" w:rsidP="002C1052">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17</w:t>
      </w:r>
      <w:r w:rsidR="004A7A33" w:rsidRPr="008C32EF">
        <w:fldChar w:fldCharType="end"/>
      </w:r>
      <w:r w:rsidRPr="008C32EF">
        <w:t>: Mapping of INSPIRE Metadata elements to Atom</w:t>
      </w:r>
    </w:p>
    <w:p w14:paraId="1B23DEC7" w14:textId="77777777" w:rsidR="002C1052" w:rsidRPr="008C32EF" w:rsidRDefault="002C1052" w:rsidP="002C1052"/>
    <w:p w14:paraId="4A262FAA" w14:textId="77777777" w:rsidR="002C1052" w:rsidRPr="008C32EF" w:rsidRDefault="002C1052" w:rsidP="002C1052">
      <w:r w:rsidRPr="008C32EF">
        <w:t xml:space="preserve">All the required INSPIRE metadata elements are to be found in the linked ISO 19139 metadata document for the Download service as explained in Section </w:t>
      </w:r>
      <w:r w:rsidRPr="008C32EF">
        <w:fldChar w:fldCharType="begin"/>
      </w:r>
      <w:r w:rsidRPr="008C32EF">
        <w:instrText xml:space="preserve"> REF _Ref321417682 \r \h </w:instrText>
      </w:r>
      <w:r w:rsidRPr="008C32EF">
        <w:fldChar w:fldCharType="separate"/>
      </w:r>
      <w:r w:rsidR="00BB00B0">
        <w:t>5.1.3</w:t>
      </w:r>
      <w:r w:rsidRPr="008C32EF">
        <w:fldChar w:fldCharType="end"/>
      </w:r>
      <w:r w:rsidRPr="008C32EF">
        <w:t>.</w:t>
      </w:r>
    </w:p>
    <w:p w14:paraId="35FF6F84" w14:textId="77777777" w:rsidR="009278DD" w:rsidRPr="00D134B1" w:rsidRDefault="009278DD" w:rsidP="0030689A">
      <w:r w:rsidRPr="00D134B1">
        <w:t xml:space="preserve">The following sections explain in more detail how this </w:t>
      </w:r>
      <w:r w:rsidR="00276C89" w:rsidRPr="00D134B1">
        <w:t xml:space="preserve">example </w:t>
      </w:r>
      <w:r w:rsidRPr="00D134B1">
        <w:t>Atom feed is formed a</w:t>
      </w:r>
      <w:r w:rsidR="00276C89" w:rsidRPr="00D134B1">
        <w:t>nd what must be done to meet particular</w:t>
      </w:r>
      <w:r w:rsidRPr="00D134B1">
        <w:t xml:space="preserve"> Technical Guidance requirements.</w:t>
      </w:r>
    </w:p>
    <w:p w14:paraId="2365DDDE" w14:textId="77777777" w:rsidR="009278DD" w:rsidRPr="00D134B1" w:rsidRDefault="00A25748" w:rsidP="00B97D54">
      <w:pPr>
        <w:pStyle w:val="Titolo3"/>
      </w:pPr>
      <w:bookmarkStart w:id="67" w:name="_Toc364091537"/>
      <w:r w:rsidRPr="00D134B1">
        <w:t xml:space="preserve">Download Service </w:t>
      </w:r>
      <w:r w:rsidR="009278DD" w:rsidRPr="00D134B1">
        <w:t>Feed</w:t>
      </w:r>
      <w:r w:rsidR="00851C87" w:rsidRPr="00D134B1">
        <w:t>: feed</w:t>
      </w:r>
      <w:r w:rsidR="009278DD" w:rsidRPr="00D134B1">
        <w:t xml:space="preserve"> ‘title’ element</w:t>
      </w:r>
      <w:bookmarkEnd w:id="67"/>
    </w:p>
    <w:p w14:paraId="15FD48FF" w14:textId="77777777" w:rsidR="009278DD" w:rsidRPr="00D134B1" w:rsidRDefault="009278DD" w:rsidP="009278DD">
      <w:r w:rsidRPr="00D134B1">
        <w:t>The title element shall be used to provide a title for the feed as a whole.</w:t>
      </w:r>
      <w:r w:rsidR="00BB706F" w:rsidRPr="00D134B1">
        <w:t xml:space="preserve"> Typically this will correspond with the ‘Resource Title’ in the corresponding service metadata record.</w:t>
      </w:r>
    </w:p>
    <w:p w14:paraId="30E60CB8" w14:textId="77777777" w:rsidR="00C20679" w:rsidRPr="00D134B1" w:rsidRDefault="00C20679" w:rsidP="00C20679">
      <w:pPr>
        <w:pStyle w:val="Exampletitle"/>
        <w:rPr>
          <w:lang w:val="en-GB"/>
        </w:rPr>
      </w:pPr>
      <w:bookmarkStart w:id="68" w:name="_Toc364091612"/>
      <w:r w:rsidRPr="00D134B1">
        <w:rPr>
          <w:lang w:val="en-GB"/>
        </w:rPr>
        <w:t>Sample feed title</w:t>
      </w:r>
      <w:bookmarkEnd w:id="68"/>
    </w:p>
    <w:p w14:paraId="0482BD86" w14:textId="77777777" w:rsidR="00B827CE" w:rsidRPr="00D134B1" w:rsidRDefault="00B827CE" w:rsidP="00B827CE">
      <w:pPr>
        <w:pStyle w:val="XMLHighlight"/>
        <w:rPr>
          <w:lang w:val="en-GB"/>
        </w:rPr>
      </w:pPr>
      <w:r w:rsidRPr="00D134B1">
        <w:rPr>
          <w:lang w:val="en-GB"/>
        </w:rPr>
        <w:t xml:space="preserve">    &lt;!-- feed title --&gt;</w:t>
      </w:r>
    </w:p>
    <w:p w14:paraId="26AD6684" w14:textId="77777777" w:rsidR="00B827CE" w:rsidRPr="00D134B1" w:rsidRDefault="00B827CE" w:rsidP="00B827CE">
      <w:pPr>
        <w:pStyle w:val="XMLExample"/>
        <w:rPr>
          <w:lang w:val="en-GB"/>
        </w:rPr>
      </w:pPr>
      <w:r w:rsidRPr="00D134B1">
        <w:rPr>
          <w:lang w:val="en-GB"/>
        </w:rPr>
        <w:t xml:space="preserve">    &lt;title&gt;XYZ Example INSPIRE Download Service&lt;/title&gt;</w:t>
      </w:r>
    </w:p>
    <w:p w14:paraId="6542AF91" w14:textId="77777777" w:rsidR="009278DD" w:rsidRPr="00D134B1" w:rsidRDefault="009278DD" w:rsidP="0039031F">
      <w:pPr>
        <w:pStyle w:val="TGStyle1"/>
        <w:rPr>
          <w:i/>
        </w:rPr>
      </w:pPr>
      <w:r w:rsidRPr="00D134B1">
        <w:t xml:space="preserve">The ‘title’ element of an Atom </w:t>
      </w:r>
      <w:r w:rsidR="005D1FAF" w:rsidRPr="008C32EF">
        <w:t xml:space="preserve">feed </w:t>
      </w:r>
      <w:r w:rsidRPr="00D134B1">
        <w:t>shall be populated with a human readable title for the feed.</w:t>
      </w:r>
    </w:p>
    <w:p w14:paraId="4A5630CE" w14:textId="77777777" w:rsidR="009278DD" w:rsidRPr="00D134B1" w:rsidRDefault="00E1115F" w:rsidP="00B97D54">
      <w:pPr>
        <w:pStyle w:val="Titolo3"/>
      </w:pPr>
      <w:bookmarkStart w:id="69" w:name="_Toc364091538"/>
      <w:r w:rsidRPr="00D134B1">
        <w:t xml:space="preserve">Download Service </w:t>
      </w:r>
      <w:r w:rsidR="009278DD" w:rsidRPr="00D134B1">
        <w:t>Feed</w:t>
      </w:r>
      <w:r w:rsidR="00851C87" w:rsidRPr="00D134B1">
        <w:t>: feed</w:t>
      </w:r>
      <w:r w:rsidR="009278DD" w:rsidRPr="00D134B1">
        <w:t xml:space="preserve"> ‘</w:t>
      </w:r>
      <w:r w:rsidR="00A005D7" w:rsidRPr="00D134B1">
        <w:t>sub</w:t>
      </w:r>
      <w:r w:rsidR="009278DD" w:rsidRPr="00D134B1">
        <w:t>title’ element</w:t>
      </w:r>
      <w:bookmarkEnd w:id="69"/>
    </w:p>
    <w:p w14:paraId="679B3496" w14:textId="77777777" w:rsidR="00A005D7" w:rsidRPr="00D134B1" w:rsidRDefault="00A005D7" w:rsidP="00A005D7">
      <w:r w:rsidRPr="00D134B1">
        <w:t>The subtitle element may be used to provide a subtitle (containing additional information) for the feed as a whole.</w:t>
      </w:r>
      <w:r w:rsidR="00BB706F" w:rsidRPr="00D134B1">
        <w:t xml:space="preserve"> Typically this will correspond with the ‘Resource Abstract’ in the corresponding service metadata record.</w:t>
      </w:r>
    </w:p>
    <w:p w14:paraId="483D51F5" w14:textId="77777777" w:rsidR="00815F5B" w:rsidRPr="00D134B1" w:rsidRDefault="00815F5B" w:rsidP="00C20679">
      <w:pPr>
        <w:pStyle w:val="Exampletitle"/>
        <w:rPr>
          <w:lang w:val="en-GB"/>
        </w:rPr>
      </w:pPr>
      <w:bookmarkStart w:id="70" w:name="_Toc364091613"/>
      <w:r w:rsidRPr="00D134B1">
        <w:rPr>
          <w:lang w:val="en-GB"/>
        </w:rPr>
        <w:t>Sample feed subtitle</w:t>
      </w:r>
      <w:bookmarkEnd w:id="70"/>
    </w:p>
    <w:p w14:paraId="737DFA52" w14:textId="77777777" w:rsidR="001928B1" w:rsidRPr="00D134B1" w:rsidRDefault="001928B1" w:rsidP="001928B1">
      <w:pPr>
        <w:pStyle w:val="XMLHighlight"/>
        <w:rPr>
          <w:lang w:val="en-GB"/>
        </w:rPr>
      </w:pPr>
      <w:r w:rsidRPr="00D134B1">
        <w:rPr>
          <w:lang w:val="en-GB"/>
        </w:rPr>
        <w:t xml:space="preserve">    &lt;!-- feed subtitle --&gt;</w:t>
      </w:r>
    </w:p>
    <w:p w14:paraId="42F8FF38" w14:textId="77777777" w:rsidR="001928B1" w:rsidRPr="00D134B1" w:rsidRDefault="001928B1" w:rsidP="00A005D7">
      <w:pPr>
        <w:pStyle w:val="XMLExample"/>
        <w:rPr>
          <w:sz w:val="21"/>
          <w:szCs w:val="21"/>
          <w:lang w:val="en-GB"/>
        </w:rPr>
      </w:pPr>
      <w:r w:rsidRPr="00D134B1">
        <w:rPr>
          <w:lang w:val="en-GB"/>
        </w:rPr>
        <w:t xml:space="preserve">    &lt;subtitle&gt;INSPIRE Download Service of organisation XYZ providing Hydrography data&lt;/subtitle&gt;</w:t>
      </w:r>
    </w:p>
    <w:p w14:paraId="6563E2AE" w14:textId="77777777" w:rsidR="00BD79A6" w:rsidRPr="008C32EF" w:rsidRDefault="00BD79A6" w:rsidP="00BD79A6">
      <w:bookmarkStart w:id="71" w:name="_Ref317258737"/>
    </w:p>
    <w:p w14:paraId="43FC1729" w14:textId="77777777" w:rsidR="00A005D7" w:rsidRPr="0039031F" w:rsidRDefault="00A005D7" w:rsidP="0039031F">
      <w:pPr>
        <w:pStyle w:val="TGRecommend"/>
      </w:pPr>
      <w:bookmarkStart w:id="72" w:name="_Ref323910057"/>
      <w:r w:rsidRPr="0039031F">
        <w:t xml:space="preserve">The ‘subtitle’ element of an Atom </w:t>
      </w:r>
      <w:r w:rsidR="005D1FAF" w:rsidRPr="0039031F">
        <w:t xml:space="preserve">feed </w:t>
      </w:r>
      <w:r w:rsidRPr="0039031F">
        <w:t>may be populated with a human readable subtitle for the feed.</w:t>
      </w:r>
      <w:bookmarkEnd w:id="71"/>
      <w:bookmarkEnd w:id="72"/>
    </w:p>
    <w:p w14:paraId="39115397" w14:textId="77777777" w:rsidR="003C5F3F" w:rsidRPr="008C32EF" w:rsidRDefault="00E1115F" w:rsidP="00A7187F">
      <w:pPr>
        <w:pStyle w:val="Titolo3"/>
      </w:pPr>
      <w:bookmarkStart w:id="73" w:name="_Ref321417682"/>
      <w:bookmarkStart w:id="74" w:name="_Ref323042725"/>
      <w:bookmarkStart w:id="75" w:name="_Toc364091539"/>
      <w:r w:rsidRPr="008C32EF">
        <w:t xml:space="preserve">Download Service </w:t>
      </w:r>
      <w:r w:rsidR="003C5F3F" w:rsidRPr="008C32EF">
        <w:t>Feed</w:t>
      </w:r>
      <w:r w:rsidR="00851C87" w:rsidRPr="008C32EF">
        <w:t>: feed</w:t>
      </w:r>
      <w:r w:rsidR="003C5F3F" w:rsidRPr="008C32EF">
        <w:t xml:space="preserve"> ‘link’ element</w:t>
      </w:r>
      <w:r w:rsidR="00A800BD">
        <w:t xml:space="preserve"> –</w:t>
      </w:r>
      <w:r w:rsidR="00276C89" w:rsidRPr="008C32EF">
        <w:t xml:space="preserve"> service m</w:t>
      </w:r>
      <w:r w:rsidR="001F1609" w:rsidRPr="008C32EF">
        <w:t>etadata</w:t>
      </w:r>
      <w:bookmarkEnd w:id="73"/>
      <w:bookmarkEnd w:id="74"/>
      <w:bookmarkEnd w:id="75"/>
    </w:p>
    <w:p w14:paraId="68C09D92" w14:textId="77777777" w:rsidR="001F1609" w:rsidRPr="00D134B1" w:rsidRDefault="001F1609" w:rsidP="003C5F3F">
      <w:r w:rsidRPr="00D134B1">
        <w:t>Every Download Service must have a corresponding Metadata record in a discovery service.</w:t>
      </w:r>
    </w:p>
    <w:p w14:paraId="4069E273" w14:textId="77777777" w:rsidR="003C5F3F" w:rsidRPr="00D134B1" w:rsidRDefault="003C5F3F" w:rsidP="003C5F3F">
      <w:r w:rsidRPr="00D134B1">
        <w:t>An Atom link element shall be provided that links to the metadata record for this Download Service.</w:t>
      </w:r>
      <w:r w:rsidR="001F1609" w:rsidRPr="00D134B1">
        <w:t xml:space="preserve"> This should be a </w:t>
      </w:r>
      <w:r w:rsidR="00B9773B" w:rsidRPr="00D134B1">
        <w:t xml:space="preserve">discovery </w:t>
      </w:r>
      <w:r w:rsidR="001F1609" w:rsidRPr="00D134B1">
        <w:t>service metadata record.</w:t>
      </w:r>
      <w:r w:rsidRPr="00D134B1">
        <w:t xml:space="preserve"> The value of the ‘rel’ attribute </w:t>
      </w:r>
      <w:r w:rsidR="001F1609" w:rsidRPr="00D134B1">
        <w:t xml:space="preserve">for this link </w:t>
      </w:r>
      <w:r w:rsidRPr="00D134B1">
        <w:t>shall be “</w:t>
      </w:r>
      <w:r w:rsidR="00D360BC" w:rsidRPr="00D134B1">
        <w:t>describedby</w:t>
      </w:r>
      <w:r w:rsidRPr="00D134B1">
        <w:t>”</w:t>
      </w:r>
      <w:r w:rsidR="00D360BC" w:rsidRPr="00D134B1">
        <w:t xml:space="preserve"> [</w:t>
      </w:r>
      <w:r w:rsidR="00D360BC" w:rsidRPr="00D134B1">
        <w:rPr>
          <w:b/>
        </w:rPr>
        <w:t>POWDER</w:t>
      </w:r>
      <w:r w:rsidR="00D360BC" w:rsidRPr="00D134B1">
        <w:t>]</w:t>
      </w:r>
      <w:r w:rsidR="00FA7F8F" w:rsidRPr="00D134B1">
        <w:t xml:space="preserve"> The value of the ‘type’ attribute shall be “application/xml”</w:t>
      </w:r>
      <w:r w:rsidR="00A531FE" w:rsidRPr="00D134B1">
        <w:t xml:space="preserve"> or “application/vnd.ogc.csw.GetRecordByIdResponse_xml</w:t>
      </w:r>
      <w:r w:rsidR="00102095" w:rsidRPr="00D134B1">
        <w:t>”.</w:t>
      </w:r>
    </w:p>
    <w:p w14:paraId="39212BA5" w14:textId="77777777" w:rsidR="00C20679" w:rsidRPr="00D134B1" w:rsidRDefault="00C20679" w:rsidP="00C20679">
      <w:pPr>
        <w:pStyle w:val="Exampletitle"/>
        <w:rPr>
          <w:lang w:val="en-GB"/>
        </w:rPr>
      </w:pPr>
      <w:bookmarkStart w:id="76" w:name="_Toc364091614"/>
      <w:r w:rsidRPr="00D134B1">
        <w:rPr>
          <w:lang w:val="en-GB"/>
        </w:rPr>
        <w:t>Example service metadata link</w:t>
      </w:r>
      <w:bookmarkEnd w:id="76"/>
    </w:p>
    <w:p w14:paraId="489438ED" w14:textId="77777777" w:rsidR="0050669E" w:rsidRPr="00D134B1" w:rsidRDefault="0050669E" w:rsidP="0050669E">
      <w:pPr>
        <w:pStyle w:val="XMLHighlight"/>
        <w:rPr>
          <w:lang w:val="en-GB"/>
        </w:rPr>
      </w:pPr>
      <w:r w:rsidRPr="00D134B1">
        <w:rPr>
          <w:lang w:val="en-GB"/>
        </w:rPr>
        <w:t xml:space="preserve">    &lt;!-- link to service ISO 19139 metadata --&gt;</w:t>
      </w:r>
    </w:p>
    <w:p w14:paraId="7958A9B8" w14:textId="77777777" w:rsidR="0050669E" w:rsidRPr="00D134B1" w:rsidRDefault="0050669E" w:rsidP="003C5F3F">
      <w:pPr>
        <w:pStyle w:val="XMLExample"/>
        <w:rPr>
          <w:lang w:val="en-GB"/>
        </w:rPr>
      </w:pPr>
      <w:r w:rsidRPr="00D134B1">
        <w:rPr>
          <w:lang w:val="en-GB"/>
        </w:rPr>
        <w:t xml:space="preserve">    &lt;link href="http://xyz.org/metadata/iso19139_document.xml" rel="describedby" type=</w:t>
      </w:r>
      <w:r w:rsidR="00967B25" w:rsidRPr="00D134B1">
        <w:rPr>
          <w:lang w:val="en-GB"/>
        </w:rPr>
        <w:t>"application/xml"</w:t>
      </w:r>
      <w:r w:rsidRPr="00D134B1">
        <w:rPr>
          <w:lang w:val="en-GB"/>
        </w:rPr>
        <w:t>/&gt;</w:t>
      </w:r>
    </w:p>
    <w:p w14:paraId="5973FEF0" w14:textId="77777777" w:rsidR="00552682" w:rsidRDefault="004E3693" w:rsidP="0039031F">
      <w:pPr>
        <w:pStyle w:val="TGStyle1"/>
      </w:pPr>
      <w:bookmarkStart w:id="77" w:name="_Ref317258867"/>
      <w:r w:rsidRPr="00C958B5">
        <w:t>The “Download Service Feed” shall contain a</w:t>
      </w:r>
      <w:r w:rsidR="003C5F3F" w:rsidRPr="00D134B1">
        <w:t>n Atom ‘link’ element that links to the metadata record for this Download Service. The value of the ‘rel’ attribute of this element shall be “</w:t>
      </w:r>
      <w:r w:rsidR="00D360BC" w:rsidRPr="00D134B1">
        <w:t>describedby</w:t>
      </w:r>
      <w:r w:rsidR="00A563C1" w:rsidRPr="00C958B5">
        <w:t>”</w:t>
      </w:r>
      <w:r w:rsidR="00FA7F8F" w:rsidRPr="00C958B5">
        <w:t xml:space="preserve"> and the value of the ‘type’ attribute shall be</w:t>
      </w:r>
      <w:r w:rsidR="00102095" w:rsidRPr="00C85EF7">
        <w:t xml:space="preserve"> either</w:t>
      </w:r>
      <w:r w:rsidR="00FA7F8F" w:rsidRPr="00C85EF7">
        <w:t xml:space="preserve"> </w:t>
      </w:r>
      <w:r w:rsidR="00967B25" w:rsidRPr="00D134B1">
        <w:t>"application/xml"</w:t>
      </w:r>
      <w:r w:rsidR="00794AFE" w:rsidRPr="00D134B1">
        <w:t>.</w:t>
      </w:r>
      <w:bookmarkEnd w:id="77"/>
    </w:p>
    <w:p w14:paraId="52082A35" w14:textId="77777777" w:rsidR="004D1663" w:rsidRDefault="004D1663" w:rsidP="004D1663">
      <w:r>
        <w:t>NOTE</w:t>
      </w:r>
      <w:r>
        <w:tab/>
      </w:r>
      <w:r w:rsidRPr="000E4744">
        <w:t xml:space="preserve">In case of a “hybrid implementation” based on Atom and WFS for Parts B and C, </w:t>
      </w:r>
      <w:r>
        <w:t xml:space="preserve">only the </w:t>
      </w:r>
      <w:r w:rsidRPr="000E4744">
        <w:t xml:space="preserve">Atom service </w:t>
      </w:r>
      <w:r>
        <w:t>needs to be</w:t>
      </w:r>
      <w:r w:rsidRPr="000E4744">
        <w:t xml:space="preserve"> described through metadata in a discovery service. The link to the WFS implementations </w:t>
      </w:r>
      <w:r>
        <w:t>shall</w:t>
      </w:r>
      <w:r w:rsidRPr="000E4744">
        <w:t xml:space="preserve"> be established through the “related” link element in the Atom feed (see </w:t>
      </w:r>
      <w:r w:rsidRPr="000E4744">
        <w:fldChar w:fldCharType="begin"/>
      </w:r>
      <w:r w:rsidRPr="000E4744">
        <w:instrText xml:space="preserve"> REF _Ref364071058 \r \h </w:instrText>
      </w:r>
      <w:r w:rsidRPr="000E4744">
        <w:fldChar w:fldCharType="separate"/>
      </w:r>
      <w:r w:rsidR="00BB00B0">
        <w:t>TG Requirement 16</w:t>
      </w:r>
      <w:r w:rsidRPr="000E4744">
        <w:fldChar w:fldCharType="end"/>
      </w:r>
      <w:r w:rsidRPr="000E4744">
        <w:t>).</w:t>
      </w:r>
    </w:p>
    <w:p w14:paraId="1E48181C" w14:textId="77777777" w:rsidR="001F1609" w:rsidRPr="00D134B1" w:rsidRDefault="00E1115F" w:rsidP="00552682">
      <w:pPr>
        <w:pStyle w:val="Titolo3"/>
      </w:pPr>
      <w:bookmarkStart w:id="78" w:name="_Toc364091540"/>
      <w:r w:rsidRPr="00D134B1">
        <w:t xml:space="preserve">Download Service </w:t>
      </w:r>
      <w:r w:rsidR="001F1609" w:rsidRPr="00D134B1">
        <w:t>Feed</w:t>
      </w:r>
      <w:r w:rsidR="00851C87" w:rsidRPr="00D134B1">
        <w:t>: feed</w:t>
      </w:r>
      <w:r w:rsidR="00A800BD">
        <w:t xml:space="preserve"> ‘link’ element –</w:t>
      </w:r>
      <w:r w:rsidR="001F1609" w:rsidRPr="00D134B1">
        <w:t xml:space="preserve"> self</w:t>
      </w:r>
      <w:r w:rsidR="00276C89" w:rsidRPr="00D134B1">
        <w:t>-reference</w:t>
      </w:r>
      <w:bookmarkEnd w:id="78"/>
    </w:p>
    <w:p w14:paraId="4ED1B061" w14:textId="77777777" w:rsidR="003C5F3F" w:rsidRPr="00D134B1" w:rsidRDefault="001F1609" w:rsidP="000A6B02">
      <w:r w:rsidRPr="00D134B1">
        <w:t>The feed sh</w:t>
      </w:r>
      <w:r w:rsidR="00177131" w:rsidRPr="00D134B1">
        <w:t>all have a link element which contains an HTTP URI for the feed document itself.</w:t>
      </w:r>
      <w:r w:rsidR="00E92FF6" w:rsidRPr="00D134B1">
        <w:t xml:space="preserve"> This URI shall provide the location of the feed and resolve to the feed.</w:t>
      </w:r>
      <w:r w:rsidR="00177131" w:rsidRPr="00D134B1">
        <w:t xml:space="preserve"> The value of the ‘rel’ attribute for this link shall be “self”.</w:t>
      </w:r>
    </w:p>
    <w:p w14:paraId="5D685AA5" w14:textId="77777777" w:rsidR="00C20679" w:rsidRPr="00D134B1" w:rsidRDefault="00C20679" w:rsidP="00C20679">
      <w:pPr>
        <w:pStyle w:val="Exampletitle"/>
        <w:rPr>
          <w:lang w:val="en-GB"/>
        </w:rPr>
      </w:pPr>
      <w:bookmarkStart w:id="79" w:name="_Toc364091615"/>
      <w:r w:rsidRPr="00D134B1">
        <w:rPr>
          <w:lang w:val="en-GB"/>
        </w:rPr>
        <w:t>Example reference to feed</w:t>
      </w:r>
      <w:bookmarkEnd w:id="79"/>
    </w:p>
    <w:p w14:paraId="076A4AE1" w14:textId="77777777" w:rsidR="004E3693" w:rsidRPr="00D134B1" w:rsidRDefault="004E3693" w:rsidP="004E3693">
      <w:pPr>
        <w:pStyle w:val="XMLHighlight"/>
        <w:rPr>
          <w:lang w:val="en-GB"/>
        </w:rPr>
      </w:pPr>
      <w:r w:rsidRPr="00D134B1">
        <w:rPr>
          <w:lang w:val="en-GB"/>
        </w:rPr>
        <w:t xml:space="preserve">    &lt;!-- self-referencing link to this feed --&gt;</w:t>
      </w:r>
    </w:p>
    <w:p w14:paraId="13C75289" w14:textId="77777777" w:rsidR="004E3693" w:rsidRPr="00D134B1" w:rsidRDefault="004E3693" w:rsidP="004E3693">
      <w:pPr>
        <w:pStyle w:val="XMLExample"/>
        <w:rPr>
          <w:lang w:val="en-GB"/>
        </w:rPr>
      </w:pPr>
      <w:r w:rsidRPr="00D134B1">
        <w:rPr>
          <w:lang w:val="en-GB"/>
        </w:rPr>
        <w:t xml:space="preserve">    &lt;link href="http://xyz.org/download/en.xml" rel="self" type="application/atom+xml"</w:t>
      </w:r>
    </w:p>
    <w:p w14:paraId="60B61F78" w14:textId="77777777" w:rsidR="004E3693" w:rsidRPr="00D134B1" w:rsidRDefault="004E3693" w:rsidP="00177131">
      <w:pPr>
        <w:pStyle w:val="XMLExample"/>
        <w:rPr>
          <w:lang w:val="en-GB"/>
        </w:rPr>
      </w:pPr>
      <w:r w:rsidRPr="00D134B1">
        <w:rPr>
          <w:lang w:val="en-GB"/>
        </w:rPr>
        <w:t xml:space="preserve">        hreflang="en" title="This document"/&gt;</w:t>
      </w:r>
    </w:p>
    <w:p w14:paraId="45E2264B" w14:textId="77777777" w:rsidR="00177131" w:rsidRPr="008C32EF" w:rsidRDefault="00177131" w:rsidP="0039031F">
      <w:pPr>
        <w:pStyle w:val="TGStyle1"/>
        <w:rPr>
          <w:i/>
        </w:rPr>
      </w:pPr>
      <w:r w:rsidRPr="00D134B1">
        <w:rPr>
          <w:b/>
          <w:color w:val="FF0000"/>
        </w:rPr>
        <w:t xml:space="preserve"> </w:t>
      </w:r>
      <w:bookmarkStart w:id="80" w:name="_Ref323038090"/>
      <w:r w:rsidR="004E3693" w:rsidRPr="008C32EF">
        <w:t>The “Download Service Feed” shall contain a</w:t>
      </w:r>
      <w:r w:rsidRPr="00D134B1">
        <w:t xml:space="preserve">n Atom ‘link’ element that contains an HTTP URI for the </w:t>
      </w:r>
      <w:r w:rsidR="004E3693" w:rsidRPr="008C32EF">
        <w:t xml:space="preserve">“Download Service Feed” </w:t>
      </w:r>
      <w:r w:rsidRPr="00D134B1">
        <w:t>document. The value of the ‘rel’ attribute of this element shall be “self”</w:t>
      </w:r>
      <w:r w:rsidR="00537653" w:rsidRPr="008C32EF">
        <w:t xml:space="preserve">, the ‘hreflang’ attribute shall use the appropriate language code </w:t>
      </w:r>
      <w:r w:rsidR="00FA7F8F" w:rsidRPr="008C32EF">
        <w:t>and the value of the ‘type’ attribute shall be “application/atom+xml”</w:t>
      </w:r>
      <w:bookmarkEnd w:id="80"/>
      <w:r w:rsidR="00B30DB5">
        <w:t>.</w:t>
      </w:r>
    </w:p>
    <w:p w14:paraId="0FE3F413" w14:textId="77777777" w:rsidR="00E921E1" w:rsidRPr="00D134B1" w:rsidRDefault="00E921E1" w:rsidP="00E921E1">
      <w:pPr>
        <w:pStyle w:val="Titolo3"/>
      </w:pPr>
      <w:bookmarkStart w:id="81" w:name="_Ref314652459"/>
      <w:bookmarkStart w:id="82" w:name="_Toc364091541"/>
      <w:r w:rsidRPr="00D134B1">
        <w:t>Download Service Feed: feed ‘link’ element</w:t>
      </w:r>
      <w:r w:rsidR="00A800BD">
        <w:t xml:space="preserve"> –</w:t>
      </w:r>
      <w:r w:rsidRPr="00D134B1">
        <w:t xml:space="preserve"> OpenSearch Description</w:t>
      </w:r>
      <w:r w:rsidR="006509A7" w:rsidRPr="00D134B1">
        <w:t xml:space="preserve"> Document</w:t>
      </w:r>
      <w:bookmarkEnd w:id="82"/>
    </w:p>
    <w:p w14:paraId="371734CD" w14:textId="77777777" w:rsidR="00154765" w:rsidRPr="00D134B1" w:rsidRDefault="00E921E1" w:rsidP="00E921E1">
      <w:r w:rsidRPr="00D134B1">
        <w:t xml:space="preserve">A link element shall be provided that links to an OpenSearch description </w:t>
      </w:r>
      <w:r w:rsidR="006509A7" w:rsidRPr="00D134B1">
        <w:t>document for</w:t>
      </w:r>
      <w:r w:rsidRPr="00D134B1">
        <w:t xml:space="preserve"> the Download Service.</w:t>
      </w:r>
      <w:r w:rsidR="00154765" w:rsidRPr="00D134B1">
        <w:t xml:space="preserve"> The value of the ‘rel’ attribute of this link shall be “search”. The structure of the OpenSearch </w:t>
      </w:r>
      <w:r w:rsidR="006509A7" w:rsidRPr="00D134B1">
        <w:t xml:space="preserve">description </w:t>
      </w:r>
      <w:r w:rsidR="00154765" w:rsidRPr="00D134B1">
        <w:t xml:space="preserve">document is described </w:t>
      </w:r>
      <w:r w:rsidR="0059742F" w:rsidRPr="00D134B1">
        <w:t xml:space="preserve">separately </w:t>
      </w:r>
      <w:r w:rsidR="00154765" w:rsidRPr="00D134B1">
        <w:t xml:space="preserve">in Section </w:t>
      </w:r>
      <w:r w:rsidR="009E1BD1" w:rsidRPr="00D134B1">
        <w:rPr>
          <w:highlight w:val="yellow"/>
        </w:rPr>
        <w:fldChar w:fldCharType="begin"/>
      </w:r>
      <w:r w:rsidR="009E1BD1" w:rsidRPr="00D134B1">
        <w:instrText xml:space="preserve"> REF _Ref321160249 \n \h </w:instrText>
      </w:r>
      <w:r w:rsidR="009E1BD1" w:rsidRPr="00D134B1">
        <w:rPr>
          <w:highlight w:val="yellow"/>
        </w:rPr>
      </w:r>
      <w:r w:rsidR="009E1BD1" w:rsidRPr="00D134B1">
        <w:rPr>
          <w:highlight w:val="yellow"/>
        </w:rPr>
        <w:fldChar w:fldCharType="separate"/>
      </w:r>
      <w:r w:rsidR="00BB00B0">
        <w:t>5.4</w:t>
      </w:r>
      <w:r w:rsidR="009E1BD1" w:rsidRPr="00D134B1">
        <w:rPr>
          <w:highlight w:val="yellow"/>
        </w:rPr>
        <w:fldChar w:fldCharType="end"/>
      </w:r>
      <w:r w:rsidR="00732C5C" w:rsidRPr="00D134B1">
        <w:t>.</w:t>
      </w:r>
    </w:p>
    <w:p w14:paraId="10516348" w14:textId="77777777" w:rsidR="00154765" w:rsidRPr="008C32EF" w:rsidRDefault="00154765" w:rsidP="0039031F">
      <w:pPr>
        <w:pStyle w:val="TGStyle1"/>
        <w:rPr>
          <w:i/>
        </w:rPr>
      </w:pPr>
      <w:r w:rsidRPr="008C32EF">
        <w:t>The “Download Service Feed” shall contain a</w:t>
      </w:r>
      <w:r w:rsidRPr="00D134B1">
        <w:t>n Atom ‘link’ element that contains a</w:t>
      </w:r>
      <w:r w:rsidRPr="008C32EF">
        <w:t xml:space="preserve"> link to an OpenSearch description </w:t>
      </w:r>
      <w:r w:rsidR="006509A7" w:rsidRPr="008C32EF">
        <w:t>document for</w:t>
      </w:r>
      <w:r w:rsidRPr="008C32EF">
        <w:t xml:space="preserve"> the Download Service.</w:t>
      </w:r>
      <w:r w:rsidRPr="00D134B1">
        <w:t xml:space="preserve"> The value of the ‘rel’ attribute of this element shall be “se</w:t>
      </w:r>
      <w:r w:rsidRPr="008C32EF">
        <w:t>arch</w:t>
      </w:r>
      <w:r w:rsidRPr="00D134B1">
        <w:t>”</w:t>
      </w:r>
      <w:r w:rsidRPr="008C32EF">
        <w:t>, the ‘hreflang’ attribute shall use the appropriate language code and the value of the ‘type’ attribute shall be “application/opensearchdescription+xml”</w:t>
      </w:r>
      <w:r w:rsidR="00B30DB5">
        <w:t>.</w:t>
      </w:r>
    </w:p>
    <w:p w14:paraId="1D5A8D96" w14:textId="77777777" w:rsidR="00177131" w:rsidRPr="00D134B1" w:rsidRDefault="000C775D" w:rsidP="00B97D54">
      <w:pPr>
        <w:pStyle w:val="Titolo3"/>
      </w:pPr>
      <w:bookmarkStart w:id="83" w:name="_Toc364091542"/>
      <w:r w:rsidRPr="00D134B1">
        <w:t xml:space="preserve">Download Service </w:t>
      </w:r>
      <w:r w:rsidR="00276C89" w:rsidRPr="00D134B1">
        <w:t>Feed</w:t>
      </w:r>
      <w:r w:rsidR="00851C87" w:rsidRPr="00D134B1">
        <w:t>: feed</w:t>
      </w:r>
      <w:r w:rsidR="00276C89" w:rsidRPr="00D134B1">
        <w:t xml:space="preserve"> ‘link’ element</w:t>
      </w:r>
      <w:r w:rsidR="00A800BD">
        <w:t xml:space="preserve"> – </w:t>
      </w:r>
      <w:r w:rsidR="00276C89" w:rsidRPr="00D134B1">
        <w:t>alternative</w:t>
      </w:r>
      <w:r w:rsidR="00177131" w:rsidRPr="00D134B1">
        <w:t xml:space="preserve"> languages</w:t>
      </w:r>
      <w:bookmarkEnd w:id="81"/>
      <w:bookmarkEnd w:id="83"/>
    </w:p>
    <w:p w14:paraId="35F67175" w14:textId="77777777" w:rsidR="00B9773B" w:rsidRPr="00D134B1" w:rsidRDefault="00177131" w:rsidP="00B9773B">
      <w:r w:rsidRPr="00D134B1">
        <w:t>If the feed is available in different languages a link</w:t>
      </w:r>
      <w:r w:rsidR="00577AA1" w:rsidRPr="00D134B1">
        <w:t xml:space="preserve"> element shall be provided to </w:t>
      </w:r>
      <w:r w:rsidR="002008E7" w:rsidRPr="00D134B1">
        <w:t>each</w:t>
      </w:r>
      <w:r w:rsidR="00577AA1" w:rsidRPr="00D134B1">
        <w:t xml:space="preserve"> alternative language version of the document.</w:t>
      </w:r>
      <w:r w:rsidR="00B9773B" w:rsidRPr="00D134B1">
        <w:t xml:space="preserve"> This is described in detail in Section </w:t>
      </w:r>
      <w:r w:rsidR="00CB4279" w:rsidRPr="00D134B1">
        <w:fldChar w:fldCharType="begin"/>
      </w:r>
      <w:r w:rsidR="00CB4279" w:rsidRPr="00D134B1">
        <w:instrText xml:space="preserve"> REF _Ref323048441 \r \h </w:instrText>
      </w:r>
      <w:r w:rsidR="00CB4279" w:rsidRPr="00D134B1">
        <w:fldChar w:fldCharType="separate"/>
      </w:r>
      <w:r w:rsidR="00BB00B0">
        <w:t>5.3</w:t>
      </w:r>
      <w:r w:rsidR="00CB4279" w:rsidRPr="00D134B1">
        <w:fldChar w:fldCharType="end"/>
      </w:r>
      <w:r w:rsidR="00B9773B" w:rsidRPr="00D134B1">
        <w:t xml:space="preserve"> (Language Requirements for Atom </w:t>
      </w:r>
      <w:r w:rsidR="006509A7" w:rsidRPr="00D134B1">
        <w:t>Implementation</w:t>
      </w:r>
      <w:r w:rsidR="00B9773B" w:rsidRPr="00D134B1">
        <w:t>).</w:t>
      </w:r>
    </w:p>
    <w:p w14:paraId="4A6B77A9" w14:textId="77777777" w:rsidR="00F52268" w:rsidRPr="00D134B1" w:rsidRDefault="00BD4F3D" w:rsidP="00B97D54">
      <w:pPr>
        <w:pStyle w:val="Titolo3"/>
      </w:pPr>
      <w:bookmarkStart w:id="84" w:name="_Toc320956202"/>
      <w:bookmarkStart w:id="85" w:name="_Toc321162544"/>
      <w:bookmarkStart w:id="86" w:name="_Toc321412937"/>
      <w:bookmarkStart w:id="87" w:name="_Toc321422960"/>
      <w:bookmarkStart w:id="88" w:name="_Ref364081788"/>
      <w:bookmarkStart w:id="89" w:name="_Toc364091543"/>
      <w:bookmarkEnd w:id="84"/>
      <w:bookmarkEnd w:id="85"/>
      <w:bookmarkEnd w:id="86"/>
      <w:bookmarkEnd w:id="87"/>
      <w:r w:rsidRPr="00D134B1">
        <w:t xml:space="preserve">Download Service </w:t>
      </w:r>
      <w:r w:rsidR="00F52268" w:rsidRPr="00D134B1">
        <w:t>Feed</w:t>
      </w:r>
      <w:r w:rsidR="00851C87" w:rsidRPr="00D134B1">
        <w:t>: feed</w:t>
      </w:r>
      <w:r w:rsidR="00F52268" w:rsidRPr="00D134B1">
        <w:t xml:space="preserve"> ‘li</w:t>
      </w:r>
      <w:r w:rsidR="00276C89" w:rsidRPr="00D134B1">
        <w:t>nk’ element</w:t>
      </w:r>
      <w:r w:rsidR="00A800BD">
        <w:t xml:space="preserve"> –</w:t>
      </w:r>
      <w:r w:rsidR="00276C89" w:rsidRPr="00D134B1">
        <w:t xml:space="preserve"> alternative</w:t>
      </w:r>
      <w:r w:rsidR="00F52268" w:rsidRPr="00D134B1">
        <w:t xml:space="preserve"> </w:t>
      </w:r>
      <w:r w:rsidRPr="00D134B1">
        <w:t xml:space="preserve">representation </w:t>
      </w:r>
      <w:r w:rsidR="00F52268" w:rsidRPr="00D134B1">
        <w:t>formats</w:t>
      </w:r>
      <w:bookmarkEnd w:id="88"/>
      <w:bookmarkEnd w:id="89"/>
    </w:p>
    <w:p w14:paraId="17DA664A" w14:textId="77777777" w:rsidR="002917C4" w:rsidRPr="00D134B1" w:rsidRDefault="00F52268" w:rsidP="002917C4">
      <w:r w:rsidRPr="00D134B1">
        <w:t xml:space="preserve">It is possible, although not a requirement of this guidance, to provide alternative representations of the feeds, for example in HTML. In this case the “alternate” value shall again be used for the </w:t>
      </w:r>
      <w:r w:rsidR="001062A2" w:rsidRPr="00D134B1">
        <w:t>‘</w:t>
      </w:r>
      <w:r w:rsidRPr="00D134B1">
        <w:t>rel</w:t>
      </w:r>
      <w:r w:rsidR="001062A2" w:rsidRPr="00D134B1">
        <w:t>’</w:t>
      </w:r>
      <w:r w:rsidRPr="00D134B1">
        <w:t xml:space="preserve"> attribute.</w:t>
      </w:r>
      <w:r w:rsidR="00197797" w:rsidRPr="00D134B1">
        <w:t xml:space="preserve"> </w:t>
      </w:r>
    </w:p>
    <w:p w14:paraId="3092DAD5" w14:textId="77777777" w:rsidR="00213394" w:rsidRPr="00D134B1" w:rsidRDefault="002917C4" w:rsidP="002917C4">
      <w:pPr>
        <w:pStyle w:val="Exampletitle"/>
        <w:rPr>
          <w:lang w:val="en-GB"/>
        </w:rPr>
      </w:pPr>
      <w:bookmarkStart w:id="90" w:name="_Toc364091616"/>
      <w:r w:rsidRPr="00D134B1">
        <w:rPr>
          <w:lang w:val="en-GB"/>
        </w:rPr>
        <w:t>A</w:t>
      </w:r>
      <w:r w:rsidR="00213394" w:rsidRPr="00D134B1">
        <w:rPr>
          <w:lang w:val="en-GB"/>
        </w:rPr>
        <w:t>lternati</w:t>
      </w:r>
      <w:r w:rsidRPr="00D134B1">
        <w:rPr>
          <w:lang w:val="en-GB"/>
        </w:rPr>
        <w:t>ve links to HTML versions of a</w:t>
      </w:r>
      <w:r w:rsidR="00213394" w:rsidRPr="00D134B1">
        <w:rPr>
          <w:lang w:val="en-GB"/>
        </w:rPr>
        <w:t xml:space="preserve"> document </w:t>
      </w:r>
      <w:r w:rsidR="00BD4F3D" w:rsidRPr="00D134B1">
        <w:rPr>
          <w:lang w:val="en-GB"/>
        </w:rPr>
        <w:t>(</w:t>
      </w:r>
      <w:r w:rsidR="00213394" w:rsidRPr="00D134B1">
        <w:rPr>
          <w:lang w:val="en-GB"/>
        </w:rPr>
        <w:t>in both English and German</w:t>
      </w:r>
      <w:r w:rsidR="00BD4F3D" w:rsidRPr="00D134B1">
        <w:rPr>
          <w:lang w:val="en-GB"/>
        </w:rPr>
        <w:t>)</w:t>
      </w:r>
      <w:r w:rsidR="00213394" w:rsidRPr="00D134B1">
        <w:rPr>
          <w:lang w:val="en-GB"/>
        </w:rPr>
        <w:t>.</w:t>
      </w:r>
      <w:bookmarkEnd w:id="90"/>
    </w:p>
    <w:p w14:paraId="0CE1EED4" w14:textId="77777777" w:rsidR="0010200B" w:rsidRPr="00D134B1" w:rsidRDefault="0010200B" w:rsidP="0010200B">
      <w:pPr>
        <w:pStyle w:val="XMLHighlight"/>
        <w:rPr>
          <w:lang w:val="en-GB"/>
        </w:rPr>
      </w:pPr>
      <w:r w:rsidRPr="00D134B1">
        <w:rPr>
          <w:lang w:val="en-GB"/>
        </w:rPr>
        <w:t xml:space="preserve">    &lt;!-- link to another representation of this feed (HTML) --&gt; </w:t>
      </w:r>
    </w:p>
    <w:p w14:paraId="5293FF80" w14:textId="77777777" w:rsidR="0010200B" w:rsidRPr="00D134B1" w:rsidRDefault="0010200B" w:rsidP="0010200B">
      <w:pPr>
        <w:pStyle w:val="XMLExample"/>
        <w:rPr>
          <w:lang w:val="en-GB"/>
        </w:rPr>
      </w:pPr>
      <w:r w:rsidRPr="00D134B1">
        <w:rPr>
          <w:lang w:val="en-GB"/>
        </w:rPr>
        <w:t xml:space="preserve">    &lt;link href="http://xyz.org/download/index.html" rel="alternate"</w:t>
      </w:r>
    </w:p>
    <w:p w14:paraId="12BDAC17" w14:textId="77777777" w:rsidR="0010200B" w:rsidRPr="00D134B1" w:rsidRDefault="0010200B" w:rsidP="0010200B">
      <w:pPr>
        <w:pStyle w:val="XMLExample"/>
        <w:rPr>
          <w:lang w:val="en-GB"/>
        </w:rPr>
      </w:pPr>
      <w:r w:rsidRPr="00D134B1">
        <w:rPr>
          <w:lang w:val="en-GB"/>
        </w:rPr>
        <w:t xml:space="preserve">        type="text/html" hreflang="en"</w:t>
      </w:r>
    </w:p>
    <w:p w14:paraId="117FB8FD" w14:textId="77777777" w:rsidR="0010200B" w:rsidRPr="00D134B1" w:rsidRDefault="0010200B" w:rsidP="0010200B">
      <w:pPr>
        <w:pStyle w:val="XMLExample"/>
        <w:rPr>
          <w:lang w:val="en-GB"/>
        </w:rPr>
      </w:pPr>
      <w:r w:rsidRPr="00D134B1">
        <w:rPr>
          <w:lang w:val="en-GB"/>
        </w:rPr>
        <w:t xml:space="preserve">        title="An HTML version of this</w:t>
      </w:r>
    </w:p>
    <w:p w14:paraId="6BE87216" w14:textId="77777777" w:rsidR="0010200B" w:rsidRPr="00D134B1" w:rsidRDefault="0010200B" w:rsidP="0010200B">
      <w:pPr>
        <w:pStyle w:val="XMLExample"/>
        <w:rPr>
          <w:lang w:val="en-GB"/>
        </w:rPr>
      </w:pPr>
      <w:r w:rsidRPr="00D134B1">
        <w:rPr>
          <w:lang w:val="en-GB"/>
        </w:rPr>
        <w:t xml:space="preserve">        document"/&gt;</w:t>
      </w:r>
    </w:p>
    <w:p w14:paraId="4F6DAE54" w14:textId="77777777" w:rsidR="0010200B" w:rsidRPr="00D134B1" w:rsidRDefault="0010200B" w:rsidP="0010200B">
      <w:pPr>
        <w:pStyle w:val="XMLHighlight"/>
        <w:rPr>
          <w:lang w:val="en-GB"/>
        </w:rPr>
      </w:pPr>
      <w:r w:rsidRPr="00D134B1">
        <w:rPr>
          <w:lang w:val="en-GB"/>
        </w:rPr>
        <w:t xml:space="preserve">    &lt;!-- link to this feed in HTML in another language--&gt;</w:t>
      </w:r>
    </w:p>
    <w:p w14:paraId="3DC59B91" w14:textId="77777777" w:rsidR="0010200B" w:rsidRPr="00D134B1" w:rsidRDefault="0010200B" w:rsidP="0010200B">
      <w:pPr>
        <w:pStyle w:val="XMLExample"/>
        <w:rPr>
          <w:lang w:val="en-GB"/>
        </w:rPr>
      </w:pPr>
      <w:r w:rsidRPr="00D134B1">
        <w:rPr>
          <w:lang w:val="en-GB"/>
        </w:rPr>
        <w:t xml:space="preserve">    &lt;link href="http://xyz.org/download/index.de.html" rel="alternate"</w:t>
      </w:r>
    </w:p>
    <w:p w14:paraId="60EDD55A" w14:textId="77777777" w:rsidR="0010200B" w:rsidRPr="00D134B1" w:rsidRDefault="0010200B" w:rsidP="0010200B">
      <w:pPr>
        <w:pStyle w:val="XMLExample"/>
        <w:rPr>
          <w:lang w:val="en-GB"/>
        </w:rPr>
      </w:pPr>
      <w:r w:rsidRPr="00D134B1">
        <w:rPr>
          <w:lang w:val="en-GB"/>
        </w:rPr>
        <w:t xml:space="preserve">        type="text/html" hreflang="de"</w:t>
      </w:r>
    </w:p>
    <w:p w14:paraId="1F1EC912" w14:textId="77777777" w:rsidR="0010200B" w:rsidRPr="00D134B1" w:rsidRDefault="0010200B" w:rsidP="0010200B">
      <w:pPr>
        <w:pStyle w:val="XMLExample"/>
        <w:rPr>
          <w:lang w:val="en-GB"/>
        </w:rPr>
      </w:pPr>
      <w:r w:rsidRPr="00D134B1">
        <w:rPr>
          <w:lang w:val="en-GB"/>
        </w:rPr>
        <w:t xml:space="preserve">        title="An HTML version of this</w:t>
      </w:r>
    </w:p>
    <w:p w14:paraId="7B14762D" w14:textId="77777777" w:rsidR="0010200B" w:rsidRPr="00D134B1" w:rsidRDefault="0010200B" w:rsidP="0010200B">
      <w:pPr>
        <w:pStyle w:val="XMLExample"/>
        <w:rPr>
          <w:lang w:val="en-GB"/>
        </w:rPr>
      </w:pPr>
      <w:r w:rsidRPr="00D134B1">
        <w:rPr>
          <w:lang w:val="en-GB"/>
        </w:rPr>
        <w:t xml:space="preserve">        document in German"/&gt;</w:t>
      </w:r>
    </w:p>
    <w:p w14:paraId="5B0696DB" w14:textId="77777777" w:rsidR="007155D7" w:rsidRPr="00D134B1" w:rsidRDefault="007155D7" w:rsidP="000A6B02"/>
    <w:p w14:paraId="26D628CD" w14:textId="77777777" w:rsidR="00F52268" w:rsidRPr="00D134B1" w:rsidRDefault="007155D7" w:rsidP="000A6B02">
      <w:r w:rsidRPr="00D134B1">
        <w:t>The HTML representation is useful to control how Atom feeds are displayed in different browsers and to be sure that all download links are easily accessible.</w:t>
      </w:r>
    </w:p>
    <w:p w14:paraId="00E800C4" w14:textId="77777777" w:rsidR="007155D7" w:rsidRPr="00D134B1" w:rsidRDefault="007155D7" w:rsidP="000A6B02">
      <w:r w:rsidRPr="00D134B1">
        <w:t xml:space="preserve">For example, </w:t>
      </w:r>
      <w:r w:rsidR="0037185B" w:rsidRPr="00D134B1">
        <w:t xml:space="preserve">in </w:t>
      </w:r>
      <w:r w:rsidRPr="00D134B1">
        <w:t xml:space="preserve">Internet Explorer </w:t>
      </w:r>
      <w:r w:rsidR="0037185B" w:rsidRPr="00D134B1">
        <w:t>the link to dataset feeds are not clickable.</w:t>
      </w:r>
    </w:p>
    <w:p w14:paraId="5F720CD5" w14:textId="77777777" w:rsidR="007155D7" w:rsidRPr="00D134B1" w:rsidRDefault="00552682" w:rsidP="000A6B02">
      <w:r>
        <w:t xml:space="preserve">The two screenshots shown in </w:t>
      </w:r>
      <w:r>
        <w:fldChar w:fldCharType="begin"/>
      </w:r>
      <w:r>
        <w:instrText xml:space="preserve"> REF _Ref363830804 \h </w:instrText>
      </w:r>
      <w:r>
        <w:fldChar w:fldCharType="separate"/>
      </w:r>
      <w:r w:rsidR="00BB00B0">
        <w:t xml:space="preserve">Figure </w:t>
      </w:r>
      <w:r w:rsidR="00BB00B0">
        <w:rPr>
          <w:noProof/>
        </w:rPr>
        <w:t>6</w:t>
      </w:r>
      <w:r>
        <w:fldChar w:fldCharType="end"/>
      </w:r>
      <w:r>
        <w:t xml:space="preserve"> and </w:t>
      </w:r>
      <w:r>
        <w:fldChar w:fldCharType="begin"/>
      </w:r>
      <w:r>
        <w:instrText xml:space="preserve"> REF _Ref363830806 \h </w:instrText>
      </w:r>
      <w:r>
        <w:fldChar w:fldCharType="separate"/>
      </w:r>
      <w:r w:rsidR="00BB00B0">
        <w:t xml:space="preserve">Figure </w:t>
      </w:r>
      <w:r w:rsidR="00BB00B0">
        <w:rPr>
          <w:noProof/>
        </w:rPr>
        <w:t>7</w:t>
      </w:r>
      <w:r>
        <w:fldChar w:fldCharType="end"/>
      </w:r>
      <w:r>
        <w:t xml:space="preserve"> illustrate that, when </w:t>
      </w:r>
      <w:r w:rsidR="0037185B" w:rsidRPr="00D134B1">
        <w:t>using the HTML representations</w:t>
      </w:r>
      <w:r>
        <w:t>,</w:t>
      </w:r>
      <w:r w:rsidR="0037185B" w:rsidRPr="00D134B1">
        <w:t xml:space="preserve"> feed visualization is consistent </w:t>
      </w:r>
      <w:r>
        <w:t xml:space="preserve">between browsers, </w:t>
      </w:r>
      <w:r w:rsidR="0037185B" w:rsidRPr="00D134B1">
        <w:t>and download links (boxed in red) are accessible from the top feed.</w:t>
      </w:r>
    </w:p>
    <w:p w14:paraId="356338F9" w14:textId="3181A8C0" w:rsidR="00AD7005" w:rsidRDefault="00140FE2" w:rsidP="00D124F4">
      <w:pPr>
        <w:keepNext/>
        <w:jc w:val="center"/>
      </w:pPr>
      <w:r w:rsidRPr="00D134B1">
        <w:rPr>
          <w:noProof/>
        </w:rPr>
        <w:drawing>
          <wp:inline distT="0" distB="0" distL="0" distR="0" wp14:anchorId="3DF60622" wp14:editId="2C00B08C">
            <wp:extent cx="5762625" cy="349567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495675"/>
                    </a:xfrm>
                    <a:prstGeom prst="rect">
                      <a:avLst/>
                    </a:prstGeom>
                    <a:noFill/>
                    <a:ln>
                      <a:noFill/>
                    </a:ln>
                  </pic:spPr>
                </pic:pic>
              </a:graphicData>
            </a:graphic>
          </wp:inline>
        </w:drawing>
      </w:r>
    </w:p>
    <w:p w14:paraId="3A8D757C" w14:textId="77777777" w:rsidR="007155D7" w:rsidRPr="00D134B1" w:rsidRDefault="00AD7005" w:rsidP="00D124F4">
      <w:pPr>
        <w:pStyle w:val="Didascalia"/>
        <w:jc w:val="center"/>
      </w:pPr>
      <w:bookmarkStart w:id="91" w:name="_Ref363830804"/>
      <w:bookmarkStart w:id="92" w:name="_Toc364091670"/>
      <w:r>
        <w:t xml:space="preserve">Figure </w:t>
      </w:r>
      <w:r>
        <w:fldChar w:fldCharType="begin"/>
      </w:r>
      <w:r>
        <w:instrText xml:space="preserve"> SEQ Figure \* ARABIC </w:instrText>
      </w:r>
      <w:r>
        <w:fldChar w:fldCharType="separate"/>
      </w:r>
      <w:r w:rsidR="00BB00B0">
        <w:rPr>
          <w:noProof/>
        </w:rPr>
        <w:t>6</w:t>
      </w:r>
      <w:r>
        <w:fldChar w:fldCharType="end"/>
      </w:r>
      <w:bookmarkEnd w:id="91"/>
      <w:r>
        <w:t>. Atom feed viewed in Firefox</w:t>
      </w:r>
      <w:bookmarkEnd w:id="92"/>
    </w:p>
    <w:p w14:paraId="5FE0E565" w14:textId="77777777" w:rsidR="007155D7" w:rsidRPr="00D134B1" w:rsidRDefault="007155D7" w:rsidP="000A6B02"/>
    <w:p w14:paraId="51CD3B3E" w14:textId="73F63AC9" w:rsidR="00AD7005" w:rsidRDefault="00140FE2" w:rsidP="00D124F4">
      <w:pPr>
        <w:keepNext/>
        <w:jc w:val="center"/>
      </w:pPr>
      <w:r w:rsidRPr="00D134B1">
        <w:rPr>
          <w:noProof/>
        </w:rPr>
        <w:drawing>
          <wp:inline distT="0" distB="0" distL="0" distR="0" wp14:anchorId="22561FF8" wp14:editId="1E13AD90">
            <wp:extent cx="5762625" cy="36290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629025"/>
                    </a:xfrm>
                    <a:prstGeom prst="rect">
                      <a:avLst/>
                    </a:prstGeom>
                    <a:noFill/>
                    <a:ln>
                      <a:noFill/>
                    </a:ln>
                  </pic:spPr>
                </pic:pic>
              </a:graphicData>
            </a:graphic>
          </wp:inline>
        </w:drawing>
      </w:r>
    </w:p>
    <w:p w14:paraId="49669469" w14:textId="77777777" w:rsidR="00AD7005" w:rsidRPr="00D134B1" w:rsidRDefault="00AD7005" w:rsidP="00D124F4">
      <w:pPr>
        <w:jc w:val="center"/>
      </w:pPr>
      <w:bookmarkStart w:id="93" w:name="_Ref363830806"/>
      <w:bookmarkStart w:id="94" w:name="_Toc364091671"/>
      <w:r>
        <w:t xml:space="preserve">Figure </w:t>
      </w:r>
      <w:r>
        <w:fldChar w:fldCharType="begin"/>
      </w:r>
      <w:r>
        <w:instrText xml:space="preserve"> SEQ Figure \* ARABIC </w:instrText>
      </w:r>
      <w:r>
        <w:fldChar w:fldCharType="separate"/>
      </w:r>
      <w:r w:rsidR="00BB00B0">
        <w:rPr>
          <w:noProof/>
        </w:rPr>
        <w:t>7</w:t>
      </w:r>
      <w:r>
        <w:fldChar w:fldCharType="end"/>
      </w:r>
      <w:bookmarkEnd w:id="93"/>
      <w:r>
        <w:t>. Ato</w:t>
      </w:r>
      <w:r w:rsidR="00434151">
        <w:t>m</w:t>
      </w:r>
      <w:r>
        <w:t xml:space="preserve"> feed viewed in Internet Explorer</w:t>
      </w:r>
      <w:bookmarkEnd w:id="94"/>
    </w:p>
    <w:p w14:paraId="7F5866A5" w14:textId="77777777" w:rsidR="007155D7" w:rsidRPr="00D134B1" w:rsidRDefault="007155D7" w:rsidP="00D124F4">
      <w:pPr>
        <w:pStyle w:val="Didascalia"/>
      </w:pPr>
    </w:p>
    <w:p w14:paraId="7D66B45C" w14:textId="77777777" w:rsidR="00276C89" w:rsidRPr="0039031F" w:rsidRDefault="00CB7947" w:rsidP="0039031F">
      <w:pPr>
        <w:pStyle w:val="TGRecommend"/>
      </w:pPr>
      <w:r w:rsidRPr="0039031F">
        <w:t xml:space="preserve">Alternative representations (for example HTML) </w:t>
      </w:r>
      <w:r w:rsidR="007D146D" w:rsidRPr="0039031F">
        <w:t>should</w:t>
      </w:r>
      <w:r w:rsidRPr="0039031F">
        <w:t xml:space="preserve"> be provided as links. Where this is done the </w:t>
      </w:r>
      <w:r w:rsidR="00434151" w:rsidRPr="0039031F">
        <w:t>‘</w:t>
      </w:r>
      <w:r w:rsidRPr="0039031F">
        <w:t>rel</w:t>
      </w:r>
      <w:r w:rsidR="00434151" w:rsidRPr="0039031F">
        <w:t>’</w:t>
      </w:r>
      <w:r w:rsidRPr="0039031F">
        <w:t xml:space="preserve"> attribute </w:t>
      </w:r>
      <w:r w:rsidR="00552682" w:rsidRPr="0039031F">
        <w:t>should</w:t>
      </w:r>
      <w:r w:rsidRPr="0039031F">
        <w:t xml:space="preserve"> have the value “alternate”.</w:t>
      </w:r>
    </w:p>
    <w:p w14:paraId="68222754" w14:textId="77777777" w:rsidR="00A43DA5" w:rsidRDefault="00A43DA5" w:rsidP="00A43DA5"/>
    <w:p w14:paraId="014BAFBD" w14:textId="77777777" w:rsidR="00A43DA5" w:rsidRPr="00A43DA5" w:rsidRDefault="00A43DA5" w:rsidP="00A43DA5">
      <w:r>
        <w:t>NOTE</w:t>
      </w:r>
      <w:r>
        <w:tab/>
        <w:t xml:space="preserve">In the Apple Safari browser, Atom feed support has been removed starting in version 6. The open source and free Vienna RSS/Atom feed reader application </w:t>
      </w:r>
      <w:r w:rsidR="00874515">
        <w:t>(</w:t>
      </w:r>
      <w:hyperlink r:id="rId35" w:history="1">
        <w:r w:rsidR="00874515" w:rsidRPr="007A1FD3">
          <w:rPr>
            <w:rStyle w:val="Collegamentoipertestuale"/>
          </w:rPr>
          <w:t>http://www.vienna-rss.org/</w:t>
        </w:r>
      </w:hyperlink>
      <w:r w:rsidR="00874515">
        <w:t>) has been successfully tested as a replacement of the functionality previously available in Safari.</w:t>
      </w:r>
    </w:p>
    <w:p w14:paraId="4FA1A08E" w14:textId="77777777" w:rsidR="00276C89" w:rsidRPr="00D134B1" w:rsidRDefault="00BD4F3D" w:rsidP="00B97D54">
      <w:pPr>
        <w:pStyle w:val="Titolo3"/>
      </w:pPr>
      <w:bookmarkStart w:id="95" w:name="_Toc364091544"/>
      <w:r w:rsidRPr="00D134B1">
        <w:t xml:space="preserve">Download Service </w:t>
      </w:r>
      <w:r w:rsidR="00276C89" w:rsidRPr="00D134B1">
        <w:t>Feed</w:t>
      </w:r>
      <w:r w:rsidR="00851C87" w:rsidRPr="00D134B1">
        <w:t>: feed</w:t>
      </w:r>
      <w:r w:rsidR="00276C89" w:rsidRPr="00D134B1">
        <w:t xml:space="preserve"> ‘id’ element</w:t>
      </w:r>
      <w:bookmarkEnd w:id="95"/>
    </w:p>
    <w:p w14:paraId="06993897" w14:textId="77777777" w:rsidR="00276C89" w:rsidRPr="00D134B1" w:rsidRDefault="00276C89" w:rsidP="00276C89">
      <w:r w:rsidRPr="00D134B1">
        <w:t>An identifier shall be provided for the feed as a whole</w:t>
      </w:r>
      <w:r w:rsidR="0035251D" w:rsidRPr="00D134B1">
        <w:t>.</w:t>
      </w:r>
      <w:r w:rsidR="00E92FF6" w:rsidRPr="00D134B1">
        <w:t xml:space="preserve"> This identifier shall be the same HTTP URI that was used for the ‘self’ reference and shall therefore also </w:t>
      </w:r>
      <w:r w:rsidR="00537653" w:rsidRPr="00D134B1">
        <w:t>dereference to the feed itself.</w:t>
      </w:r>
    </w:p>
    <w:p w14:paraId="3F1C9EFF" w14:textId="77777777" w:rsidR="00E92FF6" w:rsidRPr="00D134B1" w:rsidRDefault="00E92FF6" w:rsidP="00276C89">
      <w:r w:rsidRPr="00D134B1">
        <w:t>(In the Atom standard it is not required that the ‘id’ matches the ‘self’ reference but since this Download TG requires the use of HTTP URIs to identify feeds they are the same as a consequence).</w:t>
      </w:r>
    </w:p>
    <w:p w14:paraId="480C6192" w14:textId="77777777" w:rsidR="002917C4" w:rsidRPr="00D134B1" w:rsidRDefault="002917C4" w:rsidP="002917C4">
      <w:pPr>
        <w:pStyle w:val="Exampletitle"/>
        <w:rPr>
          <w:lang w:val="en-GB"/>
        </w:rPr>
      </w:pPr>
      <w:bookmarkStart w:id="96" w:name="_Toc364091617"/>
      <w:r w:rsidRPr="00D134B1">
        <w:rPr>
          <w:lang w:val="en-GB"/>
        </w:rPr>
        <w:t>Example feed id</w:t>
      </w:r>
      <w:r w:rsidR="00B910D5" w:rsidRPr="00D134B1">
        <w:rPr>
          <w:lang w:val="en-GB"/>
        </w:rPr>
        <w:t xml:space="preserve"> element</w:t>
      </w:r>
      <w:bookmarkEnd w:id="96"/>
    </w:p>
    <w:p w14:paraId="1E07FC14" w14:textId="77777777" w:rsidR="00197797" w:rsidRPr="00D134B1" w:rsidRDefault="00197797" w:rsidP="00197797">
      <w:pPr>
        <w:pStyle w:val="XMLHighlight"/>
        <w:rPr>
          <w:lang w:val="en-GB"/>
        </w:rPr>
      </w:pPr>
      <w:r w:rsidRPr="00D134B1">
        <w:rPr>
          <w:lang w:val="en-GB"/>
        </w:rPr>
        <w:t xml:space="preserve">    &lt;!-- identifier --&gt;</w:t>
      </w:r>
    </w:p>
    <w:p w14:paraId="335E3D2B" w14:textId="77777777" w:rsidR="00197797" w:rsidRPr="00D134B1" w:rsidRDefault="00197797" w:rsidP="00197797">
      <w:pPr>
        <w:pStyle w:val="XMLExample"/>
        <w:rPr>
          <w:lang w:val="en-GB"/>
        </w:rPr>
      </w:pPr>
      <w:r w:rsidRPr="00D134B1">
        <w:rPr>
          <w:lang w:val="en-GB"/>
        </w:rPr>
        <w:t xml:space="preserve">    &lt;id&gt;http://xyz.org/download/en.xml&lt;/id&gt;</w:t>
      </w:r>
    </w:p>
    <w:p w14:paraId="415D7369" w14:textId="77777777" w:rsidR="00276C89" w:rsidRPr="00D134B1" w:rsidRDefault="00276C89" w:rsidP="0039031F">
      <w:pPr>
        <w:pStyle w:val="TGStyle1"/>
        <w:rPr>
          <w:i/>
        </w:rPr>
      </w:pPr>
      <w:r w:rsidRPr="00D134B1">
        <w:t xml:space="preserve">The ‘id’ element of a feed shall contain </w:t>
      </w:r>
      <w:r w:rsidR="00F441D2" w:rsidRPr="00D134B1">
        <w:t xml:space="preserve">an HTTP URI which </w:t>
      </w:r>
      <w:r w:rsidR="006509A7" w:rsidRPr="008C32EF">
        <w:t>dereferences</w:t>
      </w:r>
      <w:r w:rsidR="00F441D2" w:rsidRPr="00D134B1">
        <w:t xml:space="preserve"> to the feed</w:t>
      </w:r>
    </w:p>
    <w:p w14:paraId="3921665A" w14:textId="77777777" w:rsidR="00220266" w:rsidRPr="00D134B1" w:rsidRDefault="00BD4F3D" w:rsidP="00B97D54">
      <w:pPr>
        <w:pStyle w:val="Titolo3"/>
      </w:pPr>
      <w:bookmarkStart w:id="97" w:name="_Toc364091545"/>
      <w:r w:rsidRPr="00D134B1">
        <w:t xml:space="preserve">Download Service </w:t>
      </w:r>
      <w:r w:rsidR="00220266" w:rsidRPr="00D134B1">
        <w:t>Feed</w:t>
      </w:r>
      <w:r w:rsidR="00851C87" w:rsidRPr="00D134B1">
        <w:t>: feed</w:t>
      </w:r>
      <w:r w:rsidR="00220266" w:rsidRPr="00D134B1">
        <w:t xml:space="preserve"> ‘rights’ element</w:t>
      </w:r>
      <w:bookmarkEnd w:id="97"/>
    </w:p>
    <w:p w14:paraId="5160510D" w14:textId="77777777" w:rsidR="00220266" w:rsidRPr="00D134B1" w:rsidRDefault="00220266" w:rsidP="00220266">
      <w:r w:rsidRPr="00D134B1">
        <w:t xml:space="preserve">The </w:t>
      </w:r>
      <w:r w:rsidR="00901476" w:rsidRPr="00D134B1">
        <w:t>‘</w:t>
      </w:r>
      <w:r w:rsidRPr="00D134B1">
        <w:t>rights</w:t>
      </w:r>
      <w:r w:rsidR="00901476" w:rsidRPr="00D134B1">
        <w:t>’</w:t>
      </w:r>
      <w:r w:rsidRPr="00D134B1">
        <w:t xml:space="preserve"> element shall be used to capture any information about rights</w:t>
      </w:r>
      <w:r w:rsidR="00C054FA" w:rsidRPr="00D134B1">
        <w:t xml:space="preserve"> or restrictions</w:t>
      </w:r>
      <w:r w:rsidR="00BD4F3D" w:rsidRPr="00D134B1">
        <w:t xml:space="preserve"> to the Download Service</w:t>
      </w:r>
      <w:r w:rsidR="00C054FA" w:rsidRPr="00D134B1">
        <w:t>.</w:t>
      </w:r>
      <w:r w:rsidR="007D31B9" w:rsidRPr="00D134B1">
        <w:t xml:space="preserve"> </w:t>
      </w:r>
      <w:r w:rsidR="00CB0362" w:rsidRPr="00D134B1">
        <w:t xml:space="preserve">Typically this will correspond with the </w:t>
      </w:r>
      <w:r w:rsidR="007D31B9" w:rsidRPr="00D134B1">
        <w:t xml:space="preserve">value of </w:t>
      </w:r>
      <w:r w:rsidR="00CB0362" w:rsidRPr="00D134B1">
        <w:t>‘</w:t>
      </w:r>
      <w:r w:rsidR="007D31B9" w:rsidRPr="00D134B1">
        <w:t>accessConstraints</w:t>
      </w:r>
      <w:r w:rsidR="00CB0362" w:rsidRPr="00D134B1">
        <w:t>’ in the corresponding service metadata record.</w:t>
      </w:r>
      <w:r w:rsidR="00BD4F3D" w:rsidRPr="00D134B1">
        <w:t xml:space="preserve"> Note that rights and restrictions may also be applied to individual pre-defined datasets in the linked “Dataset feed”.</w:t>
      </w:r>
    </w:p>
    <w:p w14:paraId="77124F10" w14:textId="77777777" w:rsidR="00B910D5" w:rsidRPr="00D134B1" w:rsidRDefault="00B910D5" w:rsidP="00B910D5">
      <w:pPr>
        <w:pStyle w:val="Exampletitle"/>
        <w:rPr>
          <w:lang w:val="en-GB"/>
        </w:rPr>
      </w:pPr>
      <w:bookmarkStart w:id="98" w:name="_Toc364091618"/>
      <w:r w:rsidRPr="00D134B1">
        <w:rPr>
          <w:lang w:val="en-GB"/>
        </w:rPr>
        <w:t>Example feed rights element</w:t>
      </w:r>
      <w:bookmarkEnd w:id="98"/>
    </w:p>
    <w:p w14:paraId="147015DF" w14:textId="77777777" w:rsidR="00DD60A3" w:rsidRPr="00D134B1" w:rsidRDefault="00DD60A3" w:rsidP="00DD60A3">
      <w:pPr>
        <w:pStyle w:val="XMLHighlight"/>
        <w:rPr>
          <w:lang w:val="en-GB"/>
        </w:rPr>
      </w:pPr>
      <w:r w:rsidRPr="00D134B1">
        <w:rPr>
          <w:lang w:val="en-GB"/>
        </w:rPr>
        <w:t xml:space="preserve">    &lt;!-- rights, access restrictions --&gt;</w:t>
      </w:r>
    </w:p>
    <w:p w14:paraId="2B03C5A2" w14:textId="77777777" w:rsidR="00DD60A3" w:rsidRPr="00D134B1" w:rsidRDefault="00DD60A3" w:rsidP="00DD60A3">
      <w:pPr>
        <w:pStyle w:val="XMLExample"/>
        <w:rPr>
          <w:lang w:val="en-GB"/>
        </w:rPr>
      </w:pPr>
      <w:r w:rsidRPr="00D134B1">
        <w:rPr>
          <w:lang w:val="en-GB"/>
        </w:rPr>
        <w:t xml:space="preserve">    &lt;rights&gt;Copyright (c) 2012, XYZ; all rights reserved&lt;/rights&gt;</w:t>
      </w:r>
    </w:p>
    <w:p w14:paraId="4AC1A57A" w14:textId="77777777" w:rsidR="00220266" w:rsidRPr="00D134B1" w:rsidRDefault="00220266" w:rsidP="0039031F">
      <w:pPr>
        <w:pStyle w:val="TGStyle1"/>
        <w:rPr>
          <w:i/>
        </w:rPr>
      </w:pPr>
      <w:r w:rsidRPr="00D134B1">
        <w:t>The ‘</w:t>
      </w:r>
      <w:r w:rsidR="007564E3" w:rsidRPr="00D134B1">
        <w:t>rights</w:t>
      </w:r>
      <w:r w:rsidR="00662F05" w:rsidRPr="00D134B1">
        <w:t>’</w:t>
      </w:r>
      <w:r w:rsidRPr="00D134B1">
        <w:t xml:space="preserve"> el</w:t>
      </w:r>
      <w:r w:rsidR="007564E3" w:rsidRPr="00D134B1">
        <w:t>ement of a feed shall contain information about rights or restrictions f</w:t>
      </w:r>
      <w:r w:rsidRPr="00D134B1">
        <w:t>or that feed.</w:t>
      </w:r>
    </w:p>
    <w:p w14:paraId="01F61A0F" w14:textId="77777777" w:rsidR="00901476" w:rsidRPr="00D134B1" w:rsidRDefault="00BD4F3D" w:rsidP="00B97D54">
      <w:pPr>
        <w:pStyle w:val="Titolo3"/>
      </w:pPr>
      <w:bookmarkStart w:id="99" w:name="_Toc364091546"/>
      <w:r w:rsidRPr="00D134B1">
        <w:t xml:space="preserve">Download Service </w:t>
      </w:r>
      <w:r w:rsidR="00901476" w:rsidRPr="00D134B1">
        <w:t>Feed</w:t>
      </w:r>
      <w:r w:rsidR="00851C87" w:rsidRPr="00D134B1">
        <w:t>: feed</w:t>
      </w:r>
      <w:r w:rsidR="00901476" w:rsidRPr="00D134B1">
        <w:t xml:space="preserve"> ‘updated’ element</w:t>
      </w:r>
      <w:bookmarkEnd w:id="99"/>
    </w:p>
    <w:p w14:paraId="595251AB" w14:textId="77777777" w:rsidR="00901476" w:rsidRPr="00D134B1" w:rsidRDefault="00901476" w:rsidP="00901476">
      <w:pPr>
        <w:rPr>
          <w:i/>
        </w:rPr>
      </w:pPr>
      <w:r w:rsidRPr="00D134B1">
        <w:t xml:space="preserve">The </w:t>
      </w:r>
      <w:r w:rsidR="00EB5906" w:rsidRPr="00D134B1">
        <w:t>‘</w:t>
      </w:r>
      <w:r w:rsidRPr="008C32EF">
        <w:t>updated’</w:t>
      </w:r>
      <w:r w:rsidRPr="00D134B1">
        <w:t xml:space="preserve"> element shall contain the date and time of the most recent changes to the feed.</w:t>
      </w:r>
      <w:r w:rsidR="00C738FA" w:rsidRPr="00D134B1">
        <w:t xml:space="preserve"> </w:t>
      </w:r>
    </w:p>
    <w:p w14:paraId="4613EB02" w14:textId="77777777" w:rsidR="00B910D5" w:rsidRPr="00D134B1" w:rsidRDefault="00B910D5" w:rsidP="00F226C4">
      <w:pPr>
        <w:pStyle w:val="Exampletitle"/>
        <w:rPr>
          <w:lang w:val="en-GB"/>
        </w:rPr>
      </w:pPr>
      <w:bookmarkStart w:id="100" w:name="_Toc364091619"/>
      <w:r w:rsidRPr="00D134B1">
        <w:rPr>
          <w:lang w:val="en-GB"/>
        </w:rPr>
        <w:t>Example upd</w:t>
      </w:r>
      <w:r w:rsidR="00F226C4" w:rsidRPr="00D134B1">
        <w:rPr>
          <w:lang w:val="en-GB"/>
        </w:rPr>
        <w:t>ated el</w:t>
      </w:r>
      <w:r w:rsidRPr="00D134B1">
        <w:rPr>
          <w:lang w:val="en-GB"/>
        </w:rPr>
        <w:t>ement</w:t>
      </w:r>
      <w:bookmarkEnd w:id="100"/>
    </w:p>
    <w:p w14:paraId="052B8D10" w14:textId="77777777" w:rsidR="003F27FF" w:rsidRPr="00D134B1" w:rsidRDefault="003F27FF" w:rsidP="003F27FF">
      <w:pPr>
        <w:pStyle w:val="XMLHighlight"/>
        <w:rPr>
          <w:lang w:val="en-GB"/>
        </w:rPr>
      </w:pPr>
      <w:r w:rsidRPr="00D134B1">
        <w:rPr>
          <w:lang w:val="en-GB"/>
        </w:rPr>
        <w:t xml:space="preserve">    &lt;!-- date/time this feed was last updated --&gt;</w:t>
      </w:r>
    </w:p>
    <w:p w14:paraId="72CF506A" w14:textId="77777777" w:rsidR="00B512DF" w:rsidRPr="00D134B1" w:rsidRDefault="003F27FF" w:rsidP="003F27FF">
      <w:pPr>
        <w:pStyle w:val="XMLExample"/>
        <w:rPr>
          <w:lang w:val="en-GB"/>
        </w:rPr>
      </w:pPr>
      <w:r w:rsidRPr="00D134B1">
        <w:rPr>
          <w:lang w:val="en-GB"/>
        </w:rPr>
        <w:t xml:space="preserve">    &lt;updated&gt;2012-03-31T13:45:03Z&lt;/updated&gt;</w:t>
      </w:r>
    </w:p>
    <w:p w14:paraId="164CD5CA" w14:textId="77777777" w:rsidR="00901476" w:rsidRPr="00D134B1" w:rsidRDefault="00901476" w:rsidP="0039031F">
      <w:pPr>
        <w:pStyle w:val="TGStyle1"/>
        <w:rPr>
          <w:i/>
        </w:rPr>
      </w:pPr>
      <w:r w:rsidRPr="00D134B1">
        <w:t>The ‘</w:t>
      </w:r>
      <w:r w:rsidR="00662F05" w:rsidRPr="00D134B1">
        <w:t>updated’</w:t>
      </w:r>
      <w:r w:rsidRPr="00D134B1">
        <w:t xml:space="preserve"> element of a feed shall contain </w:t>
      </w:r>
      <w:r w:rsidR="00662F05" w:rsidRPr="00D134B1">
        <w:t>the date</w:t>
      </w:r>
      <w:r w:rsidR="00630736" w:rsidRPr="00D134B1">
        <w:t>,</w:t>
      </w:r>
      <w:r w:rsidR="00662F05" w:rsidRPr="00D134B1">
        <w:t xml:space="preserve"> time </w:t>
      </w:r>
      <w:r w:rsidR="00630736" w:rsidRPr="00D134B1">
        <w:t xml:space="preserve">and timezone </w:t>
      </w:r>
      <w:r w:rsidR="00662F05" w:rsidRPr="00D134B1">
        <w:t>at which the feed was last updated.</w:t>
      </w:r>
    </w:p>
    <w:p w14:paraId="1CB273C9" w14:textId="77777777" w:rsidR="00CD02F1" w:rsidRPr="00D134B1" w:rsidRDefault="00BD4F3D" w:rsidP="00B97D54">
      <w:pPr>
        <w:pStyle w:val="Titolo3"/>
      </w:pPr>
      <w:bookmarkStart w:id="101" w:name="_Toc323199660"/>
      <w:bookmarkStart w:id="102" w:name="_Toc323200883"/>
      <w:bookmarkStart w:id="103" w:name="_Toc323201042"/>
      <w:bookmarkStart w:id="104" w:name="_Toc323399755"/>
      <w:bookmarkStart w:id="105" w:name="_Toc323399866"/>
      <w:bookmarkStart w:id="106" w:name="_Toc323816739"/>
      <w:bookmarkStart w:id="107" w:name="_Toc323816850"/>
      <w:bookmarkStart w:id="108" w:name="_Toc323816961"/>
      <w:bookmarkStart w:id="109" w:name="_Toc323827934"/>
      <w:bookmarkStart w:id="110" w:name="_Toc323199661"/>
      <w:bookmarkStart w:id="111" w:name="_Toc323200884"/>
      <w:bookmarkStart w:id="112" w:name="_Toc323201043"/>
      <w:bookmarkStart w:id="113" w:name="_Toc323399756"/>
      <w:bookmarkStart w:id="114" w:name="_Toc323399867"/>
      <w:bookmarkStart w:id="115" w:name="_Toc323816740"/>
      <w:bookmarkStart w:id="116" w:name="_Toc323816851"/>
      <w:bookmarkStart w:id="117" w:name="_Toc323816962"/>
      <w:bookmarkStart w:id="118" w:name="_Toc323827935"/>
      <w:bookmarkStart w:id="119" w:name="_Toc323199662"/>
      <w:bookmarkStart w:id="120" w:name="_Toc323200885"/>
      <w:bookmarkStart w:id="121" w:name="_Toc323201044"/>
      <w:bookmarkStart w:id="122" w:name="_Toc323399757"/>
      <w:bookmarkStart w:id="123" w:name="_Toc323399868"/>
      <w:bookmarkStart w:id="124" w:name="_Toc323816741"/>
      <w:bookmarkStart w:id="125" w:name="_Toc323816852"/>
      <w:bookmarkStart w:id="126" w:name="_Toc323816963"/>
      <w:bookmarkStart w:id="127" w:name="_Toc323827936"/>
      <w:bookmarkStart w:id="128" w:name="_Toc323199665"/>
      <w:bookmarkStart w:id="129" w:name="_Toc323200888"/>
      <w:bookmarkStart w:id="130" w:name="_Toc323201047"/>
      <w:bookmarkStart w:id="131" w:name="_Toc323399760"/>
      <w:bookmarkStart w:id="132" w:name="_Toc323399871"/>
      <w:bookmarkStart w:id="133" w:name="_Toc323816744"/>
      <w:bookmarkStart w:id="134" w:name="_Toc323816855"/>
      <w:bookmarkStart w:id="135" w:name="_Toc323816966"/>
      <w:bookmarkStart w:id="136" w:name="_Toc323827939"/>
      <w:bookmarkStart w:id="137" w:name="_Toc323199666"/>
      <w:bookmarkStart w:id="138" w:name="_Toc323200889"/>
      <w:bookmarkStart w:id="139" w:name="_Toc323201048"/>
      <w:bookmarkStart w:id="140" w:name="_Toc323399761"/>
      <w:bookmarkStart w:id="141" w:name="_Toc323399872"/>
      <w:bookmarkStart w:id="142" w:name="_Toc323816745"/>
      <w:bookmarkStart w:id="143" w:name="_Toc323816856"/>
      <w:bookmarkStart w:id="144" w:name="_Toc323816967"/>
      <w:bookmarkStart w:id="145" w:name="_Toc323827940"/>
      <w:bookmarkStart w:id="146" w:name="_Toc364091547"/>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Pr="00D134B1">
        <w:t xml:space="preserve">Download Service </w:t>
      </w:r>
      <w:r w:rsidR="00CD02F1" w:rsidRPr="00D134B1">
        <w:t>Feed</w:t>
      </w:r>
      <w:r w:rsidR="00851C87" w:rsidRPr="00D134B1">
        <w:t>: feed</w:t>
      </w:r>
      <w:r w:rsidR="00CD02F1" w:rsidRPr="00D134B1">
        <w:t xml:space="preserve"> ‘author’ element</w:t>
      </w:r>
      <w:bookmarkEnd w:id="146"/>
    </w:p>
    <w:p w14:paraId="0510B1DA" w14:textId="77777777" w:rsidR="00CD02F1" w:rsidRPr="00D134B1" w:rsidRDefault="00CD02F1" w:rsidP="00CD02F1">
      <w:r w:rsidRPr="00D134B1">
        <w:t xml:space="preserve">The </w:t>
      </w:r>
      <w:r w:rsidRPr="008C32EF">
        <w:t>’author’</w:t>
      </w:r>
      <w:r w:rsidRPr="00D134B1">
        <w:t xml:space="preserve"> element shall contain the contact information for the author of the feed. This may be contact information for an individual or organisation responsible for the feed</w:t>
      </w:r>
      <w:r w:rsidR="00AA33D4" w:rsidRPr="00D134B1">
        <w:t>.</w:t>
      </w:r>
      <w:r w:rsidR="00C05BF5" w:rsidRPr="00D134B1">
        <w:t xml:space="preserve"> More than one author element may be provided</w:t>
      </w:r>
      <w:r w:rsidR="00C25D8D" w:rsidRPr="00D134B1">
        <w:t>.</w:t>
      </w:r>
    </w:p>
    <w:p w14:paraId="6C83A4C6" w14:textId="77777777" w:rsidR="00F226C4" w:rsidRPr="00D134B1" w:rsidRDefault="00F226C4" w:rsidP="00F226C4">
      <w:pPr>
        <w:pStyle w:val="Exampletitle"/>
        <w:rPr>
          <w:lang w:val="en-GB"/>
        </w:rPr>
      </w:pPr>
      <w:bookmarkStart w:id="147" w:name="_Toc364091620"/>
      <w:r w:rsidRPr="00D134B1">
        <w:rPr>
          <w:lang w:val="en-GB"/>
        </w:rPr>
        <w:t>Example feed author element</w:t>
      </w:r>
      <w:bookmarkEnd w:id="147"/>
    </w:p>
    <w:p w14:paraId="1155430F" w14:textId="77777777" w:rsidR="00C25D8D" w:rsidRPr="00D134B1" w:rsidRDefault="00C25D8D" w:rsidP="00C25D8D">
      <w:pPr>
        <w:pStyle w:val="XMLHighlight"/>
        <w:rPr>
          <w:lang w:val="en-GB"/>
        </w:rPr>
      </w:pPr>
      <w:r w:rsidRPr="00D134B1">
        <w:rPr>
          <w:lang w:val="en-GB"/>
        </w:rPr>
        <w:t xml:space="preserve">    &lt;!-- author contact information --&gt;</w:t>
      </w:r>
    </w:p>
    <w:p w14:paraId="0EFA4522" w14:textId="77777777" w:rsidR="00C25D8D" w:rsidRPr="00D134B1" w:rsidRDefault="00C25D8D" w:rsidP="00C15351">
      <w:pPr>
        <w:pStyle w:val="XMLExample"/>
        <w:rPr>
          <w:lang w:val="en-GB"/>
        </w:rPr>
      </w:pPr>
      <w:r w:rsidRPr="00D134B1">
        <w:rPr>
          <w:lang w:val="en-GB"/>
        </w:rPr>
        <w:t xml:space="preserve">    &lt;author&gt;</w:t>
      </w:r>
    </w:p>
    <w:p w14:paraId="323AE30C" w14:textId="77777777" w:rsidR="00C25D8D" w:rsidRPr="00D134B1" w:rsidRDefault="00C25D8D" w:rsidP="00C15351">
      <w:pPr>
        <w:pStyle w:val="XMLExample"/>
        <w:rPr>
          <w:lang w:val="en-GB"/>
        </w:rPr>
      </w:pPr>
      <w:r w:rsidRPr="00D134B1">
        <w:rPr>
          <w:lang w:val="en-GB"/>
        </w:rPr>
        <w:t xml:space="preserve">        &lt;name&gt;John Doe&lt;/name&gt;</w:t>
      </w:r>
    </w:p>
    <w:p w14:paraId="182517F5" w14:textId="77777777" w:rsidR="00C25D8D" w:rsidRPr="00D134B1" w:rsidRDefault="00C25D8D" w:rsidP="00E40DC3">
      <w:pPr>
        <w:pStyle w:val="XMLExample"/>
        <w:rPr>
          <w:lang w:val="en-GB"/>
        </w:rPr>
      </w:pPr>
      <w:r w:rsidRPr="00D134B1">
        <w:rPr>
          <w:lang w:val="en-GB"/>
        </w:rPr>
        <w:t xml:space="preserve">        &lt;email&gt;doe@xyz.org&lt;/email&gt;</w:t>
      </w:r>
    </w:p>
    <w:p w14:paraId="6214C840" w14:textId="77777777" w:rsidR="00C15351" w:rsidRPr="00D134B1" w:rsidRDefault="00C25D8D" w:rsidP="00A7187F">
      <w:pPr>
        <w:pStyle w:val="XMLExample"/>
        <w:spacing w:after="120"/>
        <w:rPr>
          <w:lang w:val="en-GB"/>
        </w:rPr>
      </w:pPr>
      <w:r w:rsidRPr="00D134B1">
        <w:rPr>
          <w:lang w:val="en-GB"/>
        </w:rPr>
        <w:t xml:space="preserve">    &lt;/author&gt;</w:t>
      </w:r>
    </w:p>
    <w:p w14:paraId="52532C92" w14:textId="77777777" w:rsidR="00CD02F1" w:rsidRPr="00D134B1" w:rsidRDefault="00CD02F1" w:rsidP="0039031F">
      <w:pPr>
        <w:pStyle w:val="TGStyle1"/>
        <w:rPr>
          <w:i/>
        </w:rPr>
      </w:pPr>
      <w:bookmarkStart w:id="148" w:name="_Ref364083750"/>
      <w:r w:rsidRPr="00D134B1">
        <w:t>The ‘</w:t>
      </w:r>
      <w:r w:rsidR="007D1F17" w:rsidRPr="00D134B1">
        <w:t xml:space="preserve">author’ element </w:t>
      </w:r>
      <w:r w:rsidR="005D1FAF" w:rsidRPr="008C32EF">
        <w:t xml:space="preserve">of a feed </w:t>
      </w:r>
      <w:r w:rsidR="007D1F17" w:rsidRPr="00D134B1">
        <w:t xml:space="preserve">shall contain current contact information for an individual or organisation responsible for the feed. </w:t>
      </w:r>
      <w:r w:rsidR="00BD4F3D" w:rsidRPr="008C32EF">
        <w:t>At the minimum, a name and email address shall be provided as contact information.</w:t>
      </w:r>
      <w:bookmarkEnd w:id="148"/>
    </w:p>
    <w:p w14:paraId="5BE1B767" w14:textId="77777777" w:rsidR="00495985" w:rsidRPr="00D134B1" w:rsidRDefault="009C64D8" w:rsidP="00B97D54">
      <w:pPr>
        <w:pStyle w:val="Titolo3"/>
      </w:pPr>
      <w:bookmarkStart w:id="149" w:name="_Toc364091548"/>
      <w:r w:rsidRPr="00D134B1">
        <w:t xml:space="preserve">Download Service </w:t>
      </w:r>
      <w:r w:rsidR="00495985" w:rsidRPr="00D134B1">
        <w:t>Feed</w:t>
      </w:r>
      <w:r w:rsidR="00851C87" w:rsidRPr="00D134B1">
        <w:t>: feed</w:t>
      </w:r>
      <w:r w:rsidR="00495985" w:rsidRPr="00D134B1">
        <w:t xml:space="preserve"> </w:t>
      </w:r>
      <w:r w:rsidR="00F676C1" w:rsidRPr="00D134B1">
        <w:t>‘</w:t>
      </w:r>
      <w:r w:rsidR="00495985" w:rsidRPr="00D134B1">
        <w:t>entry</w:t>
      </w:r>
      <w:r w:rsidR="00F676C1" w:rsidRPr="00D134B1">
        <w:t>’</w:t>
      </w:r>
      <w:r w:rsidR="00495985" w:rsidRPr="00D134B1">
        <w:t xml:space="preserve"> element</w:t>
      </w:r>
      <w:bookmarkEnd w:id="149"/>
    </w:p>
    <w:p w14:paraId="7D45C680" w14:textId="77777777" w:rsidR="00D81693" w:rsidRPr="008C32EF" w:rsidRDefault="009B5A1B" w:rsidP="00276C89">
      <w:r w:rsidRPr="008C32EF">
        <w:t>As per</w:t>
      </w:r>
      <w:r w:rsidR="00A6281B" w:rsidRPr="008C32EF">
        <w:t xml:space="preserve"> </w:t>
      </w:r>
      <w:r w:rsidR="002356BB" w:rsidRPr="008C32EF">
        <w:fldChar w:fldCharType="begin"/>
      </w:r>
      <w:r w:rsidR="002356BB" w:rsidRPr="008C32EF">
        <w:instrText xml:space="preserve"> REF _Ref317258676 \r \h </w:instrText>
      </w:r>
      <w:r w:rsidR="002356BB" w:rsidRPr="008C32EF">
        <w:fldChar w:fldCharType="separate"/>
      </w:r>
      <w:r w:rsidR="00BB00B0">
        <w:t>TG Requirement 1</w:t>
      </w:r>
      <w:r w:rsidR="002356BB" w:rsidRPr="008C32EF">
        <w:fldChar w:fldCharType="end"/>
      </w:r>
      <w:r w:rsidR="00A6281B" w:rsidRPr="008C32EF">
        <w:t xml:space="preserve"> a</w:t>
      </w:r>
      <w:r w:rsidR="00495985" w:rsidRPr="008C32EF">
        <w:t xml:space="preserve">n entry shall be included for each pre-defined </w:t>
      </w:r>
      <w:r w:rsidR="00701A6A" w:rsidRPr="008C32EF">
        <w:t>dataset</w:t>
      </w:r>
      <w:r w:rsidR="00495985" w:rsidRPr="008C32EF">
        <w:t xml:space="preserve">. </w:t>
      </w:r>
    </w:p>
    <w:p w14:paraId="78DD25C4" w14:textId="77777777" w:rsidR="00C15351" w:rsidRPr="008C32EF" w:rsidRDefault="00C15351" w:rsidP="00276C89"/>
    <w:p w14:paraId="56FEC76A" w14:textId="77777777" w:rsidR="00D81693" w:rsidRPr="00D134B1" w:rsidRDefault="00D81693" w:rsidP="002127FC">
      <w:pPr>
        <w:pStyle w:val="Exampletitle"/>
        <w:rPr>
          <w:lang w:val="en-GB"/>
        </w:rPr>
      </w:pPr>
      <w:bookmarkStart w:id="150" w:name="_Ref364083757"/>
      <w:bookmarkStart w:id="151" w:name="_Toc364091621"/>
      <w:r w:rsidRPr="00D134B1">
        <w:rPr>
          <w:lang w:val="en-GB"/>
        </w:rPr>
        <w:t xml:space="preserve">Example entry showing a </w:t>
      </w:r>
      <w:r w:rsidR="009C64D8" w:rsidRPr="00D134B1">
        <w:rPr>
          <w:lang w:val="en-GB"/>
        </w:rPr>
        <w:t xml:space="preserve">link to a </w:t>
      </w:r>
      <w:r w:rsidRPr="00D134B1">
        <w:rPr>
          <w:lang w:val="en-GB"/>
        </w:rPr>
        <w:t xml:space="preserve">single </w:t>
      </w:r>
      <w:r w:rsidR="000E4C08" w:rsidRPr="00D134B1">
        <w:rPr>
          <w:lang w:val="en-GB"/>
        </w:rPr>
        <w:t>“D</w:t>
      </w:r>
      <w:r w:rsidRPr="00D134B1">
        <w:rPr>
          <w:lang w:val="en-GB"/>
        </w:rPr>
        <w:t xml:space="preserve">ataset </w:t>
      </w:r>
      <w:r w:rsidR="000E4C08" w:rsidRPr="00D134B1">
        <w:rPr>
          <w:lang w:val="en-GB"/>
        </w:rPr>
        <w:t>F</w:t>
      </w:r>
      <w:r w:rsidR="009C64D8" w:rsidRPr="00D134B1">
        <w:rPr>
          <w:lang w:val="en-GB"/>
        </w:rPr>
        <w:t>eed</w:t>
      </w:r>
      <w:r w:rsidR="000E4C08" w:rsidRPr="00D134B1">
        <w:rPr>
          <w:lang w:val="en-GB"/>
        </w:rPr>
        <w:t>”</w:t>
      </w:r>
      <w:bookmarkEnd w:id="150"/>
      <w:bookmarkEnd w:id="151"/>
    </w:p>
    <w:p w14:paraId="0735070D" w14:textId="77777777" w:rsidR="004F0775" w:rsidRPr="00D134B1" w:rsidRDefault="004F0775" w:rsidP="004F0775">
      <w:pPr>
        <w:pStyle w:val="XMLHighlight"/>
        <w:rPr>
          <w:lang w:val="en-GB"/>
        </w:rPr>
      </w:pPr>
      <w:r w:rsidRPr="00D134B1">
        <w:rPr>
          <w:lang w:val="en-GB"/>
        </w:rPr>
        <w:t xml:space="preserve">    &lt;!-- entry for a "Dataset Feed" for a pre-defined dataset --&gt;</w:t>
      </w:r>
    </w:p>
    <w:p w14:paraId="185C3386" w14:textId="77777777" w:rsidR="004F0775" w:rsidRPr="00D134B1" w:rsidRDefault="004F0775" w:rsidP="004F0775">
      <w:pPr>
        <w:pStyle w:val="XMLExample"/>
        <w:rPr>
          <w:lang w:val="en-GB"/>
        </w:rPr>
      </w:pPr>
      <w:r w:rsidRPr="00D134B1">
        <w:rPr>
          <w:lang w:val="en-GB"/>
        </w:rPr>
        <w:t xml:space="preserve">    &lt;entry&gt;</w:t>
      </w:r>
    </w:p>
    <w:p w14:paraId="24315F31" w14:textId="77777777" w:rsidR="004F0775" w:rsidRPr="00D134B1" w:rsidRDefault="004F0775" w:rsidP="004F0775">
      <w:pPr>
        <w:pStyle w:val="XMLHighlight"/>
        <w:rPr>
          <w:lang w:val="en-GB"/>
        </w:rPr>
      </w:pPr>
      <w:r w:rsidRPr="00D134B1">
        <w:rPr>
          <w:lang w:val="en-GB"/>
        </w:rPr>
        <w:t xml:space="preserve">        &lt;!-- title for "Dataset Feed" for pre-defined dataset --&gt;</w:t>
      </w:r>
    </w:p>
    <w:p w14:paraId="151DA788" w14:textId="77777777" w:rsidR="00426301" w:rsidRPr="00D134B1" w:rsidRDefault="004F0775" w:rsidP="00426301">
      <w:pPr>
        <w:pStyle w:val="XMLExample"/>
        <w:rPr>
          <w:lang w:val="en-GB"/>
        </w:rPr>
      </w:pPr>
      <w:r w:rsidRPr="00D134B1">
        <w:rPr>
          <w:lang w:val="en-GB"/>
        </w:rPr>
        <w:t xml:space="preserve">        &lt;title&gt;Water network ABC Dataset Feed&lt;/title&gt;</w:t>
      </w:r>
    </w:p>
    <w:p w14:paraId="2DB0BFE2" w14:textId="77777777" w:rsidR="00426301" w:rsidRPr="00D134B1" w:rsidRDefault="00426301" w:rsidP="00426301">
      <w:pPr>
        <w:pStyle w:val="XMLHighlight"/>
        <w:rPr>
          <w:lang w:val="en-GB"/>
        </w:rPr>
      </w:pPr>
      <w:r w:rsidRPr="00D134B1">
        <w:rPr>
          <w:lang w:val="en-GB"/>
        </w:rPr>
        <w:tab/>
      </w:r>
      <w:r w:rsidRPr="00D134B1">
        <w:rPr>
          <w:lang w:val="en-GB"/>
        </w:rPr>
        <w:tab/>
        <w:t xml:space="preserve">   &lt;!—Spatial Dataset Unique Resourse Identifier for this dataset--&gt;</w:t>
      </w:r>
    </w:p>
    <w:p w14:paraId="70BE12C5" w14:textId="77777777" w:rsidR="00426301" w:rsidRPr="00D134B1" w:rsidRDefault="00426301" w:rsidP="004F0775">
      <w:pPr>
        <w:pStyle w:val="XMLExample"/>
        <w:rPr>
          <w:lang w:val="en-GB"/>
        </w:rPr>
      </w:pPr>
      <w:r w:rsidRPr="00D134B1">
        <w:rPr>
          <w:lang w:val="en-GB"/>
        </w:rPr>
        <w:tab/>
        <w:t>&lt;inspire_dls:</w:t>
      </w:r>
      <w:r w:rsidR="00D30DC2" w:rsidRPr="00D134B1">
        <w:rPr>
          <w:lang w:val="en-GB"/>
        </w:rPr>
        <w:t>spatial_dataset_identifier_code</w:t>
      </w:r>
      <w:r w:rsidRPr="00D134B1">
        <w:rPr>
          <w:lang w:val="en-GB"/>
        </w:rPr>
        <w:t>&gt;wn_id1&lt;/inspire_dls:</w:t>
      </w:r>
      <w:r w:rsidR="00D30DC2" w:rsidRPr="00D134B1">
        <w:rPr>
          <w:lang w:val="en-GB"/>
        </w:rPr>
        <w:t>spatial_dataset_identifier_code</w:t>
      </w:r>
      <w:r w:rsidRPr="00D134B1">
        <w:rPr>
          <w:lang w:val="en-GB"/>
        </w:rPr>
        <w:t>&gt;                                  &lt;inspire_dls:</w:t>
      </w:r>
      <w:r w:rsidR="00D30DC2" w:rsidRPr="00D134B1">
        <w:rPr>
          <w:lang w:val="en-GB"/>
        </w:rPr>
        <w:t>spatial_dataset_identifier_namespace</w:t>
      </w:r>
      <w:r w:rsidRPr="00D134B1">
        <w:rPr>
          <w:lang w:val="en-GB"/>
        </w:rPr>
        <w:t>&gt;http://xyz.org/&lt;/inspire_dls:</w:t>
      </w:r>
      <w:r w:rsidR="00D30DC2" w:rsidRPr="00D134B1">
        <w:rPr>
          <w:lang w:val="en-GB"/>
        </w:rPr>
        <w:t>spatial_dataset_identifier_namespace</w:t>
      </w:r>
      <w:r w:rsidRPr="00D134B1">
        <w:rPr>
          <w:lang w:val="en-GB"/>
        </w:rPr>
        <w:t>&gt;</w:t>
      </w:r>
    </w:p>
    <w:p w14:paraId="46E30F52" w14:textId="77777777" w:rsidR="002578EA" w:rsidRPr="00D134B1" w:rsidRDefault="002578EA" w:rsidP="002578EA">
      <w:pPr>
        <w:pStyle w:val="XMLHighlight"/>
        <w:rPr>
          <w:lang w:val="en-GB"/>
        </w:rPr>
      </w:pPr>
      <w:r w:rsidRPr="00D134B1">
        <w:rPr>
          <w:lang w:val="en-GB"/>
        </w:rPr>
        <w:tab/>
      </w:r>
      <w:r w:rsidRPr="00D134B1">
        <w:rPr>
          <w:lang w:val="en-GB"/>
        </w:rPr>
        <w:tab/>
        <w:t xml:space="preserve">   &lt;!-- link to dataset metadata record --&gt;</w:t>
      </w:r>
    </w:p>
    <w:p w14:paraId="0FCF8B18" w14:textId="77777777" w:rsidR="002B53C8" w:rsidRPr="00D134B1" w:rsidRDefault="002578EA" w:rsidP="00426301">
      <w:pPr>
        <w:pStyle w:val="XMLExample"/>
        <w:rPr>
          <w:lang w:val="en-GB"/>
        </w:rPr>
      </w:pPr>
      <w:r w:rsidRPr="00D134B1">
        <w:rPr>
          <w:lang w:val="en-GB"/>
        </w:rPr>
        <w:t xml:space="preserve">    </w:t>
      </w:r>
      <w:r w:rsidRPr="00D134B1">
        <w:rPr>
          <w:lang w:val="en-GB"/>
        </w:rPr>
        <w:tab/>
      </w:r>
      <w:r w:rsidRPr="00D134B1">
        <w:rPr>
          <w:lang w:val="en-GB"/>
        </w:rPr>
        <w:tab/>
        <w:t xml:space="preserve"> &lt;link href="http://xyz.org/metadata/abcISO19139.xml" rel="describedby</w:t>
      </w:r>
      <w:r w:rsidRPr="00D134B1">
        <w:rPr>
          <w:sz w:val="21"/>
          <w:szCs w:val="21"/>
          <w:lang w:val="en-GB"/>
        </w:rPr>
        <w:t xml:space="preserve">" </w:t>
      </w:r>
      <w:r w:rsidRPr="00D134B1">
        <w:rPr>
          <w:lang w:val="en-GB"/>
        </w:rPr>
        <w:t>type=”application/xml”</w:t>
      </w:r>
      <w:r w:rsidRPr="00D134B1">
        <w:rPr>
          <w:sz w:val="21"/>
          <w:szCs w:val="21"/>
          <w:lang w:val="en-GB"/>
        </w:rPr>
        <w:t>/&gt;</w:t>
      </w:r>
    </w:p>
    <w:p w14:paraId="2817C414" w14:textId="77777777" w:rsidR="004F0775" w:rsidRPr="00D134B1" w:rsidRDefault="004F0775" w:rsidP="004F0775">
      <w:pPr>
        <w:pStyle w:val="XMLHighlight"/>
        <w:rPr>
          <w:lang w:val="en-GB"/>
        </w:rPr>
      </w:pPr>
      <w:r w:rsidRPr="00D134B1">
        <w:rPr>
          <w:lang w:val="en-GB"/>
        </w:rPr>
        <w:t xml:space="preserve">        &lt;!-- link to "Dataset Feed" for pre-defined dataset --&gt;</w:t>
      </w:r>
    </w:p>
    <w:p w14:paraId="32C9FB1F" w14:textId="77777777" w:rsidR="004F0775" w:rsidRPr="00D134B1" w:rsidRDefault="004F0775" w:rsidP="004F0775">
      <w:pPr>
        <w:pStyle w:val="XMLExample"/>
        <w:rPr>
          <w:lang w:val="en-GB"/>
        </w:rPr>
      </w:pPr>
      <w:r w:rsidRPr="00D134B1">
        <w:rPr>
          <w:lang w:val="en-GB"/>
        </w:rPr>
        <w:t xml:space="preserve">        &lt;link rel="</w:t>
      </w:r>
      <w:r w:rsidR="00C27656" w:rsidRPr="00D134B1">
        <w:rPr>
          <w:lang w:val="en-GB"/>
        </w:rPr>
        <w:t>alternate</w:t>
      </w:r>
      <w:r w:rsidRPr="00D134B1">
        <w:rPr>
          <w:lang w:val="en-GB"/>
        </w:rPr>
        <w:t xml:space="preserve">" href="http://xyz.org/data/waternetwork_feed.xml" type="application/atom+xml" </w:t>
      </w:r>
    </w:p>
    <w:p w14:paraId="09B3B586" w14:textId="77777777" w:rsidR="004F0775" w:rsidRPr="00D134B1" w:rsidRDefault="004F0775" w:rsidP="004F0775">
      <w:pPr>
        <w:pStyle w:val="XMLExample"/>
        <w:rPr>
          <w:lang w:val="en-GB"/>
        </w:rPr>
      </w:pPr>
      <w:r w:rsidRPr="00D134B1">
        <w:rPr>
          <w:lang w:val="en-GB"/>
        </w:rPr>
        <w:t xml:space="preserve">        hreflang="en" title="Feed containing the pre-defined waternetwork dataset (in one or more downloadable formats)"/&gt;</w:t>
      </w:r>
    </w:p>
    <w:p w14:paraId="4E478050" w14:textId="77777777" w:rsidR="004F0775" w:rsidRPr="00D134B1" w:rsidRDefault="004F0775" w:rsidP="004F0775">
      <w:pPr>
        <w:pStyle w:val="XMLHighlight"/>
        <w:rPr>
          <w:lang w:val="en-GB"/>
        </w:rPr>
      </w:pPr>
      <w:r w:rsidRPr="00D134B1">
        <w:rPr>
          <w:lang w:val="en-GB"/>
        </w:rPr>
        <w:t xml:space="preserve">        &lt;!</w:t>
      </w:r>
      <w:r w:rsidR="00FD7392" w:rsidRPr="00D134B1">
        <w:rPr>
          <w:lang w:val="en-GB"/>
        </w:rPr>
        <w:t>-- identifier for this entry</w:t>
      </w:r>
      <w:r w:rsidRPr="00D134B1">
        <w:rPr>
          <w:lang w:val="en-GB"/>
        </w:rPr>
        <w:t xml:space="preserve"> --&gt;</w:t>
      </w:r>
    </w:p>
    <w:p w14:paraId="28126477" w14:textId="77777777" w:rsidR="004F0775" w:rsidRPr="00D134B1" w:rsidRDefault="004F0775" w:rsidP="004F0775">
      <w:pPr>
        <w:pStyle w:val="XMLExample"/>
        <w:rPr>
          <w:lang w:val="en-GB"/>
        </w:rPr>
      </w:pPr>
      <w:r w:rsidRPr="00D134B1">
        <w:rPr>
          <w:lang w:val="en-GB"/>
        </w:rPr>
        <w:t xml:space="preserve">        &lt;id&gt;http://xyz.org/data/</w:t>
      </w:r>
      <w:r w:rsidR="00FD7392" w:rsidRPr="00D134B1">
        <w:rPr>
          <w:lang w:val="en-GB"/>
        </w:rPr>
        <w:t>abc/waternetwork</w:t>
      </w:r>
      <w:r w:rsidRPr="00D134B1">
        <w:rPr>
          <w:lang w:val="en-GB"/>
        </w:rPr>
        <w:t>&lt;/id&gt;</w:t>
      </w:r>
    </w:p>
    <w:p w14:paraId="64A4F62E" w14:textId="77777777" w:rsidR="004F0775" w:rsidRPr="00D134B1" w:rsidRDefault="004F0775" w:rsidP="004F0775">
      <w:pPr>
        <w:pStyle w:val="XMLHighlight"/>
        <w:rPr>
          <w:lang w:val="en-GB"/>
        </w:rPr>
      </w:pPr>
      <w:r w:rsidRPr="00D134B1">
        <w:rPr>
          <w:lang w:val="en-GB"/>
        </w:rPr>
        <w:t xml:space="preserve">        &lt;!-- rights, access info for pre-defined dataset --&gt;</w:t>
      </w:r>
    </w:p>
    <w:p w14:paraId="27853175" w14:textId="77777777" w:rsidR="004F0775" w:rsidRPr="00D134B1" w:rsidRDefault="004F0775" w:rsidP="004F0775">
      <w:pPr>
        <w:pStyle w:val="XMLExample"/>
        <w:rPr>
          <w:lang w:val="en-GB"/>
        </w:rPr>
      </w:pPr>
      <w:r w:rsidRPr="00D134B1">
        <w:rPr>
          <w:lang w:val="en-GB"/>
        </w:rPr>
        <w:t xml:space="preserve">        &lt;rights&gt;Copyright (c) 2002-2011, XYZ; all rights reserved&lt;/rights&gt;</w:t>
      </w:r>
    </w:p>
    <w:p w14:paraId="3BC71AD0" w14:textId="77777777" w:rsidR="004F0775" w:rsidRPr="00D134B1" w:rsidRDefault="004F0775" w:rsidP="004F0775">
      <w:pPr>
        <w:pStyle w:val="XMLHighlight"/>
        <w:rPr>
          <w:lang w:val="en-GB"/>
        </w:rPr>
      </w:pPr>
      <w:r w:rsidRPr="00D134B1">
        <w:rPr>
          <w:lang w:val="en-GB"/>
        </w:rPr>
        <w:t xml:space="preserve">        &lt;!-- last date/time this entry was updated --&gt;</w:t>
      </w:r>
    </w:p>
    <w:p w14:paraId="605C7813" w14:textId="77777777" w:rsidR="004F0775" w:rsidRPr="00D134B1" w:rsidRDefault="004F0775" w:rsidP="004F0775">
      <w:pPr>
        <w:pStyle w:val="XMLExample"/>
        <w:rPr>
          <w:lang w:val="en-GB"/>
        </w:rPr>
      </w:pPr>
      <w:r w:rsidRPr="00D134B1">
        <w:rPr>
          <w:lang w:val="en-GB"/>
        </w:rPr>
        <w:tab/>
      </w:r>
      <w:r w:rsidRPr="00D134B1">
        <w:rPr>
          <w:lang w:val="en-GB"/>
        </w:rPr>
        <w:tab/>
        <w:t xml:space="preserve">   &lt;updated&gt;2012-03-31T13:45:03Z&lt;/updated&gt;</w:t>
      </w:r>
    </w:p>
    <w:p w14:paraId="56775AED" w14:textId="77777777" w:rsidR="004F0775" w:rsidRPr="00D134B1" w:rsidRDefault="004F0775" w:rsidP="004F0775">
      <w:pPr>
        <w:pStyle w:val="XMLHighlight"/>
        <w:rPr>
          <w:lang w:val="en-GB"/>
        </w:rPr>
      </w:pPr>
      <w:r w:rsidRPr="00D134B1">
        <w:rPr>
          <w:lang w:val="en-GB"/>
        </w:rPr>
        <w:t xml:space="preserve">        &lt;!-- optional GeoRSS-Simple </w:t>
      </w:r>
      <w:r w:rsidR="00462D4B" w:rsidRPr="00D134B1">
        <w:rPr>
          <w:lang w:val="en-GB"/>
        </w:rPr>
        <w:t xml:space="preserve">polygon defining the </w:t>
      </w:r>
      <w:r w:rsidRPr="00D134B1">
        <w:rPr>
          <w:lang w:val="en-GB"/>
        </w:rPr>
        <w:t>bounding box of the pre-defined dataset. Must be lat lon --&gt;</w:t>
      </w:r>
    </w:p>
    <w:p w14:paraId="3BE810C3" w14:textId="77777777" w:rsidR="000F7B7C" w:rsidRPr="00D134B1" w:rsidRDefault="000F7B7C" w:rsidP="000F7B7C">
      <w:pPr>
        <w:pStyle w:val="XMLExample"/>
        <w:rPr>
          <w:lang w:val="en-GB"/>
        </w:rPr>
      </w:pPr>
      <w:r w:rsidRPr="00D134B1">
        <w:rPr>
          <w:lang w:val="en-GB"/>
        </w:rPr>
        <w:t xml:space="preserve">        &lt;georss:polygon&gt;47.202 5.755 55.183 5.755 55.183 15.253 47.202 15.253 47.202 5.755&lt;/georss:polygon&gt;</w:t>
      </w:r>
    </w:p>
    <w:p w14:paraId="50D7DA70" w14:textId="77777777" w:rsidR="004F0775" w:rsidRPr="00D134B1" w:rsidRDefault="004F0775" w:rsidP="004F0775">
      <w:pPr>
        <w:pStyle w:val="XMLExample"/>
        <w:rPr>
          <w:lang w:val="en-GB"/>
        </w:rPr>
      </w:pPr>
      <w:r w:rsidRPr="00D134B1">
        <w:rPr>
          <w:lang w:val="en-GB"/>
        </w:rPr>
        <w:t xml:space="preserve">    &lt;/entry&gt;</w:t>
      </w:r>
    </w:p>
    <w:p w14:paraId="03E3CD1D" w14:textId="77777777" w:rsidR="00426301" w:rsidRPr="00D134B1" w:rsidRDefault="00426301" w:rsidP="002578EA">
      <w:pPr>
        <w:pStyle w:val="Titolo3"/>
      </w:pPr>
      <w:bookmarkStart w:id="152" w:name="_Toc364091549"/>
      <w:r w:rsidRPr="00D134B1">
        <w:t>Down</w:t>
      </w:r>
      <w:r w:rsidR="000D31B1" w:rsidRPr="00D134B1">
        <w:t>load Service Feed: entry INSPIRE</w:t>
      </w:r>
      <w:r w:rsidRPr="00D134B1">
        <w:t xml:space="preserve"> identifier elements</w:t>
      </w:r>
      <w:bookmarkEnd w:id="152"/>
    </w:p>
    <w:p w14:paraId="55407D84" w14:textId="77777777" w:rsidR="00426301" w:rsidRPr="00D134B1" w:rsidRDefault="00426301" w:rsidP="00426301">
      <w:r w:rsidRPr="00D134B1">
        <w:t xml:space="preserve">Each entry in the download service feed shall contain the INSPIRE Spatial Dataset Unique Resource Identifier for the dataset described by that entry. This is the Spatial Dataset Unique Resource Identifier as described </w:t>
      </w:r>
      <w:r w:rsidR="005E09B0" w:rsidRPr="00D134B1">
        <w:t>in the INSPIRE Metadata R</w:t>
      </w:r>
      <w:r w:rsidRPr="00D134B1">
        <w:t xml:space="preserve">egulation </w:t>
      </w:r>
      <w:r w:rsidR="005E09B0" w:rsidRPr="00D134B1">
        <w:t>[</w:t>
      </w:r>
      <w:r w:rsidR="005E09B0" w:rsidRPr="00D134B1">
        <w:rPr>
          <w:b/>
        </w:rPr>
        <w:t>INS MD</w:t>
      </w:r>
      <w:r w:rsidR="005E09B0" w:rsidRPr="00D134B1">
        <w:t>]</w:t>
      </w:r>
      <w:r w:rsidRPr="00D134B1">
        <w:t>. This shall be provided in two parts, the code (</w:t>
      </w:r>
      <w:r w:rsidR="00B57C13" w:rsidRPr="00D134B1">
        <w:rPr>
          <w:i/>
        </w:rPr>
        <w:t>inspire_dls:</w:t>
      </w:r>
      <w:r w:rsidR="00D30DC2" w:rsidRPr="00D134B1">
        <w:rPr>
          <w:i/>
        </w:rPr>
        <w:t>spatial_dataset_identifier_code</w:t>
      </w:r>
      <w:r w:rsidRPr="00D134B1">
        <w:t>) and namespace (</w:t>
      </w:r>
      <w:r w:rsidR="00B57C13" w:rsidRPr="00D134B1">
        <w:rPr>
          <w:i/>
        </w:rPr>
        <w:t>inspire_dls:</w:t>
      </w:r>
      <w:r w:rsidRPr="00D134B1">
        <w:rPr>
          <w:i/>
        </w:rPr>
        <w:t>dsid_namspace</w:t>
      </w:r>
      <w:r w:rsidRPr="00D134B1">
        <w:t>).</w:t>
      </w:r>
      <w:r w:rsidR="00B57C13" w:rsidRPr="00D134B1">
        <w:t xml:space="preserve"> The </w:t>
      </w:r>
      <w:r w:rsidR="00B57C13" w:rsidRPr="00D134B1">
        <w:rPr>
          <w:i/>
        </w:rPr>
        <w:t xml:space="preserve">inspire_dls </w:t>
      </w:r>
      <w:r w:rsidR="00B57C13" w:rsidRPr="00D134B1">
        <w:t>namespace is defined as in the feed as follows:</w:t>
      </w:r>
    </w:p>
    <w:p w14:paraId="261C22B2" w14:textId="77777777" w:rsidR="00B57C13" w:rsidRPr="00D134B1" w:rsidRDefault="00B57C13" w:rsidP="00B57C13">
      <w:pPr>
        <w:pStyle w:val="Exampletitle"/>
        <w:rPr>
          <w:lang w:val="en-GB"/>
        </w:rPr>
      </w:pPr>
      <w:bookmarkStart w:id="153" w:name="_Toc364091622"/>
      <w:r w:rsidRPr="008C32EF">
        <w:rPr>
          <w:lang w:val="en-GB"/>
        </w:rPr>
        <w:t>Namespace declaration for inspire_dls</w:t>
      </w:r>
      <w:bookmarkEnd w:id="153"/>
      <w:r w:rsidRPr="008C32EF">
        <w:rPr>
          <w:lang w:val="en-GB"/>
        </w:rPr>
        <w:t xml:space="preserve"> </w:t>
      </w:r>
    </w:p>
    <w:p w14:paraId="206BD62A" w14:textId="77777777" w:rsidR="00B57C13" w:rsidRPr="00D134B1" w:rsidRDefault="00B57C13" w:rsidP="00B57C13">
      <w:pPr>
        <w:pStyle w:val="XMLExample"/>
        <w:rPr>
          <w:lang w:val="en-GB"/>
        </w:rPr>
      </w:pPr>
      <w:r w:rsidRPr="00D134B1">
        <w:rPr>
          <w:lang w:val="en-GB"/>
        </w:rPr>
        <w:t>xmlns:inspire_dls="http://inspire.ec.europa.eu/schemas/inspire_dls/1.0"</w:t>
      </w:r>
    </w:p>
    <w:p w14:paraId="6403D861" w14:textId="77777777" w:rsidR="005E09B0" w:rsidRPr="008C32EF" w:rsidRDefault="005E09B0" w:rsidP="00B57C13"/>
    <w:p w14:paraId="0290FA40" w14:textId="77777777" w:rsidR="00426301" w:rsidRPr="00D134B1" w:rsidRDefault="00426301" w:rsidP="00426301">
      <w:pPr>
        <w:pStyle w:val="Exampletitle"/>
        <w:rPr>
          <w:lang w:val="en-GB"/>
        </w:rPr>
      </w:pPr>
      <w:bookmarkStart w:id="154" w:name="_Toc364091623"/>
      <w:r w:rsidRPr="008C32EF">
        <w:rPr>
          <w:lang w:val="en-GB"/>
        </w:rPr>
        <w:t>Example Spatial Dataset URI</w:t>
      </w:r>
      <w:bookmarkEnd w:id="154"/>
    </w:p>
    <w:p w14:paraId="0EDD2A24" w14:textId="77777777" w:rsidR="00426301" w:rsidRPr="00D134B1" w:rsidRDefault="00426301" w:rsidP="00426301">
      <w:pPr>
        <w:pStyle w:val="XMLHighlight"/>
        <w:rPr>
          <w:lang w:val="en-GB"/>
        </w:rPr>
      </w:pPr>
      <w:r w:rsidRPr="00D134B1">
        <w:rPr>
          <w:lang w:val="en-GB"/>
        </w:rPr>
        <w:t>&lt;!—Spatial Dataset Unique Resourse Identifier for this dataset--&gt;</w:t>
      </w:r>
    </w:p>
    <w:p w14:paraId="55A66618" w14:textId="77777777" w:rsidR="005E09B0" w:rsidRPr="00D134B1" w:rsidRDefault="00426301" w:rsidP="00863C17">
      <w:pPr>
        <w:pStyle w:val="XMLExample"/>
        <w:spacing w:after="120"/>
        <w:rPr>
          <w:lang w:val="en-GB"/>
        </w:rPr>
      </w:pPr>
      <w:r w:rsidRPr="00D134B1">
        <w:rPr>
          <w:lang w:val="en-GB"/>
        </w:rPr>
        <w:t>&lt;inspire_dls:</w:t>
      </w:r>
      <w:r w:rsidR="00D30DC2" w:rsidRPr="00D134B1">
        <w:rPr>
          <w:lang w:val="en-GB"/>
        </w:rPr>
        <w:t>spatial_dataset_identifier_code</w:t>
      </w:r>
      <w:r w:rsidRPr="00D134B1">
        <w:rPr>
          <w:lang w:val="en-GB"/>
        </w:rPr>
        <w:t>&gt;wn_id1&lt;/inspire_dls:</w:t>
      </w:r>
      <w:r w:rsidR="00D30DC2" w:rsidRPr="00D134B1">
        <w:rPr>
          <w:lang w:val="en-GB"/>
        </w:rPr>
        <w:t>spatial_dataset_identifier_code</w:t>
      </w:r>
      <w:r w:rsidRPr="00D134B1">
        <w:rPr>
          <w:lang w:val="en-GB"/>
        </w:rPr>
        <w:t>&gt;                                  &lt;inspire_dls:</w:t>
      </w:r>
      <w:r w:rsidR="00D30DC2" w:rsidRPr="00D134B1">
        <w:rPr>
          <w:lang w:val="en-GB"/>
        </w:rPr>
        <w:t>spatial_dataset_identifier_namespace</w:t>
      </w:r>
      <w:r w:rsidRPr="00D134B1">
        <w:rPr>
          <w:lang w:val="en-GB"/>
        </w:rPr>
        <w:t>&gt;</w:t>
      </w:r>
      <w:r w:rsidR="00AD5E20" w:rsidRPr="00D134B1">
        <w:rPr>
          <w:lang w:val="en-GB"/>
        </w:rPr>
        <w:t>http://xyz.org/data</w:t>
      </w:r>
      <w:r w:rsidR="00153ED5" w:rsidRPr="00D134B1">
        <w:rPr>
          <w:lang w:val="en-GB"/>
        </w:rPr>
        <w:t>&lt;/inspire_dls:spatial_dataset_identifier_namespace</w:t>
      </w:r>
      <w:r w:rsidRPr="00D134B1">
        <w:rPr>
          <w:lang w:val="en-GB"/>
        </w:rPr>
        <w:t>&gt;</w:t>
      </w:r>
    </w:p>
    <w:p w14:paraId="6BA78E58" w14:textId="77777777" w:rsidR="00426301" w:rsidRPr="00D134B1" w:rsidRDefault="00426301" w:rsidP="0039031F">
      <w:pPr>
        <w:pStyle w:val="TGStyle1"/>
      </w:pPr>
      <w:r w:rsidRPr="008C32EF">
        <w:t xml:space="preserve">Each feed ‘entry’ in a “Download Service Feed” shall contain </w:t>
      </w:r>
      <w:r w:rsidR="00D30DC2" w:rsidRPr="008C32EF">
        <w:rPr>
          <w:i/>
        </w:rPr>
        <w:t>spatial_dataset_identifier_code</w:t>
      </w:r>
      <w:r w:rsidRPr="008C32EF">
        <w:t xml:space="preserve"> and </w:t>
      </w:r>
      <w:r w:rsidR="00D30DC2" w:rsidRPr="008C32EF">
        <w:rPr>
          <w:i/>
        </w:rPr>
        <w:t>spatial_dataset_identifier_namespace</w:t>
      </w:r>
      <w:r w:rsidRPr="008C32EF">
        <w:t xml:space="preserve"> elements which together contain the Spatial Dataset Unique Resource Identifier for the dataset described by the feed.</w:t>
      </w:r>
      <w:r w:rsidR="00F22FC2" w:rsidRPr="008C32EF">
        <w:t xml:space="preserve"> These elements are defined in the </w:t>
      </w:r>
      <w:r w:rsidR="00F22FC2" w:rsidRPr="008C32EF">
        <w:rPr>
          <w:i/>
        </w:rPr>
        <w:t>inspire_dls</w:t>
      </w:r>
      <w:r w:rsidR="00F22FC2" w:rsidRPr="008C32EF">
        <w:t xml:space="preserve"> schema</w:t>
      </w:r>
      <w:r w:rsidR="00B57C13" w:rsidRPr="008C32EF">
        <w:t xml:space="preserve"> </w:t>
      </w:r>
      <w:r w:rsidR="00F22FC2" w:rsidRPr="008C32EF">
        <w:t>which shall be included in the namespace declarations of the feed.</w:t>
      </w:r>
    </w:p>
    <w:p w14:paraId="160CA7D4" w14:textId="77777777" w:rsidR="002578EA" w:rsidRPr="00D134B1" w:rsidRDefault="002578EA" w:rsidP="002578EA">
      <w:pPr>
        <w:pStyle w:val="Titolo3"/>
      </w:pPr>
      <w:bookmarkStart w:id="155" w:name="_Toc364091550"/>
      <w:r w:rsidRPr="00D134B1">
        <w:t>Download Service Feed: entry ‘link’ to dataset metadata record</w:t>
      </w:r>
      <w:bookmarkEnd w:id="155"/>
    </w:p>
    <w:p w14:paraId="7E8F2C2E" w14:textId="77777777" w:rsidR="002578EA" w:rsidRPr="008C32EF" w:rsidRDefault="002578EA" w:rsidP="002578EA">
      <w:r w:rsidRPr="008C32EF">
        <w:t xml:space="preserve">Each entry shall contain a link to a (ISO 19139) dataset metadata record. There shall be only one such link in each feed entry. </w:t>
      </w:r>
    </w:p>
    <w:p w14:paraId="559EDB71" w14:textId="77777777" w:rsidR="002578EA" w:rsidRPr="00D134B1" w:rsidRDefault="002578EA" w:rsidP="002578EA">
      <w:pPr>
        <w:pStyle w:val="Exampletitle"/>
        <w:rPr>
          <w:lang w:val="en-GB"/>
        </w:rPr>
      </w:pPr>
      <w:bookmarkStart w:id="156" w:name="_Toc364091624"/>
      <w:r w:rsidRPr="00D134B1">
        <w:rPr>
          <w:lang w:val="en-GB"/>
        </w:rPr>
        <w:t xml:space="preserve">Example link to a </w:t>
      </w:r>
      <w:r w:rsidRPr="008C32EF">
        <w:rPr>
          <w:lang w:val="en-GB"/>
        </w:rPr>
        <w:t>dataset metadata record</w:t>
      </w:r>
      <w:bookmarkEnd w:id="156"/>
    </w:p>
    <w:p w14:paraId="4A556C45" w14:textId="77777777" w:rsidR="002578EA" w:rsidRPr="00D134B1" w:rsidRDefault="002578EA" w:rsidP="002578EA">
      <w:pPr>
        <w:pStyle w:val="XMLHighlight"/>
        <w:rPr>
          <w:lang w:val="en-GB"/>
        </w:rPr>
      </w:pPr>
      <w:r w:rsidRPr="00D134B1">
        <w:rPr>
          <w:lang w:val="en-GB"/>
        </w:rPr>
        <w:t>&lt;!-- link to dataset metadata record --&gt;</w:t>
      </w:r>
    </w:p>
    <w:p w14:paraId="4A277453" w14:textId="77777777" w:rsidR="002578EA" w:rsidRPr="00D134B1" w:rsidRDefault="002578EA" w:rsidP="002578EA">
      <w:pPr>
        <w:pStyle w:val="XMLExample"/>
        <w:rPr>
          <w:lang w:val="en-GB"/>
        </w:rPr>
      </w:pPr>
      <w:r w:rsidRPr="00D134B1">
        <w:rPr>
          <w:lang w:val="en-GB"/>
        </w:rPr>
        <w:t>&lt;link href="http://xyz.org/metadata/abcISO19139.xml" rel="describedby</w:t>
      </w:r>
      <w:r w:rsidRPr="00D134B1">
        <w:rPr>
          <w:sz w:val="21"/>
          <w:szCs w:val="21"/>
          <w:lang w:val="en-GB"/>
        </w:rPr>
        <w:t xml:space="preserve">" </w:t>
      </w:r>
      <w:r w:rsidRPr="00D134B1">
        <w:rPr>
          <w:lang w:val="en-GB"/>
        </w:rPr>
        <w:t>type=”application/xml”</w:t>
      </w:r>
      <w:r w:rsidRPr="00D134B1">
        <w:rPr>
          <w:sz w:val="21"/>
          <w:szCs w:val="21"/>
          <w:lang w:val="en-GB"/>
        </w:rPr>
        <w:t>/&gt;</w:t>
      </w:r>
    </w:p>
    <w:p w14:paraId="66A66526" w14:textId="77777777" w:rsidR="002578EA" w:rsidRPr="00D134B1" w:rsidRDefault="002578EA" w:rsidP="0039031F">
      <w:pPr>
        <w:pStyle w:val="TGStyle1"/>
      </w:pPr>
      <w:r w:rsidRPr="008C32EF">
        <w:t>Each feed ‘entry’ in a “Download Service Feed” shall contain a link to a Dataset metadata record. This link shall have a ‘rel’ attribute with a value of “describedby” and a ‘type’ attribute with a value “application/xml”</w:t>
      </w:r>
    </w:p>
    <w:p w14:paraId="18834A35" w14:textId="77777777" w:rsidR="00C27656" w:rsidRPr="00D134B1" w:rsidRDefault="00C27656" w:rsidP="00B97D54">
      <w:pPr>
        <w:pStyle w:val="Titolo3"/>
      </w:pPr>
      <w:bookmarkStart w:id="157" w:name="_Toc364091551"/>
      <w:r w:rsidRPr="00D134B1">
        <w:t>Download Service Feed: entry ‘link’ to dataset feed</w:t>
      </w:r>
      <w:bookmarkEnd w:id="157"/>
    </w:p>
    <w:p w14:paraId="7FC2A034" w14:textId="77777777" w:rsidR="00D81693" w:rsidRPr="008C32EF" w:rsidRDefault="00C27656" w:rsidP="00276C89">
      <w:r w:rsidRPr="008C32EF">
        <w:t>Each entry shall contain a link to a “Dataset Feed”</w:t>
      </w:r>
      <w:r w:rsidR="007D0E9B" w:rsidRPr="008C32EF">
        <w:t xml:space="preserve"> (Dataset Feeds are described in Section </w:t>
      </w:r>
      <w:r w:rsidR="007D0E9B" w:rsidRPr="008C32EF">
        <w:fldChar w:fldCharType="begin"/>
      </w:r>
      <w:r w:rsidR="007D0E9B" w:rsidRPr="008C32EF">
        <w:instrText xml:space="preserve"> REF _Ref320947488 \r \h </w:instrText>
      </w:r>
      <w:r w:rsidR="007D0E9B" w:rsidRPr="008C32EF">
        <w:fldChar w:fldCharType="separate"/>
      </w:r>
      <w:r w:rsidR="00BB00B0">
        <w:t>5.2</w:t>
      </w:r>
      <w:r w:rsidR="007D0E9B" w:rsidRPr="008C32EF">
        <w:fldChar w:fldCharType="end"/>
      </w:r>
      <w:r w:rsidR="007D0E9B" w:rsidRPr="008C32EF">
        <w:t>)</w:t>
      </w:r>
      <w:r w:rsidRPr="008C32EF">
        <w:t>. There shall be only one such link in each feed entry.</w:t>
      </w:r>
      <w:r w:rsidR="007D0E9B" w:rsidRPr="008C32EF">
        <w:t xml:space="preserve"> </w:t>
      </w:r>
    </w:p>
    <w:p w14:paraId="6888D9A2" w14:textId="77777777" w:rsidR="00C27656" w:rsidRPr="00D134B1" w:rsidRDefault="00C27656" w:rsidP="00C27656">
      <w:pPr>
        <w:pStyle w:val="Exampletitle"/>
        <w:rPr>
          <w:lang w:val="en-GB"/>
        </w:rPr>
      </w:pPr>
      <w:bookmarkStart w:id="158" w:name="_Toc364091625"/>
      <w:r w:rsidRPr="00D134B1">
        <w:rPr>
          <w:lang w:val="en-GB"/>
        </w:rPr>
        <w:t>Example link to a single “Dataset Feed”</w:t>
      </w:r>
      <w:bookmarkEnd w:id="158"/>
    </w:p>
    <w:p w14:paraId="651207AC" w14:textId="77777777" w:rsidR="00C27656" w:rsidRPr="00D134B1" w:rsidRDefault="00C27656" w:rsidP="00C27656">
      <w:pPr>
        <w:pStyle w:val="XMLHighlight"/>
        <w:rPr>
          <w:lang w:val="en-GB"/>
        </w:rPr>
      </w:pPr>
      <w:r w:rsidRPr="00D134B1">
        <w:rPr>
          <w:lang w:val="en-GB"/>
        </w:rPr>
        <w:t>&lt;!-- link to "Dataset Feed" for pre-defined dataset --&gt;</w:t>
      </w:r>
    </w:p>
    <w:p w14:paraId="7FBD39EE" w14:textId="77777777" w:rsidR="00C27656" w:rsidRPr="00D134B1" w:rsidRDefault="00C27656" w:rsidP="00C27656">
      <w:pPr>
        <w:pStyle w:val="XMLExample"/>
        <w:rPr>
          <w:lang w:val="en-GB"/>
        </w:rPr>
      </w:pPr>
      <w:r w:rsidRPr="00D134B1">
        <w:rPr>
          <w:lang w:val="en-GB"/>
        </w:rPr>
        <w:t xml:space="preserve">&lt;link rel="alternate" href="http://xyz.org/data/waternetwork_feed.xml" type="application/atom+xml" </w:t>
      </w:r>
    </w:p>
    <w:p w14:paraId="1964679C" w14:textId="77777777" w:rsidR="00C27656" w:rsidRPr="00D134B1" w:rsidRDefault="00C27656" w:rsidP="00C27656">
      <w:pPr>
        <w:pStyle w:val="XMLExample"/>
        <w:rPr>
          <w:lang w:val="en-GB"/>
        </w:rPr>
      </w:pPr>
      <w:r w:rsidRPr="00D134B1">
        <w:rPr>
          <w:lang w:val="en-GB"/>
        </w:rPr>
        <w:t xml:space="preserve">        hreflang="en" title="Feed containing the pre-defined waternetwork dataset (in one or more downloadable formats)"/&gt;</w:t>
      </w:r>
    </w:p>
    <w:p w14:paraId="3BE780CC" w14:textId="77777777" w:rsidR="00C27656" w:rsidRPr="00D134B1" w:rsidRDefault="00C27656" w:rsidP="0039031F">
      <w:pPr>
        <w:pStyle w:val="TGStyle1"/>
      </w:pPr>
      <w:r w:rsidRPr="008C32EF">
        <w:t>Each feed ‘entry’ in a “Download Service Feed” shall contain a single link to a “Dataset Feed”. This link shall have a ‘rel’ attribute with a value of “alternate” and a ‘type’ attribute with a value “application/atom+xml”</w:t>
      </w:r>
    </w:p>
    <w:p w14:paraId="3B44E3A2" w14:textId="77777777" w:rsidR="00C01392" w:rsidRDefault="00C01392" w:rsidP="00C01392">
      <w:pPr>
        <w:pStyle w:val="Titolo3"/>
      </w:pPr>
      <w:bookmarkStart w:id="159" w:name="_Ref364084532"/>
      <w:bookmarkStart w:id="160" w:name="_Toc364091552"/>
      <w:r>
        <w:t>Download Service Feed: entry</w:t>
      </w:r>
      <w:r w:rsidRPr="00D134B1">
        <w:t xml:space="preserve"> ‘li</w:t>
      </w:r>
      <w:r>
        <w:t>nk’ to WFS implementation (only for “hybrid implementations”)</w:t>
      </w:r>
      <w:bookmarkEnd w:id="159"/>
      <w:bookmarkEnd w:id="160"/>
    </w:p>
    <w:p w14:paraId="5CDD894E" w14:textId="77777777" w:rsidR="00C01392" w:rsidRPr="007B62B2" w:rsidRDefault="00C01392" w:rsidP="00C01392">
      <w:pPr>
        <w:rPr>
          <w:lang w:val="x-none"/>
        </w:rPr>
      </w:pPr>
      <w:r w:rsidRPr="007B62B2">
        <w:t xml:space="preserve">If </w:t>
      </w:r>
      <w:r>
        <w:t>the Atom  implementation is complemented by one or several WFS for the Direct Access operations Get Spatial Object and Describe Spatial Object Type (“hybrid implementation”, see section</w:t>
      </w:r>
      <w:r w:rsidR="00AC60DA">
        <w:t xml:space="preserve"> </w:t>
      </w:r>
      <w:r w:rsidR="00AC60DA">
        <w:fldChar w:fldCharType="begin"/>
      </w:r>
      <w:r w:rsidR="00AC60DA">
        <w:instrText xml:space="preserve"> REF _Ref364091674 \r \h </w:instrText>
      </w:r>
      <w:r w:rsidR="00AC60DA">
        <w:fldChar w:fldCharType="separate"/>
      </w:r>
      <w:r w:rsidR="00BB00B0">
        <w:t>4</w:t>
      </w:r>
      <w:r w:rsidR="00AC60DA">
        <w:fldChar w:fldCharType="end"/>
      </w:r>
      <w:r>
        <w:t>), a link needs to be established to the service offering these additional operations.</w:t>
      </w:r>
    </w:p>
    <w:p w14:paraId="39E94BCE" w14:textId="77777777" w:rsidR="00C01392" w:rsidRPr="00585F70" w:rsidRDefault="00C01392" w:rsidP="0039031F">
      <w:pPr>
        <w:pStyle w:val="TGStyle1"/>
      </w:pPr>
      <w:bookmarkStart w:id="161" w:name="_Ref364071058"/>
      <w:r w:rsidRPr="000E4744">
        <w:t>In case of a “hybrid implementation” based on Atom for Part A of [</w:t>
      </w:r>
      <w:r w:rsidRPr="000E4744">
        <w:rPr>
          <w:b/>
        </w:rPr>
        <w:t>INS NS</w:t>
      </w:r>
      <w:r w:rsidRPr="000E4744">
        <w:t>, Annex IV] and WFS for Parts B and C of [</w:t>
      </w:r>
      <w:r w:rsidRPr="000E4744">
        <w:rPr>
          <w:b/>
        </w:rPr>
        <w:t>INS NS</w:t>
      </w:r>
      <w:r w:rsidRPr="000E4744">
        <w:t xml:space="preserve">, Annex IV], </w:t>
      </w:r>
      <w:r>
        <w:rPr>
          <w:lang w:val="en-US"/>
        </w:rPr>
        <w:t xml:space="preserve"> a link shall be provided to the WFS Capabilities document.  </w:t>
      </w:r>
      <w:r w:rsidRPr="00D134B1">
        <w:rPr>
          <w:lang w:val="en-GB"/>
        </w:rPr>
        <w:t xml:space="preserve">Where this is done the </w:t>
      </w:r>
      <w:r>
        <w:rPr>
          <w:lang w:val="en-GB"/>
        </w:rPr>
        <w:t>‘</w:t>
      </w:r>
      <w:r w:rsidRPr="00D134B1">
        <w:rPr>
          <w:i/>
          <w:lang w:val="en-GB"/>
        </w:rPr>
        <w:t>rel</w:t>
      </w:r>
      <w:r>
        <w:rPr>
          <w:i/>
          <w:lang w:val="en-GB"/>
        </w:rPr>
        <w:t>’</w:t>
      </w:r>
      <w:r w:rsidRPr="00D134B1">
        <w:rPr>
          <w:lang w:val="en-GB"/>
        </w:rPr>
        <w:t xml:space="preserve"> attribute </w:t>
      </w:r>
      <w:r>
        <w:rPr>
          <w:lang w:val="en-GB"/>
        </w:rPr>
        <w:t>shall</w:t>
      </w:r>
      <w:r w:rsidRPr="00D134B1">
        <w:rPr>
          <w:lang w:val="en-GB"/>
        </w:rPr>
        <w:t xml:space="preserve"> have the value “</w:t>
      </w:r>
      <w:r>
        <w:rPr>
          <w:lang w:val="en-GB"/>
        </w:rPr>
        <w:t xml:space="preserve">related” and the </w:t>
      </w:r>
      <w:r w:rsidRPr="00585F70">
        <w:rPr>
          <w:i/>
          <w:lang w:val="en-GB"/>
        </w:rPr>
        <w:t>‘type’</w:t>
      </w:r>
      <w:r>
        <w:rPr>
          <w:lang w:val="en-GB"/>
        </w:rPr>
        <w:t xml:space="preserve"> attribute shall have the value “application/xml”</w:t>
      </w:r>
      <w:bookmarkEnd w:id="161"/>
    </w:p>
    <w:p w14:paraId="460DE8D7" w14:textId="77777777" w:rsidR="00781666" w:rsidRPr="00D134B1" w:rsidRDefault="00781666" w:rsidP="00781666">
      <w:pPr>
        <w:pStyle w:val="Exampletitle"/>
        <w:rPr>
          <w:lang w:val="en-GB"/>
        </w:rPr>
      </w:pPr>
      <w:bookmarkStart w:id="162" w:name="_Toc364091626"/>
      <w:r w:rsidRPr="00D134B1">
        <w:rPr>
          <w:lang w:val="en-GB"/>
        </w:rPr>
        <w:t xml:space="preserve">Example link to a </w:t>
      </w:r>
      <w:r>
        <w:rPr>
          <w:lang w:val="en-GB"/>
        </w:rPr>
        <w:t>WFS implementation for the Direct Access operations</w:t>
      </w:r>
      <w:bookmarkEnd w:id="162"/>
    </w:p>
    <w:p w14:paraId="1EAA5321" w14:textId="77777777" w:rsidR="00781666" w:rsidRPr="00D134B1" w:rsidRDefault="00781666" w:rsidP="00781666">
      <w:pPr>
        <w:pStyle w:val="XMLHighlight"/>
        <w:rPr>
          <w:lang w:val="en-GB"/>
        </w:rPr>
      </w:pPr>
      <w:r w:rsidRPr="00D134B1">
        <w:rPr>
          <w:lang w:val="en-GB"/>
        </w:rPr>
        <w:t xml:space="preserve">&lt;!-- link to </w:t>
      </w:r>
      <w:r>
        <w:rPr>
          <w:lang w:val="en-GB"/>
        </w:rPr>
        <w:t>related WFS implementing Direct Access operations</w:t>
      </w:r>
      <w:r w:rsidRPr="00D134B1">
        <w:rPr>
          <w:lang w:val="en-GB"/>
        </w:rPr>
        <w:t xml:space="preserve"> --&gt;</w:t>
      </w:r>
    </w:p>
    <w:p w14:paraId="0743D65C" w14:textId="77777777" w:rsidR="00781666" w:rsidRPr="00D134B1" w:rsidRDefault="00781666" w:rsidP="00781666">
      <w:pPr>
        <w:pStyle w:val="XMLExample"/>
        <w:rPr>
          <w:lang w:val="en-GB"/>
        </w:rPr>
      </w:pPr>
      <w:r w:rsidRPr="00D134B1">
        <w:rPr>
          <w:lang w:val="en-GB"/>
        </w:rPr>
        <w:t>&lt;link rel="</w:t>
      </w:r>
      <w:r>
        <w:rPr>
          <w:lang w:val="en-GB"/>
        </w:rPr>
        <w:t>related</w:t>
      </w:r>
      <w:r w:rsidRPr="00D134B1">
        <w:rPr>
          <w:lang w:val="en-GB"/>
        </w:rPr>
        <w:t>" href="</w:t>
      </w:r>
      <w:r w:rsidR="00D47BB7" w:rsidRPr="009D71F7">
        <w:rPr>
          <w:lang w:val="en-GB"/>
        </w:rPr>
        <w:t>http://xyz.org/wfs?request=GetCapabilities&amp;amp;service=WFS&amp;amp;version=2.0.0</w:t>
      </w:r>
      <w:r w:rsidRPr="00D134B1">
        <w:rPr>
          <w:lang w:val="en-GB"/>
        </w:rPr>
        <w:t>" type="application/xml"</w:t>
      </w:r>
      <w:r>
        <w:rPr>
          <w:lang w:val="en-GB"/>
        </w:rPr>
        <w:t xml:space="preserve"> </w:t>
      </w:r>
      <w:r w:rsidRPr="00D134B1">
        <w:rPr>
          <w:lang w:val="en-GB"/>
        </w:rPr>
        <w:t>title="</w:t>
      </w:r>
      <w:r>
        <w:rPr>
          <w:lang w:val="en-GB"/>
        </w:rPr>
        <w:t>Service implementing Direct Access operations</w:t>
      </w:r>
      <w:r w:rsidRPr="00D134B1">
        <w:rPr>
          <w:lang w:val="en-GB"/>
        </w:rPr>
        <w:t>"/&gt;</w:t>
      </w:r>
    </w:p>
    <w:p w14:paraId="508331D5" w14:textId="77777777" w:rsidR="00074882" w:rsidRPr="00D134B1" w:rsidRDefault="00074882" w:rsidP="00B97D54">
      <w:pPr>
        <w:pStyle w:val="Titolo3"/>
      </w:pPr>
      <w:bookmarkStart w:id="163" w:name="_Toc364091553"/>
      <w:r w:rsidRPr="00D134B1">
        <w:t>Download Service Feed: entry, additional elements</w:t>
      </w:r>
      <w:bookmarkEnd w:id="163"/>
    </w:p>
    <w:p w14:paraId="541B8AE0" w14:textId="77777777" w:rsidR="00495985" w:rsidRPr="008C32EF" w:rsidRDefault="00495985" w:rsidP="00D134B1">
      <w:pPr>
        <w:spacing w:after="120"/>
      </w:pPr>
      <w:r w:rsidRPr="008C32EF">
        <w:t>Th</w:t>
      </w:r>
      <w:r w:rsidR="00F676C1" w:rsidRPr="008C32EF">
        <w:t xml:space="preserve">e guidance for </w:t>
      </w:r>
      <w:r w:rsidR="00A6281B" w:rsidRPr="008C32EF">
        <w:t>id</w:t>
      </w:r>
      <w:r w:rsidR="00FD7392" w:rsidRPr="008C32EF">
        <w:t xml:space="preserve">, </w:t>
      </w:r>
      <w:r w:rsidR="003D0D40" w:rsidRPr="008C32EF">
        <w:t>title</w:t>
      </w:r>
      <w:r w:rsidR="00FD7392" w:rsidRPr="008C32EF">
        <w:t xml:space="preserve"> and updated </w:t>
      </w:r>
      <w:r w:rsidR="00A6281B" w:rsidRPr="008C32EF">
        <w:t>elements</w:t>
      </w:r>
      <w:r w:rsidRPr="008C32EF">
        <w:t xml:space="preserve"> </w:t>
      </w:r>
      <w:r w:rsidR="00A6281B" w:rsidRPr="008C32EF">
        <w:t xml:space="preserve">for each entry </w:t>
      </w:r>
      <w:r w:rsidRPr="008C32EF">
        <w:t xml:space="preserve">is </w:t>
      </w:r>
      <w:r w:rsidR="00A6281B" w:rsidRPr="008C32EF">
        <w:t xml:space="preserve">equivalent to the </w:t>
      </w:r>
      <w:r w:rsidR="00624772" w:rsidRPr="008C32EF">
        <w:t xml:space="preserve">guidance for the </w:t>
      </w:r>
      <w:r w:rsidR="00A6281B" w:rsidRPr="008C32EF">
        <w:t xml:space="preserve">same elements </w:t>
      </w:r>
      <w:r w:rsidR="00624772" w:rsidRPr="008C32EF">
        <w:t>in</w:t>
      </w:r>
      <w:r w:rsidR="00A6281B" w:rsidRPr="008C32EF">
        <w:t xml:space="preserve"> the </w:t>
      </w:r>
      <w:r w:rsidR="000E4C08" w:rsidRPr="008C32EF">
        <w:t xml:space="preserve">enclosing </w:t>
      </w:r>
      <w:r w:rsidR="00A6281B" w:rsidRPr="008C32EF">
        <w:t xml:space="preserve">feed </w:t>
      </w:r>
      <w:r w:rsidRPr="008C32EF">
        <w:t>and can be summarised by the following r</w:t>
      </w:r>
      <w:r w:rsidR="00A6281B" w:rsidRPr="008C32EF">
        <w:t>equirements and recommendations:</w:t>
      </w:r>
    </w:p>
    <w:p w14:paraId="3FAB8CB1" w14:textId="77777777" w:rsidR="00F676C1" w:rsidRPr="00D134B1" w:rsidRDefault="00F676C1" w:rsidP="0039031F">
      <w:pPr>
        <w:pStyle w:val="TGStyle1"/>
        <w:rPr>
          <w:i/>
        </w:rPr>
      </w:pPr>
      <w:r w:rsidRPr="00D134B1">
        <w:t xml:space="preserve">The ‘id’ element of a feed entry </w:t>
      </w:r>
      <w:r w:rsidR="00FE17E9" w:rsidRPr="008C32EF">
        <w:t>in a Download Service</w:t>
      </w:r>
      <w:r w:rsidR="000E4C08" w:rsidRPr="008C32EF">
        <w:t xml:space="preserve"> F</w:t>
      </w:r>
      <w:r w:rsidR="00FE17E9" w:rsidRPr="008C32EF">
        <w:t xml:space="preserve">eed </w:t>
      </w:r>
      <w:r w:rsidRPr="00D134B1">
        <w:t>shall contain an identifier for that feed entry.</w:t>
      </w:r>
    </w:p>
    <w:p w14:paraId="3341298F" w14:textId="77777777" w:rsidR="00F676C1" w:rsidRPr="008C32EF" w:rsidRDefault="00F676C1" w:rsidP="00276C89"/>
    <w:p w14:paraId="65E422D2" w14:textId="77777777" w:rsidR="00F676C1" w:rsidRPr="00D134B1" w:rsidRDefault="00F676C1" w:rsidP="0039031F">
      <w:pPr>
        <w:pStyle w:val="TGStyle1"/>
        <w:rPr>
          <w:i/>
        </w:rPr>
      </w:pPr>
      <w:r w:rsidRPr="00D134B1">
        <w:t xml:space="preserve">The ‘title’ element of </w:t>
      </w:r>
      <w:r w:rsidR="004367C5" w:rsidRPr="008C32EF">
        <w:t>a</w:t>
      </w:r>
      <w:r w:rsidRPr="00D134B1">
        <w:t xml:space="preserve"> feed entry </w:t>
      </w:r>
      <w:r w:rsidR="000E4C08" w:rsidRPr="008C32EF">
        <w:t>in a Download Service F</w:t>
      </w:r>
      <w:r w:rsidR="00FE17E9" w:rsidRPr="008C32EF">
        <w:t xml:space="preserve">eed </w:t>
      </w:r>
      <w:r w:rsidRPr="00D134B1">
        <w:t>shall be populated with a human readable title for the feed entry.</w:t>
      </w:r>
    </w:p>
    <w:p w14:paraId="7C18C440" w14:textId="77777777" w:rsidR="00F45D1A" w:rsidRPr="008C32EF" w:rsidRDefault="00F45D1A" w:rsidP="00F45D1A"/>
    <w:p w14:paraId="5D2DD604" w14:textId="77777777" w:rsidR="00F676C1" w:rsidRPr="00D134B1" w:rsidRDefault="00F676C1" w:rsidP="0039031F">
      <w:pPr>
        <w:pStyle w:val="TGStyle1"/>
      </w:pPr>
      <w:r w:rsidRPr="00D134B1">
        <w:t>The ‘updated’ element of a feed entry</w:t>
      </w:r>
      <w:r w:rsidR="000E4C08" w:rsidRPr="00C958B5">
        <w:t xml:space="preserve"> in a Download Service F</w:t>
      </w:r>
      <w:r w:rsidR="00FE17E9" w:rsidRPr="00C958B5">
        <w:t>eed</w:t>
      </w:r>
      <w:r w:rsidRPr="00D134B1">
        <w:t xml:space="preserve"> shall contain the date</w:t>
      </w:r>
      <w:r w:rsidR="003F2B6C" w:rsidRPr="00D134B1">
        <w:t>,</w:t>
      </w:r>
      <w:r w:rsidRPr="00D134B1">
        <w:t xml:space="preserve"> time </w:t>
      </w:r>
      <w:r w:rsidR="003F2B6C" w:rsidRPr="00D134B1">
        <w:t xml:space="preserve">and timezone </w:t>
      </w:r>
      <w:r w:rsidRPr="00D134B1">
        <w:t>at which the feed entry was last updated.</w:t>
      </w:r>
    </w:p>
    <w:p w14:paraId="42784094" w14:textId="77777777" w:rsidR="00F676C1" w:rsidRPr="008C32EF" w:rsidRDefault="00F676C1" w:rsidP="00ED23CB">
      <w:pPr>
        <w:spacing w:before="120" w:after="120"/>
      </w:pPr>
      <w:r w:rsidRPr="008C32EF">
        <w:t>Since the ‘rights’</w:t>
      </w:r>
      <w:r w:rsidR="00D81693" w:rsidRPr="008C32EF">
        <w:t xml:space="preserve"> information</w:t>
      </w:r>
      <w:r w:rsidRPr="008C32EF">
        <w:t xml:space="preserve"> may often be the same for all entries in a feed this element may be omitted for each individual entry</w:t>
      </w:r>
      <w:r w:rsidR="00FD7392" w:rsidRPr="008C32EF">
        <w:t xml:space="preserve"> if it is present in the enclosing feed</w:t>
      </w:r>
      <w:r w:rsidRPr="008C32EF">
        <w:t>.</w:t>
      </w:r>
      <w:r w:rsidR="0034009F" w:rsidRPr="008C32EF">
        <w:t xml:space="preserve"> The rights in this case refer to the pre-defined dataset the feed entry describes.</w:t>
      </w:r>
      <w:r w:rsidRPr="008C32EF">
        <w:t xml:space="preserve"> </w:t>
      </w:r>
    </w:p>
    <w:p w14:paraId="1A52418A" w14:textId="77777777" w:rsidR="00F676C1" w:rsidRPr="0039031F" w:rsidRDefault="00F676C1" w:rsidP="0039031F">
      <w:pPr>
        <w:pStyle w:val="TGRecommend"/>
      </w:pPr>
      <w:r w:rsidRPr="0039031F">
        <w:t xml:space="preserve">The ‘rights’ element of a feed entry may contain information about rights or restrictions </w:t>
      </w:r>
      <w:r w:rsidR="00D81693" w:rsidRPr="0039031F">
        <w:t>specific to that</w:t>
      </w:r>
      <w:r w:rsidRPr="0039031F">
        <w:t xml:space="preserve"> feed entry.</w:t>
      </w:r>
    </w:p>
    <w:p w14:paraId="60A90174" w14:textId="77777777" w:rsidR="00F676C1" w:rsidRPr="008C32EF" w:rsidRDefault="00F676C1" w:rsidP="00276C89">
      <w:r w:rsidRPr="008C32EF">
        <w:t xml:space="preserve">In the case where ‘rights’ information is not given for individual entries, the entries assume the rights of the </w:t>
      </w:r>
      <w:r w:rsidR="00FD7392" w:rsidRPr="008C32EF">
        <w:t>enclosing</w:t>
      </w:r>
      <w:r w:rsidRPr="008C32EF">
        <w:t xml:space="preserve"> feed.</w:t>
      </w:r>
    </w:p>
    <w:p w14:paraId="4EA9B36E" w14:textId="77777777" w:rsidR="00C631F5" w:rsidRPr="008C32EF" w:rsidRDefault="00C631F5" w:rsidP="00D50FCF">
      <w:pPr>
        <w:spacing w:after="120"/>
      </w:pPr>
      <w:r w:rsidRPr="008C32EF">
        <w:t>Similarly, the ‘author’ information may often be the same for all entries in a feed so this element may also be omitted for each individual entry.</w:t>
      </w:r>
    </w:p>
    <w:p w14:paraId="5F555934" w14:textId="77777777" w:rsidR="00C631F5" w:rsidRPr="0039031F" w:rsidRDefault="00C631F5" w:rsidP="0039031F">
      <w:pPr>
        <w:pStyle w:val="TGRecommend"/>
      </w:pPr>
      <w:r w:rsidRPr="0039031F">
        <w:t>The ‘author’ element of a feed entry may contain information about the author specific to that feed entry.</w:t>
      </w:r>
    </w:p>
    <w:p w14:paraId="684BFC5A" w14:textId="77777777" w:rsidR="00ED23CB" w:rsidRPr="008C32EF" w:rsidRDefault="00C631F5" w:rsidP="00276C89">
      <w:r w:rsidRPr="008C32EF">
        <w:t xml:space="preserve">Again, in the case where ‘author’ information is not given for individual entries, the entries assume the author properties of the </w:t>
      </w:r>
      <w:r w:rsidR="00FD7392" w:rsidRPr="008C32EF">
        <w:t>enclosing</w:t>
      </w:r>
      <w:r w:rsidRPr="008C32EF">
        <w:t xml:space="preserve"> feed.</w:t>
      </w:r>
    </w:p>
    <w:p w14:paraId="461CE814" w14:textId="77777777" w:rsidR="000B57D7" w:rsidRPr="00D134B1" w:rsidRDefault="000B57D7" w:rsidP="00B97D54">
      <w:pPr>
        <w:pStyle w:val="Titolo3"/>
      </w:pPr>
      <w:bookmarkStart w:id="164" w:name="_Toc364091554"/>
      <w:r w:rsidRPr="00D134B1">
        <w:t>Download Service Feed: entry ‘summary’ element</w:t>
      </w:r>
      <w:bookmarkEnd w:id="164"/>
    </w:p>
    <w:p w14:paraId="5E0029DF" w14:textId="77777777" w:rsidR="000B57D7" w:rsidRPr="00D134B1" w:rsidRDefault="000B57D7" w:rsidP="000B57D7">
      <w:pPr>
        <w:rPr>
          <w:i/>
        </w:rPr>
      </w:pPr>
      <w:r w:rsidRPr="00D134B1">
        <w:t xml:space="preserve">The </w:t>
      </w:r>
      <w:r w:rsidRPr="008C32EF">
        <w:t>’summary’</w:t>
      </w:r>
      <w:r w:rsidRPr="00D134B1">
        <w:t xml:space="preserve"> element may contain additional human-readable information about the feed entry.</w:t>
      </w:r>
    </w:p>
    <w:p w14:paraId="47532B59" w14:textId="77777777" w:rsidR="000B57D7" w:rsidRPr="00D134B1" w:rsidRDefault="000B57D7" w:rsidP="000B57D7">
      <w:pPr>
        <w:pStyle w:val="Exampletitle"/>
        <w:rPr>
          <w:lang w:val="en-GB"/>
        </w:rPr>
      </w:pPr>
      <w:bookmarkStart w:id="165" w:name="_Toc364091627"/>
      <w:r w:rsidRPr="00D134B1">
        <w:rPr>
          <w:lang w:val="en-GB"/>
        </w:rPr>
        <w:t>Example summary element</w:t>
      </w:r>
      <w:bookmarkEnd w:id="165"/>
    </w:p>
    <w:p w14:paraId="5CB2DF47" w14:textId="77777777" w:rsidR="009203DF" w:rsidRPr="00D134B1" w:rsidRDefault="009203DF" w:rsidP="009203DF">
      <w:pPr>
        <w:pStyle w:val="XMLHighlight"/>
        <w:rPr>
          <w:lang w:val="en-GB"/>
        </w:rPr>
      </w:pPr>
      <w:r w:rsidRPr="00D134B1">
        <w:rPr>
          <w:lang w:val="en-GB"/>
        </w:rPr>
        <w:t>&lt;!-- summary --&gt;</w:t>
      </w:r>
    </w:p>
    <w:p w14:paraId="552CA0DA" w14:textId="77777777" w:rsidR="000B57D7" w:rsidRPr="00D134B1" w:rsidRDefault="009203DF" w:rsidP="000B57D7">
      <w:pPr>
        <w:pStyle w:val="XMLExample"/>
        <w:rPr>
          <w:lang w:val="en-GB"/>
        </w:rPr>
      </w:pPr>
      <w:r w:rsidRPr="00D134B1">
        <w:rPr>
          <w:lang w:val="en-GB"/>
        </w:rPr>
        <w:t>&lt;summary&gt;This is the entry for water network ABC Dataset&lt;/summary&gt;</w:t>
      </w:r>
    </w:p>
    <w:p w14:paraId="2C23A0EA" w14:textId="77777777" w:rsidR="000B57D7" w:rsidRPr="0039031F" w:rsidRDefault="000B57D7" w:rsidP="0039031F">
      <w:pPr>
        <w:pStyle w:val="TGRecommend"/>
      </w:pPr>
      <w:r w:rsidRPr="0039031F">
        <w:t xml:space="preserve">The ‘summary’ element of a feed </w:t>
      </w:r>
      <w:r w:rsidR="004E2AA5" w:rsidRPr="0039031F">
        <w:t xml:space="preserve">entry </w:t>
      </w:r>
      <w:r w:rsidRPr="0039031F">
        <w:t>should contain a summary description of the feed</w:t>
      </w:r>
      <w:r w:rsidR="004E2AA5" w:rsidRPr="0039031F">
        <w:t xml:space="preserve"> entry</w:t>
      </w:r>
      <w:r w:rsidRPr="0039031F">
        <w:t>.</w:t>
      </w:r>
    </w:p>
    <w:p w14:paraId="6DE1030D" w14:textId="77777777" w:rsidR="005610C9" w:rsidRPr="00D134B1" w:rsidRDefault="006454E7" w:rsidP="00B97D54">
      <w:pPr>
        <w:pStyle w:val="Titolo3"/>
      </w:pPr>
      <w:bookmarkStart w:id="166" w:name="_Toc323199672"/>
      <w:bookmarkStart w:id="167" w:name="_Toc323200895"/>
      <w:bookmarkStart w:id="168" w:name="_Toc323201054"/>
      <w:bookmarkStart w:id="169" w:name="_Toc323399767"/>
      <w:bookmarkStart w:id="170" w:name="_Toc323399878"/>
      <w:bookmarkStart w:id="171" w:name="_Toc323816751"/>
      <w:bookmarkStart w:id="172" w:name="_Toc323816862"/>
      <w:bookmarkStart w:id="173" w:name="_Toc323816973"/>
      <w:bookmarkStart w:id="174" w:name="_Toc323827946"/>
      <w:bookmarkStart w:id="175" w:name="_Toc321412946"/>
      <w:bookmarkStart w:id="176" w:name="_Toc321422970"/>
      <w:bookmarkStart w:id="177" w:name="_Toc321412947"/>
      <w:bookmarkStart w:id="178" w:name="_Toc321422971"/>
      <w:bookmarkStart w:id="179" w:name="_Toc321412948"/>
      <w:bookmarkStart w:id="180" w:name="_Toc321422972"/>
      <w:bookmarkStart w:id="181" w:name="_Toc321412949"/>
      <w:bookmarkStart w:id="182" w:name="_Toc321422973"/>
      <w:bookmarkStart w:id="183" w:name="_Toc321412950"/>
      <w:bookmarkStart w:id="184" w:name="_Toc321422974"/>
      <w:bookmarkStart w:id="185" w:name="_Toc321412953"/>
      <w:bookmarkStart w:id="186" w:name="_Toc321422977"/>
      <w:bookmarkStart w:id="187" w:name="_Toc321412957"/>
      <w:bookmarkStart w:id="188" w:name="_Toc321422981"/>
      <w:bookmarkStart w:id="189" w:name="_Toc321412958"/>
      <w:bookmarkStart w:id="190" w:name="_Toc321422982"/>
      <w:bookmarkStart w:id="191" w:name="_Toc321412959"/>
      <w:bookmarkStart w:id="192" w:name="_Toc321422983"/>
      <w:bookmarkStart w:id="193" w:name="_Toc321412961"/>
      <w:bookmarkStart w:id="194" w:name="_Toc321422985"/>
      <w:bookmarkStart w:id="195" w:name="_Toc321412962"/>
      <w:bookmarkStart w:id="196" w:name="_Toc321422986"/>
      <w:bookmarkStart w:id="197" w:name="_Toc321412964"/>
      <w:bookmarkStart w:id="198" w:name="_Toc321422988"/>
      <w:bookmarkStart w:id="199" w:name="_Toc321412965"/>
      <w:bookmarkStart w:id="200" w:name="_Toc321422989"/>
      <w:bookmarkStart w:id="201" w:name="_Ref320957566"/>
      <w:bookmarkStart w:id="202" w:name="_Toc36409155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D134B1">
        <w:t>Download Service</w:t>
      </w:r>
      <w:r w:rsidR="00851C87" w:rsidRPr="00D134B1">
        <w:t xml:space="preserve"> Feed: e</w:t>
      </w:r>
      <w:r w:rsidR="005610C9" w:rsidRPr="00D134B1">
        <w:t>ntry ‘georss’ element</w:t>
      </w:r>
      <w:bookmarkEnd w:id="201"/>
      <w:bookmarkEnd w:id="202"/>
    </w:p>
    <w:p w14:paraId="6C3F05F4" w14:textId="77777777" w:rsidR="00276C89" w:rsidRPr="008C32EF" w:rsidRDefault="005610C9" w:rsidP="00D50FCF">
      <w:pPr>
        <w:spacing w:after="120"/>
      </w:pPr>
      <w:r w:rsidRPr="008C32EF">
        <w:t>To enable GeoRSS</w:t>
      </w:r>
      <w:r w:rsidR="00BB281C" w:rsidRPr="008C32EF">
        <w:t xml:space="preserve"> [</w:t>
      </w:r>
      <w:r w:rsidR="00BB281C" w:rsidRPr="008C32EF">
        <w:rPr>
          <w:b/>
        </w:rPr>
        <w:t>GeoRSS</w:t>
      </w:r>
      <w:r w:rsidR="00BB281C" w:rsidRPr="008C32EF">
        <w:t>]</w:t>
      </w:r>
      <w:r w:rsidRPr="008C32EF">
        <w:t xml:space="preserve"> tools to display INSPIRE Atom feeds we </w:t>
      </w:r>
      <w:r w:rsidR="00751337" w:rsidRPr="008C32EF">
        <w:t xml:space="preserve">recommend </w:t>
      </w:r>
      <w:r w:rsidRPr="008C32EF">
        <w:t>augment</w:t>
      </w:r>
      <w:r w:rsidR="00751337" w:rsidRPr="008C32EF">
        <w:t>ing</w:t>
      </w:r>
      <w:r w:rsidRPr="008C32EF">
        <w:t xml:space="preserve"> the Atom </w:t>
      </w:r>
      <w:r w:rsidR="00751337" w:rsidRPr="008C32EF">
        <w:t>feed</w:t>
      </w:r>
      <w:r w:rsidR="008313D4" w:rsidRPr="008C32EF">
        <w:t xml:space="preserve"> entries</w:t>
      </w:r>
      <w:r w:rsidR="00751337" w:rsidRPr="008C32EF">
        <w:t xml:space="preserve"> with GeoRSS elements</w:t>
      </w:r>
      <w:r w:rsidR="008313D4" w:rsidRPr="008C32EF">
        <w:t xml:space="preserve"> to show the geographic extent of the </w:t>
      </w:r>
      <w:r w:rsidR="00701A6A" w:rsidRPr="008C32EF">
        <w:t>dataset</w:t>
      </w:r>
      <w:r w:rsidR="008313D4" w:rsidRPr="008C32EF">
        <w:t>s.</w:t>
      </w:r>
    </w:p>
    <w:p w14:paraId="48D441C6" w14:textId="77777777" w:rsidR="00BF338B" w:rsidRPr="0039031F" w:rsidRDefault="00BF338B" w:rsidP="0039031F">
      <w:pPr>
        <w:pStyle w:val="TGRecommend"/>
      </w:pPr>
      <w:r w:rsidRPr="0039031F">
        <w:t>GeoRSS-Simple should be used in feed entries to indicate the geographic extent of the dataset.</w:t>
      </w:r>
    </w:p>
    <w:p w14:paraId="11EC2492" w14:textId="77777777" w:rsidR="008313D4" w:rsidRPr="008C32EF" w:rsidRDefault="008313D4" w:rsidP="00FE6805">
      <w:r w:rsidRPr="008C32EF">
        <w:t xml:space="preserve">Since georss:box is not well supported in common tools it is recommended to use georss:polygon to define bounding boxes, and georss:point when a </w:t>
      </w:r>
      <w:r w:rsidR="00701A6A" w:rsidRPr="008C32EF">
        <w:t>dataset</w:t>
      </w:r>
      <w:r w:rsidRPr="008C32EF">
        <w:t xml:space="preserve">’s geometric extent is </w:t>
      </w:r>
      <w:r w:rsidR="00BF338B" w:rsidRPr="008C32EF">
        <w:t>represented by a single point location</w:t>
      </w:r>
      <w:r w:rsidRPr="008C32EF">
        <w:t>.</w:t>
      </w:r>
      <w:r w:rsidR="00071690" w:rsidRPr="008C32EF">
        <w:t xml:space="preserve"> It is not recommended to use georss:box.</w:t>
      </w:r>
    </w:p>
    <w:p w14:paraId="2B43AE23" w14:textId="77777777" w:rsidR="00BF338B" w:rsidRPr="0039031F" w:rsidRDefault="00BF338B" w:rsidP="0039031F">
      <w:pPr>
        <w:pStyle w:val="TGRecommend"/>
      </w:pPr>
      <w:r w:rsidRPr="0039031F">
        <w:t xml:space="preserve">The bounding box of the </w:t>
      </w:r>
      <w:r w:rsidR="00701A6A" w:rsidRPr="0039031F">
        <w:t>dataset</w:t>
      </w:r>
      <w:r w:rsidRPr="0039031F">
        <w:t xml:space="preserve"> described by a feed entry should be provided using a georss:polygon, unless the geographic extent is a single point in which case georss:point should be used. </w:t>
      </w:r>
    </w:p>
    <w:p w14:paraId="5E7C37ED" w14:textId="77777777" w:rsidR="005610C9" w:rsidRPr="00D134B1" w:rsidRDefault="00BF338B" w:rsidP="00D50FCF">
      <w:pPr>
        <w:spacing w:after="120"/>
      </w:pPr>
      <w:r w:rsidRPr="008C32EF">
        <w:t>As determined by the GeoRSS specification, t</w:t>
      </w:r>
      <w:r w:rsidR="005610C9" w:rsidRPr="008C32EF">
        <w:t>he extent of the dataset</w:t>
      </w:r>
      <w:r w:rsidR="00421656" w:rsidRPr="008C32EF">
        <w:t xml:space="preserve"> </w:t>
      </w:r>
      <w:r w:rsidR="008313D4" w:rsidRPr="008C32EF">
        <w:t xml:space="preserve">must be </w:t>
      </w:r>
      <w:r w:rsidR="00421656" w:rsidRPr="008C32EF">
        <w:t>in WGS84</w:t>
      </w:r>
      <w:r w:rsidR="001C0ECF" w:rsidRPr="008C32EF">
        <w:t xml:space="preserve"> lat-lon</w:t>
      </w:r>
      <w:r w:rsidRPr="008C32EF">
        <w:t xml:space="preserve">. This extent </w:t>
      </w:r>
      <w:r w:rsidR="008313D4" w:rsidRPr="00D134B1">
        <w:t xml:space="preserve">should </w:t>
      </w:r>
      <w:r w:rsidR="00FE6805" w:rsidRPr="00D134B1">
        <w:t xml:space="preserve">correspond with the ‘Geographic Bounding Box’ in the corresponding </w:t>
      </w:r>
      <w:r w:rsidR="00701A6A" w:rsidRPr="00D134B1">
        <w:t>dataset</w:t>
      </w:r>
      <w:r w:rsidR="00FE6805" w:rsidRPr="00D134B1">
        <w:t xml:space="preserve"> metadata record.</w:t>
      </w:r>
    </w:p>
    <w:p w14:paraId="5E7A5650" w14:textId="77777777" w:rsidR="00F71990" w:rsidRPr="00D134B1" w:rsidRDefault="00F71990" w:rsidP="00D50FCF">
      <w:pPr>
        <w:pStyle w:val="Exampletitle"/>
        <w:ind w:left="714"/>
        <w:rPr>
          <w:lang w:val="en-GB"/>
        </w:rPr>
      </w:pPr>
      <w:bookmarkStart w:id="203" w:name="_Toc364091628"/>
      <w:r w:rsidRPr="00D134B1">
        <w:rPr>
          <w:lang w:val="en-GB"/>
        </w:rPr>
        <w:t>GeoRSS</w:t>
      </w:r>
      <w:r w:rsidR="001C0ECF" w:rsidRPr="00D134B1">
        <w:rPr>
          <w:lang w:val="en-GB"/>
        </w:rPr>
        <w:t>-Simple</w:t>
      </w:r>
      <w:r w:rsidRPr="00D134B1">
        <w:rPr>
          <w:lang w:val="en-GB"/>
        </w:rPr>
        <w:t xml:space="preserve"> Point</w:t>
      </w:r>
      <w:bookmarkEnd w:id="203"/>
    </w:p>
    <w:p w14:paraId="164E2563" w14:textId="77777777" w:rsidR="005610C9" w:rsidRPr="00D134B1" w:rsidRDefault="005610C9" w:rsidP="005610C9">
      <w:pPr>
        <w:pStyle w:val="XMLHighlight"/>
        <w:rPr>
          <w:lang w:val="en-GB"/>
        </w:rPr>
      </w:pPr>
      <w:r w:rsidRPr="00D134B1">
        <w:rPr>
          <w:lang w:val="en-GB"/>
        </w:rPr>
        <w:t>&lt;!—example GeoRSS</w:t>
      </w:r>
      <w:r w:rsidR="001C0ECF" w:rsidRPr="00D134B1">
        <w:rPr>
          <w:lang w:val="en-GB"/>
        </w:rPr>
        <w:t>-Simple</w:t>
      </w:r>
      <w:r w:rsidRPr="00D134B1">
        <w:rPr>
          <w:lang w:val="en-GB"/>
        </w:rPr>
        <w:t xml:space="preserve"> Point --&gt;</w:t>
      </w:r>
    </w:p>
    <w:p w14:paraId="4EFD1723" w14:textId="77777777" w:rsidR="001C0ECF" w:rsidRPr="00D134B1" w:rsidRDefault="00421656" w:rsidP="00D50FCF">
      <w:pPr>
        <w:pStyle w:val="XMLExample"/>
        <w:rPr>
          <w:lang w:val="en-GB"/>
        </w:rPr>
      </w:pPr>
      <w:r w:rsidRPr="00D134B1">
        <w:rPr>
          <w:lang w:val="en-GB"/>
        </w:rPr>
        <w:t>&lt;georss:point</w:t>
      </w:r>
      <w:r w:rsidR="005610C9" w:rsidRPr="00D134B1">
        <w:rPr>
          <w:lang w:val="en-GB"/>
        </w:rPr>
        <w:t>&gt;</w:t>
      </w:r>
      <w:r w:rsidR="00CF2C53" w:rsidRPr="00D134B1">
        <w:rPr>
          <w:lang w:val="en-GB"/>
        </w:rPr>
        <w:t>53.1 10.2</w:t>
      </w:r>
      <w:r w:rsidRPr="00D134B1">
        <w:rPr>
          <w:lang w:val="en-GB"/>
        </w:rPr>
        <w:t>&lt;/georss:point&gt;</w:t>
      </w:r>
    </w:p>
    <w:p w14:paraId="5E6D8130" w14:textId="77777777" w:rsidR="0042512D" w:rsidRPr="00D134B1" w:rsidRDefault="0042512D" w:rsidP="00D50FCF">
      <w:pPr>
        <w:pStyle w:val="Exampletitle"/>
        <w:spacing w:before="120"/>
        <w:ind w:left="714"/>
        <w:rPr>
          <w:lang w:val="en-GB"/>
        </w:rPr>
      </w:pPr>
      <w:bookmarkStart w:id="204" w:name="_Ref364083708"/>
      <w:bookmarkStart w:id="205" w:name="_Ref364083719"/>
      <w:bookmarkStart w:id="206" w:name="_Toc364091629"/>
      <w:r w:rsidRPr="00D134B1">
        <w:rPr>
          <w:lang w:val="en-GB"/>
        </w:rPr>
        <w:t>GeoRSS-Simple Polygon</w:t>
      </w:r>
      <w:bookmarkEnd w:id="204"/>
      <w:bookmarkEnd w:id="205"/>
      <w:bookmarkEnd w:id="206"/>
    </w:p>
    <w:p w14:paraId="2A0208B9" w14:textId="77777777" w:rsidR="0042512D" w:rsidRPr="00D134B1" w:rsidRDefault="0042512D" w:rsidP="0042512D">
      <w:pPr>
        <w:pStyle w:val="XMLHighlight"/>
        <w:rPr>
          <w:lang w:val="en-GB"/>
        </w:rPr>
      </w:pPr>
      <w:r w:rsidRPr="00D134B1">
        <w:rPr>
          <w:lang w:val="en-GB"/>
        </w:rPr>
        <w:t>&lt;!—</w:t>
      </w:r>
      <w:r w:rsidR="008313D4" w:rsidRPr="00D134B1">
        <w:rPr>
          <w:lang w:val="en-GB"/>
        </w:rPr>
        <w:t xml:space="preserve"> a bounding box expressed as a </w:t>
      </w:r>
      <w:r w:rsidRPr="00D134B1">
        <w:rPr>
          <w:lang w:val="en-GB"/>
        </w:rPr>
        <w:t>GeoRSS-Simple Polygon --&gt;</w:t>
      </w:r>
    </w:p>
    <w:p w14:paraId="2B156578" w14:textId="77777777" w:rsidR="000F7B7C" w:rsidRPr="00D134B1" w:rsidRDefault="000F7B7C" w:rsidP="000F7B7C">
      <w:pPr>
        <w:pStyle w:val="XMLExample"/>
        <w:rPr>
          <w:lang w:val="en-GB"/>
        </w:rPr>
      </w:pPr>
      <w:r w:rsidRPr="00D134B1">
        <w:rPr>
          <w:lang w:val="en-GB"/>
        </w:rPr>
        <w:t>&lt;georss:polygon&gt;47.202 5.755 55.183 5.755 55.183 15.253 47.202 15.253 47.202 5.755&lt;/georss:polygon&gt;</w:t>
      </w:r>
    </w:p>
    <w:p w14:paraId="6EE27246" w14:textId="77777777" w:rsidR="000F7B7C" w:rsidRPr="00D134B1" w:rsidRDefault="000F7B7C" w:rsidP="008313D4">
      <w:pPr>
        <w:pStyle w:val="XMLExample"/>
        <w:rPr>
          <w:lang w:val="en-GB"/>
        </w:rPr>
      </w:pPr>
    </w:p>
    <w:p w14:paraId="0046E4CA" w14:textId="77777777" w:rsidR="00BF338B" w:rsidRPr="008C32EF" w:rsidRDefault="00BF338B" w:rsidP="00D50FCF">
      <w:pPr>
        <w:spacing w:before="120"/>
      </w:pPr>
      <w:bookmarkStart w:id="207" w:name="_Ref317258764"/>
      <w:r w:rsidRPr="008C32EF">
        <w:t>Note that the polygon describing a rectangular bounding box contains five points, the last being the same as the first.</w:t>
      </w:r>
    </w:p>
    <w:p w14:paraId="3AC3C883" w14:textId="77777777" w:rsidR="00811B4A" w:rsidRPr="00D134B1" w:rsidRDefault="00600BC6" w:rsidP="00B97D54">
      <w:pPr>
        <w:pStyle w:val="Titolo3"/>
      </w:pPr>
      <w:bookmarkStart w:id="208" w:name="_Toc323399769"/>
      <w:bookmarkStart w:id="209" w:name="_Toc323399880"/>
      <w:bookmarkStart w:id="210" w:name="_Toc323816753"/>
      <w:bookmarkStart w:id="211" w:name="_Toc323816864"/>
      <w:bookmarkStart w:id="212" w:name="_Toc323816975"/>
      <w:bookmarkStart w:id="213" w:name="_Toc323827948"/>
      <w:bookmarkStart w:id="214" w:name="_Toc364091556"/>
      <w:bookmarkEnd w:id="207"/>
      <w:bookmarkEnd w:id="208"/>
      <w:bookmarkEnd w:id="209"/>
      <w:bookmarkEnd w:id="210"/>
      <w:bookmarkEnd w:id="211"/>
      <w:bookmarkEnd w:id="212"/>
      <w:bookmarkEnd w:id="213"/>
      <w:r w:rsidRPr="00D134B1">
        <w:t>Download Service</w:t>
      </w:r>
      <w:r w:rsidR="00811B4A" w:rsidRPr="00D134B1">
        <w:t xml:space="preserve"> Feed: entry ‘category’ element – CRSs</w:t>
      </w:r>
      <w:bookmarkEnd w:id="214"/>
    </w:p>
    <w:p w14:paraId="03F02D1A" w14:textId="77777777" w:rsidR="00811B4A" w:rsidRPr="008C32EF" w:rsidRDefault="00811B4A" w:rsidP="00811B4A">
      <w:r w:rsidRPr="008C32EF">
        <w:t>The category element shall be used within the feed entry to indicate the CRSs in which the pre-defined dataset is available.</w:t>
      </w:r>
    </w:p>
    <w:p w14:paraId="2FFEE256" w14:textId="77777777" w:rsidR="00811B4A" w:rsidRPr="00D134B1" w:rsidRDefault="00811B4A" w:rsidP="00811B4A">
      <w:pPr>
        <w:pStyle w:val="Exampletitle"/>
        <w:rPr>
          <w:lang w:val="en-GB"/>
        </w:rPr>
      </w:pPr>
      <w:bookmarkStart w:id="215" w:name="_Toc364091630"/>
      <w:r w:rsidRPr="00D134B1">
        <w:rPr>
          <w:lang w:val="en-GB"/>
        </w:rPr>
        <w:t>Example CRS descriptions</w:t>
      </w:r>
      <w:bookmarkEnd w:id="215"/>
    </w:p>
    <w:p w14:paraId="603DD74E" w14:textId="77777777" w:rsidR="00811B4A" w:rsidRPr="00D134B1" w:rsidRDefault="00811B4A" w:rsidP="00811B4A">
      <w:pPr>
        <w:pStyle w:val="XMLHighlight"/>
        <w:rPr>
          <w:lang w:val="en-GB"/>
        </w:rPr>
      </w:pPr>
      <w:r w:rsidRPr="00D134B1">
        <w:rPr>
          <w:lang w:val="en-GB"/>
        </w:rPr>
        <w:t>&lt;!</w:t>
      </w:r>
      <w:r w:rsidR="0084333C" w:rsidRPr="00D134B1">
        <w:rPr>
          <w:lang w:val="en-GB"/>
        </w:rPr>
        <w:t xml:space="preserve">-- </w:t>
      </w:r>
      <w:r w:rsidRPr="00D134B1">
        <w:rPr>
          <w:lang w:val="en-GB"/>
        </w:rPr>
        <w:t xml:space="preserve">CRSs in which the pre-defined </w:t>
      </w:r>
      <w:r w:rsidR="0084333C" w:rsidRPr="00D134B1">
        <w:rPr>
          <w:lang w:val="en-GB"/>
        </w:rPr>
        <w:t>Dataset</w:t>
      </w:r>
      <w:r w:rsidRPr="00D134B1">
        <w:rPr>
          <w:lang w:val="en-GB"/>
        </w:rPr>
        <w:t xml:space="preserve"> is available --&gt;</w:t>
      </w:r>
    </w:p>
    <w:p w14:paraId="3F79B1EA" w14:textId="77777777" w:rsidR="001E0C13" w:rsidRPr="00D134B1" w:rsidRDefault="001E0C13" w:rsidP="00C25B8A">
      <w:pPr>
        <w:pStyle w:val="XMLExample"/>
        <w:rPr>
          <w:lang w:val="en-GB"/>
        </w:rPr>
      </w:pPr>
      <w:r w:rsidRPr="00D134B1">
        <w:rPr>
          <w:lang w:val="en-GB"/>
        </w:rPr>
        <w:t>&lt;category term="http://www.opengis.net/def/crs/EPSG/0/25832"  label="ETRS89 / UTM zone 32N"/&gt;</w:t>
      </w:r>
    </w:p>
    <w:p w14:paraId="3AAB2B09" w14:textId="77777777" w:rsidR="00811B4A" w:rsidRPr="00D134B1" w:rsidRDefault="001E0C13" w:rsidP="00C25B8A">
      <w:pPr>
        <w:pStyle w:val="XMLExample"/>
        <w:rPr>
          <w:lang w:val="en-GB"/>
        </w:rPr>
      </w:pPr>
      <w:r w:rsidRPr="00D134B1">
        <w:rPr>
          <w:lang w:val="en-GB"/>
        </w:rPr>
        <w:t>&lt;category term="http://www.opengis.net/def/crs/EPSG/0/4258"      label="ETRS89"/&gt;</w:t>
      </w:r>
      <w:r w:rsidRPr="00D134B1">
        <w:rPr>
          <w:lang w:val="en-GB"/>
        </w:rPr>
        <w:tab/>
      </w:r>
    </w:p>
    <w:p w14:paraId="539EC79E" w14:textId="77777777" w:rsidR="00811B4A" w:rsidRPr="008C32EF" w:rsidRDefault="00811B4A" w:rsidP="0039031F">
      <w:pPr>
        <w:pStyle w:val="TGStyle1"/>
        <w:rPr>
          <w:i/>
        </w:rPr>
      </w:pPr>
      <w:r w:rsidRPr="00D134B1">
        <w:t xml:space="preserve">Each feed entry shall contain an Atom ‘category’ element for each </w:t>
      </w:r>
      <w:r w:rsidRPr="008C32EF">
        <w:t xml:space="preserve">CRS in which the pre-defined </w:t>
      </w:r>
      <w:r w:rsidR="00701A6A" w:rsidRPr="008C32EF">
        <w:t>dataset</w:t>
      </w:r>
      <w:r w:rsidRPr="008C32EF">
        <w:t xml:space="preserve"> is available</w:t>
      </w:r>
      <w:r w:rsidRPr="00D134B1">
        <w:t xml:space="preserve">. </w:t>
      </w:r>
      <w:r w:rsidRPr="008C32EF">
        <w:t xml:space="preserve">This category element shall refer to a </w:t>
      </w:r>
      <w:r w:rsidR="00276F4A" w:rsidRPr="008C32EF">
        <w:t>well-</w:t>
      </w:r>
      <w:r w:rsidRPr="008C32EF">
        <w:t>known definition of a coordinate reference system.</w:t>
      </w:r>
    </w:p>
    <w:p w14:paraId="0D5CDFF4" w14:textId="77777777" w:rsidR="00811B4A" w:rsidRPr="00D134B1" w:rsidRDefault="00811B4A" w:rsidP="00811B4A">
      <w:pPr>
        <w:rPr>
          <w:highlight w:val="yellow"/>
        </w:rPr>
      </w:pPr>
      <w:r w:rsidRPr="008C32EF">
        <w:t xml:space="preserve">This </w:t>
      </w:r>
      <w:r w:rsidR="00600BC6" w:rsidRPr="008C32EF">
        <w:t>Technical G</w:t>
      </w:r>
      <w:r w:rsidRPr="008C32EF">
        <w:t xml:space="preserve">uidance places no requirements on the coordinate reference systems in which data should be made available. Guidance and requirements for coordinate reference systems is given in the </w:t>
      </w:r>
      <w:r w:rsidR="00600BC6" w:rsidRPr="008C32EF">
        <w:t xml:space="preserve">thematic </w:t>
      </w:r>
      <w:r w:rsidRPr="008C32EF">
        <w:t>Data Specifications</w:t>
      </w:r>
      <w:r w:rsidR="001128BE" w:rsidRPr="008C32EF">
        <w:t xml:space="preserve"> and </w:t>
      </w:r>
      <w:r w:rsidR="0078693A" w:rsidRPr="008C32EF">
        <w:t xml:space="preserve">the regulation on </w:t>
      </w:r>
      <w:r w:rsidR="001128BE" w:rsidRPr="008C32EF">
        <w:t xml:space="preserve">the interoperability of </w:t>
      </w:r>
      <w:r w:rsidR="0078693A" w:rsidRPr="008C32EF">
        <w:rPr>
          <w:rStyle w:val="NormativeReference"/>
          <w:b w:val="0"/>
        </w:rPr>
        <w:t xml:space="preserve">spatial </w:t>
      </w:r>
      <w:r w:rsidR="00701A6A" w:rsidRPr="008C32EF">
        <w:rPr>
          <w:rStyle w:val="NormativeReference"/>
          <w:b w:val="0"/>
        </w:rPr>
        <w:t>dataset</w:t>
      </w:r>
      <w:r w:rsidR="0078693A" w:rsidRPr="008C32EF">
        <w:rPr>
          <w:rStyle w:val="NormativeReference"/>
          <w:b w:val="0"/>
        </w:rPr>
        <w:t>s and services</w:t>
      </w:r>
      <w:r w:rsidR="0078693A" w:rsidRPr="008C32EF">
        <w:t xml:space="preserve"> </w:t>
      </w:r>
      <w:r w:rsidR="0078693A" w:rsidRPr="008C32EF">
        <w:rPr>
          <w:b/>
        </w:rPr>
        <w:t>[</w:t>
      </w:r>
      <w:r w:rsidR="0078693A" w:rsidRPr="008C32EF">
        <w:rPr>
          <w:rStyle w:val="NormativeReference"/>
        </w:rPr>
        <w:t>INS SDS]</w:t>
      </w:r>
      <w:r w:rsidR="0078693A" w:rsidRPr="008C32EF">
        <w:rPr>
          <w:rStyle w:val="NormativeReference"/>
          <w:b w:val="0"/>
        </w:rPr>
        <w:t>.</w:t>
      </w:r>
    </w:p>
    <w:p w14:paraId="3F08482A" w14:textId="77777777" w:rsidR="00FC243C" w:rsidRPr="008C32EF" w:rsidRDefault="00FC243C" w:rsidP="00B97D54">
      <w:pPr>
        <w:pStyle w:val="Titolo2"/>
      </w:pPr>
      <w:bookmarkStart w:id="216" w:name="_Toc321412969"/>
      <w:bookmarkStart w:id="217" w:name="_Toc321422993"/>
      <w:bookmarkStart w:id="218" w:name="_Toc321412970"/>
      <w:bookmarkStart w:id="219" w:name="_Toc321422994"/>
      <w:bookmarkStart w:id="220" w:name="_Toc321412976"/>
      <w:bookmarkStart w:id="221" w:name="_Toc321423000"/>
      <w:bookmarkStart w:id="222" w:name="_Toc321412977"/>
      <w:bookmarkStart w:id="223" w:name="_Toc321423001"/>
      <w:bookmarkStart w:id="224" w:name="_Ref320947488"/>
      <w:bookmarkStart w:id="225" w:name="_Toc364091557"/>
      <w:bookmarkEnd w:id="216"/>
      <w:bookmarkEnd w:id="217"/>
      <w:bookmarkEnd w:id="218"/>
      <w:bookmarkEnd w:id="219"/>
      <w:bookmarkEnd w:id="220"/>
      <w:bookmarkEnd w:id="221"/>
      <w:bookmarkEnd w:id="222"/>
      <w:bookmarkEnd w:id="223"/>
      <w:r w:rsidRPr="008C32EF">
        <w:t xml:space="preserve">Atom “Dataset feed” containing </w:t>
      </w:r>
      <w:r w:rsidR="00FF7D39" w:rsidRPr="008C32EF">
        <w:t>download links to a p</w:t>
      </w:r>
      <w:r w:rsidRPr="008C32EF">
        <w:t>re-defined dataset</w:t>
      </w:r>
      <w:bookmarkEnd w:id="224"/>
      <w:bookmarkEnd w:id="225"/>
      <w:r w:rsidRPr="008C32EF">
        <w:t xml:space="preserve"> </w:t>
      </w:r>
    </w:p>
    <w:p w14:paraId="3BC559C3" w14:textId="77777777" w:rsidR="00FC243C" w:rsidRPr="00D134B1" w:rsidRDefault="00FC243C" w:rsidP="00FC243C">
      <w:r w:rsidRPr="00D134B1">
        <w:t>The following “Dataset feed”</w:t>
      </w:r>
      <w:r w:rsidR="006F443B" w:rsidRPr="00D134B1">
        <w:t xml:space="preserve"> example contains </w:t>
      </w:r>
      <w:r w:rsidR="008F2B39" w:rsidRPr="00D134B1">
        <w:t xml:space="preserve">the description of the spatial objects in the pre-defined dataset and </w:t>
      </w:r>
      <w:r w:rsidR="00E70F30" w:rsidRPr="00D134B1">
        <w:t>entries, which</w:t>
      </w:r>
      <w:r w:rsidRPr="00D134B1">
        <w:t xml:space="preserve"> point to the pre-defined dataset in a variety of CRS and format combinations.</w:t>
      </w:r>
      <w:r w:rsidR="006F443B" w:rsidRPr="00D134B1">
        <w:t xml:space="preserve"> </w:t>
      </w:r>
      <w:r w:rsidRPr="00D134B1">
        <w:t>This example is conformant to the Pre-defined Atom conformance class and can be used as a template for implementation.</w:t>
      </w:r>
    </w:p>
    <w:p w14:paraId="1D1153E6" w14:textId="77777777" w:rsidR="005D1FAF" w:rsidRPr="00D134B1" w:rsidRDefault="005D1FAF" w:rsidP="005D1FAF">
      <w:pPr>
        <w:pStyle w:val="Exampletitle"/>
        <w:rPr>
          <w:lang w:val="en-GB"/>
        </w:rPr>
      </w:pPr>
      <w:bookmarkStart w:id="226" w:name="_Ref320958626"/>
      <w:bookmarkStart w:id="227" w:name="_Toc364091631"/>
      <w:r w:rsidRPr="00D134B1">
        <w:rPr>
          <w:lang w:val="en-GB"/>
        </w:rPr>
        <w:t>Example “Dataset Feed” containing links to a pre-defined dataset</w:t>
      </w:r>
      <w:bookmarkEnd w:id="226"/>
      <w:bookmarkEnd w:id="227"/>
    </w:p>
    <w:p w14:paraId="3CCC7206" w14:textId="77777777" w:rsidR="005D4305" w:rsidRPr="00D134B1" w:rsidRDefault="005D4305" w:rsidP="0039031F">
      <w:pPr>
        <w:pStyle w:val="XMLHighlight"/>
        <w:rPr>
          <w:lang w:val="en-GB"/>
        </w:rPr>
      </w:pPr>
      <w:r w:rsidRPr="00D134B1">
        <w:rPr>
          <w:lang w:val="en-GB"/>
        </w:rPr>
        <w:t>&lt;!-- Example "Dataset Feed" --&gt;</w:t>
      </w:r>
    </w:p>
    <w:p w14:paraId="0A3F375C" w14:textId="77777777" w:rsidR="005D4305" w:rsidRPr="00D134B1" w:rsidRDefault="005D4305" w:rsidP="0039031F">
      <w:pPr>
        <w:pStyle w:val="XMLExample"/>
        <w:rPr>
          <w:lang w:val="en-GB"/>
        </w:rPr>
      </w:pPr>
      <w:r w:rsidRPr="00D134B1">
        <w:rPr>
          <w:lang w:val="en-GB"/>
        </w:rPr>
        <w:t>&lt;feed xmlns="http://www.w3.org/2005/Atom"</w:t>
      </w:r>
    </w:p>
    <w:p w14:paraId="363B7C78" w14:textId="77777777" w:rsidR="005D4305" w:rsidRPr="00F064E6" w:rsidRDefault="005D4305" w:rsidP="0039031F">
      <w:pPr>
        <w:pStyle w:val="XMLExample"/>
        <w:rPr>
          <w:lang w:val="de-DE"/>
        </w:rPr>
      </w:pPr>
      <w:r w:rsidRPr="00D134B1">
        <w:rPr>
          <w:lang w:val="en-GB"/>
        </w:rPr>
        <w:t xml:space="preserve">    </w:t>
      </w:r>
      <w:r w:rsidRPr="00F064E6">
        <w:rPr>
          <w:lang w:val="de-DE"/>
        </w:rPr>
        <w:t>xmlns:georss="http://www.georss.org/georss" xml:lang="en"&gt;</w:t>
      </w:r>
    </w:p>
    <w:p w14:paraId="2322DC57" w14:textId="77777777" w:rsidR="005D4305" w:rsidRPr="00D134B1" w:rsidRDefault="005D4305" w:rsidP="0039031F">
      <w:pPr>
        <w:pStyle w:val="XMLHighlight"/>
        <w:rPr>
          <w:lang w:val="en-GB"/>
        </w:rPr>
      </w:pPr>
      <w:r w:rsidRPr="00F064E6">
        <w:rPr>
          <w:lang w:val="de-DE"/>
        </w:rPr>
        <w:t xml:space="preserve">    </w:t>
      </w:r>
      <w:r w:rsidRPr="00D134B1">
        <w:rPr>
          <w:lang w:val="en-GB"/>
        </w:rPr>
        <w:t>&lt;!-- feed title --&gt;</w:t>
      </w:r>
    </w:p>
    <w:p w14:paraId="0B6BB9CB" w14:textId="77777777" w:rsidR="005D4305" w:rsidRPr="00D134B1" w:rsidRDefault="005D4305" w:rsidP="0039031F">
      <w:pPr>
        <w:pStyle w:val="XMLExample"/>
        <w:rPr>
          <w:lang w:val="en-GB"/>
        </w:rPr>
      </w:pPr>
      <w:r w:rsidRPr="00D134B1">
        <w:rPr>
          <w:lang w:val="en-GB"/>
        </w:rPr>
        <w:t xml:space="preserve">    &lt;title&gt;XYZ Example INSPIRE Dataset ABC Download&lt;/title&gt;</w:t>
      </w:r>
    </w:p>
    <w:p w14:paraId="3EC35F76" w14:textId="77777777" w:rsidR="005D4305" w:rsidRPr="00D134B1" w:rsidRDefault="005D4305" w:rsidP="0039031F">
      <w:pPr>
        <w:pStyle w:val="XMLHighlight"/>
        <w:rPr>
          <w:lang w:val="en-GB"/>
        </w:rPr>
      </w:pPr>
      <w:r w:rsidRPr="00D134B1">
        <w:rPr>
          <w:lang w:val="en-GB"/>
        </w:rPr>
        <w:t xml:space="preserve">    &lt;!-- feed subtitle --&gt;</w:t>
      </w:r>
    </w:p>
    <w:p w14:paraId="68320CFA" w14:textId="77777777" w:rsidR="005D4305" w:rsidRPr="00D134B1" w:rsidRDefault="005D4305" w:rsidP="0039031F">
      <w:pPr>
        <w:pStyle w:val="XMLExample"/>
        <w:rPr>
          <w:lang w:val="en-GB"/>
        </w:rPr>
      </w:pPr>
      <w:r w:rsidRPr="00D134B1">
        <w:rPr>
          <w:lang w:val="en-GB"/>
        </w:rPr>
        <w:t xml:space="preserve">    &lt;subtitle&gt;INSPIRE Download Service, of organisation XYZ providing </w:t>
      </w:r>
      <w:r w:rsidR="00701A6A" w:rsidRPr="00D134B1">
        <w:rPr>
          <w:lang w:val="en-GB"/>
        </w:rPr>
        <w:t>dataset</w:t>
      </w:r>
      <w:r w:rsidRPr="00D134B1">
        <w:rPr>
          <w:lang w:val="en-GB"/>
        </w:rPr>
        <w:t xml:space="preserve"> ABC for the Hydrography theme&lt;/subtitle&gt;</w:t>
      </w:r>
    </w:p>
    <w:p w14:paraId="6328CE3A" w14:textId="77777777" w:rsidR="0084333C" w:rsidRPr="00D134B1" w:rsidRDefault="0084333C" w:rsidP="0039031F">
      <w:pPr>
        <w:pStyle w:val="XMLHighlight"/>
        <w:rPr>
          <w:lang w:val="en-GB"/>
        </w:rPr>
      </w:pPr>
      <w:r w:rsidRPr="00D134B1">
        <w:rPr>
          <w:lang w:val="en-GB"/>
        </w:rPr>
        <w:t xml:space="preserve">    &lt;!</w:t>
      </w:r>
      <w:r w:rsidR="00EB541F" w:rsidRPr="00D134B1">
        <w:rPr>
          <w:lang w:val="en-GB"/>
        </w:rPr>
        <w:t xml:space="preserve">-- </w:t>
      </w:r>
      <w:r w:rsidRPr="00D134B1">
        <w:rPr>
          <w:lang w:val="en-GB"/>
        </w:rPr>
        <w:t>links to INSPIRE Spatial Object Type definitions for this pre-defined dataset --&gt;</w:t>
      </w:r>
    </w:p>
    <w:p w14:paraId="2F7C6721" w14:textId="77777777" w:rsidR="00775146" w:rsidRPr="00D134B1" w:rsidRDefault="00775146" w:rsidP="0039031F">
      <w:pPr>
        <w:pStyle w:val="XMLExample"/>
        <w:rPr>
          <w:sz w:val="21"/>
          <w:szCs w:val="21"/>
          <w:lang w:val="en-GB"/>
        </w:rPr>
      </w:pPr>
      <w:r w:rsidRPr="00D134B1">
        <w:rPr>
          <w:lang w:val="en-GB"/>
        </w:rPr>
        <w:t xml:space="preserve">    &lt;link href="http://inspire-registry.jrc.ec.europa.eu/registers/FCD/items/105" rel="describedby</w:t>
      </w:r>
      <w:r w:rsidRPr="00D134B1">
        <w:rPr>
          <w:sz w:val="21"/>
          <w:szCs w:val="21"/>
          <w:lang w:val="en-GB"/>
        </w:rPr>
        <w:t xml:space="preserve">" </w:t>
      </w:r>
      <w:r w:rsidRPr="00D134B1">
        <w:rPr>
          <w:lang w:val="en-GB"/>
        </w:rPr>
        <w:t>type=”text/html”</w:t>
      </w:r>
      <w:r w:rsidRPr="00D134B1">
        <w:rPr>
          <w:sz w:val="21"/>
          <w:szCs w:val="21"/>
          <w:lang w:val="en-GB"/>
        </w:rPr>
        <w:t>/&gt;</w:t>
      </w:r>
    </w:p>
    <w:p w14:paraId="528D3195" w14:textId="77777777" w:rsidR="00775146" w:rsidRPr="00D134B1" w:rsidRDefault="00775146" w:rsidP="0039031F">
      <w:pPr>
        <w:pStyle w:val="XMLExample"/>
        <w:rPr>
          <w:sz w:val="21"/>
          <w:szCs w:val="21"/>
          <w:lang w:val="en-GB"/>
        </w:rPr>
      </w:pPr>
      <w:r w:rsidRPr="00D134B1">
        <w:rPr>
          <w:lang w:val="en-GB"/>
        </w:rPr>
        <w:t xml:space="preserve">    &lt;link href="http://inspire-registry.jrc.ec.europa.eu/registers/FCD/items/412" rel="describedby</w:t>
      </w:r>
      <w:r w:rsidRPr="00D134B1">
        <w:rPr>
          <w:sz w:val="21"/>
          <w:szCs w:val="21"/>
          <w:lang w:val="en-GB"/>
        </w:rPr>
        <w:t xml:space="preserve">" </w:t>
      </w:r>
      <w:r w:rsidRPr="00D134B1">
        <w:rPr>
          <w:lang w:val="en-GB"/>
        </w:rPr>
        <w:t>type=”text/html”</w:t>
      </w:r>
      <w:r w:rsidRPr="00D134B1">
        <w:rPr>
          <w:sz w:val="21"/>
          <w:szCs w:val="21"/>
          <w:lang w:val="en-GB"/>
        </w:rPr>
        <w:t>/&gt;</w:t>
      </w:r>
    </w:p>
    <w:p w14:paraId="0DB3FDBE" w14:textId="77777777" w:rsidR="005D4305" w:rsidRPr="00D134B1" w:rsidRDefault="005D4305" w:rsidP="0039031F">
      <w:pPr>
        <w:pStyle w:val="XMLHighlight"/>
        <w:rPr>
          <w:lang w:val="en-GB"/>
        </w:rPr>
      </w:pPr>
      <w:r w:rsidRPr="00D134B1">
        <w:rPr>
          <w:lang w:val="en-GB"/>
        </w:rPr>
        <w:t xml:space="preserve">    &lt;!-- self-referencing link to this feed --&gt;</w:t>
      </w:r>
    </w:p>
    <w:p w14:paraId="4D1A28FB" w14:textId="77777777" w:rsidR="005D4305" w:rsidRPr="00D134B1" w:rsidRDefault="005D4305" w:rsidP="0039031F">
      <w:pPr>
        <w:pStyle w:val="XMLExample"/>
        <w:rPr>
          <w:lang w:val="en-GB"/>
        </w:rPr>
      </w:pPr>
      <w:r w:rsidRPr="00D134B1">
        <w:rPr>
          <w:lang w:val="en-GB"/>
        </w:rPr>
        <w:t xml:space="preserve">    &lt;link href="http://xyz.org/data/abc/en.xml" rel="self" type="application/atom+xml"</w:t>
      </w:r>
    </w:p>
    <w:p w14:paraId="7FA2FF8B" w14:textId="77777777" w:rsidR="005D4305" w:rsidRPr="00D134B1" w:rsidRDefault="005D4305" w:rsidP="0039031F">
      <w:pPr>
        <w:pStyle w:val="XMLExample"/>
        <w:rPr>
          <w:lang w:val="en-GB"/>
        </w:rPr>
      </w:pPr>
      <w:r w:rsidRPr="00D134B1">
        <w:rPr>
          <w:lang w:val="en-GB"/>
        </w:rPr>
        <w:t xml:space="preserve">        hreflang="en" title="This document"/&gt;</w:t>
      </w:r>
    </w:p>
    <w:p w14:paraId="2B3279F3" w14:textId="77777777" w:rsidR="005D4305" w:rsidRPr="00D134B1" w:rsidRDefault="005D4305" w:rsidP="0039031F">
      <w:pPr>
        <w:pStyle w:val="XMLHighlight"/>
        <w:rPr>
          <w:lang w:val="en-GB"/>
        </w:rPr>
      </w:pPr>
      <w:r w:rsidRPr="00D134B1">
        <w:rPr>
          <w:lang w:val="en-GB"/>
        </w:rPr>
        <w:t xml:space="preserve">    &lt;!-- link to this feed in another language --&gt;</w:t>
      </w:r>
    </w:p>
    <w:p w14:paraId="4A7D1BE5" w14:textId="77777777" w:rsidR="005D4305" w:rsidRPr="00D134B1" w:rsidRDefault="005D4305" w:rsidP="0039031F">
      <w:pPr>
        <w:pStyle w:val="XMLExample"/>
        <w:rPr>
          <w:lang w:val="en-GB"/>
        </w:rPr>
      </w:pPr>
      <w:r w:rsidRPr="00D134B1">
        <w:rPr>
          <w:lang w:val="en-GB"/>
        </w:rPr>
        <w:t xml:space="preserve">    &lt;link href="http://xyz.org/data/abc/de.xml" rel="alternate"</w:t>
      </w:r>
    </w:p>
    <w:p w14:paraId="3CA3F802" w14:textId="77777777" w:rsidR="005D4305" w:rsidRPr="00D134B1" w:rsidRDefault="005D4305" w:rsidP="0039031F">
      <w:pPr>
        <w:pStyle w:val="XMLExample"/>
        <w:rPr>
          <w:lang w:val="en-GB"/>
        </w:rPr>
      </w:pPr>
      <w:r w:rsidRPr="00D134B1">
        <w:rPr>
          <w:lang w:val="en-GB"/>
        </w:rPr>
        <w:t xml:space="preserve">        type="application/atom+xml" hreflang="de"</w:t>
      </w:r>
    </w:p>
    <w:p w14:paraId="796E3A11" w14:textId="77777777" w:rsidR="005D4305" w:rsidRPr="00D134B1" w:rsidRDefault="005D4305" w:rsidP="0039031F">
      <w:pPr>
        <w:pStyle w:val="XMLExample"/>
        <w:rPr>
          <w:lang w:val="en-GB"/>
        </w:rPr>
      </w:pPr>
      <w:r w:rsidRPr="00D134B1">
        <w:rPr>
          <w:lang w:val="en-GB"/>
        </w:rPr>
        <w:t xml:space="preserve">        title="This document in German"/&gt;</w:t>
      </w:r>
    </w:p>
    <w:p w14:paraId="14B69A1C" w14:textId="77777777" w:rsidR="00463215" w:rsidRPr="00D134B1" w:rsidRDefault="00463215" w:rsidP="0039031F">
      <w:pPr>
        <w:pStyle w:val="XMLHighlight"/>
        <w:rPr>
          <w:lang w:val="en-GB"/>
        </w:rPr>
      </w:pPr>
      <w:r w:rsidRPr="00D134B1">
        <w:rPr>
          <w:lang w:val="en-GB"/>
        </w:rPr>
        <w:tab/>
        <w:t xml:space="preserve">  &lt;!—‘upward’ link to the corresponding download service feed --&gt;</w:t>
      </w:r>
    </w:p>
    <w:p w14:paraId="3C42E86F" w14:textId="77777777" w:rsidR="00463215" w:rsidRPr="00D134B1" w:rsidRDefault="00463215" w:rsidP="0039031F">
      <w:pPr>
        <w:pStyle w:val="XMLExample"/>
        <w:rPr>
          <w:lang w:val="en-GB"/>
        </w:rPr>
      </w:pPr>
      <w:r w:rsidRPr="00D134B1">
        <w:rPr>
          <w:lang w:val="en-GB"/>
        </w:rPr>
        <w:t xml:space="preserve">    &lt;link href="http://xyz.org/download/en.xml" rel="up" type="application/atom+xml" hreflang="en" title="The parent service feed document"/&gt;</w:t>
      </w:r>
    </w:p>
    <w:p w14:paraId="6DDBB001" w14:textId="77777777" w:rsidR="005D4305" w:rsidRPr="00D134B1" w:rsidRDefault="005D4305" w:rsidP="0039031F">
      <w:pPr>
        <w:pStyle w:val="XMLHighlight"/>
        <w:rPr>
          <w:lang w:val="en-GB"/>
        </w:rPr>
      </w:pPr>
      <w:r w:rsidRPr="00D134B1">
        <w:rPr>
          <w:lang w:val="en-GB"/>
        </w:rPr>
        <w:t xml:space="preserve">    &lt;!-- identifier --&gt;</w:t>
      </w:r>
    </w:p>
    <w:p w14:paraId="1FFC13B8" w14:textId="77777777" w:rsidR="005D4305" w:rsidRPr="00D134B1" w:rsidRDefault="005D4305" w:rsidP="0039031F">
      <w:pPr>
        <w:pStyle w:val="XMLExample"/>
        <w:rPr>
          <w:lang w:val="en-GB"/>
        </w:rPr>
      </w:pPr>
      <w:r w:rsidRPr="00D134B1">
        <w:rPr>
          <w:lang w:val="en-GB"/>
        </w:rPr>
        <w:t xml:space="preserve">    &lt;id&gt;http://xyz.org/data/abc/waternetwork.xml&lt;/id&gt;</w:t>
      </w:r>
    </w:p>
    <w:p w14:paraId="248D4F57" w14:textId="77777777" w:rsidR="005D4305" w:rsidRPr="00D134B1" w:rsidRDefault="005D4305" w:rsidP="0039031F">
      <w:pPr>
        <w:pStyle w:val="XMLHighlight"/>
        <w:rPr>
          <w:lang w:val="en-GB"/>
        </w:rPr>
      </w:pPr>
      <w:r w:rsidRPr="00D134B1">
        <w:rPr>
          <w:lang w:val="en-GB"/>
        </w:rPr>
        <w:t xml:space="preserve">    &lt;!-- rights, access restrictions --&gt;</w:t>
      </w:r>
    </w:p>
    <w:p w14:paraId="5C2979BF" w14:textId="77777777" w:rsidR="005D4305" w:rsidRPr="00D134B1" w:rsidRDefault="005D4305" w:rsidP="0039031F">
      <w:pPr>
        <w:pStyle w:val="XMLExample"/>
        <w:rPr>
          <w:lang w:val="en-GB"/>
        </w:rPr>
      </w:pPr>
      <w:r w:rsidRPr="00D134B1">
        <w:rPr>
          <w:lang w:val="en-GB"/>
        </w:rPr>
        <w:t xml:space="preserve">    &lt;rights&gt;Copyright (c) 2012, XYZ; all rights reserved&lt;/rights&gt;</w:t>
      </w:r>
    </w:p>
    <w:p w14:paraId="3E30769E" w14:textId="77777777" w:rsidR="005D4305" w:rsidRPr="00D134B1" w:rsidRDefault="005D4305" w:rsidP="0039031F">
      <w:pPr>
        <w:pStyle w:val="XMLHighlight"/>
        <w:rPr>
          <w:lang w:val="en-GB"/>
        </w:rPr>
      </w:pPr>
      <w:r w:rsidRPr="00D134B1">
        <w:rPr>
          <w:lang w:val="en-GB"/>
        </w:rPr>
        <w:t xml:space="preserve">    &lt;!-- date/time this feed was last updated --&gt;</w:t>
      </w:r>
    </w:p>
    <w:p w14:paraId="64436A41" w14:textId="77777777" w:rsidR="005D4305" w:rsidRPr="00D134B1" w:rsidRDefault="005D4305" w:rsidP="0039031F">
      <w:pPr>
        <w:pStyle w:val="XMLExample"/>
        <w:rPr>
          <w:lang w:val="en-GB"/>
        </w:rPr>
      </w:pPr>
      <w:r w:rsidRPr="00D134B1">
        <w:rPr>
          <w:lang w:val="en-GB"/>
        </w:rPr>
        <w:t xml:space="preserve">    &lt;updated&gt;2012-03-31T13:45:03Z&lt;/updated&gt;</w:t>
      </w:r>
    </w:p>
    <w:p w14:paraId="09503E2C" w14:textId="77777777" w:rsidR="005D4305" w:rsidRPr="00D134B1" w:rsidRDefault="005D4305" w:rsidP="0039031F">
      <w:pPr>
        <w:pStyle w:val="XMLHighlight"/>
        <w:rPr>
          <w:lang w:val="en-GB"/>
        </w:rPr>
      </w:pPr>
      <w:r w:rsidRPr="00D134B1">
        <w:rPr>
          <w:lang w:val="en-GB"/>
        </w:rPr>
        <w:t xml:space="preserve">    &lt;!-- author contact information --&gt;</w:t>
      </w:r>
    </w:p>
    <w:p w14:paraId="666DC971" w14:textId="77777777" w:rsidR="005D4305" w:rsidRPr="00D134B1" w:rsidRDefault="005D4305" w:rsidP="0039031F">
      <w:pPr>
        <w:pStyle w:val="XMLExample"/>
        <w:rPr>
          <w:lang w:val="en-GB"/>
        </w:rPr>
      </w:pPr>
      <w:r w:rsidRPr="00D134B1">
        <w:rPr>
          <w:lang w:val="en-GB"/>
        </w:rPr>
        <w:t xml:space="preserve">    &lt;author&gt;</w:t>
      </w:r>
    </w:p>
    <w:p w14:paraId="1CD5DB61" w14:textId="77777777" w:rsidR="005D4305" w:rsidRPr="00D134B1" w:rsidRDefault="005D4305" w:rsidP="0039031F">
      <w:pPr>
        <w:pStyle w:val="XMLExample"/>
        <w:rPr>
          <w:lang w:val="en-GB"/>
        </w:rPr>
      </w:pPr>
      <w:r w:rsidRPr="00D134B1">
        <w:rPr>
          <w:lang w:val="en-GB"/>
        </w:rPr>
        <w:t xml:space="preserve">        &lt;name&gt;John Doe&lt;/name&gt;</w:t>
      </w:r>
    </w:p>
    <w:p w14:paraId="534DDE38" w14:textId="77777777" w:rsidR="005D4305" w:rsidRPr="00D134B1" w:rsidRDefault="005D4305" w:rsidP="0039031F">
      <w:pPr>
        <w:pStyle w:val="XMLExample"/>
        <w:rPr>
          <w:lang w:val="en-GB"/>
        </w:rPr>
      </w:pPr>
      <w:r w:rsidRPr="00D134B1">
        <w:rPr>
          <w:lang w:val="en-GB"/>
        </w:rPr>
        <w:t xml:space="preserve">        &lt;email&gt;doe@xyz.org&lt;/email&gt;</w:t>
      </w:r>
    </w:p>
    <w:p w14:paraId="6D52FD35" w14:textId="77777777" w:rsidR="005D4305" w:rsidRPr="00D134B1" w:rsidRDefault="005D4305" w:rsidP="0039031F">
      <w:pPr>
        <w:pStyle w:val="XMLExample"/>
        <w:rPr>
          <w:lang w:val="en-GB"/>
        </w:rPr>
      </w:pPr>
      <w:r w:rsidRPr="00D134B1">
        <w:rPr>
          <w:lang w:val="en-GB"/>
        </w:rPr>
        <w:t xml:space="preserve">    &lt;/author&gt;</w:t>
      </w:r>
    </w:p>
    <w:p w14:paraId="23C8C58E" w14:textId="77777777" w:rsidR="005D4305" w:rsidRPr="00D134B1" w:rsidRDefault="005D4305" w:rsidP="0039031F">
      <w:pPr>
        <w:pStyle w:val="XMLHighlight"/>
        <w:rPr>
          <w:lang w:val="en-GB"/>
        </w:rPr>
      </w:pPr>
      <w:r w:rsidRPr="00D134B1">
        <w:rPr>
          <w:lang w:val="en-GB"/>
        </w:rPr>
        <w:t xml:space="preserve">    &lt;!-- download the pre-defined dataset in GML format in CRS EPSG:25832 --&gt;        </w:t>
      </w:r>
    </w:p>
    <w:p w14:paraId="684F9041" w14:textId="77777777" w:rsidR="005D4305" w:rsidRPr="00D134B1" w:rsidRDefault="005D4305" w:rsidP="0039031F">
      <w:pPr>
        <w:pStyle w:val="XMLExample"/>
        <w:rPr>
          <w:lang w:val="en-GB"/>
        </w:rPr>
      </w:pPr>
      <w:r w:rsidRPr="00D134B1">
        <w:rPr>
          <w:lang w:val="en-GB"/>
        </w:rPr>
        <w:t xml:space="preserve">    &lt;entry&gt;</w:t>
      </w:r>
    </w:p>
    <w:p w14:paraId="4F5E0C3E" w14:textId="77777777" w:rsidR="005D4305" w:rsidRPr="00D134B1" w:rsidRDefault="005D4305" w:rsidP="0039031F">
      <w:pPr>
        <w:pStyle w:val="XMLExample"/>
        <w:rPr>
          <w:lang w:val="en-GB"/>
        </w:rPr>
      </w:pPr>
      <w:r w:rsidRPr="00D134B1">
        <w:rPr>
          <w:lang w:val="en-GB"/>
        </w:rPr>
        <w:tab/>
      </w:r>
      <w:r w:rsidRPr="00D134B1">
        <w:rPr>
          <w:lang w:val="en-GB"/>
        </w:rPr>
        <w:tab/>
        <w:t>&lt;title&gt;Water network in CRS EPSG:25832 (GML)&lt;/title&gt;</w:t>
      </w:r>
    </w:p>
    <w:p w14:paraId="66087F50" w14:textId="77777777" w:rsidR="005D4305" w:rsidRPr="00D134B1" w:rsidRDefault="005D4305" w:rsidP="0039031F">
      <w:pPr>
        <w:pStyle w:val="XMLExample"/>
        <w:rPr>
          <w:lang w:val="en-GB"/>
        </w:rPr>
      </w:pPr>
      <w:r w:rsidRPr="00D134B1">
        <w:rPr>
          <w:lang w:val="en-GB"/>
        </w:rPr>
        <w:t xml:space="preserve">        &lt;link rel=”</w:t>
      </w:r>
      <w:r w:rsidR="00C65DD6" w:rsidRPr="00D134B1">
        <w:rPr>
          <w:lang w:val="en-GB"/>
        </w:rPr>
        <w:t>alternate</w:t>
      </w:r>
      <w:r w:rsidRPr="00D134B1">
        <w:rPr>
          <w:lang w:val="en-GB"/>
        </w:rPr>
        <w:t xml:space="preserve">" href="http://xyz.org/data/abc/waternetwork_25832.gml" type="application/gml+xml;version=3.2" hreflang="en" </w:t>
      </w:r>
      <w:r w:rsidR="00C65DD6" w:rsidRPr="00D134B1">
        <w:rPr>
          <w:lang w:val="en-GB"/>
        </w:rPr>
        <w:t xml:space="preserve">length=”34987” </w:t>
      </w:r>
      <w:r w:rsidRPr="00D134B1">
        <w:rPr>
          <w:lang w:val="en-GB"/>
        </w:rPr>
        <w:t xml:space="preserve">title="Water network </w:t>
      </w:r>
      <w:r w:rsidR="00701A6A" w:rsidRPr="00D134B1">
        <w:rPr>
          <w:lang w:val="en-GB"/>
        </w:rPr>
        <w:t>dataset</w:t>
      </w:r>
      <w:r w:rsidRPr="00D134B1">
        <w:rPr>
          <w:lang w:val="en-GB"/>
        </w:rPr>
        <w:t xml:space="preserve"> encoded as a GML 3.2 document in ETRS89 UTM zone 32N (http://www.opengis.net/def/crs/EPSG/0/25832)"/&gt;</w:t>
      </w:r>
    </w:p>
    <w:p w14:paraId="6F090344" w14:textId="77777777" w:rsidR="005D4305" w:rsidRPr="00D134B1" w:rsidRDefault="005D4305" w:rsidP="0039031F">
      <w:pPr>
        <w:pStyle w:val="XMLExample"/>
        <w:rPr>
          <w:lang w:val="en-GB"/>
        </w:rPr>
      </w:pPr>
      <w:r w:rsidRPr="00D134B1">
        <w:rPr>
          <w:lang w:val="en-GB"/>
        </w:rPr>
        <w:t xml:space="preserve">        </w:t>
      </w:r>
      <w:r w:rsidR="003D30B5" w:rsidRPr="00D134B1">
        <w:rPr>
          <w:lang w:val="en-GB"/>
        </w:rPr>
        <w:t>&lt;id&gt;</w:t>
      </w:r>
      <w:r w:rsidRPr="00D134B1">
        <w:rPr>
          <w:lang w:val="en-GB"/>
        </w:rPr>
        <w:t>http://xyz.org/data/abc/waternetwork_25832.gml&lt;/id&gt;</w:t>
      </w:r>
    </w:p>
    <w:p w14:paraId="47CF346D" w14:textId="77777777" w:rsidR="00BF63CD" w:rsidRPr="00D134B1" w:rsidRDefault="005D4305" w:rsidP="0039031F">
      <w:pPr>
        <w:pStyle w:val="XMLExample"/>
        <w:rPr>
          <w:lang w:val="en-GB"/>
        </w:rPr>
      </w:pPr>
      <w:r w:rsidRPr="00D134B1">
        <w:rPr>
          <w:lang w:val="en-GB"/>
        </w:rPr>
        <w:t xml:space="preserve">        &lt;updated&gt;2011-06-15T11:12:34Z&lt;/updated&gt;</w:t>
      </w:r>
      <w:r w:rsidR="00BF63CD" w:rsidRPr="00D134B1">
        <w:rPr>
          <w:lang w:val="en-GB"/>
        </w:rPr>
        <w:tab/>
      </w:r>
    </w:p>
    <w:p w14:paraId="731B02A6" w14:textId="77777777" w:rsidR="00BF63CD" w:rsidRPr="00D134B1" w:rsidRDefault="00BF63CD" w:rsidP="0039031F">
      <w:pPr>
        <w:pStyle w:val="XMLExample"/>
        <w:rPr>
          <w:lang w:val="en-GB"/>
        </w:rPr>
      </w:pPr>
      <w:r w:rsidRPr="00D134B1">
        <w:rPr>
          <w:lang w:val="en-GB"/>
        </w:rPr>
        <w:tab/>
      </w:r>
      <w:r w:rsidRPr="00D134B1">
        <w:rPr>
          <w:lang w:val="en-GB"/>
        </w:rPr>
        <w:tab/>
      </w:r>
      <w:r w:rsidRPr="00D134B1">
        <w:rPr>
          <w:lang w:val="en-GB"/>
        </w:rPr>
        <w:tab/>
        <w:t>&lt;category term="http://www.opengis.net/def/crs/EPSG/0/25832"  label="ETRS89 / UTM zone 32N"/&gt;</w:t>
      </w:r>
    </w:p>
    <w:p w14:paraId="6E419E53" w14:textId="77777777" w:rsidR="005D4305" w:rsidRPr="00D134B1" w:rsidRDefault="005D4305" w:rsidP="0039031F">
      <w:pPr>
        <w:pStyle w:val="XMLExample"/>
        <w:rPr>
          <w:lang w:val="en-GB"/>
        </w:rPr>
      </w:pPr>
      <w:r w:rsidRPr="00D134B1">
        <w:rPr>
          <w:lang w:val="en-GB"/>
        </w:rPr>
        <w:t xml:space="preserve">    &lt;/entry&gt;</w:t>
      </w:r>
    </w:p>
    <w:p w14:paraId="6663D873" w14:textId="77777777" w:rsidR="005D4305" w:rsidRPr="00D134B1" w:rsidRDefault="005D4305" w:rsidP="0039031F">
      <w:pPr>
        <w:pStyle w:val="XMLHighlight"/>
        <w:rPr>
          <w:lang w:val="en-GB"/>
        </w:rPr>
      </w:pPr>
      <w:r w:rsidRPr="00D134B1">
        <w:rPr>
          <w:lang w:val="en-GB"/>
        </w:rPr>
        <w:t xml:space="preserve">    &lt;!-- download the same pre-defined dataset in GML format in CRS EPSG:4258--&gt;</w:t>
      </w:r>
    </w:p>
    <w:p w14:paraId="1F73AF30" w14:textId="77777777" w:rsidR="005D4305" w:rsidRPr="00D134B1" w:rsidRDefault="005D4305" w:rsidP="0039031F">
      <w:pPr>
        <w:pStyle w:val="XMLExample"/>
        <w:rPr>
          <w:lang w:val="en-GB"/>
        </w:rPr>
      </w:pPr>
      <w:r w:rsidRPr="00D134B1">
        <w:rPr>
          <w:lang w:val="en-GB"/>
        </w:rPr>
        <w:t xml:space="preserve">    &lt;entry&gt;</w:t>
      </w:r>
    </w:p>
    <w:p w14:paraId="34147E22" w14:textId="77777777" w:rsidR="005D4305" w:rsidRPr="00D134B1" w:rsidRDefault="005D4305" w:rsidP="0039031F">
      <w:pPr>
        <w:pStyle w:val="XMLExample"/>
        <w:rPr>
          <w:lang w:val="en-GB"/>
        </w:rPr>
      </w:pPr>
      <w:r w:rsidRPr="00D134B1">
        <w:rPr>
          <w:lang w:val="en-GB"/>
        </w:rPr>
        <w:tab/>
      </w:r>
      <w:r w:rsidRPr="00D134B1">
        <w:rPr>
          <w:lang w:val="en-GB"/>
        </w:rPr>
        <w:tab/>
        <w:t>&lt;title&gt;Water network in CRS EPSG:4258 (GML)&lt;/title&gt;</w:t>
      </w:r>
    </w:p>
    <w:p w14:paraId="1137B2F3" w14:textId="77777777" w:rsidR="005D4305" w:rsidRPr="00D134B1" w:rsidRDefault="005D4305" w:rsidP="0039031F">
      <w:pPr>
        <w:pStyle w:val="XMLExample"/>
        <w:rPr>
          <w:lang w:val="en-GB"/>
        </w:rPr>
      </w:pPr>
      <w:r w:rsidRPr="00D134B1">
        <w:rPr>
          <w:lang w:val="en-GB"/>
        </w:rPr>
        <w:t xml:space="preserve">        &lt;!--file download link--&gt;</w:t>
      </w:r>
    </w:p>
    <w:p w14:paraId="20D8CA87" w14:textId="77777777" w:rsidR="005D4305" w:rsidRPr="00D134B1" w:rsidRDefault="005D4305" w:rsidP="0039031F">
      <w:pPr>
        <w:pStyle w:val="XMLExample"/>
        <w:rPr>
          <w:lang w:val="en-GB"/>
        </w:rPr>
      </w:pPr>
      <w:r w:rsidRPr="00D134B1">
        <w:rPr>
          <w:lang w:val="en-GB"/>
        </w:rPr>
        <w:t xml:space="preserve">        &lt;link rel="</w:t>
      </w:r>
      <w:r w:rsidR="00C65DD6" w:rsidRPr="00D134B1">
        <w:rPr>
          <w:lang w:val="en-GB"/>
        </w:rPr>
        <w:t>alternate</w:t>
      </w:r>
      <w:r w:rsidRPr="00D134B1">
        <w:rPr>
          <w:lang w:val="en-GB"/>
        </w:rPr>
        <w:t xml:space="preserve">" href="http://xyz.org/data/abc/waternetwork_WGS84.gml" type="application/gml+xml;version=3.2" hreflang="en" </w:t>
      </w:r>
      <w:r w:rsidR="00C65DD6" w:rsidRPr="00D134B1">
        <w:rPr>
          <w:lang w:val="en-GB"/>
        </w:rPr>
        <w:t xml:space="preserve">length=”37762” </w:t>
      </w:r>
      <w:r w:rsidRPr="00D134B1">
        <w:rPr>
          <w:lang w:val="en-GB"/>
        </w:rPr>
        <w:t>title="Water Network encoded as a GML 3.2 document in WGS84 geographic coordinates (http://www.opengis.net/def/crs/OGC/1.3/CRS84)"/&gt;</w:t>
      </w:r>
    </w:p>
    <w:p w14:paraId="37DE6400" w14:textId="77777777" w:rsidR="005D4305" w:rsidRPr="00D134B1" w:rsidRDefault="005D4305" w:rsidP="0039031F">
      <w:pPr>
        <w:pStyle w:val="XMLExample"/>
        <w:rPr>
          <w:lang w:val="en-GB"/>
        </w:rPr>
      </w:pPr>
      <w:r w:rsidRPr="00D134B1">
        <w:rPr>
          <w:lang w:val="en-GB"/>
        </w:rPr>
        <w:t xml:space="preserve">        &lt;id&gt;http://xyz.org/data/abc/waternetwork_WGS84.gml&lt;/id&gt;</w:t>
      </w:r>
    </w:p>
    <w:p w14:paraId="69AF2E5C" w14:textId="77777777" w:rsidR="005D4305" w:rsidRPr="00D134B1" w:rsidRDefault="005D4305" w:rsidP="0039031F">
      <w:pPr>
        <w:pStyle w:val="XMLExample"/>
        <w:rPr>
          <w:lang w:val="en-GB"/>
        </w:rPr>
      </w:pPr>
      <w:r w:rsidRPr="00D134B1">
        <w:rPr>
          <w:lang w:val="en-GB"/>
        </w:rPr>
        <w:t xml:space="preserve">        &lt;updated&gt;2011-06-14T12:22:09Z&lt;/updated&gt;</w:t>
      </w:r>
    </w:p>
    <w:p w14:paraId="009281E0" w14:textId="77777777" w:rsidR="005D4305" w:rsidRPr="00D134B1" w:rsidRDefault="00BF63CD" w:rsidP="0039031F">
      <w:pPr>
        <w:pStyle w:val="XMLExample"/>
        <w:rPr>
          <w:lang w:val="en-GB"/>
        </w:rPr>
      </w:pPr>
      <w:r w:rsidRPr="00D134B1">
        <w:rPr>
          <w:lang w:val="en-GB"/>
        </w:rPr>
        <w:tab/>
      </w:r>
      <w:r w:rsidRPr="00D134B1">
        <w:rPr>
          <w:lang w:val="en-GB"/>
        </w:rPr>
        <w:tab/>
      </w:r>
      <w:r w:rsidRPr="00D134B1">
        <w:rPr>
          <w:lang w:val="en-GB"/>
        </w:rPr>
        <w:tab/>
        <w:t xml:space="preserve"> &lt;category term="http://www.opengis.net/def/crs/EPSG/0/</w:t>
      </w:r>
      <w:r w:rsidR="00607896" w:rsidRPr="00D134B1">
        <w:rPr>
          <w:lang w:val="en-GB"/>
        </w:rPr>
        <w:t>4258</w:t>
      </w:r>
      <w:r w:rsidRPr="00D134B1">
        <w:rPr>
          <w:lang w:val="en-GB"/>
        </w:rPr>
        <w:t>"                                                label="</w:t>
      </w:r>
      <w:r w:rsidR="00FD5064" w:rsidRPr="00D134B1">
        <w:rPr>
          <w:lang w:val="en-GB"/>
        </w:rPr>
        <w:t>ETRS89</w:t>
      </w:r>
      <w:r w:rsidRPr="00D134B1">
        <w:rPr>
          <w:lang w:val="en-GB"/>
        </w:rPr>
        <w:t>"/&gt;</w:t>
      </w:r>
    </w:p>
    <w:p w14:paraId="0F8D2AEC" w14:textId="77777777" w:rsidR="005D4305" w:rsidRPr="00D134B1" w:rsidRDefault="005D4305" w:rsidP="0039031F">
      <w:pPr>
        <w:pStyle w:val="XMLExample"/>
        <w:rPr>
          <w:lang w:val="en-GB"/>
        </w:rPr>
      </w:pPr>
      <w:r w:rsidRPr="00D134B1">
        <w:rPr>
          <w:lang w:val="en-GB"/>
        </w:rPr>
        <w:t xml:space="preserve">    &lt;/entry&gt;</w:t>
      </w:r>
    </w:p>
    <w:p w14:paraId="35B44A39" w14:textId="77777777" w:rsidR="005D4305" w:rsidRPr="00D134B1" w:rsidRDefault="005D4305" w:rsidP="0039031F">
      <w:pPr>
        <w:pStyle w:val="XMLHighlight"/>
        <w:rPr>
          <w:lang w:val="en-GB"/>
        </w:rPr>
      </w:pPr>
      <w:r w:rsidRPr="00D134B1">
        <w:rPr>
          <w:lang w:val="en-GB"/>
        </w:rPr>
        <w:t xml:space="preserve">    &lt;!-- download the same pre-defined dataset in ShapeFile</w:t>
      </w:r>
      <w:r w:rsidR="001D137A" w:rsidRPr="00D134B1">
        <w:rPr>
          <w:lang w:val="en-GB"/>
        </w:rPr>
        <w:t xml:space="preserve"> </w:t>
      </w:r>
      <w:r w:rsidRPr="00D134B1">
        <w:rPr>
          <w:lang w:val="en-GB"/>
        </w:rPr>
        <w:t>format in CRS EPSG:25832</w:t>
      </w:r>
      <w:r w:rsidR="001D137A" w:rsidRPr="00D134B1">
        <w:rPr>
          <w:lang w:val="en-GB"/>
        </w:rPr>
        <w:t>, ShapeFile is in a single zip archive.</w:t>
      </w:r>
      <w:r w:rsidRPr="00D134B1">
        <w:rPr>
          <w:lang w:val="en-GB"/>
        </w:rPr>
        <w:t>--&gt;</w:t>
      </w:r>
    </w:p>
    <w:p w14:paraId="60902B4F" w14:textId="77777777" w:rsidR="005D4305" w:rsidRPr="00D134B1" w:rsidRDefault="005D4305" w:rsidP="0039031F">
      <w:pPr>
        <w:pStyle w:val="XMLExample"/>
        <w:rPr>
          <w:lang w:val="en-GB"/>
        </w:rPr>
      </w:pPr>
      <w:r w:rsidRPr="00D134B1">
        <w:rPr>
          <w:lang w:val="en-GB"/>
        </w:rPr>
        <w:t xml:space="preserve">        &lt;entry&gt;</w:t>
      </w:r>
    </w:p>
    <w:p w14:paraId="15DA5982" w14:textId="77777777" w:rsidR="005D4305" w:rsidRPr="00D134B1" w:rsidRDefault="005D4305" w:rsidP="0039031F">
      <w:pPr>
        <w:pStyle w:val="XMLExample"/>
        <w:rPr>
          <w:lang w:val="en-GB"/>
        </w:rPr>
      </w:pPr>
      <w:r w:rsidRPr="00D134B1">
        <w:rPr>
          <w:lang w:val="en-GB"/>
        </w:rPr>
        <w:tab/>
      </w:r>
      <w:r w:rsidRPr="00D134B1">
        <w:rPr>
          <w:lang w:val="en-GB"/>
        </w:rPr>
        <w:tab/>
        <w:t>&lt;title&gt;Water network in CRS EPSG:25832 (ShapeFile)&lt;/title&gt;</w:t>
      </w:r>
    </w:p>
    <w:p w14:paraId="74A8819A" w14:textId="77777777" w:rsidR="005D4305" w:rsidRPr="00D134B1" w:rsidRDefault="005D4305" w:rsidP="0039031F">
      <w:pPr>
        <w:pStyle w:val="XMLExample"/>
        <w:rPr>
          <w:lang w:val="en-GB"/>
        </w:rPr>
      </w:pPr>
      <w:r w:rsidRPr="00D134B1">
        <w:rPr>
          <w:lang w:val="en-GB"/>
        </w:rPr>
        <w:t xml:space="preserve">        &lt;link rel=”</w:t>
      </w:r>
      <w:r w:rsidR="00C65DD6" w:rsidRPr="00D134B1">
        <w:rPr>
          <w:lang w:val="en-GB"/>
        </w:rPr>
        <w:t>alternate</w:t>
      </w:r>
      <w:r w:rsidRPr="00D134B1">
        <w:rPr>
          <w:lang w:val="en-GB"/>
        </w:rPr>
        <w:t>" href="http://xyz.org/data/abc/waternetwork_25832.</w:t>
      </w:r>
      <w:r w:rsidR="001D137A" w:rsidRPr="00D134B1">
        <w:rPr>
          <w:lang w:val="en-GB"/>
        </w:rPr>
        <w:t>zip</w:t>
      </w:r>
      <w:r w:rsidRPr="00D134B1">
        <w:rPr>
          <w:lang w:val="en-GB"/>
        </w:rPr>
        <w:t>" type="application/x-</w:t>
      </w:r>
      <w:r w:rsidR="001D137A" w:rsidRPr="00D134B1">
        <w:rPr>
          <w:lang w:val="en-GB"/>
        </w:rPr>
        <w:t>shapefile</w:t>
      </w:r>
      <w:r w:rsidRPr="00D134B1">
        <w:rPr>
          <w:lang w:val="en-GB"/>
        </w:rPr>
        <w:t>" hreflang="en"</w:t>
      </w:r>
      <w:r w:rsidR="00C65DD6" w:rsidRPr="00D134B1">
        <w:rPr>
          <w:lang w:val="en-GB"/>
        </w:rPr>
        <w:t xml:space="preserve"> length=”89274”</w:t>
      </w:r>
    </w:p>
    <w:p w14:paraId="7F80E5AE" w14:textId="77777777" w:rsidR="005D4305" w:rsidRPr="00D134B1" w:rsidRDefault="005D4305" w:rsidP="0039031F">
      <w:pPr>
        <w:pStyle w:val="XMLExample"/>
        <w:rPr>
          <w:lang w:val="en-GB"/>
        </w:rPr>
      </w:pPr>
      <w:r w:rsidRPr="00D134B1">
        <w:rPr>
          <w:lang w:val="en-GB"/>
        </w:rPr>
        <w:t xml:space="preserve">            title="Water network </w:t>
      </w:r>
      <w:r w:rsidR="00701A6A" w:rsidRPr="00D134B1">
        <w:rPr>
          <w:lang w:val="en-GB"/>
        </w:rPr>
        <w:t>dataset</w:t>
      </w:r>
      <w:r w:rsidRPr="00D134B1">
        <w:rPr>
          <w:lang w:val="en-GB"/>
        </w:rPr>
        <w:t xml:space="preserve"> encoded as a ShapeFile in ETRS89 UTM zone 32N (http://www.opengis.net/def/crs/EPSG/0/25832)"/&gt;</w:t>
      </w:r>
    </w:p>
    <w:p w14:paraId="0EF8446B" w14:textId="77777777" w:rsidR="005D4305" w:rsidRPr="00D134B1" w:rsidRDefault="005D4305" w:rsidP="0039031F">
      <w:pPr>
        <w:pStyle w:val="XMLExample"/>
        <w:rPr>
          <w:lang w:val="en-GB"/>
        </w:rPr>
      </w:pPr>
      <w:r w:rsidRPr="00D134B1">
        <w:rPr>
          <w:lang w:val="en-GB"/>
        </w:rPr>
        <w:t xml:space="preserve">        </w:t>
      </w:r>
      <w:r w:rsidR="003D30B5" w:rsidRPr="00D134B1">
        <w:rPr>
          <w:lang w:val="en-GB"/>
        </w:rPr>
        <w:t>&lt;id&gt;</w:t>
      </w:r>
      <w:r w:rsidRPr="00D134B1">
        <w:rPr>
          <w:lang w:val="en-GB"/>
        </w:rPr>
        <w:t>http://xyz.org/data/abc/waternetwork_25832.</w:t>
      </w:r>
      <w:r w:rsidR="001D137A" w:rsidRPr="00D134B1">
        <w:rPr>
          <w:lang w:val="en-GB"/>
        </w:rPr>
        <w:t>zip</w:t>
      </w:r>
      <w:r w:rsidRPr="00D134B1">
        <w:rPr>
          <w:lang w:val="en-GB"/>
        </w:rPr>
        <w:t>&lt;/id&gt;</w:t>
      </w:r>
    </w:p>
    <w:p w14:paraId="65656841" w14:textId="77777777" w:rsidR="005D4305" w:rsidRPr="00D134B1" w:rsidRDefault="005D4305" w:rsidP="0039031F">
      <w:pPr>
        <w:pStyle w:val="XMLExample"/>
        <w:rPr>
          <w:lang w:val="en-GB"/>
        </w:rPr>
      </w:pPr>
      <w:r w:rsidRPr="00D134B1">
        <w:rPr>
          <w:lang w:val="en-GB"/>
        </w:rPr>
        <w:t xml:space="preserve">        &lt;updated&gt;2011-06-15T11:12:34Z&lt;/updated&gt;</w:t>
      </w:r>
    </w:p>
    <w:p w14:paraId="7E5D65F8" w14:textId="77777777" w:rsidR="00607896" w:rsidRPr="00D134B1" w:rsidRDefault="00607896" w:rsidP="0039031F">
      <w:pPr>
        <w:pStyle w:val="XMLExample"/>
        <w:rPr>
          <w:lang w:val="en-GB"/>
        </w:rPr>
      </w:pPr>
      <w:r w:rsidRPr="00D134B1">
        <w:rPr>
          <w:lang w:val="en-GB"/>
        </w:rPr>
        <w:tab/>
      </w:r>
      <w:r w:rsidRPr="00D134B1">
        <w:rPr>
          <w:lang w:val="en-GB"/>
        </w:rPr>
        <w:tab/>
      </w:r>
      <w:r w:rsidRPr="00D134B1">
        <w:rPr>
          <w:lang w:val="en-GB"/>
        </w:rPr>
        <w:tab/>
        <w:t>&lt;category term="http://www.opengis.net/def/crs/EPSG/0/25832"  label="ETRS89 / UTM zone 32N"/&gt;</w:t>
      </w:r>
    </w:p>
    <w:p w14:paraId="601DCB8F" w14:textId="77777777" w:rsidR="005D4305" w:rsidRPr="00D134B1" w:rsidRDefault="005D4305" w:rsidP="0039031F">
      <w:pPr>
        <w:pStyle w:val="XMLExample"/>
        <w:rPr>
          <w:lang w:val="en-GB"/>
        </w:rPr>
      </w:pPr>
      <w:r w:rsidRPr="00D134B1">
        <w:rPr>
          <w:lang w:val="en-GB"/>
        </w:rPr>
        <w:t xml:space="preserve">    &lt;/entry&gt;</w:t>
      </w:r>
    </w:p>
    <w:p w14:paraId="72171F83" w14:textId="77777777" w:rsidR="005D4305" w:rsidRPr="00D134B1" w:rsidRDefault="005D4305" w:rsidP="0039031F">
      <w:pPr>
        <w:pStyle w:val="XMLHighlight"/>
        <w:rPr>
          <w:lang w:val="en-GB"/>
        </w:rPr>
      </w:pPr>
      <w:r w:rsidRPr="00D134B1">
        <w:rPr>
          <w:lang w:val="en-GB"/>
        </w:rPr>
        <w:t xml:space="preserve">    &lt;!-- download the same pre-defined dataset in ShapeFile format in CRS EPSG:4258</w:t>
      </w:r>
      <w:r w:rsidR="001D137A" w:rsidRPr="00D134B1">
        <w:rPr>
          <w:lang w:val="en-GB"/>
        </w:rPr>
        <w:t>, ShapeFile is in a single zip archive.</w:t>
      </w:r>
      <w:r w:rsidRPr="00D134B1">
        <w:rPr>
          <w:lang w:val="en-GB"/>
        </w:rPr>
        <w:t>--&gt;</w:t>
      </w:r>
    </w:p>
    <w:p w14:paraId="7C20DA60" w14:textId="77777777" w:rsidR="005D4305" w:rsidRPr="00D134B1" w:rsidRDefault="005D4305" w:rsidP="0039031F">
      <w:pPr>
        <w:pStyle w:val="XMLExample"/>
        <w:rPr>
          <w:lang w:val="en-GB"/>
        </w:rPr>
      </w:pPr>
      <w:r w:rsidRPr="00D134B1">
        <w:rPr>
          <w:lang w:val="en-GB"/>
        </w:rPr>
        <w:t xml:space="preserve">    &lt;entry&gt;</w:t>
      </w:r>
    </w:p>
    <w:p w14:paraId="13668366" w14:textId="77777777" w:rsidR="005D4305" w:rsidRPr="00D134B1" w:rsidRDefault="005D4305" w:rsidP="0039031F">
      <w:pPr>
        <w:pStyle w:val="XMLExample"/>
        <w:rPr>
          <w:lang w:val="en-GB"/>
        </w:rPr>
      </w:pPr>
      <w:r w:rsidRPr="00D134B1">
        <w:rPr>
          <w:lang w:val="en-GB"/>
        </w:rPr>
        <w:tab/>
      </w:r>
      <w:r w:rsidRPr="00D134B1">
        <w:rPr>
          <w:lang w:val="en-GB"/>
        </w:rPr>
        <w:tab/>
        <w:t>&lt;title&gt;Water network in CRS EPSG:4258 (ShapeFile)&lt;/title&gt;</w:t>
      </w:r>
    </w:p>
    <w:p w14:paraId="5ECB9088" w14:textId="77777777" w:rsidR="005D4305" w:rsidRPr="00D134B1" w:rsidRDefault="005D4305" w:rsidP="0039031F">
      <w:pPr>
        <w:pStyle w:val="XMLExample"/>
        <w:rPr>
          <w:lang w:val="en-GB"/>
        </w:rPr>
      </w:pPr>
      <w:r w:rsidRPr="00D134B1">
        <w:rPr>
          <w:lang w:val="en-GB"/>
        </w:rPr>
        <w:t xml:space="preserve">        &lt;link rel="</w:t>
      </w:r>
      <w:r w:rsidR="00C65DD6" w:rsidRPr="00D134B1">
        <w:rPr>
          <w:lang w:val="en-GB"/>
        </w:rPr>
        <w:t>alternate</w:t>
      </w:r>
      <w:r w:rsidRPr="00D134B1">
        <w:rPr>
          <w:lang w:val="en-GB"/>
        </w:rPr>
        <w:t>" href="http://xyz.org/data/abc/waternetwork_WGS84.</w:t>
      </w:r>
      <w:r w:rsidR="001D137A" w:rsidRPr="00D134B1">
        <w:rPr>
          <w:lang w:val="en-GB"/>
        </w:rPr>
        <w:t>zip</w:t>
      </w:r>
      <w:r w:rsidRPr="00D134B1">
        <w:rPr>
          <w:lang w:val="en-GB"/>
        </w:rPr>
        <w:t>" type="application/x-sh</w:t>
      </w:r>
      <w:r w:rsidR="001D137A" w:rsidRPr="00D134B1">
        <w:rPr>
          <w:lang w:val="en-GB"/>
        </w:rPr>
        <w:t>a</w:t>
      </w:r>
      <w:r w:rsidRPr="00D134B1">
        <w:rPr>
          <w:lang w:val="en-GB"/>
        </w:rPr>
        <w:t>p</w:t>
      </w:r>
      <w:r w:rsidR="001D137A" w:rsidRPr="00D134B1">
        <w:rPr>
          <w:lang w:val="en-GB"/>
        </w:rPr>
        <w:t>efile</w:t>
      </w:r>
      <w:r w:rsidRPr="00D134B1">
        <w:rPr>
          <w:lang w:val="en-GB"/>
        </w:rPr>
        <w:t xml:space="preserve">" hreflang="en" </w:t>
      </w:r>
      <w:r w:rsidR="00C65DD6" w:rsidRPr="00D134B1">
        <w:rPr>
          <w:lang w:val="en-GB"/>
        </w:rPr>
        <w:t xml:space="preserve">length=”78973” </w:t>
      </w:r>
      <w:r w:rsidRPr="00D134B1">
        <w:rPr>
          <w:lang w:val="en-GB"/>
        </w:rPr>
        <w:t>title="Water Network encoded as a ShapeFile in WGS84 geographic coordinates (http://www.opengis.net/def/crs/OGC/1.3/CRS84)"/&gt;</w:t>
      </w:r>
    </w:p>
    <w:p w14:paraId="42749F40" w14:textId="77777777" w:rsidR="005D4305" w:rsidRPr="00D134B1" w:rsidRDefault="005D4305" w:rsidP="0039031F">
      <w:pPr>
        <w:pStyle w:val="XMLExample"/>
        <w:rPr>
          <w:lang w:val="en-GB"/>
        </w:rPr>
      </w:pPr>
      <w:r w:rsidRPr="00D134B1">
        <w:rPr>
          <w:lang w:val="en-GB"/>
        </w:rPr>
        <w:t xml:space="preserve">        &lt;id&gt;http://xyz.org/data/abc/waternetwork_WGS84.</w:t>
      </w:r>
      <w:r w:rsidR="001D137A" w:rsidRPr="00D134B1">
        <w:rPr>
          <w:lang w:val="en-GB"/>
        </w:rPr>
        <w:t>zip</w:t>
      </w:r>
      <w:r w:rsidRPr="00D134B1">
        <w:rPr>
          <w:lang w:val="en-GB"/>
        </w:rPr>
        <w:t>&lt;/id&gt;</w:t>
      </w:r>
    </w:p>
    <w:p w14:paraId="0F0E3F08" w14:textId="77777777" w:rsidR="005D4305" w:rsidRPr="00D134B1" w:rsidRDefault="005D4305" w:rsidP="0039031F">
      <w:pPr>
        <w:pStyle w:val="XMLExample"/>
        <w:rPr>
          <w:lang w:val="en-GB"/>
        </w:rPr>
      </w:pPr>
      <w:r w:rsidRPr="00D134B1">
        <w:rPr>
          <w:lang w:val="en-GB"/>
        </w:rPr>
        <w:t xml:space="preserve">        &lt;updated&gt;2011-06-14T12:22:09Z&lt;/updated&gt;</w:t>
      </w:r>
    </w:p>
    <w:p w14:paraId="3094D526" w14:textId="77777777" w:rsidR="00607896" w:rsidRPr="00D134B1" w:rsidRDefault="00607896" w:rsidP="0039031F">
      <w:pPr>
        <w:pStyle w:val="XMLExample"/>
        <w:rPr>
          <w:lang w:val="en-GB"/>
        </w:rPr>
      </w:pPr>
      <w:r w:rsidRPr="00D134B1">
        <w:rPr>
          <w:lang w:val="en-GB"/>
        </w:rPr>
        <w:tab/>
      </w:r>
      <w:r w:rsidRPr="00D134B1">
        <w:rPr>
          <w:lang w:val="en-GB"/>
        </w:rPr>
        <w:tab/>
      </w:r>
      <w:r w:rsidRPr="00D134B1">
        <w:rPr>
          <w:lang w:val="en-GB"/>
        </w:rPr>
        <w:tab/>
        <w:t xml:space="preserve"> &lt;category term="http://www.opengis.net/def/crs/EPSG/0/4258"                                                label="ETRS89"/&gt;</w:t>
      </w:r>
    </w:p>
    <w:p w14:paraId="58C1D1F8" w14:textId="77777777" w:rsidR="005D4305" w:rsidRPr="00D134B1" w:rsidRDefault="005D4305" w:rsidP="0039031F">
      <w:pPr>
        <w:pStyle w:val="XMLExample"/>
        <w:rPr>
          <w:lang w:val="en-GB"/>
        </w:rPr>
      </w:pPr>
      <w:r w:rsidRPr="00D134B1">
        <w:rPr>
          <w:lang w:val="en-GB"/>
        </w:rPr>
        <w:t xml:space="preserve">    &lt;/entry&gt;</w:t>
      </w:r>
    </w:p>
    <w:p w14:paraId="1EA0F5A8" w14:textId="77777777" w:rsidR="006F443B" w:rsidRPr="00D134B1" w:rsidRDefault="005D4305" w:rsidP="0039031F">
      <w:pPr>
        <w:pStyle w:val="XMLExample"/>
        <w:rPr>
          <w:lang w:val="en-GB"/>
        </w:rPr>
      </w:pPr>
      <w:r w:rsidRPr="00D134B1">
        <w:rPr>
          <w:lang w:val="en-GB"/>
        </w:rPr>
        <w:t>&lt;/feed&gt;</w:t>
      </w:r>
    </w:p>
    <w:p w14:paraId="1FFCEA5A" w14:textId="77777777" w:rsidR="00C75174" w:rsidRPr="008C32EF" w:rsidRDefault="005D1FAF" w:rsidP="0084270D">
      <w:pPr>
        <w:spacing w:before="120" w:after="0"/>
      </w:pPr>
      <w:r w:rsidRPr="008C32EF">
        <w:t xml:space="preserve">The guidance for the </w:t>
      </w:r>
      <w:r w:rsidRPr="008C32EF">
        <w:rPr>
          <w:i/>
        </w:rPr>
        <w:t>title</w:t>
      </w:r>
      <w:r w:rsidRPr="008C32EF">
        <w:t xml:space="preserve">, </w:t>
      </w:r>
      <w:r w:rsidRPr="008C32EF">
        <w:rPr>
          <w:i/>
        </w:rPr>
        <w:t>subtitle</w:t>
      </w:r>
      <w:r w:rsidRPr="008C32EF">
        <w:t xml:space="preserve">, </w:t>
      </w:r>
      <w:r w:rsidR="004367C5" w:rsidRPr="008C32EF">
        <w:rPr>
          <w:i/>
        </w:rPr>
        <w:t>id</w:t>
      </w:r>
      <w:r w:rsidRPr="008C32EF">
        <w:t xml:space="preserve">, </w:t>
      </w:r>
      <w:r w:rsidRPr="008C32EF">
        <w:rPr>
          <w:i/>
        </w:rPr>
        <w:t>rights</w:t>
      </w:r>
      <w:r w:rsidRPr="008C32EF">
        <w:t>,</w:t>
      </w:r>
      <w:r w:rsidR="00B512DF" w:rsidRPr="008C32EF">
        <w:t xml:space="preserve"> </w:t>
      </w:r>
      <w:r w:rsidRPr="008C32EF">
        <w:rPr>
          <w:i/>
        </w:rPr>
        <w:t>updated</w:t>
      </w:r>
      <w:r w:rsidRPr="008C32EF">
        <w:t xml:space="preserve"> and </w:t>
      </w:r>
      <w:r w:rsidRPr="008C32EF">
        <w:rPr>
          <w:i/>
        </w:rPr>
        <w:t>author</w:t>
      </w:r>
      <w:r w:rsidRPr="008C32EF">
        <w:t xml:space="preserve"> elements is the same as for the Dataset Download Feed and the corresponding sections should be </w:t>
      </w:r>
      <w:r w:rsidR="00AA1A20" w:rsidRPr="008C32EF">
        <w:t>referred</w:t>
      </w:r>
      <w:r w:rsidRPr="008C32EF">
        <w:t xml:space="preserve"> to.</w:t>
      </w:r>
      <w:r w:rsidR="004367C5" w:rsidRPr="008C32EF">
        <w:t xml:space="preserve"> The requirements are summarised as follows:</w:t>
      </w:r>
    </w:p>
    <w:p w14:paraId="44B73AA3" w14:textId="77777777" w:rsidR="004367C5" w:rsidRPr="00D134B1" w:rsidRDefault="004367C5" w:rsidP="0039031F">
      <w:pPr>
        <w:pStyle w:val="TGStyle1"/>
        <w:rPr>
          <w:i/>
        </w:rPr>
      </w:pPr>
      <w:r w:rsidRPr="00D134B1">
        <w:t xml:space="preserve">The ‘title’ element of </w:t>
      </w:r>
      <w:r w:rsidRPr="008C32EF">
        <w:t>a “Dataset</w:t>
      </w:r>
      <w:r w:rsidRPr="00D134B1">
        <w:t xml:space="preserve"> </w:t>
      </w:r>
      <w:r w:rsidRPr="008C32EF">
        <w:t xml:space="preserve">Feed” </w:t>
      </w:r>
      <w:r w:rsidRPr="00D134B1">
        <w:t>shall be populated with a human readable title for the feed.</w:t>
      </w:r>
    </w:p>
    <w:p w14:paraId="4451650B" w14:textId="77777777" w:rsidR="004367C5" w:rsidRPr="008C32EF" w:rsidRDefault="004367C5" w:rsidP="00C75174"/>
    <w:p w14:paraId="019E2B12" w14:textId="77777777" w:rsidR="004367C5" w:rsidRPr="0039031F" w:rsidRDefault="004367C5" w:rsidP="0039031F">
      <w:pPr>
        <w:pStyle w:val="TGRecommend"/>
      </w:pPr>
      <w:r w:rsidRPr="0039031F">
        <w:t>The ‘subtitle’ element of a “Dataset Feed” may be populated with a human readable subtitle for the feed.</w:t>
      </w:r>
    </w:p>
    <w:p w14:paraId="2BE6FD60" w14:textId="77777777" w:rsidR="00363A76" w:rsidRPr="00D134B1" w:rsidRDefault="00363A76" w:rsidP="00363A76"/>
    <w:p w14:paraId="57930951" w14:textId="77777777" w:rsidR="004367C5" w:rsidRPr="00D134B1" w:rsidRDefault="004367C5" w:rsidP="0039031F">
      <w:pPr>
        <w:pStyle w:val="TGStyle1"/>
        <w:rPr>
          <w:i/>
        </w:rPr>
      </w:pPr>
      <w:r w:rsidRPr="00D134B1">
        <w:t xml:space="preserve">The ‘id’ element of </w:t>
      </w:r>
      <w:r w:rsidRPr="008C32EF">
        <w:t>a “Dataset Feed”</w:t>
      </w:r>
      <w:r w:rsidRPr="00D134B1">
        <w:t xml:space="preserve"> shall contain an HTTP URI which </w:t>
      </w:r>
      <w:r w:rsidRPr="00363A76">
        <w:t>dereferences</w:t>
      </w:r>
      <w:r w:rsidRPr="00D134B1">
        <w:t xml:space="preserve"> to the feed</w:t>
      </w:r>
    </w:p>
    <w:p w14:paraId="3ED94BAB" w14:textId="77777777" w:rsidR="004367C5" w:rsidRPr="008C32EF" w:rsidRDefault="004367C5" w:rsidP="00363A76"/>
    <w:p w14:paraId="3138BC2F" w14:textId="77777777" w:rsidR="004367C5" w:rsidRPr="00D134B1" w:rsidRDefault="004367C5" w:rsidP="0039031F">
      <w:pPr>
        <w:pStyle w:val="TGStyle1"/>
        <w:rPr>
          <w:i/>
        </w:rPr>
      </w:pPr>
      <w:r w:rsidRPr="00D134B1">
        <w:t xml:space="preserve">The ‘rights’ element of </w:t>
      </w:r>
      <w:r w:rsidRPr="008C32EF">
        <w:t>a “Dataset Feed”</w:t>
      </w:r>
      <w:r w:rsidRPr="00D134B1">
        <w:t xml:space="preserve"> shall contain information about rights or restrictions for that feed.</w:t>
      </w:r>
    </w:p>
    <w:p w14:paraId="6898217A" w14:textId="77777777" w:rsidR="004367C5" w:rsidRPr="008C32EF" w:rsidRDefault="004367C5" w:rsidP="00363A76"/>
    <w:p w14:paraId="2F492D52" w14:textId="77777777" w:rsidR="004367C5" w:rsidRPr="00363A76" w:rsidRDefault="004367C5" w:rsidP="0039031F">
      <w:pPr>
        <w:pStyle w:val="TGStyle1"/>
        <w:rPr>
          <w:i/>
        </w:rPr>
      </w:pPr>
      <w:r w:rsidRPr="00363A76">
        <w:t>The</w:t>
      </w:r>
      <w:r w:rsidRPr="00D134B1">
        <w:t xml:space="preserve"> ‘updated’ element of </w:t>
      </w:r>
      <w:r w:rsidRPr="008C32EF">
        <w:t>a “Dataset</w:t>
      </w:r>
      <w:r w:rsidRPr="00D134B1">
        <w:t xml:space="preserve"> </w:t>
      </w:r>
      <w:r w:rsidRPr="008C32EF">
        <w:t>F</w:t>
      </w:r>
      <w:r w:rsidRPr="00D134B1">
        <w:t>eed</w:t>
      </w:r>
      <w:r w:rsidRPr="008C32EF">
        <w:t>”</w:t>
      </w:r>
      <w:r w:rsidRPr="00D134B1">
        <w:t xml:space="preserve"> shall contain the date, time and timezone at which the feed was last updated.</w:t>
      </w:r>
    </w:p>
    <w:p w14:paraId="255C8120" w14:textId="77777777" w:rsidR="00363A76" w:rsidRPr="00D134B1" w:rsidRDefault="00363A76" w:rsidP="00363A76"/>
    <w:p w14:paraId="68D27666" w14:textId="77777777" w:rsidR="004367C5" w:rsidRPr="00D134B1" w:rsidRDefault="004367C5" w:rsidP="0039031F">
      <w:pPr>
        <w:pStyle w:val="TGStyle1"/>
        <w:rPr>
          <w:i/>
        </w:rPr>
      </w:pPr>
      <w:r w:rsidRPr="00D134B1">
        <w:t xml:space="preserve">The ‘author’ element </w:t>
      </w:r>
      <w:r w:rsidRPr="008C32EF">
        <w:t xml:space="preserve">of a “Dataset Feed” </w:t>
      </w:r>
      <w:r w:rsidRPr="00D134B1">
        <w:t xml:space="preserve">shall contain current contact information for an individual or organisation responsible for the feed. </w:t>
      </w:r>
      <w:r w:rsidRPr="008C32EF">
        <w:t>At the minimum, a name and email address shall be provided as contact information.</w:t>
      </w:r>
    </w:p>
    <w:p w14:paraId="6D1515B9" w14:textId="77777777" w:rsidR="00EF06DB" w:rsidRPr="008C32EF" w:rsidRDefault="008B4E75" w:rsidP="00D50FCF">
      <w:pPr>
        <w:spacing w:before="120" w:after="120"/>
      </w:pPr>
      <w:r w:rsidRPr="008C32EF">
        <w:t>The pre-defined datasets</w:t>
      </w:r>
      <w:r w:rsidR="008B14FB" w:rsidRPr="008C32EF">
        <w:t xml:space="preserve"> (e.g. as GML files) </w:t>
      </w:r>
      <w:r w:rsidRPr="008C32EF">
        <w:t>are made available for download within a feed ‘entry’</w:t>
      </w:r>
      <w:r w:rsidR="00E545DE" w:rsidRPr="008C32EF">
        <w:t xml:space="preserve"> of the Dataset Feed</w:t>
      </w:r>
      <w:r w:rsidRPr="008C32EF">
        <w:t xml:space="preserve">. </w:t>
      </w:r>
    </w:p>
    <w:p w14:paraId="5CEF3EE9" w14:textId="77777777" w:rsidR="00EF06DB" w:rsidRPr="00D134B1" w:rsidRDefault="00EF06DB" w:rsidP="0039031F">
      <w:pPr>
        <w:pStyle w:val="TGStyle1"/>
      </w:pPr>
      <w:r w:rsidRPr="008C32EF">
        <w:t>Each “</w:t>
      </w:r>
      <w:r w:rsidRPr="00363A76">
        <w:t>Dataset</w:t>
      </w:r>
      <w:r w:rsidRPr="008C32EF">
        <w:t xml:space="preserve"> Feed” shall contain </w:t>
      </w:r>
      <w:r w:rsidRPr="00D134B1">
        <w:t xml:space="preserve">at least one feed entry containing links to download the pre-defined dataset (e.g. as a GML file). </w:t>
      </w:r>
    </w:p>
    <w:p w14:paraId="614D4F47" w14:textId="77777777" w:rsidR="00EF06DB" w:rsidRPr="008C32EF" w:rsidRDefault="00EF06DB" w:rsidP="00363A76">
      <w:r w:rsidRPr="008C32EF">
        <w:t>If the pre-defined dataset is available to download in different formats or different Coordinate Reference Systems then a separate entry must be provided for each available format/CRS combination.</w:t>
      </w:r>
    </w:p>
    <w:p w14:paraId="6DE74070" w14:textId="77777777" w:rsidR="00EF06DB" w:rsidRPr="00D134B1" w:rsidRDefault="00FE18A2" w:rsidP="0039031F">
      <w:pPr>
        <w:pStyle w:val="TGStyle1"/>
      </w:pPr>
      <w:r w:rsidRPr="00D134B1">
        <w:t>Each "</w:t>
      </w:r>
      <w:r w:rsidRPr="00363A76">
        <w:t>Dataset</w:t>
      </w:r>
      <w:r w:rsidRPr="00D134B1">
        <w:t xml:space="preserve"> Feed" shall contain separate entries for each format/CRS combination in which the pre-defined dataset </w:t>
      </w:r>
      <w:r w:rsidR="008B4E75" w:rsidRPr="008C32EF">
        <w:t>is</w:t>
      </w:r>
      <w:r w:rsidRPr="00D134B1">
        <w:t xml:space="preserve"> available to download.</w:t>
      </w:r>
    </w:p>
    <w:p w14:paraId="5BA00D3C" w14:textId="77777777" w:rsidR="0084333C" w:rsidRPr="00D134B1" w:rsidRDefault="0084333C" w:rsidP="0084333C">
      <w:pPr>
        <w:pStyle w:val="Titolo3"/>
      </w:pPr>
      <w:bookmarkStart w:id="228" w:name="_Toc327192826"/>
      <w:bookmarkStart w:id="229" w:name="_Toc327192962"/>
      <w:bookmarkStart w:id="230" w:name="_Toc327192828"/>
      <w:bookmarkStart w:id="231" w:name="_Toc327192964"/>
      <w:bookmarkStart w:id="232" w:name="_Toc327192829"/>
      <w:bookmarkStart w:id="233" w:name="_Toc327192965"/>
      <w:bookmarkStart w:id="234" w:name="_Toc327192830"/>
      <w:bookmarkStart w:id="235" w:name="_Toc327192966"/>
      <w:bookmarkStart w:id="236" w:name="_Toc327192831"/>
      <w:bookmarkStart w:id="237" w:name="_Toc327192967"/>
      <w:bookmarkStart w:id="238" w:name="_Toc327192832"/>
      <w:bookmarkStart w:id="239" w:name="_Toc327192968"/>
      <w:bookmarkStart w:id="240" w:name="_Ref323042619"/>
      <w:bookmarkStart w:id="241" w:name="_Ref323043097"/>
      <w:bookmarkStart w:id="242" w:name="_Toc364091558"/>
      <w:bookmarkEnd w:id="228"/>
      <w:bookmarkEnd w:id="229"/>
      <w:bookmarkEnd w:id="230"/>
      <w:bookmarkEnd w:id="231"/>
      <w:bookmarkEnd w:id="232"/>
      <w:bookmarkEnd w:id="233"/>
      <w:bookmarkEnd w:id="234"/>
      <w:bookmarkEnd w:id="235"/>
      <w:bookmarkEnd w:id="236"/>
      <w:bookmarkEnd w:id="237"/>
      <w:bookmarkEnd w:id="238"/>
      <w:bookmarkEnd w:id="239"/>
      <w:r w:rsidRPr="00D134B1">
        <w:t>D</w:t>
      </w:r>
      <w:r w:rsidR="004E32BA" w:rsidRPr="00D134B1">
        <w:t>ataset</w:t>
      </w:r>
      <w:r w:rsidRPr="00D134B1">
        <w:t xml:space="preserve"> Feed: </w:t>
      </w:r>
      <w:r w:rsidR="00BF0E9C" w:rsidRPr="00D134B1">
        <w:t>‘</w:t>
      </w:r>
      <w:r w:rsidRPr="00D134B1">
        <w:t>link</w:t>
      </w:r>
      <w:r w:rsidR="00BF0E9C" w:rsidRPr="00D134B1">
        <w:t>’ element: link</w:t>
      </w:r>
      <w:r w:rsidRPr="00D134B1">
        <w:t xml:space="preserve"> to Spatial Object descriptions</w:t>
      </w:r>
      <w:bookmarkEnd w:id="240"/>
      <w:bookmarkEnd w:id="241"/>
      <w:bookmarkEnd w:id="242"/>
    </w:p>
    <w:p w14:paraId="26289D13" w14:textId="77777777" w:rsidR="0084333C" w:rsidRPr="008C32EF" w:rsidRDefault="00AF0E49" w:rsidP="0084333C">
      <w:r w:rsidRPr="008C32EF">
        <w:t>For each Spatial Object</w:t>
      </w:r>
      <w:r w:rsidR="004E32BA" w:rsidRPr="008C32EF">
        <w:t xml:space="preserve"> Type in the dataset</w:t>
      </w:r>
      <w:r w:rsidRPr="008C32EF">
        <w:t xml:space="preserve"> Atom links shall be provided to the corresponding </w:t>
      </w:r>
      <w:r w:rsidR="004E32BA" w:rsidRPr="008C32EF">
        <w:t xml:space="preserve">Spatial Object Type </w:t>
      </w:r>
      <w:r w:rsidRPr="008C32EF">
        <w:t>definition</w:t>
      </w:r>
      <w:r w:rsidR="0084333C" w:rsidRPr="008C32EF">
        <w:t xml:space="preserve"> in the INSPIRE</w:t>
      </w:r>
      <w:r w:rsidRPr="008C32EF">
        <w:t xml:space="preserve"> </w:t>
      </w:r>
      <w:r w:rsidR="0084333C" w:rsidRPr="008C32EF">
        <w:t>registry. Where a dataset is not an interoperable format described by the Data Specificati</w:t>
      </w:r>
      <w:r w:rsidR="0097686F" w:rsidRPr="008C32EF">
        <w:t>ons then a local scheme</w:t>
      </w:r>
      <w:r w:rsidR="0084333C" w:rsidRPr="008C32EF">
        <w:t xml:space="preserve"> should be used to identify the spatial object type. </w:t>
      </w:r>
      <w:r w:rsidR="00BF0E9C" w:rsidRPr="008C32EF">
        <w:t>These links shall use the ‘describedby’ relation</w:t>
      </w:r>
      <w:r w:rsidR="00494847" w:rsidRPr="008C32EF">
        <w:t xml:space="preserve"> </w:t>
      </w:r>
      <w:r w:rsidR="00BF0E9C" w:rsidRPr="008C32EF">
        <w:t>type and the appropriate media type</w:t>
      </w:r>
      <w:r w:rsidR="00494847" w:rsidRPr="008C32EF">
        <w:t xml:space="preserve"> for the resource</w:t>
      </w:r>
      <w:r w:rsidR="00BF0E9C" w:rsidRPr="008C32EF">
        <w:t>. For definitions in the INSPIRE registry the media type shall be “text/html”.</w:t>
      </w:r>
    </w:p>
    <w:p w14:paraId="7F1EB96A" w14:textId="77777777" w:rsidR="00923D09" w:rsidRPr="00D134B1" w:rsidRDefault="00923D09" w:rsidP="00923D09">
      <w:pPr>
        <w:pStyle w:val="Exampletitle"/>
        <w:rPr>
          <w:lang w:val="en-GB"/>
        </w:rPr>
      </w:pPr>
      <w:bookmarkStart w:id="243" w:name="_Toc364091632"/>
      <w:r w:rsidRPr="00D134B1">
        <w:rPr>
          <w:lang w:val="en-GB"/>
        </w:rPr>
        <w:t>Links to the INSPIRE registry (for Watercourse and Standing Water)</w:t>
      </w:r>
      <w:bookmarkEnd w:id="243"/>
    </w:p>
    <w:p w14:paraId="58BC1DB4" w14:textId="77777777" w:rsidR="00923D09" w:rsidRPr="00D134B1" w:rsidRDefault="00923D09" w:rsidP="00923D09">
      <w:pPr>
        <w:pStyle w:val="XMLHighlight"/>
        <w:rPr>
          <w:lang w:val="en-GB"/>
        </w:rPr>
      </w:pPr>
      <w:r w:rsidRPr="00D134B1">
        <w:rPr>
          <w:lang w:val="en-GB"/>
        </w:rPr>
        <w:t>&lt;!—links to INSPIRE Spatial Object Type definitions for this pre-defined dataset --&gt;</w:t>
      </w:r>
    </w:p>
    <w:p w14:paraId="43CC6885" w14:textId="77777777" w:rsidR="00923D09" w:rsidRPr="00D134B1" w:rsidRDefault="00923D09" w:rsidP="00923D09">
      <w:pPr>
        <w:pStyle w:val="XMLExample"/>
        <w:rPr>
          <w:sz w:val="21"/>
          <w:szCs w:val="21"/>
          <w:lang w:val="en-GB"/>
        </w:rPr>
      </w:pPr>
      <w:r w:rsidRPr="00D134B1">
        <w:rPr>
          <w:lang w:val="en-GB"/>
        </w:rPr>
        <w:t xml:space="preserve">    &lt;link href="http://inspire-registry.jrc.ec.europa.eu/registers/FCD/items/105" rel="describedby</w:t>
      </w:r>
      <w:r w:rsidRPr="00D134B1">
        <w:rPr>
          <w:sz w:val="21"/>
          <w:szCs w:val="21"/>
          <w:lang w:val="en-GB"/>
        </w:rPr>
        <w:t xml:space="preserve">" </w:t>
      </w:r>
      <w:r w:rsidRPr="00D134B1">
        <w:rPr>
          <w:lang w:val="en-GB"/>
        </w:rPr>
        <w:t>type=”text/html”</w:t>
      </w:r>
      <w:r w:rsidRPr="00D134B1">
        <w:rPr>
          <w:sz w:val="21"/>
          <w:szCs w:val="21"/>
          <w:lang w:val="en-GB"/>
        </w:rPr>
        <w:t>/&gt;</w:t>
      </w:r>
    </w:p>
    <w:p w14:paraId="13D27FE6" w14:textId="77777777" w:rsidR="00923D09" w:rsidRPr="00D134B1" w:rsidRDefault="00923D09" w:rsidP="00923D09">
      <w:pPr>
        <w:pStyle w:val="XMLExample"/>
        <w:rPr>
          <w:sz w:val="21"/>
          <w:szCs w:val="21"/>
          <w:lang w:val="en-GB"/>
        </w:rPr>
      </w:pPr>
      <w:r w:rsidRPr="00D134B1">
        <w:rPr>
          <w:lang w:val="en-GB"/>
        </w:rPr>
        <w:t xml:space="preserve">    &lt;link href="http://inspire-registry.jrc.ec.europa.eu/registers/FCD/items/412" rel="describedby</w:t>
      </w:r>
      <w:r w:rsidRPr="00D134B1">
        <w:rPr>
          <w:sz w:val="21"/>
          <w:szCs w:val="21"/>
          <w:lang w:val="en-GB"/>
        </w:rPr>
        <w:t xml:space="preserve">" </w:t>
      </w:r>
      <w:r w:rsidRPr="00D134B1">
        <w:rPr>
          <w:lang w:val="en-GB"/>
        </w:rPr>
        <w:t>type=”text/html”</w:t>
      </w:r>
      <w:r w:rsidRPr="00D134B1">
        <w:rPr>
          <w:sz w:val="21"/>
          <w:szCs w:val="21"/>
          <w:lang w:val="en-GB"/>
        </w:rPr>
        <w:t>/&gt;</w:t>
      </w:r>
    </w:p>
    <w:p w14:paraId="0D815C45" w14:textId="77777777" w:rsidR="0084333C" w:rsidRPr="00D134B1" w:rsidRDefault="0084333C" w:rsidP="0084333C">
      <w:pPr>
        <w:pStyle w:val="XMLExample"/>
        <w:rPr>
          <w:lang w:val="en-GB"/>
        </w:rPr>
      </w:pPr>
    </w:p>
    <w:p w14:paraId="36BD8202" w14:textId="77777777" w:rsidR="0084333C" w:rsidRPr="00D134B1" w:rsidRDefault="0084333C" w:rsidP="0084333C">
      <w:pPr>
        <w:pStyle w:val="XMLHighlight"/>
        <w:rPr>
          <w:lang w:val="en-GB"/>
        </w:rPr>
      </w:pPr>
      <w:r w:rsidRPr="00D134B1">
        <w:rPr>
          <w:lang w:val="en-GB"/>
        </w:rPr>
        <w:t xml:space="preserve">&lt;!— </w:t>
      </w:r>
      <w:r w:rsidR="00923D09" w:rsidRPr="00D134B1">
        <w:rPr>
          <w:lang w:val="en-GB"/>
        </w:rPr>
        <w:t>Example of a n</w:t>
      </w:r>
      <w:r w:rsidRPr="00D134B1">
        <w:rPr>
          <w:lang w:val="en-GB"/>
        </w:rPr>
        <w:t xml:space="preserve">on-conformant spatial object type </w:t>
      </w:r>
      <w:r w:rsidR="0068669A" w:rsidRPr="00D134B1">
        <w:rPr>
          <w:lang w:val="en-GB"/>
        </w:rPr>
        <w:t>“riversegment”</w:t>
      </w:r>
      <w:r w:rsidRPr="00D134B1">
        <w:rPr>
          <w:lang w:val="en-GB"/>
        </w:rPr>
        <w:t xml:space="preserve"> --&gt;</w:t>
      </w:r>
    </w:p>
    <w:p w14:paraId="1F315062" w14:textId="77777777" w:rsidR="00923D09" w:rsidRPr="00D134B1" w:rsidRDefault="00923D09" w:rsidP="00923D09">
      <w:pPr>
        <w:pStyle w:val="XMLExample"/>
        <w:rPr>
          <w:sz w:val="21"/>
          <w:szCs w:val="21"/>
          <w:lang w:val="en-GB"/>
        </w:rPr>
      </w:pPr>
      <w:r w:rsidRPr="00D134B1">
        <w:rPr>
          <w:lang w:val="en-GB"/>
        </w:rPr>
        <w:t xml:space="preserve">    &lt;link href="http://mydomain.com/glossary/riversegment" rel="describedby</w:t>
      </w:r>
      <w:r w:rsidRPr="00D134B1">
        <w:rPr>
          <w:sz w:val="21"/>
          <w:szCs w:val="21"/>
          <w:lang w:val="en-GB"/>
        </w:rPr>
        <w:t xml:space="preserve">" </w:t>
      </w:r>
      <w:r w:rsidRPr="00D134B1">
        <w:rPr>
          <w:lang w:val="en-GB"/>
        </w:rPr>
        <w:t>type=”text/html”</w:t>
      </w:r>
      <w:r w:rsidRPr="00D134B1">
        <w:rPr>
          <w:sz w:val="21"/>
          <w:szCs w:val="21"/>
          <w:lang w:val="en-GB"/>
        </w:rPr>
        <w:t>/&gt;</w:t>
      </w:r>
    </w:p>
    <w:p w14:paraId="41E58848" w14:textId="77777777" w:rsidR="0084333C" w:rsidRPr="00D134B1" w:rsidRDefault="0084333C" w:rsidP="0084333C">
      <w:pPr>
        <w:pStyle w:val="XMLExample"/>
        <w:rPr>
          <w:lang w:val="en-GB"/>
        </w:rPr>
      </w:pPr>
    </w:p>
    <w:p w14:paraId="1DAA1357" w14:textId="77777777" w:rsidR="007725B5" w:rsidRPr="00D134B1" w:rsidRDefault="0084333C" w:rsidP="0039031F">
      <w:pPr>
        <w:pStyle w:val="TGStyle1"/>
      </w:pPr>
      <w:r w:rsidRPr="00D134B1">
        <w:t xml:space="preserve">Each feed  </w:t>
      </w:r>
      <w:r w:rsidR="0068669A" w:rsidRPr="00D134B1">
        <w:t>shall contain an Atom ‘</w:t>
      </w:r>
      <w:r w:rsidR="0068669A" w:rsidRPr="008C32EF">
        <w:t>link’</w:t>
      </w:r>
      <w:r w:rsidRPr="00D134B1">
        <w:t xml:space="preserve"> element for each INSPIRE Spatial Object Type in the dataset. </w:t>
      </w:r>
      <w:r w:rsidR="0068669A" w:rsidRPr="008C32EF">
        <w:t xml:space="preserve">The link shall refer to the </w:t>
      </w:r>
      <w:r w:rsidRPr="00D134B1">
        <w:t>INSPIRE Registry</w:t>
      </w:r>
      <w:r w:rsidRPr="008C32EF">
        <w:t xml:space="preserve"> unless the data does not conform to any Data Specification in which case a</w:t>
      </w:r>
      <w:r w:rsidR="0068669A" w:rsidRPr="008C32EF">
        <w:t xml:space="preserve"> link to a local definition of the Spatial Object Type</w:t>
      </w:r>
      <w:r w:rsidRPr="008C32EF">
        <w:t xml:space="preserve"> shall be used instead.</w:t>
      </w:r>
      <w:r w:rsidR="00BF0E9C" w:rsidRPr="008C32EF">
        <w:t xml:space="preserve"> The value of the ‘rel’ attribute of this element shall be “</w:t>
      </w:r>
      <w:r w:rsidR="00CF5DE5" w:rsidRPr="008C32EF">
        <w:t>describedb</w:t>
      </w:r>
      <w:r w:rsidR="00BF0E9C" w:rsidRPr="008C32EF">
        <w:t>y”. For definitions in the INSPIRE registry the value of the ‘type’ attribute shall be “text/html”.</w:t>
      </w:r>
    </w:p>
    <w:p w14:paraId="20B4BAA3" w14:textId="77777777" w:rsidR="00463215" w:rsidRPr="00D134B1" w:rsidRDefault="00463215" w:rsidP="006454E7">
      <w:pPr>
        <w:pStyle w:val="Titolo3"/>
      </w:pPr>
      <w:bookmarkStart w:id="244" w:name="_Ref323043062"/>
      <w:bookmarkStart w:id="245" w:name="_Toc364091559"/>
      <w:r w:rsidRPr="00D134B1">
        <w:t>Dataset Feed: optional ‘link’ element: link to Download feed</w:t>
      </w:r>
      <w:bookmarkEnd w:id="245"/>
    </w:p>
    <w:p w14:paraId="5068C45F" w14:textId="77777777" w:rsidR="00AB1BB5" w:rsidRPr="00D134B1" w:rsidRDefault="00463215" w:rsidP="00564A54">
      <w:r w:rsidRPr="00D134B1">
        <w:t xml:space="preserve">In order to facilitate the reverse navigation between the Dataset feed and its ‘parent’ Download feed it is recommended that a link element is included </w:t>
      </w:r>
      <w:r w:rsidR="000339FE" w:rsidRPr="00D134B1">
        <w:t xml:space="preserve">in the Dataset feed </w:t>
      </w:r>
      <w:r w:rsidRPr="00D134B1">
        <w:t xml:space="preserve">that links </w:t>
      </w:r>
      <w:r w:rsidR="000339FE" w:rsidRPr="00D134B1">
        <w:t xml:space="preserve">back </w:t>
      </w:r>
      <w:r w:rsidRPr="00D134B1">
        <w:t>to the parent Download feed. This link should have a ‘rel’ value of “up” and a type attribute with a value  “application/atom+xml”</w:t>
      </w:r>
      <w:r w:rsidR="000339FE" w:rsidRPr="00D134B1">
        <w:t>.</w:t>
      </w:r>
    </w:p>
    <w:p w14:paraId="5E426373" w14:textId="77777777" w:rsidR="00463215" w:rsidRPr="00564A54" w:rsidRDefault="00463215" w:rsidP="00564A54">
      <w:pPr>
        <w:pStyle w:val="Exampletitle"/>
      </w:pPr>
      <w:bookmarkStart w:id="246" w:name="_Toc364091633"/>
      <w:r w:rsidRPr="00564A54">
        <w:t>Optional upward link to download service feed</w:t>
      </w:r>
      <w:bookmarkEnd w:id="246"/>
    </w:p>
    <w:p w14:paraId="33EE250B" w14:textId="77777777" w:rsidR="00463215" w:rsidRPr="00D134B1" w:rsidRDefault="00463215" w:rsidP="00463215">
      <w:pPr>
        <w:pStyle w:val="XMLHighlight"/>
        <w:rPr>
          <w:lang w:val="en-GB"/>
        </w:rPr>
      </w:pPr>
      <w:r w:rsidRPr="00D134B1">
        <w:rPr>
          <w:lang w:val="en-GB"/>
        </w:rPr>
        <w:tab/>
        <w:t xml:space="preserve">  &lt;!—‘upward’ link to the corresponding download service feed --&gt;</w:t>
      </w:r>
    </w:p>
    <w:p w14:paraId="520FF0E9" w14:textId="77777777" w:rsidR="00463215" w:rsidRDefault="00463215" w:rsidP="009F7029">
      <w:pPr>
        <w:pStyle w:val="XMLExample"/>
        <w:rPr>
          <w:lang w:val="en-GB"/>
        </w:rPr>
      </w:pPr>
      <w:r w:rsidRPr="00D134B1">
        <w:rPr>
          <w:lang w:val="en-GB"/>
        </w:rPr>
        <w:t xml:space="preserve">    &lt;link href="http://xyz.org/download/en.xml" rel="up" type="application/atom+xml" hreflang="en" title="The parent service feed document"/&gt;</w:t>
      </w:r>
    </w:p>
    <w:p w14:paraId="4899F349" w14:textId="77777777" w:rsidR="00D95ABF" w:rsidRPr="00D134B1" w:rsidRDefault="00D95ABF" w:rsidP="00D95ABF">
      <w:pPr>
        <w:pStyle w:val="XMLExample"/>
        <w:shd w:val="clear" w:color="auto" w:fill="auto"/>
        <w:rPr>
          <w:lang w:val="en-GB"/>
        </w:rPr>
      </w:pPr>
    </w:p>
    <w:p w14:paraId="55170CC9" w14:textId="77777777" w:rsidR="00463215" w:rsidRPr="0039031F" w:rsidRDefault="00463215" w:rsidP="0039031F">
      <w:pPr>
        <w:pStyle w:val="TGRecommend"/>
      </w:pPr>
      <w:r w:rsidRPr="0039031F">
        <w:t>A link element should be included that links to the ‘parent’ Dataset feed. This link should have a ‘rel’ attribute with a value of “up” and a ‘type’ attribute with a value of “application/atom+xml”.</w:t>
      </w:r>
    </w:p>
    <w:p w14:paraId="70526FFB" w14:textId="77777777" w:rsidR="006454E7" w:rsidRPr="00D134B1" w:rsidRDefault="006454E7" w:rsidP="006454E7">
      <w:pPr>
        <w:pStyle w:val="Titolo3"/>
      </w:pPr>
      <w:bookmarkStart w:id="247" w:name="_Toc364091560"/>
      <w:r w:rsidRPr="00D134B1">
        <w:t>Dataset Feed: Entry ‘link’ element: link to pre-defined dataset</w:t>
      </w:r>
      <w:bookmarkEnd w:id="244"/>
      <w:bookmarkEnd w:id="247"/>
    </w:p>
    <w:p w14:paraId="259EDEC8" w14:textId="77777777" w:rsidR="005D1FAF" w:rsidRPr="008C32EF" w:rsidRDefault="006454E7" w:rsidP="00AC150B">
      <w:pPr>
        <w:spacing w:after="200"/>
      </w:pPr>
      <w:r w:rsidRPr="008C32EF">
        <w:t xml:space="preserve">The link element of an entry is also used to provide a link which resolves to the pre-defined dataset. </w:t>
      </w:r>
      <w:r w:rsidR="005D1FAF" w:rsidRPr="008C32EF">
        <w:t>T</w:t>
      </w:r>
      <w:r w:rsidRPr="008C32EF">
        <w:t>his shall be a direct link to the dataset (e.g. to a file)</w:t>
      </w:r>
      <w:r w:rsidR="005D1FAF" w:rsidRPr="008C32EF">
        <w:t>. If the pre-defined dataset is available in different encoding formats (e.g. GML, ShapeChange, NetCDF) or in different Coordinate Reference Systems (CRS) then separate entries shall be used for each available combination of CRS and format.</w:t>
      </w:r>
    </w:p>
    <w:p w14:paraId="5AD55607" w14:textId="77777777" w:rsidR="006454E7" w:rsidRPr="00D134B1" w:rsidRDefault="005D1FAF" w:rsidP="006454E7">
      <w:pPr>
        <w:pStyle w:val="Exampletitle"/>
        <w:rPr>
          <w:lang w:val="en-GB"/>
        </w:rPr>
      </w:pPr>
      <w:bookmarkStart w:id="248" w:name="_Toc323828033"/>
      <w:bookmarkStart w:id="249" w:name="_Toc364091634"/>
      <w:bookmarkEnd w:id="248"/>
      <w:r w:rsidRPr="00D134B1">
        <w:rPr>
          <w:lang w:val="en-GB"/>
        </w:rPr>
        <w:t>Example</w:t>
      </w:r>
      <w:r w:rsidR="006454E7" w:rsidRPr="00D134B1">
        <w:rPr>
          <w:lang w:val="en-GB"/>
        </w:rPr>
        <w:t xml:space="preserve"> link to pre-defined dataset</w:t>
      </w:r>
      <w:bookmarkEnd w:id="249"/>
    </w:p>
    <w:p w14:paraId="45522D4C" w14:textId="77777777" w:rsidR="006454E7" w:rsidRPr="00D134B1" w:rsidRDefault="006454E7" w:rsidP="00475172">
      <w:pPr>
        <w:pStyle w:val="XMLHighlight"/>
        <w:rPr>
          <w:lang w:val="en-GB"/>
        </w:rPr>
      </w:pPr>
      <w:r w:rsidRPr="00D134B1">
        <w:rPr>
          <w:lang w:val="en-GB"/>
        </w:rPr>
        <w:t xml:space="preserve">  </w:t>
      </w:r>
      <w:r w:rsidR="00631F6C" w:rsidRPr="00D134B1">
        <w:rPr>
          <w:lang w:val="en-GB"/>
        </w:rPr>
        <w:t xml:space="preserve">  </w:t>
      </w:r>
      <w:r w:rsidRPr="00D134B1">
        <w:rPr>
          <w:lang w:val="en-GB"/>
        </w:rPr>
        <w:t>&lt;!-- download link for pre-defined dataset --&gt;</w:t>
      </w:r>
    </w:p>
    <w:p w14:paraId="7CA0A5E1" w14:textId="77777777" w:rsidR="006454E7" w:rsidRPr="00D134B1" w:rsidRDefault="006454E7" w:rsidP="006454E7">
      <w:pPr>
        <w:pStyle w:val="XMLExample"/>
        <w:rPr>
          <w:lang w:val="en-GB"/>
        </w:rPr>
      </w:pPr>
      <w:r w:rsidRPr="00D134B1">
        <w:rPr>
          <w:lang w:val="en-GB"/>
        </w:rPr>
        <w:t xml:space="preserve">  </w:t>
      </w:r>
      <w:r w:rsidR="00631F6C" w:rsidRPr="00D134B1">
        <w:rPr>
          <w:lang w:val="en-GB"/>
        </w:rPr>
        <w:t xml:space="preserve">  </w:t>
      </w:r>
      <w:r w:rsidRPr="00D134B1">
        <w:rPr>
          <w:lang w:val="en-GB"/>
        </w:rPr>
        <w:t>&lt;link rel="</w:t>
      </w:r>
      <w:r w:rsidR="00C65DD6" w:rsidRPr="00D134B1">
        <w:rPr>
          <w:lang w:val="en-GB"/>
        </w:rPr>
        <w:t>alternate</w:t>
      </w:r>
      <w:r w:rsidRPr="00D134B1">
        <w:rPr>
          <w:lang w:val="en-GB"/>
        </w:rPr>
        <w:t>" href="http://xyz.org/data/waternetwork.gml"</w:t>
      </w:r>
    </w:p>
    <w:p w14:paraId="3A08B0CF" w14:textId="77777777" w:rsidR="006454E7" w:rsidRPr="00D134B1" w:rsidRDefault="006454E7" w:rsidP="006454E7">
      <w:pPr>
        <w:pStyle w:val="XMLExample"/>
        <w:rPr>
          <w:lang w:val="en-GB"/>
        </w:rPr>
      </w:pPr>
      <w:r w:rsidRPr="00D134B1">
        <w:rPr>
          <w:lang w:val="en-GB"/>
        </w:rPr>
        <w:t xml:space="preserve">      </w:t>
      </w:r>
      <w:r w:rsidR="00631F6C" w:rsidRPr="00D134B1">
        <w:rPr>
          <w:lang w:val="en-GB"/>
        </w:rPr>
        <w:t xml:space="preserve">  </w:t>
      </w:r>
      <w:r w:rsidRPr="00D134B1">
        <w:rPr>
          <w:lang w:val="en-GB"/>
        </w:rPr>
        <w:t>type="application/gml+xml;version=3.2" hreflang="en" length=”34987”</w:t>
      </w:r>
    </w:p>
    <w:p w14:paraId="7A73C9A4" w14:textId="77777777" w:rsidR="006454E7" w:rsidRPr="00D134B1" w:rsidRDefault="006454E7" w:rsidP="006454E7">
      <w:pPr>
        <w:pStyle w:val="XMLExample"/>
        <w:rPr>
          <w:lang w:val="en-GB"/>
        </w:rPr>
      </w:pPr>
      <w:r w:rsidRPr="00D134B1">
        <w:rPr>
          <w:lang w:val="en-GB"/>
        </w:rPr>
        <w:t xml:space="preserve">      </w:t>
      </w:r>
      <w:r w:rsidR="00631F6C" w:rsidRPr="00D134B1">
        <w:rPr>
          <w:lang w:val="en-GB"/>
        </w:rPr>
        <w:t xml:space="preserve">  </w:t>
      </w:r>
      <w:r w:rsidRPr="00D134B1">
        <w:rPr>
          <w:lang w:val="en-GB"/>
        </w:rPr>
        <w:t>title="The</w:t>
      </w:r>
    </w:p>
    <w:p w14:paraId="470B8D9E" w14:textId="77777777" w:rsidR="006454E7" w:rsidRPr="00D134B1" w:rsidRDefault="006454E7" w:rsidP="006454E7">
      <w:pPr>
        <w:pStyle w:val="XMLExample"/>
        <w:rPr>
          <w:lang w:val="en-GB"/>
        </w:rPr>
      </w:pPr>
      <w:r w:rsidRPr="00D134B1">
        <w:rPr>
          <w:lang w:val="en-GB"/>
        </w:rPr>
        <w:t xml:space="preserve">      </w:t>
      </w:r>
      <w:r w:rsidR="00631F6C" w:rsidRPr="00D134B1">
        <w:rPr>
          <w:lang w:val="en-GB"/>
        </w:rPr>
        <w:t xml:space="preserve">  </w:t>
      </w:r>
      <w:r w:rsidR="00701A6A" w:rsidRPr="00D134B1">
        <w:rPr>
          <w:lang w:val="en-GB"/>
        </w:rPr>
        <w:t>dataset</w:t>
      </w:r>
      <w:r w:rsidRPr="00D134B1">
        <w:rPr>
          <w:lang w:val="en-GB"/>
        </w:rPr>
        <w:t xml:space="preserve"> encoded as a GML 3.2 document in ETRS89 UTM zone 32N</w:t>
      </w:r>
    </w:p>
    <w:p w14:paraId="2144B5C0" w14:textId="77777777" w:rsidR="006454E7" w:rsidRPr="00D134B1" w:rsidRDefault="006454E7" w:rsidP="006454E7">
      <w:pPr>
        <w:pStyle w:val="XMLExample"/>
        <w:rPr>
          <w:lang w:val="en-GB"/>
        </w:rPr>
      </w:pPr>
      <w:r w:rsidRPr="00D134B1">
        <w:rPr>
          <w:lang w:val="en-GB"/>
        </w:rPr>
        <w:t xml:space="preserve">      </w:t>
      </w:r>
      <w:r w:rsidR="00631F6C" w:rsidRPr="00D134B1">
        <w:rPr>
          <w:lang w:val="en-GB"/>
        </w:rPr>
        <w:t xml:space="preserve">  </w:t>
      </w:r>
      <w:r w:rsidRPr="00D134B1">
        <w:rPr>
          <w:lang w:val="en-GB"/>
        </w:rPr>
        <w:t>(http://www.opengis.net/def/crs/EPSG/0/25832)"/&gt;</w:t>
      </w:r>
    </w:p>
    <w:p w14:paraId="63FD47F0" w14:textId="77777777" w:rsidR="009E5599" w:rsidRPr="00D134B1" w:rsidRDefault="009E5599" w:rsidP="009E5599">
      <w:pPr>
        <w:pStyle w:val="XMLExample"/>
        <w:rPr>
          <w:lang w:val="en-GB"/>
        </w:rPr>
      </w:pPr>
      <w:r w:rsidRPr="00D134B1">
        <w:rPr>
          <w:lang w:val="en-GB"/>
        </w:rPr>
        <w:t xml:space="preserve">  </w:t>
      </w:r>
      <w:r w:rsidR="00631F6C" w:rsidRPr="00D134B1">
        <w:rPr>
          <w:lang w:val="en-GB"/>
        </w:rPr>
        <w:t xml:space="preserve">  </w:t>
      </w:r>
      <w:r w:rsidR="003D30B5" w:rsidRPr="00D134B1">
        <w:rPr>
          <w:lang w:val="en-GB"/>
        </w:rPr>
        <w:t>&lt;id&gt;</w:t>
      </w:r>
      <w:r w:rsidRPr="00D134B1">
        <w:rPr>
          <w:lang w:val="en-GB"/>
        </w:rPr>
        <w:t>http://xyz.org/data/abc/waternetwork_25832.gml&lt;/id&gt;</w:t>
      </w:r>
    </w:p>
    <w:p w14:paraId="06BD9D14" w14:textId="77777777" w:rsidR="009E5599" w:rsidRPr="00D134B1" w:rsidRDefault="009E5599" w:rsidP="009E5599">
      <w:pPr>
        <w:pStyle w:val="XMLExample"/>
        <w:rPr>
          <w:lang w:val="en-GB"/>
        </w:rPr>
      </w:pPr>
      <w:r w:rsidRPr="00D134B1">
        <w:rPr>
          <w:lang w:val="en-GB"/>
        </w:rPr>
        <w:t xml:space="preserve">  </w:t>
      </w:r>
      <w:r w:rsidR="00631F6C" w:rsidRPr="00D134B1">
        <w:rPr>
          <w:lang w:val="en-GB"/>
        </w:rPr>
        <w:t xml:space="preserve">  </w:t>
      </w:r>
      <w:r w:rsidRPr="00D134B1">
        <w:rPr>
          <w:lang w:val="en-GB"/>
        </w:rPr>
        <w:t>&lt;updated&gt;2011-06-15T11:12:34Z&lt;/updated&gt;</w:t>
      </w:r>
    </w:p>
    <w:p w14:paraId="333FC868" w14:textId="77777777" w:rsidR="00607896" w:rsidRPr="00D134B1" w:rsidRDefault="00475172" w:rsidP="00607896">
      <w:pPr>
        <w:pStyle w:val="XMLExample"/>
        <w:rPr>
          <w:lang w:val="en-GB"/>
        </w:rPr>
      </w:pPr>
      <w:r w:rsidRPr="00D134B1">
        <w:rPr>
          <w:lang w:val="en-GB"/>
        </w:rPr>
        <w:tab/>
      </w:r>
      <w:r w:rsidR="00631F6C" w:rsidRPr="00D134B1">
        <w:rPr>
          <w:lang w:val="en-GB"/>
        </w:rPr>
        <w:t xml:space="preserve">  </w:t>
      </w:r>
      <w:r w:rsidR="00607896" w:rsidRPr="00D134B1">
        <w:rPr>
          <w:lang w:val="en-GB"/>
        </w:rPr>
        <w:t>&lt;category term="http://www.opengis.net/def/crs/EPSG/0/25832"  label="ETRS89 / UTM zone 32N"/&gt;</w:t>
      </w:r>
    </w:p>
    <w:p w14:paraId="30F803D7" w14:textId="77777777" w:rsidR="00EF06DB" w:rsidRPr="00D134B1" w:rsidRDefault="00EF06DB" w:rsidP="00EF06DB">
      <w:pPr>
        <w:pStyle w:val="XMLHighlight"/>
        <w:rPr>
          <w:lang w:val="en-GB"/>
        </w:rPr>
      </w:pPr>
      <w:r w:rsidRPr="00D134B1">
        <w:rPr>
          <w:lang w:val="en-GB"/>
        </w:rPr>
        <w:t xml:space="preserve"> &lt;!-- download the same pre-defined dataset in ShapeFile format in CRS EPSG:4258</w:t>
      </w:r>
      <w:r w:rsidR="00F6675F" w:rsidRPr="00D134B1">
        <w:rPr>
          <w:lang w:val="en-GB"/>
        </w:rPr>
        <w:t>, ShapeFile is in a single zip archive.</w:t>
      </w:r>
      <w:r w:rsidRPr="00D134B1">
        <w:rPr>
          <w:lang w:val="en-GB"/>
        </w:rPr>
        <w:t>--&gt;</w:t>
      </w:r>
    </w:p>
    <w:p w14:paraId="35B82294" w14:textId="77777777" w:rsidR="00EF06DB" w:rsidRPr="00D134B1" w:rsidRDefault="00631F6C" w:rsidP="0039031F">
      <w:pPr>
        <w:pStyle w:val="XMLExample"/>
        <w:rPr>
          <w:lang w:val="en-GB"/>
        </w:rPr>
      </w:pPr>
      <w:r w:rsidRPr="00D134B1">
        <w:rPr>
          <w:lang w:val="en-GB"/>
        </w:rPr>
        <w:t xml:space="preserve">  </w:t>
      </w:r>
      <w:r w:rsidR="00EF06DB" w:rsidRPr="00D134B1">
        <w:rPr>
          <w:lang w:val="en-GB"/>
        </w:rPr>
        <w:t>&lt;entry&gt;</w:t>
      </w:r>
    </w:p>
    <w:p w14:paraId="74134893" w14:textId="77777777" w:rsidR="00EF06DB" w:rsidRPr="00D134B1" w:rsidRDefault="00631F6C" w:rsidP="00EF06DB">
      <w:pPr>
        <w:pStyle w:val="XMLExample"/>
        <w:rPr>
          <w:lang w:val="en-GB"/>
        </w:rPr>
      </w:pPr>
      <w:r w:rsidRPr="00D134B1">
        <w:rPr>
          <w:lang w:val="en-GB"/>
        </w:rPr>
        <w:t xml:space="preserve">    </w:t>
      </w:r>
      <w:r w:rsidR="00EF06DB" w:rsidRPr="00D134B1">
        <w:rPr>
          <w:lang w:val="en-GB"/>
        </w:rPr>
        <w:t>&lt;title&gt;Water network in CRS EPSG:4258 (ShapeFile)&lt;/title&gt;</w:t>
      </w:r>
    </w:p>
    <w:p w14:paraId="22D4342D" w14:textId="77777777" w:rsidR="00EF06DB" w:rsidRPr="00D134B1" w:rsidRDefault="00631F6C" w:rsidP="00EF06DB">
      <w:pPr>
        <w:pStyle w:val="XMLExample"/>
        <w:rPr>
          <w:lang w:val="en-GB"/>
        </w:rPr>
      </w:pPr>
      <w:r w:rsidRPr="00D134B1">
        <w:rPr>
          <w:lang w:val="en-GB"/>
        </w:rPr>
        <w:t xml:space="preserve">    </w:t>
      </w:r>
      <w:r w:rsidR="00EF06DB" w:rsidRPr="00D134B1">
        <w:rPr>
          <w:lang w:val="en-GB"/>
        </w:rPr>
        <w:t>&lt;link rel="</w:t>
      </w:r>
      <w:r w:rsidR="00C65DD6" w:rsidRPr="00D134B1">
        <w:rPr>
          <w:lang w:val="en-GB"/>
        </w:rPr>
        <w:t>alternate</w:t>
      </w:r>
      <w:r w:rsidR="00EF06DB" w:rsidRPr="00D134B1">
        <w:rPr>
          <w:lang w:val="en-GB"/>
        </w:rPr>
        <w:t>" href="http://xyz.org/data/abc/waternetwork_WGS84.</w:t>
      </w:r>
      <w:r w:rsidR="00F6675F" w:rsidRPr="00D134B1">
        <w:rPr>
          <w:lang w:val="en-GB"/>
        </w:rPr>
        <w:t>zip</w:t>
      </w:r>
      <w:r w:rsidR="00EF06DB" w:rsidRPr="00D134B1">
        <w:rPr>
          <w:lang w:val="en-GB"/>
        </w:rPr>
        <w:t>" type="application/x-sh</w:t>
      </w:r>
      <w:r w:rsidR="00F6675F" w:rsidRPr="00D134B1">
        <w:rPr>
          <w:lang w:val="en-GB"/>
        </w:rPr>
        <w:t>a</w:t>
      </w:r>
      <w:r w:rsidR="00EF06DB" w:rsidRPr="00D134B1">
        <w:rPr>
          <w:lang w:val="en-GB"/>
        </w:rPr>
        <w:t>p</w:t>
      </w:r>
      <w:r w:rsidR="00F6675F" w:rsidRPr="00D134B1">
        <w:rPr>
          <w:lang w:val="en-GB"/>
        </w:rPr>
        <w:t>efile</w:t>
      </w:r>
      <w:r w:rsidR="00EF06DB" w:rsidRPr="00D134B1">
        <w:rPr>
          <w:lang w:val="en-GB"/>
        </w:rPr>
        <w:t>" hreflang="en" title="Water Network encoded as a ShapeFile in WGS84 geographic coordinates (http://www.opengis.net/def/crs/OGC/1.3/CRS84)"/&gt;</w:t>
      </w:r>
    </w:p>
    <w:p w14:paraId="41E27717" w14:textId="77777777" w:rsidR="00EF06DB" w:rsidRPr="00D134B1" w:rsidRDefault="00631F6C" w:rsidP="0039031F">
      <w:pPr>
        <w:pStyle w:val="XMLExample"/>
        <w:rPr>
          <w:lang w:val="en-GB"/>
        </w:rPr>
      </w:pPr>
      <w:r w:rsidRPr="00D134B1">
        <w:rPr>
          <w:lang w:val="en-GB"/>
        </w:rPr>
        <w:t xml:space="preserve">    </w:t>
      </w:r>
      <w:r w:rsidR="00EF06DB" w:rsidRPr="00D134B1">
        <w:rPr>
          <w:lang w:val="en-GB"/>
        </w:rPr>
        <w:t>&lt;id&gt;http://xyz.org/data/abc/waternetwork_WGS84.</w:t>
      </w:r>
      <w:r w:rsidR="00F6675F" w:rsidRPr="00D134B1">
        <w:rPr>
          <w:lang w:val="en-GB"/>
        </w:rPr>
        <w:t>zip</w:t>
      </w:r>
      <w:r w:rsidR="00EF06DB" w:rsidRPr="00D134B1">
        <w:rPr>
          <w:lang w:val="en-GB"/>
        </w:rPr>
        <w:t>&lt;/id&gt;</w:t>
      </w:r>
    </w:p>
    <w:p w14:paraId="27FF97E8" w14:textId="77777777" w:rsidR="00631F6C" w:rsidRPr="00D134B1" w:rsidRDefault="00EF06DB" w:rsidP="00EF06DB">
      <w:pPr>
        <w:pStyle w:val="XMLExample"/>
        <w:rPr>
          <w:lang w:val="en-GB"/>
        </w:rPr>
      </w:pPr>
      <w:r w:rsidRPr="00D134B1">
        <w:rPr>
          <w:lang w:val="en-GB"/>
        </w:rPr>
        <w:t xml:space="preserve">    &lt;updated&gt;2011-06-14T12:22:09Z&lt;/updated&gt;</w:t>
      </w:r>
    </w:p>
    <w:p w14:paraId="13735E00" w14:textId="77777777" w:rsidR="00607896" w:rsidRPr="00D134B1" w:rsidRDefault="00631F6C" w:rsidP="00607896">
      <w:pPr>
        <w:pStyle w:val="XMLExample"/>
        <w:rPr>
          <w:lang w:val="en-GB"/>
        </w:rPr>
      </w:pPr>
      <w:r w:rsidRPr="00D134B1">
        <w:rPr>
          <w:lang w:val="en-GB"/>
        </w:rPr>
        <w:t xml:space="preserve">    </w:t>
      </w:r>
      <w:r w:rsidR="00607896" w:rsidRPr="00D134B1">
        <w:rPr>
          <w:lang w:val="en-GB"/>
        </w:rPr>
        <w:t>&lt;category term="http://www.opengis.net/def/crs/EPSG/0/4258"  label="ETRS89"/&gt;</w:t>
      </w:r>
    </w:p>
    <w:p w14:paraId="4BE9DAC0" w14:textId="77777777" w:rsidR="00292C12" w:rsidRPr="00D134B1" w:rsidRDefault="00EF06DB" w:rsidP="0084270D">
      <w:pPr>
        <w:pStyle w:val="XMLExample"/>
        <w:rPr>
          <w:lang w:val="en-GB"/>
        </w:rPr>
      </w:pPr>
      <w:r w:rsidRPr="00D134B1">
        <w:rPr>
          <w:lang w:val="en-GB"/>
        </w:rPr>
        <w:t xml:space="preserve">  &lt;/entry&gt;</w:t>
      </w:r>
    </w:p>
    <w:p w14:paraId="6579CCCB" w14:textId="77777777" w:rsidR="00292C12" w:rsidRPr="008C32EF" w:rsidRDefault="00292C12" w:rsidP="0084270D">
      <w:pPr>
        <w:spacing w:before="240" w:after="120"/>
      </w:pPr>
      <w:r w:rsidRPr="008C32EF">
        <w:t>Note that if a dataset spans more than one physical file (e.g. if it is stored in tiles or some other sub-division for practical purposes) then additional link elements may be provided within the entry for that dataset, one link per physical file</w:t>
      </w:r>
      <w:r w:rsidR="003C29A8" w:rsidRPr="008C32EF">
        <w:t xml:space="preserve"> according to the additional guidance in Section </w:t>
      </w:r>
      <w:r w:rsidR="003C29A8" w:rsidRPr="008C32EF">
        <w:fldChar w:fldCharType="begin"/>
      </w:r>
      <w:r w:rsidR="003C29A8" w:rsidRPr="008C32EF">
        <w:instrText xml:space="preserve"> REF _Ref326759466 \r \h </w:instrText>
      </w:r>
      <w:r w:rsidR="003C29A8" w:rsidRPr="008C32EF">
        <w:fldChar w:fldCharType="separate"/>
      </w:r>
      <w:r w:rsidR="00BB00B0">
        <w:t>5.2.4</w:t>
      </w:r>
      <w:r w:rsidR="003C29A8" w:rsidRPr="008C32EF">
        <w:fldChar w:fldCharType="end"/>
      </w:r>
      <w:r w:rsidR="003C29A8" w:rsidRPr="008C32EF">
        <w:t>.</w:t>
      </w:r>
    </w:p>
    <w:p w14:paraId="0CB267CF" w14:textId="77777777" w:rsidR="006454E7" w:rsidRPr="008C32EF" w:rsidRDefault="00EF6365" w:rsidP="0039031F">
      <w:pPr>
        <w:pStyle w:val="TGStyle1"/>
      </w:pPr>
      <w:bookmarkStart w:id="250" w:name="_Ref323038285"/>
      <w:r w:rsidRPr="008C32EF">
        <w:t>E</w:t>
      </w:r>
      <w:r w:rsidR="006454E7" w:rsidRPr="00D134B1">
        <w:t>ach feed entry shall contain an Atom ‘link’ element that links to the pre-defined dataset</w:t>
      </w:r>
      <w:r w:rsidR="008B217E" w:rsidRPr="008C32EF">
        <w:t xml:space="preserve"> </w:t>
      </w:r>
      <w:r w:rsidR="006454E7" w:rsidRPr="00D134B1">
        <w:t>file described by the entry. The value of the ‘rel’ attribute of this element shall be “</w:t>
      </w:r>
      <w:r w:rsidR="00C65DD6" w:rsidRPr="008C32EF">
        <w:t>alternate</w:t>
      </w:r>
      <w:r w:rsidR="006454E7" w:rsidRPr="00D134B1">
        <w:t>”</w:t>
      </w:r>
      <w:r w:rsidR="006454E7" w:rsidRPr="008C32EF">
        <w:t xml:space="preserve"> and a “length” attribute (providing the length of the linked resource in octets*) sh</w:t>
      </w:r>
      <w:r w:rsidR="00C65DD6" w:rsidRPr="008C32EF">
        <w:t>all</w:t>
      </w:r>
      <w:r w:rsidR="006454E7" w:rsidRPr="008C32EF">
        <w:t xml:space="preserve"> be provided if possible.</w:t>
      </w:r>
      <w:bookmarkEnd w:id="250"/>
      <w:r w:rsidR="006454E7" w:rsidRPr="008C32EF">
        <w:t xml:space="preserve"> </w:t>
      </w:r>
      <w:r w:rsidR="008B217E" w:rsidRPr="008C32EF">
        <w:t>Where a dataset is provided in multiple physical files, additional ‘link’ elements shall be provided</w:t>
      </w:r>
      <w:r w:rsidR="004049B1" w:rsidRPr="008C32EF">
        <w:t xml:space="preserve"> in the feed entry</w:t>
      </w:r>
      <w:r w:rsidR="008B217E" w:rsidRPr="008C32EF">
        <w:t xml:space="preserve">, one </w:t>
      </w:r>
      <w:r w:rsidR="004049B1" w:rsidRPr="008C32EF">
        <w:t xml:space="preserve">link </w:t>
      </w:r>
      <w:r w:rsidR="008B217E" w:rsidRPr="008C32EF">
        <w:t>for each physical file.</w:t>
      </w:r>
    </w:p>
    <w:p w14:paraId="33451E6E" w14:textId="77777777" w:rsidR="006454E7" w:rsidRPr="008C32EF" w:rsidRDefault="006454E7" w:rsidP="006454E7">
      <w:pPr>
        <w:pStyle w:val="requirementtext"/>
        <w:rPr>
          <w:i/>
          <w:lang w:val="en-GB"/>
        </w:rPr>
      </w:pPr>
      <w:r w:rsidRPr="008C32EF">
        <w:rPr>
          <w:lang w:val="en-GB"/>
        </w:rPr>
        <w:t>*1 octet = 8 bits (usually synonymous with 1 byte)</w:t>
      </w:r>
    </w:p>
    <w:p w14:paraId="7DAD3E92" w14:textId="77777777" w:rsidR="006454E7" w:rsidRPr="008C32EF" w:rsidRDefault="006454E7" w:rsidP="0084270D">
      <w:pPr>
        <w:spacing w:before="120" w:after="120"/>
      </w:pPr>
      <w:r w:rsidRPr="008C32EF">
        <w:t>The ‘type’ attribute of the link element shall be used to indicate the media type of the resource that will be returned if the link is resolved. For example, ‘application/gml+xml’</w:t>
      </w:r>
      <w:r w:rsidR="006B64F0" w:rsidRPr="008C32EF">
        <w:t xml:space="preserve"> (see also Section </w:t>
      </w:r>
      <w:r w:rsidR="006B64F0" w:rsidRPr="008C32EF">
        <w:fldChar w:fldCharType="begin"/>
      </w:r>
      <w:r w:rsidR="006B64F0" w:rsidRPr="008C32EF">
        <w:instrText xml:space="preserve"> REF _Ref320959387 \n \h </w:instrText>
      </w:r>
      <w:r w:rsidR="006B64F0" w:rsidRPr="008C32EF">
        <w:fldChar w:fldCharType="separate"/>
      </w:r>
      <w:r w:rsidR="00BB00B0">
        <w:t>5.2.4</w:t>
      </w:r>
      <w:r w:rsidR="006B64F0" w:rsidRPr="008C32EF">
        <w:fldChar w:fldCharType="end"/>
      </w:r>
      <w:r w:rsidR="006B64F0" w:rsidRPr="008C32EF">
        <w:t xml:space="preserve"> below).</w:t>
      </w:r>
    </w:p>
    <w:p w14:paraId="7A46545B" w14:textId="77777777" w:rsidR="006454E7" w:rsidRPr="00D134B1" w:rsidRDefault="006454E7" w:rsidP="0039031F">
      <w:pPr>
        <w:pStyle w:val="TGStyle1"/>
      </w:pPr>
      <w:bookmarkStart w:id="251" w:name="_Ref323198646"/>
      <w:r w:rsidRPr="00D134B1">
        <w:t xml:space="preserve">The ‘type’ attribute of the link element shall be used to indicate the </w:t>
      </w:r>
      <w:r w:rsidR="00DD6AED" w:rsidRPr="008C32EF">
        <w:t xml:space="preserve">media </w:t>
      </w:r>
      <w:r w:rsidRPr="00D134B1">
        <w:t>type of resource that will be returned if the link is resolved. A valid media type must be used for the value of this attribute</w:t>
      </w:r>
      <w:r w:rsidR="00DD6AED" w:rsidRPr="008C32EF">
        <w:t>;</w:t>
      </w:r>
      <w:r w:rsidR="00337DE4" w:rsidRPr="008C32EF">
        <w:t xml:space="preserve"> </w:t>
      </w:r>
      <w:r w:rsidR="00DD6AED" w:rsidRPr="008C32EF">
        <w:t>if the media type is not registered with IANA it should still follow the conventions for unregistered media types.</w:t>
      </w:r>
      <w:bookmarkEnd w:id="251"/>
    </w:p>
    <w:p w14:paraId="771F27DB" w14:textId="77777777" w:rsidR="006454E7" w:rsidRPr="008C32EF" w:rsidRDefault="006454E7" w:rsidP="006454E7">
      <w:r w:rsidRPr="008C32EF">
        <w:t xml:space="preserve">In the case where </w:t>
      </w:r>
      <w:r w:rsidR="00B17A27" w:rsidRPr="008C32EF">
        <w:t xml:space="preserve">pre-defined </w:t>
      </w:r>
      <w:r w:rsidRPr="008C32EF">
        <w:t xml:space="preserve">datasets are provided in multiple languages, a different link element shall be used for each language and the ‘hreflang’ attribute shall be used with the appropriate language code. </w:t>
      </w:r>
    </w:p>
    <w:p w14:paraId="0149060E" w14:textId="77777777" w:rsidR="006454E7" w:rsidRPr="00D134B1" w:rsidRDefault="006454E7" w:rsidP="0039031F">
      <w:pPr>
        <w:pStyle w:val="TGStyle1"/>
        <w:rPr>
          <w:i/>
        </w:rPr>
      </w:pPr>
      <w:r w:rsidRPr="00D134B1">
        <w:t xml:space="preserve">Where alternative language representations of datasets are linked to, the ‘hreflang’ attribute of the link element shall be used to indicate the language of the target dataset as described in the Atom specification. </w:t>
      </w:r>
    </w:p>
    <w:p w14:paraId="697A068C" w14:textId="77777777" w:rsidR="003C29A8" w:rsidRPr="00D134B1" w:rsidRDefault="003C29A8" w:rsidP="003C29A8">
      <w:pPr>
        <w:pStyle w:val="Titolo3"/>
      </w:pPr>
      <w:bookmarkStart w:id="252" w:name="_Ref320959387"/>
      <w:bookmarkStart w:id="253" w:name="_Ref326759466"/>
      <w:bookmarkStart w:id="254" w:name="_Toc364091561"/>
      <w:r w:rsidRPr="00D134B1">
        <w:t>Dataset Feed: guidance for datasets which contain multiple files.</w:t>
      </w:r>
      <w:bookmarkEnd w:id="253"/>
      <w:bookmarkEnd w:id="254"/>
    </w:p>
    <w:p w14:paraId="095A234C" w14:textId="77777777" w:rsidR="00A72101" w:rsidRPr="00D134B1" w:rsidRDefault="003C29A8" w:rsidP="0084270D">
      <w:pPr>
        <w:spacing w:after="120"/>
      </w:pPr>
      <w:r w:rsidRPr="00D134B1">
        <w:t xml:space="preserve">Where a dataset is provided in multiple physical files </w:t>
      </w:r>
      <w:r w:rsidR="00A72101" w:rsidRPr="00D134B1">
        <w:t xml:space="preserve">and it is not desirable or practical to deliver them within a single download (e.g. as a zip), then it is also possible to deliver the individual files separately by adding </w:t>
      </w:r>
      <w:r w:rsidR="009A2BDB" w:rsidRPr="00D134B1">
        <w:t xml:space="preserve">multiple ‘link’ elements to the feed entry. </w:t>
      </w:r>
      <w:r w:rsidR="00845502" w:rsidRPr="00D134B1">
        <w:t xml:space="preserve">This may be useful, for example, if there are a large number of files. </w:t>
      </w:r>
      <w:r w:rsidR="009A2BDB" w:rsidRPr="00D134B1">
        <w:t>There should be a separate ‘link’ element for each file. These links shall have a ‘rel’ value equal to “section”.</w:t>
      </w:r>
    </w:p>
    <w:p w14:paraId="6208D1E8" w14:textId="77777777" w:rsidR="001A431F" w:rsidRPr="00D134B1" w:rsidRDefault="001A431F" w:rsidP="0039031F">
      <w:pPr>
        <w:pStyle w:val="TGStyle1"/>
      </w:pPr>
      <w:r w:rsidRPr="008C32EF">
        <w:t xml:space="preserve">Where a dataset is provided in multiple physical files: </w:t>
      </w:r>
      <w:r w:rsidR="008546DA" w:rsidRPr="008C32EF">
        <w:t>each file shall be linked to via a separate ‘link’ element. Each of these ‘link’ elements shall have a ‘rel’ value equal to “section”.</w:t>
      </w:r>
    </w:p>
    <w:p w14:paraId="07698D12" w14:textId="77777777" w:rsidR="009A2BDB" w:rsidRPr="00D134B1" w:rsidRDefault="009A2BDB" w:rsidP="0084270D">
      <w:pPr>
        <w:spacing w:before="120" w:after="120"/>
      </w:pPr>
      <w:r w:rsidRPr="00D134B1">
        <w:t>Additionally there is a need to provide a description of the</w:t>
      </w:r>
      <w:r w:rsidR="00A72101" w:rsidRPr="00D134B1">
        <w:t xml:space="preserve"> structure of the</w:t>
      </w:r>
      <w:r w:rsidRPr="00D134B1">
        <w:t xml:space="preserve"> collection of files. This description shall either be provided as free text within a ‘content’ element, or as another link, with a ‘rel’ value of “alternate”. This link shall point to a descriptive document that describes how the parts of the dataset fit together. This Technical Guidance places no restrictions on the type or contents of this descriptive document. However when such a link is added an appropriate media type </w:t>
      </w:r>
      <w:r w:rsidR="00F6675F" w:rsidRPr="00D134B1">
        <w:t xml:space="preserve">shall be used </w:t>
      </w:r>
      <w:r w:rsidRPr="00D134B1">
        <w:t>for the ‘type’ attribute.</w:t>
      </w:r>
    </w:p>
    <w:p w14:paraId="7755B291" w14:textId="77777777" w:rsidR="008546DA" w:rsidRPr="00D134B1" w:rsidRDefault="008546DA" w:rsidP="0039031F">
      <w:pPr>
        <w:pStyle w:val="TGStyle1"/>
      </w:pPr>
      <w:r w:rsidRPr="008C32EF">
        <w:t>Where a dataset is provided in multiple physical files: a description of the dataset structure shall be provided EITHER in a</w:t>
      </w:r>
      <w:r w:rsidR="00564A54">
        <w:t>n</w:t>
      </w:r>
      <w:r w:rsidRPr="008C32EF">
        <w:t xml:space="preserve"> atom ‘content’ element as free text, OR in an external document which is the target of another ‘link’ element. Where a ‘link’ element is used this element shall have a ‘rel’ value equal to “alternate” and a suitable media type shall be used for the ‘type’ value.</w:t>
      </w:r>
    </w:p>
    <w:p w14:paraId="2DB06C5F" w14:textId="77777777" w:rsidR="00AB60F7" w:rsidRPr="00D134B1" w:rsidRDefault="00AB60F7" w:rsidP="003C29A8">
      <w:r w:rsidRPr="00D134B1">
        <w:t>For the purposes</w:t>
      </w:r>
      <w:r w:rsidR="009A2BDB" w:rsidRPr="00D134B1">
        <w:t xml:space="preserve"> of differentiating between </w:t>
      </w:r>
      <w:r w:rsidRPr="00D134B1">
        <w:t>files</w:t>
      </w:r>
      <w:r w:rsidR="009A2BDB" w:rsidRPr="00D134B1">
        <w:t>,</w:t>
      </w:r>
      <w:r w:rsidRPr="00D134B1">
        <w:t xml:space="preserve"> optional ‘bbox’ and/or ‘time’ attributes may be added to the link elements. Where a </w:t>
      </w:r>
      <w:r w:rsidR="00D84EE9" w:rsidRPr="00D134B1">
        <w:t>‘</w:t>
      </w:r>
      <w:r w:rsidRPr="00D134B1">
        <w:t>bbox</w:t>
      </w:r>
      <w:r w:rsidR="00D84EE9" w:rsidRPr="00D134B1">
        <w:t>’</w:t>
      </w:r>
      <w:r w:rsidRPr="00D134B1">
        <w:t xml:space="preserve"> attribute is used the value of this shall be formatted in the</w:t>
      </w:r>
      <w:r w:rsidR="00D84EE9" w:rsidRPr="00D134B1">
        <w:t xml:space="preserve"> same way as georss:box element, and when a ‘time’ attribute is used it shall be formatted as a ISO 8601 time strings.</w:t>
      </w:r>
    </w:p>
    <w:p w14:paraId="643A508D" w14:textId="77777777" w:rsidR="007D0D47" w:rsidRPr="00D134B1" w:rsidRDefault="007D0D47" w:rsidP="007D0D47">
      <w:pPr>
        <w:pStyle w:val="Exampletitle"/>
        <w:rPr>
          <w:lang w:val="en-GB"/>
        </w:rPr>
      </w:pPr>
      <w:bookmarkStart w:id="255" w:name="_Toc364091635"/>
      <w:r w:rsidRPr="00D134B1">
        <w:rPr>
          <w:lang w:val="en-GB"/>
        </w:rPr>
        <w:t>Use of bbox and time attributes</w:t>
      </w:r>
      <w:bookmarkEnd w:id="255"/>
    </w:p>
    <w:p w14:paraId="2C311B79" w14:textId="77777777" w:rsidR="00D84EE9" w:rsidRPr="00D134B1" w:rsidRDefault="00D84EE9" w:rsidP="00D84EE9">
      <w:pPr>
        <w:pStyle w:val="XMLHighlight"/>
        <w:rPr>
          <w:lang w:val="en-GB"/>
        </w:rPr>
      </w:pPr>
      <w:r w:rsidRPr="00D134B1">
        <w:rPr>
          <w:lang w:val="en-GB"/>
        </w:rPr>
        <w:t>&lt;!—example use of bbox and time attributes --&gt;</w:t>
      </w:r>
    </w:p>
    <w:p w14:paraId="72F7BA29" w14:textId="77777777" w:rsidR="00D84EE9" w:rsidRPr="00D134B1" w:rsidRDefault="009F76FE" w:rsidP="00D84EE9">
      <w:pPr>
        <w:pStyle w:val="XMLExample"/>
        <w:rPr>
          <w:lang w:val="en-GB"/>
        </w:rPr>
      </w:pPr>
      <w:r w:rsidRPr="00D134B1">
        <w:rPr>
          <w:lang w:val="en-GB"/>
        </w:rPr>
        <w:t xml:space="preserve">      </w:t>
      </w:r>
      <w:r w:rsidR="00D84EE9" w:rsidRPr="00D134B1">
        <w:rPr>
          <w:lang w:val="en-GB"/>
        </w:rPr>
        <w:t>&lt;link rel="section" href="http://xyz.org/data/file.tif" bbox=”50.0 5.0 50.9 5.9” time=”</w:t>
      </w:r>
      <w:r w:rsidR="005D4554" w:rsidRPr="00D134B1">
        <w:rPr>
          <w:lang w:val="en-GB"/>
        </w:rPr>
        <w:t>2012-06-01T13:00:00Z”</w:t>
      </w:r>
      <w:r w:rsidR="00D84EE9" w:rsidRPr="00D134B1">
        <w:rPr>
          <w:lang w:val="en-GB"/>
        </w:rPr>
        <w:t xml:space="preserve"> type="image/tiff" hreflang="en" title="example file"/&gt;</w:t>
      </w:r>
    </w:p>
    <w:p w14:paraId="24ADA27E" w14:textId="77777777" w:rsidR="00D95ABF" w:rsidRPr="00D134B1" w:rsidRDefault="00D95ABF" w:rsidP="00D95ABF"/>
    <w:p w14:paraId="343F8F52" w14:textId="77777777" w:rsidR="00D84EE9" w:rsidRPr="0039031F" w:rsidRDefault="00D84EE9" w:rsidP="0039031F">
      <w:pPr>
        <w:pStyle w:val="TGRecommend"/>
      </w:pPr>
      <w:r w:rsidRPr="0039031F">
        <w:t>Where a dataset is provided in multiple physical files: a ‘bbox’ attribute may be used to describe the geospatial extent of a particular file. If this is used, then the value of this attribute should be structured according to the georss:box structure.</w:t>
      </w:r>
    </w:p>
    <w:p w14:paraId="056A0493" w14:textId="77777777" w:rsidR="00D84EE9" w:rsidRPr="00D134B1" w:rsidRDefault="00D84EE9" w:rsidP="00D84EE9"/>
    <w:p w14:paraId="4F3E2F54" w14:textId="77777777" w:rsidR="00D84EE9" w:rsidRPr="0039031F" w:rsidRDefault="00D84EE9" w:rsidP="0039031F">
      <w:pPr>
        <w:pStyle w:val="TGRecommend"/>
      </w:pPr>
      <w:r w:rsidRPr="0039031F">
        <w:t>Where a dataset is provided in multiple physical files: a ‘time’ attribute may be used to describe the temporal extent of a particular file. If this is used, then the value of this attribute should be structured according to the ISO 8601 standard.</w:t>
      </w:r>
    </w:p>
    <w:p w14:paraId="1FAA7EA3" w14:textId="77777777" w:rsidR="00AB60F7" w:rsidRPr="00D134B1" w:rsidRDefault="00AB60F7" w:rsidP="003C29A8">
      <w:r w:rsidRPr="00D134B1">
        <w:t>The following example</w:t>
      </w:r>
      <w:r w:rsidR="009174BA" w:rsidRPr="00D134B1">
        <w:t xml:space="preserve"> entry</w:t>
      </w:r>
      <w:r w:rsidRPr="00D134B1">
        <w:t xml:space="preserve"> shows a dataset that is in three parts</w:t>
      </w:r>
      <w:r w:rsidR="009174BA" w:rsidRPr="00D134B1">
        <w:t xml:space="preserve"> each with a separate bounding box</w:t>
      </w:r>
      <w:r w:rsidRPr="00D134B1">
        <w:t xml:space="preserve">, along with a </w:t>
      </w:r>
      <w:r w:rsidR="009A2BDB" w:rsidRPr="00D134B1">
        <w:t>content element describing the dataset</w:t>
      </w:r>
      <w:r w:rsidRPr="00D134B1">
        <w:t>.</w:t>
      </w:r>
    </w:p>
    <w:p w14:paraId="6AC8F3E0" w14:textId="77777777" w:rsidR="008546DA" w:rsidRPr="00D134B1" w:rsidRDefault="008546DA" w:rsidP="008546DA">
      <w:pPr>
        <w:pStyle w:val="Exampletitle"/>
        <w:rPr>
          <w:lang w:val="en-GB"/>
        </w:rPr>
      </w:pPr>
      <w:bookmarkStart w:id="256" w:name="_Toc364091636"/>
      <w:r w:rsidRPr="008C32EF">
        <w:rPr>
          <w:lang w:val="en-GB"/>
        </w:rPr>
        <w:t>Multi-part dataset described by a content element</w:t>
      </w:r>
      <w:bookmarkEnd w:id="256"/>
    </w:p>
    <w:p w14:paraId="3A40CF36" w14:textId="77777777" w:rsidR="009A2BDB" w:rsidRPr="00D134B1" w:rsidRDefault="009A2BDB" w:rsidP="009A2BDB">
      <w:pPr>
        <w:pStyle w:val="XMLHighlight"/>
        <w:rPr>
          <w:lang w:val="en-GB"/>
        </w:rPr>
      </w:pPr>
      <w:r w:rsidRPr="00D134B1">
        <w:rPr>
          <w:lang w:val="en-GB"/>
        </w:rPr>
        <w:t xml:space="preserve">    &lt;!—3 part dataset in GeoTIFF format (with content element)--&gt;</w:t>
      </w:r>
    </w:p>
    <w:p w14:paraId="635A27C0" w14:textId="77777777" w:rsidR="008B1B29" w:rsidRPr="00D134B1" w:rsidRDefault="008B1B29" w:rsidP="008B1B29">
      <w:pPr>
        <w:pStyle w:val="XMLExample"/>
        <w:rPr>
          <w:lang w:val="en-GB"/>
        </w:rPr>
      </w:pPr>
      <w:r w:rsidRPr="00D134B1">
        <w:rPr>
          <w:lang w:val="en-GB"/>
        </w:rPr>
        <w:t xml:space="preserve">    &lt;entry&gt;</w:t>
      </w:r>
    </w:p>
    <w:p w14:paraId="14B3E87D" w14:textId="77777777" w:rsidR="008B1B29" w:rsidRPr="00D134B1" w:rsidRDefault="008B1B29" w:rsidP="008B1B29">
      <w:pPr>
        <w:pStyle w:val="XMLExample"/>
        <w:rPr>
          <w:lang w:val="en-GB"/>
        </w:rPr>
      </w:pPr>
      <w:r w:rsidRPr="00D134B1">
        <w:rPr>
          <w:lang w:val="en-GB"/>
        </w:rPr>
        <w:tab/>
      </w:r>
      <w:r w:rsidRPr="00D134B1">
        <w:rPr>
          <w:lang w:val="en-GB"/>
        </w:rPr>
        <w:tab/>
        <w:t>&lt;title&gt;Water network in GeoTIFF&lt;/title&gt;</w:t>
      </w:r>
    </w:p>
    <w:p w14:paraId="54EAC0ED" w14:textId="77777777" w:rsidR="008B1B29" w:rsidRPr="00D134B1" w:rsidRDefault="009A2BDB" w:rsidP="008B1B29">
      <w:pPr>
        <w:pStyle w:val="XMLExample"/>
        <w:rPr>
          <w:lang w:val="en-GB"/>
        </w:rPr>
      </w:pPr>
      <w:r w:rsidRPr="00D134B1">
        <w:rPr>
          <w:lang w:val="en-GB"/>
        </w:rPr>
        <w:tab/>
      </w:r>
      <w:r w:rsidRPr="00D134B1">
        <w:rPr>
          <w:lang w:val="en-GB"/>
        </w:rPr>
        <w:tab/>
      </w:r>
      <w:r w:rsidRPr="00D134B1">
        <w:rPr>
          <w:lang w:val="en-GB"/>
        </w:rPr>
        <w:tab/>
        <w:t xml:space="preserve"> &lt;content&gt;This dataset consists of three GeoTIFF files. Each file has data for a different geospatial area, identified by the bbox attribute.&lt;/content&gt;</w:t>
      </w:r>
    </w:p>
    <w:p w14:paraId="4CF822CE" w14:textId="77777777" w:rsidR="008B1B29" w:rsidRPr="00D134B1" w:rsidRDefault="008B1B29" w:rsidP="008B1B29">
      <w:pPr>
        <w:pStyle w:val="XMLExample"/>
        <w:rPr>
          <w:lang w:val="en-GB"/>
        </w:rPr>
      </w:pPr>
      <w:r w:rsidRPr="00D134B1">
        <w:rPr>
          <w:lang w:val="en-GB"/>
        </w:rPr>
        <w:t xml:space="preserve">        &lt;link rel="</w:t>
      </w:r>
      <w:r w:rsidR="009A2BDB" w:rsidRPr="00D134B1">
        <w:rPr>
          <w:lang w:val="en-GB"/>
        </w:rPr>
        <w:t>section</w:t>
      </w:r>
      <w:r w:rsidRPr="00D134B1">
        <w:rPr>
          <w:lang w:val="en-GB"/>
        </w:rPr>
        <w:t>" href="http://xyz.org/data/abc/waternetwork_WGS84_part1.tif" bbox=”50.0 5.0 50.9 5.9” type="image/tiff" hreflang="en" title="Water Network encoded as a GeoTiff – part 1"/&gt;</w:t>
      </w:r>
    </w:p>
    <w:p w14:paraId="665C2973" w14:textId="77777777" w:rsidR="008B1B29" w:rsidRPr="00D134B1" w:rsidRDefault="009A2BDB" w:rsidP="008B1B29">
      <w:pPr>
        <w:pStyle w:val="XMLExample"/>
        <w:rPr>
          <w:lang w:val="en-GB"/>
        </w:rPr>
      </w:pPr>
      <w:r w:rsidRPr="00D134B1">
        <w:rPr>
          <w:lang w:val="en-GB"/>
        </w:rPr>
        <w:t xml:space="preserve">        &lt;link rel="</w:t>
      </w:r>
      <w:r w:rsidR="008B1B29" w:rsidRPr="00D134B1">
        <w:rPr>
          <w:lang w:val="en-GB"/>
        </w:rPr>
        <w:t>section" href="http://xyz.org/data/abc/waternetwork_WGS84_part2.tif" bbox=”50.0 6.0 50.9 6.9” type="image/tiff" hreflang="en" title="Water Network encoded as a GeoTiff – part 2"/&gt;</w:t>
      </w:r>
    </w:p>
    <w:p w14:paraId="78AF2134" w14:textId="77777777" w:rsidR="008B1B29" w:rsidRPr="00D134B1" w:rsidRDefault="009A2BDB" w:rsidP="008B1B29">
      <w:pPr>
        <w:pStyle w:val="XMLExample"/>
        <w:rPr>
          <w:lang w:val="en-GB"/>
        </w:rPr>
      </w:pPr>
      <w:r w:rsidRPr="00D134B1">
        <w:rPr>
          <w:lang w:val="en-GB"/>
        </w:rPr>
        <w:t xml:space="preserve">        &lt;link rel”</w:t>
      </w:r>
      <w:r w:rsidR="008B1B29" w:rsidRPr="00D134B1">
        <w:rPr>
          <w:lang w:val="en-GB"/>
        </w:rPr>
        <w:t>section" href="http://xyz.org/data/abc/waternetwork_WGS84_part3.tif" bbox=”50.0 7.0 50.9 7.9” type="image/tiff" hreflang="en" title="Water Network encoded as a GeoTiff – part 3"/&gt;</w:t>
      </w:r>
    </w:p>
    <w:p w14:paraId="7199AE77" w14:textId="77777777" w:rsidR="008B1B29" w:rsidRPr="00D134B1" w:rsidRDefault="008B1B29" w:rsidP="008B1B29">
      <w:pPr>
        <w:pStyle w:val="XMLExample"/>
        <w:rPr>
          <w:lang w:val="en-GB"/>
        </w:rPr>
      </w:pPr>
      <w:r w:rsidRPr="00D134B1">
        <w:rPr>
          <w:lang w:val="en-GB"/>
        </w:rPr>
        <w:t xml:space="preserve">        &lt;id&gt;http://xyz.org/data/abc/waternetwork_WGS84&lt;/id&gt;</w:t>
      </w:r>
    </w:p>
    <w:p w14:paraId="2FC6FEB2" w14:textId="77777777" w:rsidR="008B1B29" w:rsidRPr="00D134B1" w:rsidRDefault="008B1B29" w:rsidP="008B1B29">
      <w:pPr>
        <w:pStyle w:val="XMLExample"/>
        <w:rPr>
          <w:lang w:val="en-GB"/>
        </w:rPr>
      </w:pPr>
      <w:r w:rsidRPr="00D134B1">
        <w:rPr>
          <w:lang w:val="en-GB"/>
        </w:rPr>
        <w:t xml:space="preserve">        &lt;updated&gt;2011-06-14T12:22:09Z&lt;/updated&gt;</w:t>
      </w:r>
    </w:p>
    <w:p w14:paraId="0025C910" w14:textId="77777777" w:rsidR="008B1B29" w:rsidRPr="00D134B1" w:rsidRDefault="006353FE" w:rsidP="006353FE">
      <w:pPr>
        <w:pStyle w:val="XMLExample"/>
        <w:rPr>
          <w:lang w:val="en-GB"/>
        </w:rPr>
      </w:pPr>
      <w:r w:rsidRPr="00D134B1">
        <w:rPr>
          <w:lang w:val="en-GB"/>
        </w:rPr>
        <w:t xml:space="preserve">   </w:t>
      </w:r>
      <w:r w:rsidRPr="00D134B1">
        <w:rPr>
          <w:lang w:val="en-GB"/>
        </w:rPr>
        <w:tab/>
        <w:t xml:space="preserve">   &lt;category term="http://www.opengis.net/def/crs/EPSG/0/4258"  label="ETRS89"/&gt;</w:t>
      </w:r>
    </w:p>
    <w:p w14:paraId="449F087C" w14:textId="77777777" w:rsidR="008B1B29" w:rsidRPr="00D134B1" w:rsidRDefault="008B1B29" w:rsidP="008B1B29">
      <w:pPr>
        <w:pStyle w:val="XMLExample"/>
        <w:rPr>
          <w:lang w:val="en-GB"/>
        </w:rPr>
      </w:pPr>
      <w:r w:rsidRPr="00D134B1">
        <w:rPr>
          <w:lang w:val="en-GB"/>
        </w:rPr>
        <w:t xml:space="preserve">    &lt;/entry&gt;</w:t>
      </w:r>
    </w:p>
    <w:p w14:paraId="24155431" w14:textId="77777777" w:rsidR="009A2BDB" w:rsidRPr="00D134B1" w:rsidRDefault="009A2BDB" w:rsidP="0084270D">
      <w:pPr>
        <w:spacing w:before="120"/>
      </w:pPr>
      <w:r w:rsidRPr="00D134B1">
        <w:t xml:space="preserve">And here is the same example but using </w:t>
      </w:r>
      <w:r w:rsidR="009F3FEB" w:rsidRPr="00D134B1">
        <w:t xml:space="preserve">the </w:t>
      </w:r>
      <w:r w:rsidRPr="00D134B1">
        <w:t>‘alternate’ link instead of the ‘content’ element.</w:t>
      </w:r>
    </w:p>
    <w:p w14:paraId="614BA72D" w14:textId="77777777" w:rsidR="008546DA" w:rsidRPr="00D134B1" w:rsidRDefault="008546DA" w:rsidP="008546DA">
      <w:pPr>
        <w:pStyle w:val="Exampletitle"/>
        <w:rPr>
          <w:lang w:val="en-GB"/>
        </w:rPr>
      </w:pPr>
      <w:bookmarkStart w:id="257" w:name="_Toc364091637"/>
      <w:r w:rsidRPr="008C32EF">
        <w:rPr>
          <w:lang w:val="en-GB"/>
        </w:rPr>
        <w:t>Multi-part dataset described by an external document</w:t>
      </w:r>
      <w:bookmarkEnd w:id="257"/>
    </w:p>
    <w:p w14:paraId="2E595F36" w14:textId="77777777" w:rsidR="009A2BDB" w:rsidRPr="00D134B1" w:rsidRDefault="009A2BDB" w:rsidP="009A2BDB">
      <w:pPr>
        <w:pStyle w:val="XMLHighlight"/>
        <w:rPr>
          <w:lang w:val="en-GB"/>
        </w:rPr>
      </w:pPr>
      <w:r w:rsidRPr="00D134B1">
        <w:rPr>
          <w:lang w:val="en-GB"/>
        </w:rPr>
        <w:t xml:space="preserve">    &lt;!—3 part dataset in GeoTIFF format (with alternate link)--&gt;</w:t>
      </w:r>
    </w:p>
    <w:p w14:paraId="35A669BE" w14:textId="77777777" w:rsidR="009A2BDB" w:rsidRPr="00D134B1" w:rsidRDefault="009A2BDB" w:rsidP="009A2BDB">
      <w:pPr>
        <w:pStyle w:val="XMLExample"/>
        <w:rPr>
          <w:lang w:val="en-GB"/>
        </w:rPr>
      </w:pPr>
      <w:r w:rsidRPr="00D134B1">
        <w:rPr>
          <w:lang w:val="en-GB"/>
        </w:rPr>
        <w:t xml:space="preserve">    &lt;entry&gt;</w:t>
      </w:r>
    </w:p>
    <w:p w14:paraId="4C3370AB" w14:textId="77777777" w:rsidR="009A2BDB" w:rsidRPr="00D134B1" w:rsidRDefault="009A2BDB" w:rsidP="009A2BDB">
      <w:pPr>
        <w:pStyle w:val="XMLExample"/>
        <w:rPr>
          <w:lang w:val="en-GB"/>
        </w:rPr>
      </w:pPr>
      <w:r w:rsidRPr="00D134B1">
        <w:rPr>
          <w:lang w:val="en-GB"/>
        </w:rPr>
        <w:tab/>
      </w:r>
      <w:r w:rsidRPr="00D134B1">
        <w:rPr>
          <w:lang w:val="en-GB"/>
        </w:rPr>
        <w:tab/>
        <w:t>&lt;title&gt;Water network in GeoTIFF&lt;/title&gt;</w:t>
      </w:r>
    </w:p>
    <w:p w14:paraId="6C76375F" w14:textId="77777777" w:rsidR="009A2BDB" w:rsidRPr="00D134B1" w:rsidRDefault="009A2BDB" w:rsidP="009A2BDB">
      <w:pPr>
        <w:pStyle w:val="XMLExample"/>
        <w:rPr>
          <w:lang w:val="en-GB"/>
        </w:rPr>
      </w:pPr>
      <w:r w:rsidRPr="00D134B1">
        <w:rPr>
          <w:lang w:val="en-GB"/>
        </w:rPr>
        <w:t xml:space="preserve">        &lt;link rel="</w:t>
      </w:r>
      <w:r w:rsidR="002D07FB" w:rsidRPr="00D134B1">
        <w:rPr>
          <w:lang w:val="en-GB"/>
        </w:rPr>
        <w:t>alternate</w:t>
      </w:r>
      <w:r w:rsidRPr="00D134B1">
        <w:rPr>
          <w:lang w:val="en-GB"/>
        </w:rPr>
        <w:t>" href="http://xyz.org/data/abc/waternetwork_description.html"type="text/html title="Description of Water Network files"/&gt;</w:t>
      </w:r>
    </w:p>
    <w:p w14:paraId="0E371CE5" w14:textId="77777777" w:rsidR="009A2BDB" w:rsidRPr="00D134B1" w:rsidRDefault="002D07FB" w:rsidP="009A2BDB">
      <w:pPr>
        <w:pStyle w:val="XMLExample"/>
        <w:rPr>
          <w:lang w:val="en-GB"/>
        </w:rPr>
      </w:pPr>
      <w:r w:rsidRPr="00D134B1">
        <w:rPr>
          <w:lang w:val="en-GB"/>
        </w:rPr>
        <w:t xml:space="preserve">        &lt;link rel="section</w:t>
      </w:r>
      <w:r w:rsidR="009A2BDB" w:rsidRPr="00D134B1">
        <w:rPr>
          <w:lang w:val="en-GB"/>
        </w:rPr>
        <w:t>" href="http://xyz.org/data/abc/waternetwork_WGS84_part1.tif" bbox=”50.0 5.0 50.9 5.9” type="image/tiff" hreflang="en" title="Water Network encoded as a GeoTiff – part 1"/&gt;</w:t>
      </w:r>
    </w:p>
    <w:p w14:paraId="735C2786" w14:textId="77777777" w:rsidR="009A2BDB" w:rsidRPr="00D134B1" w:rsidRDefault="002D07FB" w:rsidP="009A2BDB">
      <w:pPr>
        <w:pStyle w:val="XMLExample"/>
        <w:rPr>
          <w:lang w:val="en-GB"/>
        </w:rPr>
      </w:pPr>
      <w:r w:rsidRPr="00D134B1">
        <w:rPr>
          <w:lang w:val="en-GB"/>
        </w:rPr>
        <w:t xml:space="preserve">        &lt;link rel="</w:t>
      </w:r>
      <w:r w:rsidR="009A2BDB" w:rsidRPr="00D134B1">
        <w:rPr>
          <w:lang w:val="en-GB"/>
        </w:rPr>
        <w:t>section" href="http://xyz.org/data/abc/waternetwork_WGS84_part2.tif" bbox=”50.0 6.0 50.9 6.9” type="image/tiff" hreflang="en" title="Water Network encoded as a GeoTiff – part 2"/&gt;</w:t>
      </w:r>
    </w:p>
    <w:p w14:paraId="31653192" w14:textId="77777777" w:rsidR="009A2BDB" w:rsidRPr="00D134B1" w:rsidRDefault="002D07FB" w:rsidP="009A2BDB">
      <w:pPr>
        <w:pStyle w:val="XMLExample"/>
        <w:rPr>
          <w:lang w:val="en-GB"/>
        </w:rPr>
      </w:pPr>
      <w:r w:rsidRPr="00D134B1">
        <w:rPr>
          <w:lang w:val="en-GB"/>
        </w:rPr>
        <w:t xml:space="preserve">        &lt;link rel”</w:t>
      </w:r>
      <w:r w:rsidR="009A2BDB" w:rsidRPr="00D134B1">
        <w:rPr>
          <w:lang w:val="en-GB"/>
        </w:rPr>
        <w:t>section" href="http://xyz.org/data/abc/waternetwork_WGS84_part3.tif" bbox=”50.0 7.0 50.9 7.9” type="image/tiff" hreflang="en" title="Water Network encoded as a GeoTiff – part 3"/&gt;</w:t>
      </w:r>
    </w:p>
    <w:p w14:paraId="122B8B7A" w14:textId="77777777" w:rsidR="009A2BDB" w:rsidRPr="00D134B1" w:rsidRDefault="009A2BDB" w:rsidP="009A2BDB">
      <w:pPr>
        <w:pStyle w:val="XMLExample"/>
        <w:rPr>
          <w:lang w:val="en-GB"/>
        </w:rPr>
      </w:pPr>
      <w:r w:rsidRPr="00D134B1">
        <w:rPr>
          <w:lang w:val="en-GB"/>
        </w:rPr>
        <w:t xml:space="preserve">        &lt;id&gt;http://xyz.org/data/abc/waternetwork_WGS84&lt;/id&gt;</w:t>
      </w:r>
    </w:p>
    <w:p w14:paraId="2B928E34" w14:textId="77777777" w:rsidR="009A2BDB" w:rsidRPr="00D134B1" w:rsidRDefault="009A2BDB" w:rsidP="009A2BDB">
      <w:pPr>
        <w:pStyle w:val="XMLExample"/>
        <w:rPr>
          <w:lang w:val="en-GB"/>
        </w:rPr>
      </w:pPr>
      <w:r w:rsidRPr="00D134B1">
        <w:rPr>
          <w:lang w:val="en-GB"/>
        </w:rPr>
        <w:t xml:space="preserve">        &lt;updated&gt;2011-06-14T12:22:09Z&lt;/updated&gt;</w:t>
      </w:r>
    </w:p>
    <w:p w14:paraId="30663449" w14:textId="77777777" w:rsidR="009A2BDB" w:rsidRPr="00D134B1" w:rsidRDefault="009A2BDB" w:rsidP="009A2BDB">
      <w:pPr>
        <w:pStyle w:val="XMLExample"/>
        <w:rPr>
          <w:lang w:val="en-GB"/>
        </w:rPr>
      </w:pPr>
      <w:r w:rsidRPr="00D134B1">
        <w:rPr>
          <w:lang w:val="en-GB"/>
        </w:rPr>
        <w:t xml:space="preserve">   </w:t>
      </w:r>
      <w:r w:rsidRPr="00D134B1">
        <w:rPr>
          <w:lang w:val="en-GB"/>
        </w:rPr>
        <w:tab/>
        <w:t xml:space="preserve">   &lt;category term="http://www.opengis.net/def/crs/EPSG/0/4258"  label="ETRS89"/&gt;</w:t>
      </w:r>
    </w:p>
    <w:p w14:paraId="5BF0B4BA" w14:textId="77777777" w:rsidR="009A2BDB" w:rsidRPr="00D134B1" w:rsidRDefault="009A2BDB" w:rsidP="009A2BDB">
      <w:pPr>
        <w:pStyle w:val="XMLExample"/>
        <w:rPr>
          <w:lang w:val="en-GB"/>
        </w:rPr>
      </w:pPr>
      <w:r w:rsidRPr="00D134B1">
        <w:rPr>
          <w:lang w:val="en-GB"/>
        </w:rPr>
        <w:t xml:space="preserve">    &lt;/entry&gt;</w:t>
      </w:r>
    </w:p>
    <w:p w14:paraId="3C52261A" w14:textId="77777777" w:rsidR="003C29A8" w:rsidRPr="00D134B1" w:rsidRDefault="003C29A8" w:rsidP="003C29A8"/>
    <w:p w14:paraId="368C87D1" w14:textId="77777777" w:rsidR="00BF2F4B" w:rsidRPr="00D134B1" w:rsidRDefault="00BF2F4B" w:rsidP="00BF2F4B">
      <w:pPr>
        <w:pStyle w:val="Titolo3"/>
      </w:pPr>
      <w:bookmarkStart w:id="258" w:name="_Toc364091562"/>
      <w:r w:rsidRPr="00D134B1">
        <w:t>Dataset Feed:  guidance on media type</w:t>
      </w:r>
      <w:r w:rsidR="00A525A4" w:rsidRPr="00D134B1">
        <w:t>s</w:t>
      </w:r>
      <w:bookmarkEnd w:id="258"/>
      <w:r w:rsidR="00A525A4" w:rsidRPr="00D134B1">
        <w:t xml:space="preserve"> </w:t>
      </w:r>
    </w:p>
    <w:bookmarkEnd w:id="252"/>
    <w:p w14:paraId="484324A2" w14:textId="77777777" w:rsidR="00DC7D9D" w:rsidRPr="00D134B1" w:rsidRDefault="00F0061A" w:rsidP="00F0061A">
      <w:r w:rsidRPr="00D134B1">
        <w:t>The media type of a spatial data file referenced in a</w:t>
      </w:r>
      <w:r w:rsidR="005B78C6" w:rsidRPr="00D134B1">
        <w:t xml:space="preserve"> (atom)</w:t>
      </w:r>
      <w:r w:rsidRPr="00D134B1">
        <w:t xml:space="preserve"> link shall be indicated in the type attribute of the link (as per </w:t>
      </w:r>
      <w:r w:rsidRPr="00D134B1">
        <w:fldChar w:fldCharType="begin"/>
      </w:r>
      <w:r w:rsidRPr="00D134B1">
        <w:instrText xml:space="preserve"> REF _Ref323198646 \r \h </w:instrText>
      </w:r>
      <w:r w:rsidRPr="00D134B1">
        <w:fldChar w:fldCharType="separate"/>
      </w:r>
      <w:r w:rsidR="00BB00B0">
        <w:t>TG Requirement 30</w:t>
      </w:r>
      <w:r w:rsidRPr="00D134B1">
        <w:fldChar w:fldCharType="end"/>
      </w:r>
      <w:r w:rsidRPr="00D134B1">
        <w:t xml:space="preserve">). </w:t>
      </w:r>
    </w:p>
    <w:p w14:paraId="52E12E2C" w14:textId="77777777" w:rsidR="00DC7D9D" w:rsidRPr="008C32EF" w:rsidRDefault="00DC7D9D" w:rsidP="00DC7D9D">
      <w:r w:rsidRPr="008C32EF">
        <w:t>To facilitate interoperability in INSPIRE, only media types listed in the INSPIRE media type registry shall be used. This registry will be maintained at the following URI:</w:t>
      </w:r>
    </w:p>
    <w:p w14:paraId="23B5273A" w14:textId="77777777" w:rsidR="00DC7D9D" w:rsidRPr="008C32EF" w:rsidRDefault="00DC7D9D" w:rsidP="00FA36C6">
      <w:pPr>
        <w:spacing w:after="120"/>
        <w:ind w:firstLine="709"/>
      </w:pPr>
      <w:hyperlink r:id="rId36" w:history="1">
        <w:r w:rsidRPr="008C32EF">
          <w:rPr>
            <w:rStyle w:val="Collegamentoipertestuale"/>
          </w:rPr>
          <w:t>http://inspire.ec.europa.eu</w:t>
        </w:r>
        <w:r w:rsidRPr="008C32EF">
          <w:rPr>
            <w:rStyle w:val="Collegamentoipertestuale"/>
          </w:rPr>
          <w:t>/</w:t>
        </w:r>
        <w:r w:rsidRPr="008C32EF">
          <w:rPr>
            <w:rStyle w:val="Collegamentoipertestuale"/>
          </w:rPr>
          <w:t>media-types</w:t>
        </w:r>
      </w:hyperlink>
      <w:r w:rsidRPr="008C32EF">
        <w:t xml:space="preserve"> </w:t>
      </w:r>
    </w:p>
    <w:p w14:paraId="77AE9C5B" w14:textId="77777777" w:rsidR="00DC7D9D" w:rsidRPr="00D134B1" w:rsidRDefault="00DC7D9D" w:rsidP="0039031F">
      <w:pPr>
        <w:pStyle w:val="TGStyle1"/>
      </w:pPr>
      <w:r w:rsidRPr="008C32EF">
        <w:t>Only media types listed in the INSPIRE media-types register shall be used.</w:t>
      </w:r>
    </w:p>
    <w:p w14:paraId="00B1496C" w14:textId="77777777" w:rsidR="006A4E88" w:rsidRPr="00564A54" w:rsidRDefault="00162B13" w:rsidP="00564A54">
      <w:pPr>
        <w:pStyle w:val="Exampletitle"/>
      </w:pPr>
      <w:bookmarkStart w:id="259" w:name="_Toc364091638"/>
      <w:r w:rsidRPr="00564A54">
        <w:t>GML download</w:t>
      </w:r>
      <w:bookmarkEnd w:id="259"/>
    </w:p>
    <w:p w14:paraId="2C5A592D" w14:textId="77777777" w:rsidR="00F0061A" w:rsidRPr="008C32EF" w:rsidRDefault="006A4E88" w:rsidP="006A4E88">
      <w:pPr>
        <w:rPr>
          <w:rStyle w:val="Enfasicorsivo"/>
        </w:rPr>
      </w:pPr>
      <w:r w:rsidRPr="008C32EF">
        <w:rPr>
          <w:rStyle w:val="Enfasicorsivo"/>
        </w:rPr>
        <w:t>For example, t</w:t>
      </w:r>
      <w:r w:rsidR="00F0061A" w:rsidRPr="008C32EF">
        <w:rPr>
          <w:rStyle w:val="Enfasicorsivo"/>
        </w:rPr>
        <w:t xml:space="preserve">he media type for a GML file is "application/gml+xml" with additional (optional) parameters for the character set used and the GML version. </w:t>
      </w:r>
    </w:p>
    <w:p w14:paraId="211BDBE2" w14:textId="77777777" w:rsidR="00F0061A" w:rsidRPr="00D134B1" w:rsidRDefault="00F0061A" w:rsidP="006A4E88">
      <w:pPr>
        <w:pStyle w:val="XMLExample"/>
        <w:rPr>
          <w:lang w:val="en-GB"/>
        </w:rPr>
      </w:pPr>
      <w:r w:rsidRPr="00D134B1">
        <w:rPr>
          <w:lang w:val="en-GB"/>
        </w:rPr>
        <w:t>application/gml+xml;charset=utf-8;version=3.2</w:t>
      </w:r>
    </w:p>
    <w:p w14:paraId="44CF257C" w14:textId="77777777" w:rsidR="004560E9" w:rsidRPr="00564A54" w:rsidRDefault="004560E9" w:rsidP="00564A54">
      <w:pPr>
        <w:pStyle w:val="Exampletitle"/>
      </w:pPr>
      <w:bookmarkStart w:id="260" w:name="_Toc364091639"/>
      <w:r w:rsidRPr="00564A54">
        <w:t>Zipped media</w:t>
      </w:r>
      <w:bookmarkEnd w:id="260"/>
    </w:p>
    <w:p w14:paraId="59DDE6F7" w14:textId="77777777" w:rsidR="004560E9" w:rsidRPr="008C32EF" w:rsidRDefault="004560E9" w:rsidP="004B0002">
      <w:pPr>
        <w:rPr>
          <w:rStyle w:val="Enfasicorsivo"/>
        </w:rPr>
      </w:pPr>
      <w:r w:rsidRPr="008C32EF">
        <w:rPr>
          <w:rStyle w:val="Enfasicorsivo"/>
        </w:rPr>
        <w:t>For example, no registered media type exists for zipped Esri Shape</w:t>
      </w:r>
      <w:r w:rsidR="00ED2375">
        <w:rPr>
          <w:rStyle w:val="Enfasicorsivo"/>
        </w:rPr>
        <w:t>F</w:t>
      </w:r>
      <w:r w:rsidRPr="008C32EF">
        <w:rPr>
          <w:rStyle w:val="Enfasicorsivo"/>
        </w:rPr>
        <w:t xml:space="preserve">iles or File Geodatabases so media types such as application/x-shapefile or application/x-filegdb might be used in INSPIRE as a stopgap until common practice emerges. (see the registry at </w:t>
      </w:r>
      <w:hyperlink r:id="rId37" w:history="1">
        <w:r w:rsidRPr="008C32EF">
          <w:rPr>
            <w:rStyle w:val="Collegamentoipertestuale"/>
          </w:rPr>
          <w:t>http://inspire.ec.europa.eu/media-types</w:t>
        </w:r>
      </w:hyperlink>
      <w:r w:rsidRPr="008C32EF">
        <w:t xml:space="preserve"> for actual media types). </w:t>
      </w:r>
    </w:p>
    <w:p w14:paraId="30F27CE1" w14:textId="77777777" w:rsidR="004560E9" w:rsidRPr="00D134B1" w:rsidRDefault="004560E9" w:rsidP="00FA36C6">
      <w:pPr>
        <w:pStyle w:val="XMLExample"/>
        <w:spacing w:after="120"/>
        <w:rPr>
          <w:lang w:val="en-GB"/>
        </w:rPr>
      </w:pPr>
      <w:r w:rsidRPr="00D134B1">
        <w:rPr>
          <w:lang w:val="en-GB"/>
        </w:rPr>
        <w:t>application/x-shapefile</w:t>
      </w:r>
    </w:p>
    <w:p w14:paraId="61AD93D6" w14:textId="77777777" w:rsidR="004560E9" w:rsidRPr="00D134B1" w:rsidRDefault="004560E9" w:rsidP="004560E9">
      <w:pPr>
        <w:pStyle w:val="XMLExample"/>
        <w:rPr>
          <w:lang w:val="en-GB"/>
        </w:rPr>
      </w:pPr>
      <w:r w:rsidRPr="00D134B1">
        <w:rPr>
          <w:lang w:val="en-GB"/>
        </w:rPr>
        <w:t>application/x-filegdb</w:t>
      </w:r>
    </w:p>
    <w:p w14:paraId="5B0D5940" w14:textId="77777777" w:rsidR="001C0804" w:rsidRPr="00D134B1" w:rsidRDefault="001C0804" w:rsidP="00FA36C6">
      <w:pPr>
        <w:spacing w:before="240"/>
      </w:pPr>
      <w:r w:rsidRPr="00D134B1">
        <w:t xml:space="preserve">If transfer of compressed data is desirable for particular uncompressed files then compression as supported by HTTP 1.1 may be used. It is recommended that clients wishing to benefit from HTTP compression shall set their HTTP Accept-Encoding header to “gzip, deflate”. </w:t>
      </w:r>
    </w:p>
    <w:p w14:paraId="2A25C44B" w14:textId="77777777" w:rsidR="005B78C6" w:rsidRPr="0039031F" w:rsidRDefault="001C0804" w:rsidP="0039031F">
      <w:pPr>
        <w:pStyle w:val="TGRecommend"/>
      </w:pPr>
      <w:bookmarkStart w:id="261" w:name="_Ref201226512"/>
      <w:r w:rsidRPr="0039031F">
        <w:t>For files that are made available uncompressed, compression is offered by HTTP 1.1 server and clients. As spatial data sets may be large, clients should set their HTTP Accept-Encoding header to include "gzip, deflate" in each request for uncompressed files.</w:t>
      </w:r>
      <w:bookmarkEnd w:id="261"/>
    </w:p>
    <w:p w14:paraId="05E83523" w14:textId="77777777" w:rsidR="006454E7" w:rsidRPr="00D134B1" w:rsidRDefault="006454E7" w:rsidP="006454E7">
      <w:pPr>
        <w:pStyle w:val="Titolo3"/>
      </w:pPr>
      <w:bookmarkStart w:id="262" w:name="_Toc327280718"/>
      <w:bookmarkStart w:id="263" w:name="_Toc327281648"/>
      <w:bookmarkStart w:id="264" w:name="_Toc327280720"/>
      <w:bookmarkStart w:id="265" w:name="_Toc327281650"/>
      <w:bookmarkStart w:id="266" w:name="_Toc327280721"/>
      <w:bookmarkStart w:id="267" w:name="_Toc327281651"/>
      <w:bookmarkStart w:id="268" w:name="_Toc327280722"/>
      <w:bookmarkStart w:id="269" w:name="_Toc327281652"/>
      <w:bookmarkStart w:id="270" w:name="_Toc327280724"/>
      <w:bookmarkStart w:id="271" w:name="_Toc327281654"/>
      <w:bookmarkStart w:id="272" w:name="_Toc327280725"/>
      <w:bookmarkStart w:id="273" w:name="_Toc327281655"/>
      <w:bookmarkStart w:id="274" w:name="_Toc323200908"/>
      <w:bookmarkStart w:id="275" w:name="_Toc323201065"/>
      <w:bookmarkStart w:id="276" w:name="_Toc323399779"/>
      <w:bookmarkStart w:id="277" w:name="_Toc323399890"/>
      <w:bookmarkStart w:id="278" w:name="_Toc323816763"/>
      <w:bookmarkStart w:id="279" w:name="_Toc323816874"/>
      <w:bookmarkStart w:id="280" w:name="_Toc323816985"/>
      <w:bookmarkStart w:id="281" w:name="_Toc323827958"/>
      <w:bookmarkStart w:id="282" w:name="_Toc323200909"/>
      <w:bookmarkStart w:id="283" w:name="_Toc323201066"/>
      <w:bookmarkStart w:id="284" w:name="_Toc323399780"/>
      <w:bookmarkStart w:id="285" w:name="_Toc323399891"/>
      <w:bookmarkStart w:id="286" w:name="_Toc323816764"/>
      <w:bookmarkStart w:id="287" w:name="_Toc323816875"/>
      <w:bookmarkStart w:id="288" w:name="_Toc323816986"/>
      <w:bookmarkStart w:id="289" w:name="_Toc323827959"/>
      <w:bookmarkStart w:id="290" w:name="_Toc323200911"/>
      <w:bookmarkStart w:id="291" w:name="_Toc323201068"/>
      <w:bookmarkStart w:id="292" w:name="_Toc323399782"/>
      <w:bookmarkStart w:id="293" w:name="_Toc323399893"/>
      <w:bookmarkStart w:id="294" w:name="_Toc323816766"/>
      <w:bookmarkStart w:id="295" w:name="_Toc323816877"/>
      <w:bookmarkStart w:id="296" w:name="_Toc323816988"/>
      <w:bookmarkStart w:id="297" w:name="_Toc323827961"/>
      <w:bookmarkStart w:id="298" w:name="_Toc323200914"/>
      <w:bookmarkStart w:id="299" w:name="_Toc323201071"/>
      <w:bookmarkStart w:id="300" w:name="_Toc323399785"/>
      <w:bookmarkStart w:id="301" w:name="_Toc323399896"/>
      <w:bookmarkStart w:id="302" w:name="_Toc323816769"/>
      <w:bookmarkStart w:id="303" w:name="_Toc323816880"/>
      <w:bookmarkStart w:id="304" w:name="_Toc323816991"/>
      <w:bookmarkStart w:id="305" w:name="_Toc323827964"/>
      <w:bookmarkStart w:id="306" w:name="_Toc323200915"/>
      <w:bookmarkStart w:id="307" w:name="_Toc323201072"/>
      <w:bookmarkStart w:id="308" w:name="_Toc323399786"/>
      <w:bookmarkStart w:id="309" w:name="_Toc323399897"/>
      <w:bookmarkStart w:id="310" w:name="_Toc323816770"/>
      <w:bookmarkStart w:id="311" w:name="_Toc323816881"/>
      <w:bookmarkStart w:id="312" w:name="_Toc323816992"/>
      <w:bookmarkStart w:id="313" w:name="_Toc323827965"/>
      <w:bookmarkStart w:id="314" w:name="_Toc323200917"/>
      <w:bookmarkStart w:id="315" w:name="_Toc323201074"/>
      <w:bookmarkStart w:id="316" w:name="_Toc323399788"/>
      <w:bookmarkStart w:id="317" w:name="_Toc323399899"/>
      <w:bookmarkStart w:id="318" w:name="_Toc323816772"/>
      <w:bookmarkStart w:id="319" w:name="_Toc323816883"/>
      <w:bookmarkStart w:id="320" w:name="_Toc323816994"/>
      <w:bookmarkStart w:id="321" w:name="_Toc323827967"/>
      <w:bookmarkStart w:id="322" w:name="_Toc323200918"/>
      <w:bookmarkStart w:id="323" w:name="_Toc323201075"/>
      <w:bookmarkStart w:id="324" w:name="_Toc323399789"/>
      <w:bookmarkStart w:id="325" w:name="_Toc323399900"/>
      <w:bookmarkStart w:id="326" w:name="_Toc323816773"/>
      <w:bookmarkStart w:id="327" w:name="_Toc323816884"/>
      <w:bookmarkStart w:id="328" w:name="_Toc323816995"/>
      <w:bookmarkStart w:id="329" w:name="_Toc323827968"/>
      <w:bookmarkStart w:id="330" w:name="_Toc323200920"/>
      <w:bookmarkStart w:id="331" w:name="_Toc323201077"/>
      <w:bookmarkStart w:id="332" w:name="_Toc323399791"/>
      <w:bookmarkStart w:id="333" w:name="_Toc323399902"/>
      <w:bookmarkStart w:id="334" w:name="_Toc323816775"/>
      <w:bookmarkStart w:id="335" w:name="_Toc323816886"/>
      <w:bookmarkStart w:id="336" w:name="_Toc323816997"/>
      <w:bookmarkStart w:id="337" w:name="_Toc323827970"/>
      <w:bookmarkStart w:id="338" w:name="_Toc364091563"/>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r w:rsidRPr="00D134B1">
        <w:t>Dataset Feed: entry ‘georss’ element</w:t>
      </w:r>
      <w:bookmarkEnd w:id="338"/>
    </w:p>
    <w:p w14:paraId="384B228F" w14:textId="77777777" w:rsidR="006454E7" w:rsidRPr="008C32EF" w:rsidRDefault="006454E7" w:rsidP="006454E7">
      <w:r w:rsidRPr="008C32EF">
        <w:t xml:space="preserve">The guidance on georss for Download Service Feeds in section </w:t>
      </w:r>
      <w:r w:rsidRPr="008C32EF">
        <w:fldChar w:fldCharType="begin"/>
      </w:r>
      <w:r w:rsidRPr="008C32EF">
        <w:instrText xml:space="preserve"> REF _Ref320957566 \r \h </w:instrText>
      </w:r>
      <w:r w:rsidRPr="008C32EF">
        <w:fldChar w:fldCharType="separate"/>
      </w:r>
      <w:r w:rsidR="00BB00B0">
        <w:t>5.1.19</w:t>
      </w:r>
      <w:r w:rsidRPr="008C32EF">
        <w:fldChar w:fldCharType="end"/>
      </w:r>
      <w:r w:rsidRPr="008C32EF">
        <w:t xml:space="preserve"> is also applicable to Dataset Feeds. Any TG Requirements and TG Recommendations in this section also apply here.</w:t>
      </w:r>
    </w:p>
    <w:p w14:paraId="35798D2F" w14:textId="77777777" w:rsidR="00D8060C" w:rsidRPr="00D134B1" w:rsidRDefault="00D8060C" w:rsidP="00D8060C">
      <w:pPr>
        <w:pStyle w:val="Titolo3"/>
      </w:pPr>
      <w:bookmarkStart w:id="339" w:name="_Toc364091564"/>
      <w:r w:rsidRPr="00D134B1">
        <w:t>Dataset Feed: entry ‘category’ element</w:t>
      </w:r>
      <w:bookmarkEnd w:id="339"/>
    </w:p>
    <w:p w14:paraId="132A179F" w14:textId="77777777" w:rsidR="00D8060C" w:rsidRPr="008C32EF" w:rsidRDefault="00D8060C" w:rsidP="00D8060C">
      <w:r w:rsidRPr="008C32EF">
        <w:t>Finally, each entry uses the category element to identify the CRS.</w:t>
      </w:r>
    </w:p>
    <w:p w14:paraId="50D8F68B" w14:textId="77777777" w:rsidR="00D8060C" w:rsidRPr="00D134B1" w:rsidRDefault="00D8060C" w:rsidP="00D8060C">
      <w:pPr>
        <w:pStyle w:val="Exampletitle"/>
        <w:rPr>
          <w:lang w:val="en-GB"/>
        </w:rPr>
      </w:pPr>
      <w:bookmarkStart w:id="340" w:name="_Toc364091640"/>
      <w:r w:rsidRPr="00D134B1">
        <w:rPr>
          <w:lang w:val="en-GB"/>
        </w:rPr>
        <w:t>Using the category element to refer to an EPSG code (registered at OGC)</w:t>
      </w:r>
      <w:bookmarkEnd w:id="340"/>
    </w:p>
    <w:p w14:paraId="2E770CC9" w14:textId="77777777" w:rsidR="005E04AE" w:rsidRPr="00D134B1" w:rsidRDefault="005E04AE" w:rsidP="00D8060C">
      <w:pPr>
        <w:pStyle w:val="XMLExample"/>
        <w:rPr>
          <w:lang w:val="en-GB"/>
        </w:rPr>
      </w:pPr>
      <w:r w:rsidRPr="00D134B1">
        <w:rPr>
          <w:lang w:val="en-GB"/>
        </w:rPr>
        <w:t>&lt;category term="http://www.opengis.net/def/crs/EPSG/0/25832"  label="ETRS89 / UTM zone 32N"&gt;</w:t>
      </w:r>
    </w:p>
    <w:p w14:paraId="28325024" w14:textId="77777777" w:rsidR="00D8060C" w:rsidRPr="008C32EF" w:rsidRDefault="00D8060C" w:rsidP="00D8060C">
      <w:r w:rsidRPr="008C32EF">
        <w:t xml:space="preserve">    </w:t>
      </w:r>
    </w:p>
    <w:p w14:paraId="2D3935BE" w14:textId="77777777" w:rsidR="00D8060C" w:rsidRPr="00D134B1" w:rsidRDefault="00D8060C" w:rsidP="0039031F">
      <w:pPr>
        <w:pStyle w:val="TGStyle1"/>
      </w:pPr>
      <w:r w:rsidRPr="00D134B1">
        <w:t>Each CRS representation shall have a ‘category’ element  which refers to the CRS definition and code.</w:t>
      </w:r>
    </w:p>
    <w:p w14:paraId="06CF8A80" w14:textId="77777777" w:rsidR="00621D42" w:rsidRPr="008C32EF" w:rsidRDefault="00621D42" w:rsidP="00B97D54">
      <w:pPr>
        <w:pStyle w:val="Titolo2"/>
      </w:pPr>
      <w:bookmarkStart w:id="341" w:name="_Ref323048441"/>
      <w:bookmarkStart w:id="342" w:name="_Ref323049900"/>
      <w:bookmarkStart w:id="343" w:name="_Toc364091565"/>
      <w:r w:rsidRPr="008C32EF">
        <w:t>Language Requirements for Atom Implementation</w:t>
      </w:r>
      <w:bookmarkEnd w:id="341"/>
      <w:bookmarkEnd w:id="342"/>
      <w:bookmarkEnd w:id="343"/>
      <w:r w:rsidRPr="008C32EF">
        <w:t xml:space="preserve"> </w:t>
      </w:r>
    </w:p>
    <w:p w14:paraId="6301071F" w14:textId="77777777" w:rsidR="00621D42" w:rsidRPr="008C32EF" w:rsidRDefault="00621D42" w:rsidP="00621D42">
      <w:r w:rsidRPr="008C32EF">
        <w:t>The following two requirements are mandatory for all Download Services. In the case of the Atom implementation they are automatically met if the remaining requirements in this Section (</w:t>
      </w:r>
      <w:r w:rsidR="004613D7" w:rsidRPr="008C32EF">
        <w:fldChar w:fldCharType="begin"/>
      </w:r>
      <w:r w:rsidR="004613D7" w:rsidRPr="008C32EF">
        <w:instrText xml:space="preserve"> REF _Ref323049900 \r \h </w:instrText>
      </w:r>
      <w:r w:rsidR="004613D7" w:rsidRPr="008C32EF">
        <w:fldChar w:fldCharType="separate"/>
      </w:r>
      <w:r w:rsidR="00BB00B0">
        <w:t>5.3</w:t>
      </w:r>
      <w:r w:rsidR="004613D7" w:rsidRPr="008C32EF">
        <w:fldChar w:fldCharType="end"/>
      </w:r>
      <w:r w:rsidRPr="008C32EF">
        <w:t>) are followed.</w:t>
      </w:r>
    </w:p>
    <w:p w14:paraId="397B1A10" w14:textId="77777777" w:rsidR="00621D42" w:rsidRPr="00D134B1" w:rsidRDefault="00621D42" w:rsidP="0039031F">
      <w:pPr>
        <w:pStyle w:val="TGStyle1"/>
      </w:pPr>
      <w:r w:rsidRPr="00D134B1">
        <w:t>A Download Service metadata response shall contain a list of the natural languages supported by the service. This list shall contain one or more languages that are supported.</w:t>
      </w:r>
    </w:p>
    <w:p w14:paraId="42A39D92" w14:textId="77777777" w:rsidR="00621D42" w:rsidRPr="008C32EF" w:rsidRDefault="00621D42" w:rsidP="00621D42"/>
    <w:p w14:paraId="19E0C800" w14:textId="77777777" w:rsidR="00621D42" w:rsidRPr="00D134B1" w:rsidRDefault="00621D42" w:rsidP="0039031F">
      <w:pPr>
        <w:pStyle w:val="TGStyle1"/>
      </w:pPr>
      <w:r w:rsidRPr="00D134B1">
        <w:t>A client may specify a specific language in a request. If the requested language is contained in the list of supported languages, the natural language fields of the service response shall be in the requested language. I</w:t>
      </w:r>
      <w:r w:rsidRPr="008C32EF">
        <w:t>f</w:t>
      </w:r>
      <w:r w:rsidRPr="00D134B1">
        <w:t xml:space="preserve"> the requested language is not supported by the service, then this parameter shall be ignored. </w:t>
      </w:r>
    </w:p>
    <w:p w14:paraId="5F65794C" w14:textId="77777777" w:rsidR="00621D42" w:rsidRPr="008C32EF" w:rsidRDefault="00621D42" w:rsidP="00621D42">
      <w:r w:rsidRPr="00D134B1">
        <w:t>If an Atom feed is available in different languages a link element shall be provided linking to each alternative language version of the document. The following guidance is applicable to “Download Service Feeds” and “Dataset Feeds”.</w:t>
      </w:r>
    </w:p>
    <w:p w14:paraId="52EB3585" w14:textId="77777777" w:rsidR="00621D42" w:rsidRPr="00D134B1" w:rsidRDefault="00621D42" w:rsidP="00621D42">
      <w:r w:rsidRPr="00D134B1">
        <w:t xml:space="preserve">The value of the ‘rel’ attribute of these elements shall be “alternate” and the ‘hreflang’ attribute must be populated with the appropriate language code for the linked document in each case. </w:t>
      </w:r>
    </w:p>
    <w:p w14:paraId="24711226" w14:textId="77777777" w:rsidR="00621D42" w:rsidRPr="00D134B1" w:rsidRDefault="00621D42" w:rsidP="00621D42">
      <w:pPr>
        <w:pStyle w:val="Exampletitle"/>
        <w:rPr>
          <w:lang w:val="en-GB"/>
        </w:rPr>
      </w:pPr>
      <w:bookmarkStart w:id="344" w:name="_Toc364091641"/>
      <w:r w:rsidRPr="00D134B1">
        <w:rPr>
          <w:lang w:val="en-GB"/>
        </w:rPr>
        <w:t>Alternative representation is available in German (hreflang=“de”)</w:t>
      </w:r>
      <w:bookmarkEnd w:id="344"/>
    </w:p>
    <w:p w14:paraId="20D205B0" w14:textId="77777777" w:rsidR="00621D42" w:rsidRPr="00D134B1" w:rsidRDefault="00621D42" w:rsidP="00621D42">
      <w:pPr>
        <w:pStyle w:val="XMLExample"/>
        <w:rPr>
          <w:sz w:val="21"/>
          <w:szCs w:val="21"/>
          <w:lang w:val="en-GB"/>
        </w:rPr>
      </w:pPr>
      <w:r w:rsidRPr="00D134B1">
        <w:rPr>
          <w:sz w:val="21"/>
          <w:szCs w:val="21"/>
          <w:lang w:val="en-GB"/>
        </w:rPr>
        <w:t>&lt;link href="http://xyz.org/</w:t>
      </w:r>
      <w:r w:rsidRPr="00D134B1">
        <w:rPr>
          <w:lang w:val="en-GB"/>
        </w:rPr>
        <w:t>download/de.xml</w:t>
      </w:r>
      <w:r w:rsidRPr="00D134B1">
        <w:rPr>
          <w:sz w:val="21"/>
          <w:szCs w:val="21"/>
          <w:lang w:val="en-GB"/>
        </w:rPr>
        <w:t>" rel="alternate"</w:t>
      </w:r>
    </w:p>
    <w:p w14:paraId="3430E829" w14:textId="77777777" w:rsidR="00621D42" w:rsidRPr="00D134B1" w:rsidRDefault="00621D42" w:rsidP="00621D42">
      <w:pPr>
        <w:pStyle w:val="XMLExample"/>
        <w:rPr>
          <w:sz w:val="21"/>
          <w:szCs w:val="21"/>
          <w:lang w:val="en-GB"/>
        </w:rPr>
      </w:pPr>
      <w:r w:rsidRPr="00D134B1">
        <w:rPr>
          <w:lang w:val="en-GB"/>
        </w:rPr>
        <w:t xml:space="preserve">     type="application/atom+xml" hreflang="de</w:t>
      </w:r>
      <w:r w:rsidRPr="00D134B1">
        <w:rPr>
          <w:sz w:val="21"/>
          <w:szCs w:val="21"/>
          <w:lang w:val="en-GB"/>
        </w:rPr>
        <w:t>" title="The download</w:t>
      </w:r>
    </w:p>
    <w:p w14:paraId="534741B6" w14:textId="77777777" w:rsidR="00621D42" w:rsidRPr="00D134B1" w:rsidRDefault="00621D42" w:rsidP="00621D42">
      <w:pPr>
        <w:pStyle w:val="XMLExample"/>
        <w:rPr>
          <w:sz w:val="21"/>
          <w:szCs w:val="21"/>
          <w:lang w:val="en-GB"/>
        </w:rPr>
      </w:pPr>
      <w:r w:rsidRPr="00D134B1">
        <w:rPr>
          <w:sz w:val="21"/>
          <w:szCs w:val="21"/>
          <w:lang w:val="en-GB"/>
        </w:rPr>
        <w:t xml:space="preserve">     service information in German"/&gt;</w:t>
      </w:r>
    </w:p>
    <w:p w14:paraId="6FB0D4A2" w14:textId="77777777" w:rsidR="00621D42" w:rsidRPr="00D134B1" w:rsidRDefault="00621D42" w:rsidP="0039031F">
      <w:pPr>
        <w:pStyle w:val="TGStyle1"/>
      </w:pPr>
      <w:r w:rsidRPr="00D134B1">
        <w:t>Where a feed is made available in alternative languages, links shall be provided to these alternative representations. These links shall each use the ‘hreflang’ attribute to indicate the language of the alternative representation. The value of the ‘rel’ attribute for these link el</w:t>
      </w:r>
      <w:r w:rsidRPr="008C32EF">
        <w:t>e</w:t>
      </w:r>
      <w:r w:rsidRPr="00D134B1">
        <w:t>ments this element shall be “alternate”.</w:t>
      </w:r>
    </w:p>
    <w:p w14:paraId="6DDA2BCE" w14:textId="77777777" w:rsidR="00621D42" w:rsidRPr="00D134B1" w:rsidRDefault="00621D42" w:rsidP="00621D42">
      <w:r w:rsidRPr="00D134B1">
        <w:t>Note that where documents are available in multiple languages the ‘self’ link refers to the version of the document in which it is found.</w:t>
      </w:r>
    </w:p>
    <w:p w14:paraId="65CF7FD6" w14:textId="77777777" w:rsidR="00621D42" w:rsidRPr="00D134B1" w:rsidRDefault="00621D42" w:rsidP="00621D42">
      <w:r w:rsidRPr="00D134B1">
        <w:t>So while an English feed may contain the following self and alternate link elements:</w:t>
      </w:r>
    </w:p>
    <w:p w14:paraId="64681446" w14:textId="77777777" w:rsidR="00621D42" w:rsidRPr="00D134B1" w:rsidRDefault="00621D42" w:rsidP="00621D42">
      <w:pPr>
        <w:pStyle w:val="Exampletitle"/>
        <w:rPr>
          <w:lang w:val="en-GB"/>
        </w:rPr>
      </w:pPr>
      <w:bookmarkStart w:id="345" w:name="_Toc364091642"/>
      <w:r w:rsidRPr="00D134B1">
        <w:rPr>
          <w:lang w:val="en-GB"/>
        </w:rPr>
        <w:t>English feed with alternative version in German</w:t>
      </w:r>
      <w:bookmarkEnd w:id="345"/>
    </w:p>
    <w:p w14:paraId="07DEB1FA" w14:textId="77777777" w:rsidR="00621D42" w:rsidRPr="00D134B1" w:rsidRDefault="00621D42" w:rsidP="00621D42">
      <w:pPr>
        <w:pStyle w:val="XMLExample"/>
        <w:rPr>
          <w:sz w:val="21"/>
          <w:szCs w:val="21"/>
          <w:lang w:val="en-GB"/>
        </w:rPr>
      </w:pPr>
      <w:r w:rsidRPr="00D134B1">
        <w:rPr>
          <w:sz w:val="21"/>
          <w:szCs w:val="21"/>
          <w:lang w:val="en-GB"/>
        </w:rPr>
        <w:t>&lt;link href="http://xyz.org</w:t>
      </w:r>
      <w:r w:rsidRPr="00D134B1">
        <w:rPr>
          <w:lang w:val="en-GB"/>
        </w:rPr>
        <w:t>/download/en.xml</w:t>
      </w:r>
      <w:r w:rsidRPr="00D134B1">
        <w:rPr>
          <w:sz w:val="21"/>
          <w:szCs w:val="21"/>
          <w:lang w:val="en-GB"/>
        </w:rPr>
        <w:t>" rel="self" type="application/atom+xml"</w:t>
      </w:r>
    </w:p>
    <w:p w14:paraId="055E708E" w14:textId="77777777" w:rsidR="00621D42" w:rsidRPr="00D134B1" w:rsidRDefault="00621D42" w:rsidP="00621D42">
      <w:pPr>
        <w:pStyle w:val="XMLExample"/>
        <w:rPr>
          <w:sz w:val="21"/>
          <w:szCs w:val="21"/>
          <w:lang w:val="en-GB"/>
        </w:rPr>
      </w:pPr>
      <w:r w:rsidRPr="00D134B1">
        <w:rPr>
          <w:sz w:val="21"/>
          <w:szCs w:val="21"/>
          <w:lang w:val="en-GB"/>
        </w:rPr>
        <w:t xml:space="preserve">     hreflang=</w:t>
      </w:r>
      <w:r w:rsidRPr="00D134B1">
        <w:rPr>
          <w:rStyle w:val="XMLHighlightChar"/>
          <w:lang w:val="en-GB"/>
        </w:rPr>
        <w:t>"en"</w:t>
      </w:r>
      <w:r w:rsidRPr="00D134B1">
        <w:rPr>
          <w:sz w:val="21"/>
          <w:szCs w:val="21"/>
          <w:lang w:val="en-GB"/>
        </w:rPr>
        <w:t xml:space="preserve"> title="This document"/&gt;</w:t>
      </w:r>
    </w:p>
    <w:p w14:paraId="1310BBEC" w14:textId="77777777" w:rsidR="00621D42" w:rsidRPr="00D134B1" w:rsidRDefault="00621D42" w:rsidP="0039031F">
      <w:pPr>
        <w:pStyle w:val="XMLExample"/>
        <w:rPr>
          <w:sz w:val="21"/>
          <w:szCs w:val="21"/>
          <w:lang w:val="en-GB"/>
        </w:rPr>
      </w:pPr>
      <w:r w:rsidRPr="00D134B1">
        <w:rPr>
          <w:sz w:val="21"/>
          <w:szCs w:val="21"/>
          <w:lang w:val="en-GB"/>
        </w:rPr>
        <w:t>&lt;link href="http://xyz.org/download/de.xml" rel="alternate"</w:t>
      </w:r>
    </w:p>
    <w:p w14:paraId="04061964" w14:textId="77777777" w:rsidR="00621D42" w:rsidRPr="00D134B1" w:rsidRDefault="00621D42" w:rsidP="0039031F">
      <w:pPr>
        <w:pStyle w:val="XMLExample"/>
        <w:rPr>
          <w:sz w:val="21"/>
          <w:szCs w:val="21"/>
          <w:lang w:val="en-GB"/>
        </w:rPr>
      </w:pPr>
      <w:r w:rsidRPr="00D134B1">
        <w:rPr>
          <w:lang w:val="en-GB"/>
        </w:rPr>
        <w:t xml:space="preserve">     type="application/atom+xml" hreflang=</w:t>
      </w:r>
      <w:r w:rsidRPr="00D134B1">
        <w:rPr>
          <w:rStyle w:val="XMLHighlightChar"/>
          <w:lang w:val="en-GB"/>
        </w:rPr>
        <w:t>"de"</w:t>
      </w:r>
      <w:r w:rsidRPr="00D134B1">
        <w:rPr>
          <w:sz w:val="21"/>
          <w:szCs w:val="21"/>
          <w:lang w:val="en-GB"/>
        </w:rPr>
        <w:t xml:space="preserve"> title="The download</w:t>
      </w:r>
    </w:p>
    <w:p w14:paraId="7908BDD5" w14:textId="77777777" w:rsidR="00621D42" w:rsidRPr="00D134B1" w:rsidRDefault="00621D42" w:rsidP="0039031F">
      <w:pPr>
        <w:pStyle w:val="XMLExample"/>
        <w:rPr>
          <w:sz w:val="21"/>
          <w:szCs w:val="21"/>
          <w:lang w:val="en-GB"/>
        </w:rPr>
      </w:pPr>
      <w:r w:rsidRPr="00D134B1">
        <w:rPr>
          <w:sz w:val="21"/>
          <w:szCs w:val="21"/>
          <w:lang w:val="en-GB"/>
        </w:rPr>
        <w:t xml:space="preserve">     service information in German"/&gt;</w:t>
      </w:r>
    </w:p>
    <w:p w14:paraId="5F679089" w14:textId="77777777" w:rsidR="00621D42" w:rsidRPr="00D134B1" w:rsidRDefault="00621D42" w:rsidP="00621D42"/>
    <w:p w14:paraId="2320B0DD" w14:textId="77777777" w:rsidR="00621D42" w:rsidRPr="00D134B1" w:rsidRDefault="00621D42" w:rsidP="00621D42">
      <w:r w:rsidRPr="00D134B1">
        <w:t xml:space="preserve">The corresponding German version of the feed inverts the self and alternate link elements so that ‘self’ refers to the German feed and ‘alternate’ to the English. </w:t>
      </w:r>
    </w:p>
    <w:p w14:paraId="382DC0A3" w14:textId="77777777" w:rsidR="00621D42" w:rsidRPr="00D134B1" w:rsidRDefault="00621D42" w:rsidP="00621D42">
      <w:pPr>
        <w:pStyle w:val="Exampletitle"/>
        <w:rPr>
          <w:lang w:val="en-GB"/>
        </w:rPr>
      </w:pPr>
      <w:bookmarkStart w:id="346" w:name="_Toc364091643"/>
      <w:r w:rsidRPr="00D134B1">
        <w:rPr>
          <w:lang w:val="en-GB"/>
        </w:rPr>
        <w:t>German feed with alternative version in English</w:t>
      </w:r>
      <w:bookmarkEnd w:id="346"/>
    </w:p>
    <w:p w14:paraId="4E440973" w14:textId="77777777" w:rsidR="00621D42" w:rsidRPr="00D134B1" w:rsidRDefault="00621D42" w:rsidP="00621D42">
      <w:pPr>
        <w:pStyle w:val="XMLExample"/>
        <w:rPr>
          <w:sz w:val="21"/>
          <w:szCs w:val="21"/>
          <w:lang w:val="en-GB"/>
        </w:rPr>
      </w:pPr>
      <w:r w:rsidRPr="00D134B1">
        <w:rPr>
          <w:sz w:val="21"/>
          <w:szCs w:val="21"/>
          <w:lang w:val="en-GB"/>
        </w:rPr>
        <w:t>&lt;link href="http://xyz.org/download/de.xml" rel="self"    type="application/atom+xml" hreflang=</w:t>
      </w:r>
      <w:r w:rsidRPr="00D134B1">
        <w:rPr>
          <w:rStyle w:val="XMLHighlightChar"/>
          <w:lang w:val="en-GB"/>
        </w:rPr>
        <w:t>"de"</w:t>
      </w:r>
      <w:r w:rsidRPr="00D134B1">
        <w:rPr>
          <w:sz w:val="21"/>
          <w:szCs w:val="21"/>
          <w:lang w:val="en-GB"/>
        </w:rPr>
        <w:t xml:space="preserve"> title="Dieses Dokument/&gt;</w:t>
      </w:r>
    </w:p>
    <w:p w14:paraId="232B719F" w14:textId="77777777" w:rsidR="00621D42" w:rsidRPr="00D134B1" w:rsidRDefault="00621D42" w:rsidP="00621D42">
      <w:pPr>
        <w:pStyle w:val="XMLExample"/>
        <w:rPr>
          <w:sz w:val="21"/>
          <w:szCs w:val="21"/>
          <w:lang w:val="en-GB"/>
        </w:rPr>
      </w:pPr>
      <w:r w:rsidRPr="00D134B1">
        <w:rPr>
          <w:sz w:val="21"/>
          <w:szCs w:val="21"/>
          <w:lang w:val="en-GB"/>
        </w:rPr>
        <w:t>&lt;link href="http://xyz.org/download/en.xml" rel="alternate"</w:t>
      </w:r>
    </w:p>
    <w:p w14:paraId="54B2A95E" w14:textId="77777777" w:rsidR="00621D42" w:rsidRPr="00D134B1" w:rsidDel="004B2466" w:rsidRDefault="00621D42" w:rsidP="00621D42">
      <w:pPr>
        <w:pStyle w:val="XMLExample"/>
        <w:rPr>
          <w:sz w:val="21"/>
          <w:szCs w:val="21"/>
          <w:lang w:val="en-GB"/>
        </w:rPr>
      </w:pPr>
      <w:r w:rsidRPr="00D134B1">
        <w:rPr>
          <w:lang w:val="en-GB"/>
        </w:rPr>
        <w:t xml:space="preserve">     type="application/atom+xml" hreflang=</w:t>
      </w:r>
      <w:r w:rsidRPr="00D134B1">
        <w:rPr>
          <w:rStyle w:val="XMLHighlightChar"/>
          <w:lang w:val="en-GB"/>
        </w:rPr>
        <w:t>"en"</w:t>
      </w:r>
      <w:r w:rsidRPr="009D71F7">
        <w:rPr>
          <w:rStyle w:val="XMLHighlightChar"/>
          <w:lang w:val="en-GB"/>
        </w:rPr>
        <w:t xml:space="preserve"> </w:t>
      </w:r>
      <w:r w:rsidRPr="00D134B1">
        <w:rPr>
          <w:sz w:val="21"/>
          <w:szCs w:val="21"/>
          <w:lang w:val="en-GB"/>
        </w:rPr>
        <w:t>title="</w:t>
      </w:r>
      <w:r w:rsidRPr="00D134B1" w:rsidDel="004B2466">
        <w:rPr>
          <w:sz w:val="21"/>
          <w:szCs w:val="21"/>
          <w:lang w:val="en-GB"/>
        </w:rPr>
        <w:t xml:space="preserve"> </w:t>
      </w:r>
    </w:p>
    <w:p w14:paraId="6518555C" w14:textId="77777777" w:rsidR="00621D42" w:rsidRPr="004B0002" w:rsidRDefault="00621D42" w:rsidP="00621D42">
      <w:pPr>
        <w:pStyle w:val="XMLExample"/>
        <w:rPr>
          <w:sz w:val="21"/>
          <w:szCs w:val="21"/>
          <w:lang w:val="de-DE"/>
        </w:rPr>
      </w:pPr>
      <w:r w:rsidRPr="004B0002">
        <w:rPr>
          <w:sz w:val="21"/>
          <w:szCs w:val="21"/>
          <w:lang w:val="de-DE"/>
        </w:rPr>
        <w:t>Die Informationen zum Downloaddienst in Englisch"/&gt;</w:t>
      </w:r>
    </w:p>
    <w:p w14:paraId="718F9EEF" w14:textId="77777777" w:rsidR="00D8060C" w:rsidRPr="004B0002" w:rsidRDefault="00D8060C" w:rsidP="006454E7">
      <w:pPr>
        <w:rPr>
          <w:lang w:val="de-DE"/>
        </w:rPr>
      </w:pPr>
    </w:p>
    <w:p w14:paraId="2DD121F9" w14:textId="77777777" w:rsidR="0059742F" w:rsidRPr="008C32EF" w:rsidRDefault="0059742F" w:rsidP="00B97D54">
      <w:pPr>
        <w:pStyle w:val="Titolo2"/>
      </w:pPr>
      <w:bookmarkStart w:id="347" w:name="_Toc321162560"/>
      <w:bookmarkStart w:id="348" w:name="_Ref321160249"/>
      <w:bookmarkStart w:id="349" w:name="_Toc364091566"/>
      <w:bookmarkEnd w:id="347"/>
      <w:r w:rsidRPr="008C32EF">
        <w:t>OpenSearch Document structure.</w:t>
      </w:r>
      <w:bookmarkEnd w:id="348"/>
      <w:bookmarkEnd w:id="349"/>
    </w:p>
    <w:p w14:paraId="4B111DB4" w14:textId="77777777" w:rsidR="0059742F" w:rsidRPr="008C32EF" w:rsidRDefault="00F5648F" w:rsidP="0059742F">
      <w:r w:rsidRPr="008C32EF">
        <w:t>In order</w:t>
      </w:r>
      <w:r w:rsidR="0059742F" w:rsidRPr="008C32EF">
        <w:t xml:space="preserve"> to provide 'operations'</w:t>
      </w:r>
      <w:r w:rsidRPr="008C32EF">
        <w:t xml:space="preserve"> in a conventional sense</w:t>
      </w:r>
      <w:r w:rsidR="00F92D37" w:rsidRPr="008C32EF">
        <w:t xml:space="preserve"> and document them as required by the </w:t>
      </w:r>
      <w:r w:rsidR="004B0002" w:rsidRPr="008C32EF">
        <w:t>Network Services Regulation [</w:t>
      </w:r>
      <w:r w:rsidR="004B0002" w:rsidRPr="008C32EF">
        <w:rPr>
          <w:b/>
        </w:rPr>
        <w:t>INS NS</w:t>
      </w:r>
      <w:r w:rsidR="004B0002" w:rsidRPr="008C32EF">
        <w:t>]</w:t>
      </w:r>
      <w:r w:rsidR="0059742F" w:rsidRPr="008C32EF">
        <w:t xml:space="preserve">, the Open Search standard </w:t>
      </w:r>
      <w:r w:rsidR="00F92D37" w:rsidRPr="008C32EF">
        <w:t xml:space="preserve">is </w:t>
      </w:r>
      <w:r w:rsidR="004B0002">
        <w:t>proposed</w:t>
      </w:r>
      <w:r w:rsidR="0029206A" w:rsidRPr="008C32EF">
        <w:t>,</w:t>
      </w:r>
      <w:r w:rsidR="00F92D37" w:rsidRPr="008C32EF">
        <w:t xml:space="preserve"> which </w:t>
      </w:r>
      <w:r w:rsidR="0059742F" w:rsidRPr="008C32EF">
        <w:t xml:space="preserve">makes it possible to specify, via an xml document with a well-known structure, </w:t>
      </w:r>
      <w:r w:rsidR="005A121D" w:rsidRPr="008C32EF">
        <w:t>operations</w:t>
      </w:r>
      <w:r w:rsidR="0059742F" w:rsidRPr="008C32EF">
        <w:t xml:space="preserve"> with custom parameters in an interoperable way</w:t>
      </w:r>
      <w:r w:rsidR="00F92D37" w:rsidRPr="008C32EF">
        <w:t>.</w:t>
      </w:r>
      <w:r w:rsidR="0059742F" w:rsidRPr="008C32EF">
        <w:t xml:space="preserve"> </w:t>
      </w:r>
      <w:r w:rsidR="00F92D37" w:rsidRPr="008C32EF">
        <w:t>OpenSearch engines are</w:t>
      </w:r>
      <w:r w:rsidR="0059742F" w:rsidRPr="008C32EF">
        <w:t xml:space="preserve"> also recognized by the major browsers like Mozilla Firefox, Internet Explorer, Safari and Chrome.</w:t>
      </w:r>
    </w:p>
    <w:p w14:paraId="6AAD70D5" w14:textId="77777777" w:rsidR="0059742F" w:rsidRPr="008C32EF" w:rsidRDefault="0059742F" w:rsidP="0059742F">
      <w:r w:rsidRPr="008C32EF">
        <w:t xml:space="preserve">This Open Search description </w:t>
      </w:r>
      <w:r w:rsidR="00CD0F6D" w:rsidRPr="008C32EF">
        <w:t xml:space="preserve">document </w:t>
      </w:r>
      <w:r w:rsidRPr="008C32EF">
        <w:t xml:space="preserve">is linked to from the “Download Service Feed”. In addition to the descriptive document it is necessary to implement a simple </w:t>
      </w:r>
      <w:r w:rsidR="00CD0F6D" w:rsidRPr="008C32EF">
        <w:t>service</w:t>
      </w:r>
      <w:r w:rsidRPr="008C32EF">
        <w:t xml:space="preserve"> to satisfy the </w:t>
      </w:r>
      <w:r w:rsidR="00701A6A" w:rsidRPr="008C32EF">
        <w:t>Get Spatial Data Set</w:t>
      </w:r>
      <w:r w:rsidRPr="008C32EF">
        <w:t xml:space="preserve"> and Describe Spatial </w:t>
      </w:r>
      <w:r w:rsidR="009B2E3A" w:rsidRPr="008C32EF">
        <w:t xml:space="preserve">Data Set </w:t>
      </w:r>
      <w:r w:rsidRPr="008C32EF">
        <w:t>operations. Example code can be found in</w:t>
      </w:r>
      <w:r w:rsidR="00D6101A" w:rsidRPr="008C32EF">
        <w:t xml:space="preserve"> Annex</w:t>
      </w:r>
      <w:r w:rsidRPr="008C32EF">
        <w:t xml:space="preserve"> </w:t>
      </w:r>
      <w:r w:rsidR="00B94FCB" w:rsidRPr="008C32EF">
        <w:t>A.</w:t>
      </w:r>
    </w:p>
    <w:p w14:paraId="1ACE918B" w14:textId="77777777" w:rsidR="009D3F64" w:rsidRPr="008C32EF" w:rsidRDefault="004B0002" w:rsidP="0059742F">
      <w:r>
        <w:t xml:space="preserve">This </w:t>
      </w:r>
      <w:r w:rsidR="009D3F64" w:rsidRPr="008C32EF">
        <w:t>Technical Guidance does not place any requirements on the technology used to implement the simple service.</w:t>
      </w:r>
    </w:p>
    <w:p w14:paraId="01B24622" w14:textId="77777777" w:rsidR="009D3F64" w:rsidRPr="008C32EF" w:rsidRDefault="009D3F64" w:rsidP="0059742F">
      <w:r w:rsidRPr="008C32EF">
        <w:t xml:space="preserve">The example given in Annex A uses content negotiation to identify which operation to perform.  This means that even though the operation endpoint is only one, i.e. </w:t>
      </w:r>
      <w:hyperlink r:id="rId38" w:history="1">
        <w:r w:rsidRPr="008C32EF">
          <w:rPr>
            <w:rStyle w:val="Collegamentoipertestuale"/>
          </w:rPr>
          <w:t>http://xyz.org/search.php</w:t>
        </w:r>
      </w:hyperlink>
      <w:r w:rsidRPr="008C32EF">
        <w:t>, the client has to set the HTTP “Accept” Header to the correct value in order to receive the expected result.</w:t>
      </w:r>
    </w:p>
    <w:p w14:paraId="2F394884" w14:textId="77777777" w:rsidR="0059742F" w:rsidRPr="008C32EF" w:rsidRDefault="0059742F" w:rsidP="0039031F">
      <w:pPr>
        <w:pStyle w:val="TGStyle1"/>
        <w:rPr>
          <w:i/>
        </w:rPr>
      </w:pPr>
      <w:r w:rsidRPr="008C32EF">
        <w:t xml:space="preserve">A simple </w:t>
      </w:r>
      <w:r w:rsidR="00CD0F6D" w:rsidRPr="008C32EF">
        <w:t>service</w:t>
      </w:r>
      <w:r w:rsidR="006C23ED" w:rsidRPr="008C32EF">
        <w:t xml:space="preserve"> to perform the Desc</w:t>
      </w:r>
      <w:r w:rsidR="00CD0F6D" w:rsidRPr="008C32EF">
        <w:t>r</w:t>
      </w:r>
      <w:r w:rsidR="006C23ED" w:rsidRPr="008C32EF">
        <w:t xml:space="preserve">ibe Spatial </w:t>
      </w:r>
      <w:r w:rsidR="00701A6A" w:rsidRPr="008C32EF">
        <w:t>Dataset</w:t>
      </w:r>
      <w:r w:rsidR="006C23ED" w:rsidRPr="008C32EF">
        <w:t xml:space="preserve"> and </w:t>
      </w:r>
      <w:r w:rsidR="00701A6A" w:rsidRPr="008C32EF">
        <w:t>Get Spatial Data Set</w:t>
      </w:r>
      <w:r w:rsidR="006C23ED" w:rsidRPr="008C32EF">
        <w:t xml:space="preserve"> operations</w:t>
      </w:r>
      <w:r w:rsidRPr="008C32EF">
        <w:t xml:space="preserve"> shall be provided and described by an OpenSearch description</w:t>
      </w:r>
      <w:r w:rsidR="00CD0F6D" w:rsidRPr="008C32EF">
        <w:t xml:space="preserve"> document.</w:t>
      </w:r>
    </w:p>
    <w:p w14:paraId="439FB258" w14:textId="77777777" w:rsidR="0059742F" w:rsidRPr="00D134B1" w:rsidRDefault="00714EB4" w:rsidP="00714EB4">
      <w:pPr>
        <w:pStyle w:val="Exampletitle"/>
        <w:rPr>
          <w:lang w:val="en-GB"/>
        </w:rPr>
      </w:pPr>
      <w:bookmarkStart w:id="350" w:name="_Ref364083318"/>
      <w:bookmarkStart w:id="351" w:name="_Ref364083616"/>
      <w:bookmarkStart w:id="352" w:name="_Toc364091644"/>
      <w:r w:rsidRPr="00D134B1">
        <w:rPr>
          <w:lang w:val="en-GB"/>
        </w:rPr>
        <w:t>Open Search description document</w:t>
      </w:r>
      <w:bookmarkEnd w:id="350"/>
      <w:bookmarkEnd w:id="351"/>
      <w:bookmarkEnd w:id="352"/>
    </w:p>
    <w:p w14:paraId="6089A1E6" w14:textId="77777777" w:rsidR="0059742F" w:rsidRPr="00D134B1" w:rsidRDefault="0059742F" w:rsidP="0059742F">
      <w:pPr>
        <w:pStyle w:val="XMLExample"/>
        <w:rPr>
          <w:lang w:val="en-GB"/>
        </w:rPr>
      </w:pPr>
      <w:r w:rsidRPr="00D134B1">
        <w:rPr>
          <w:lang w:val="en-GB"/>
        </w:rPr>
        <w:t>&lt;OpenSearchDescription xmlns="http://a9.com/-/spec/opensearch/1.1/" xmlns:inspire_dl</w:t>
      </w:r>
      <w:r w:rsidR="007238BE" w:rsidRPr="00D134B1">
        <w:rPr>
          <w:lang w:val="en-GB"/>
        </w:rPr>
        <w:t>s</w:t>
      </w:r>
      <w:r w:rsidRPr="00D134B1">
        <w:rPr>
          <w:lang w:val="en-GB"/>
        </w:rPr>
        <w:t>="http://inspire.ec.europa.eu/schemas/inspire_dl</w:t>
      </w:r>
      <w:r w:rsidR="007238BE" w:rsidRPr="00D134B1">
        <w:rPr>
          <w:lang w:val="en-GB"/>
        </w:rPr>
        <w:t>s</w:t>
      </w:r>
      <w:r w:rsidRPr="00D134B1">
        <w:rPr>
          <w:lang w:val="en-GB"/>
        </w:rPr>
        <w:t>/1.0" xmlns:xsi="http://www.w3.org/2001/XMLSchema-instance" xsi:schemaLocation="http://a9.com/-/spec/opensearch/1.1/ OpenSearch.xsd"&gt;</w:t>
      </w:r>
    </w:p>
    <w:p w14:paraId="1B14DCC8" w14:textId="77777777" w:rsidR="0059742F" w:rsidRPr="00D134B1" w:rsidRDefault="0059742F" w:rsidP="0039031F">
      <w:pPr>
        <w:pStyle w:val="XMLExample"/>
        <w:rPr>
          <w:lang w:val="en-GB"/>
        </w:rPr>
      </w:pPr>
      <w:r w:rsidRPr="00D134B1">
        <w:rPr>
          <w:lang w:val="en-GB"/>
        </w:rPr>
        <w:tab/>
        <w:t>&lt;ShortName&gt;INSPIRE Demo Download Service.&lt;/ShortName&gt;</w:t>
      </w:r>
    </w:p>
    <w:p w14:paraId="0A66B189" w14:textId="77777777" w:rsidR="0059742F" w:rsidRPr="00D134B1" w:rsidRDefault="0059742F" w:rsidP="0059742F">
      <w:pPr>
        <w:pStyle w:val="XMLExample"/>
        <w:rPr>
          <w:lang w:val="en-GB"/>
        </w:rPr>
      </w:pPr>
      <w:r w:rsidRPr="00D134B1">
        <w:rPr>
          <w:lang w:val="en-GB"/>
        </w:rPr>
        <w:tab/>
        <w:t>&lt;Description&gt;Search Description for Demo INSPIRE Download Service&lt;/Description&gt;</w:t>
      </w:r>
    </w:p>
    <w:p w14:paraId="20B5962F" w14:textId="77777777" w:rsidR="0059742F" w:rsidRPr="00D134B1" w:rsidRDefault="0059742F" w:rsidP="0039031F">
      <w:pPr>
        <w:pStyle w:val="XMLHighlight"/>
        <w:rPr>
          <w:lang w:val="en-GB"/>
        </w:rPr>
      </w:pPr>
      <w:r w:rsidRPr="00D134B1">
        <w:rPr>
          <w:lang w:val="en-GB"/>
        </w:rPr>
        <w:tab/>
        <w:t>&lt;!--URL of this document--&gt;</w:t>
      </w:r>
    </w:p>
    <w:p w14:paraId="714F5280" w14:textId="77777777" w:rsidR="0059742F" w:rsidRPr="00D134B1" w:rsidRDefault="0059742F" w:rsidP="0059742F">
      <w:pPr>
        <w:pStyle w:val="XMLExample"/>
        <w:rPr>
          <w:lang w:val="en-GB"/>
        </w:rPr>
      </w:pPr>
      <w:r w:rsidRPr="00D134B1">
        <w:rPr>
          <w:lang w:val="en-GB"/>
        </w:rPr>
        <w:tab/>
        <w:t>&lt;Url type="application/opensearchdescription+xml" rel="self" template="http://xyz.org/opensearchdescription.xml"/&gt;</w:t>
      </w:r>
    </w:p>
    <w:p w14:paraId="0B1CF901" w14:textId="77777777" w:rsidR="0059742F" w:rsidRPr="00D134B1" w:rsidRDefault="0059742F" w:rsidP="0059742F">
      <w:pPr>
        <w:pStyle w:val="XMLHighlight"/>
        <w:rPr>
          <w:lang w:val="en-GB"/>
        </w:rPr>
      </w:pPr>
      <w:r w:rsidRPr="00D134B1">
        <w:rPr>
          <w:lang w:val="en-GB"/>
        </w:rPr>
        <w:tab/>
        <w:t>&lt;!--Generic URL template for browser integration--&gt;</w:t>
      </w:r>
    </w:p>
    <w:p w14:paraId="7189629E" w14:textId="77777777" w:rsidR="0059742F" w:rsidRPr="00D134B1" w:rsidRDefault="003029B1" w:rsidP="0059742F">
      <w:pPr>
        <w:pStyle w:val="XMLExample"/>
        <w:rPr>
          <w:lang w:val="en-GB"/>
        </w:rPr>
      </w:pPr>
      <w:r w:rsidRPr="00D134B1">
        <w:rPr>
          <w:lang w:val="en-GB"/>
        </w:rPr>
        <w:tab/>
        <w:t>&lt;Url type="text/html</w:t>
      </w:r>
      <w:r w:rsidR="0059742F" w:rsidRPr="00D134B1">
        <w:rPr>
          <w:lang w:val="en-GB"/>
        </w:rPr>
        <w:t>" rel="results" template="http://xyz.org/search.php?q={searchTerms}"/&gt;</w:t>
      </w:r>
    </w:p>
    <w:p w14:paraId="3E993DA3" w14:textId="77777777" w:rsidR="0059742F" w:rsidRPr="00D134B1" w:rsidRDefault="0059742F" w:rsidP="0059742F">
      <w:pPr>
        <w:pStyle w:val="XMLHighlight"/>
        <w:rPr>
          <w:lang w:val="en-GB"/>
        </w:rPr>
      </w:pPr>
      <w:r w:rsidRPr="00D134B1">
        <w:rPr>
          <w:lang w:val="en-GB"/>
        </w:rPr>
        <w:t xml:space="preserve">    &lt;!--Describe Spatial </w:t>
      </w:r>
      <w:r w:rsidR="00701A6A" w:rsidRPr="00D134B1">
        <w:rPr>
          <w:lang w:val="en-GB"/>
        </w:rPr>
        <w:t>Data</w:t>
      </w:r>
      <w:r w:rsidR="009B2E3A" w:rsidRPr="00D134B1">
        <w:rPr>
          <w:lang w:val="en-GB"/>
        </w:rPr>
        <w:t xml:space="preserve"> S</w:t>
      </w:r>
      <w:r w:rsidR="00701A6A" w:rsidRPr="00D134B1">
        <w:rPr>
          <w:lang w:val="en-GB"/>
        </w:rPr>
        <w:t>et</w:t>
      </w:r>
      <w:r w:rsidRPr="00D134B1">
        <w:rPr>
          <w:lang w:val="en-GB"/>
        </w:rPr>
        <w:t xml:space="preserve"> Operation request URL template to be used in order to retrieve the description of Spatial Object Types in a Spatial </w:t>
      </w:r>
      <w:r w:rsidR="00701A6A" w:rsidRPr="00D134B1">
        <w:rPr>
          <w:lang w:val="en-GB"/>
        </w:rPr>
        <w:t>Dataset</w:t>
      </w:r>
      <w:r w:rsidRPr="00D134B1">
        <w:rPr>
          <w:lang w:val="en-GB"/>
        </w:rPr>
        <w:t>--&gt;</w:t>
      </w:r>
    </w:p>
    <w:p w14:paraId="17DE61F8" w14:textId="77777777" w:rsidR="0059742F" w:rsidRPr="00D134B1" w:rsidRDefault="0059742F" w:rsidP="0059742F">
      <w:pPr>
        <w:pStyle w:val="XMLExample"/>
        <w:rPr>
          <w:lang w:val="en-GB"/>
        </w:rPr>
      </w:pPr>
      <w:r w:rsidRPr="00D134B1">
        <w:rPr>
          <w:lang w:val="en-GB"/>
        </w:rPr>
        <w:t>&lt;Url type="application/atom+xml" rel="describedby" template="http://xyz.org/search.php?</w:t>
      </w:r>
      <w:r w:rsidR="00D30DC2" w:rsidRPr="00D134B1">
        <w:rPr>
          <w:lang w:val="en-GB"/>
        </w:rPr>
        <w:t>spatial_dataset_identifier_code</w:t>
      </w:r>
      <w:r w:rsidRPr="00D134B1">
        <w:rPr>
          <w:lang w:val="en-GB"/>
        </w:rPr>
        <w:t>={inspire_dl</w:t>
      </w:r>
      <w:r w:rsidR="00E852ED" w:rsidRPr="00D134B1">
        <w:rPr>
          <w:lang w:val="en-GB"/>
        </w:rPr>
        <w:t>s</w:t>
      </w:r>
      <w:r w:rsidRPr="00D134B1">
        <w:rPr>
          <w:lang w:val="en-GB"/>
        </w:rPr>
        <w:t>:</w:t>
      </w:r>
      <w:r w:rsidR="00D30DC2" w:rsidRPr="00D134B1">
        <w:rPr>
          <w:lang w:val="en-GB"/>
        </w:rPr>
        <w:t>spatial_dataset_identifier_code</w:t>
      </w:r>
      <w:r w:rsidRPr="00D134B1">
        <w:rPr>
          <w:lang w:val="en-GB"/>
        </w:rPr>
        <w:t>?}&amp;amp;</w:t>
      </w:r>
      <w:r w:rsidR="00D30DC2" w:rsidRPr="00D134B1">
        <w:rPr>
          <w:lang w:val="en-GB"/>
        </w:rPr>
        <w:t>spatial_dataset_identifier_namespace</w:t>
      </w:r>
      <w:r w:rsidRPr="00D134B1">
        <w:rPr>
          <w:lang w:val="en-GB"/>
        </w:rPr>
        <w:t>={</w:t>
      </w:r>
      <w:r w:rsidR="00E852ED" w:rsidRPr="00D134B1">
        <w:rPr>
          <w:lang w:val="en-GB"/>
        </w:rPr>
        <w:t>inspire_dls:</w:t>
      </w:r>
      <w:r w:rsidR="00D30DC2" w:rsidRPr="00D134B1">
        <w:rPr>
          <w:lang w:val="en-GB"/>
        </w:rPr>
        <w:t>spatial_dataset_identifier_namespace</w:t>
      </w:r>
      <w:r w:rsidRPr="00D134B1">
        <w:rPr>
          <w:lang w:val="en-GB"/>
        </w:rPr>
        <w:t>?}&amp;amp;crs={inspire_dl</w:t>
      </w:r>
      <w:r w:rsidR="00E852ED" w:rsidRPr="00D134B1">
        <w:rPr>
          <w:lang w:val="en-GB"/>
        </w:rPr>
        <w:t>s</w:t>
      </w:r>
      <w:r w:rsidRPr="00D134B1">
        <w:rPr>
          <w:lang w:val="en-GB"/>
        </w:rPr>
        <w:t>:crs?}&amp;amp;language={language?}&amp;amp;q={searchTerms?}"/&gt;</w:t>
      </w:r>
    </w:p>
    <w:p w14:paraId="49613312" w14:textId="77777777" w:rsidR="0059742F" w:rsidRPr="00D134B1" w:rsidRDefault="0059742F" w:rsidP="0059742F">
      <w:pPr>
        <w:pStyle w:val="XMLHighlight"/>
        <w:rPr>
          <w:lang w:val="en-GB"/>
        </w:rPr>
      </w:pPr>
      <w:r w:rsidRPr="00D134B1">
        <w:rPr>
          <w:lang w:val="en-GB"/>
        </w:rPr>
        <w:tab/>
        <w:t>&lt;!--</w:t>
      </w:r>
      <w:r w:rsidR="00645353" w:rsidRPr="00D134B1">
        <w:rPr>
          <w:lang w:val="en-GB"/>
        </w:rPr>
        <w:t>Get Spatial Data Set</w:t>
      </w:r>
      <w:r w:rsidRPr="00D134B1">
        <w:rPr>
          <w:lang w:val="en-GB"/>
        </w:rPr>
        <w:t xml:space="preserve"> Operation request URL template to be used in order to retrieve a Spatial </w:t>
      </w:r>
      <w:r w:rsidR="00701A6A" w:rsidRPr="00D134B1">
        <w:rPr>
          <w:lang w:val="en-GB"/>
        </w:rPr>
        <w:t>Dataset</w:t>
      </w:r>
      <w:r w:rsidRPr="00D134B1">
        <w:rPr>
          <w:lang w:val="en-GB"/>
        </w:rPr>
        <w:t>--&gt;</w:t>
      </w:r>
    </w:p>
    <w:p w14:paraId="30F11A6C" w14:textId="77777777" w:rsidR="0059742F" w:rsidRPr="00D134B1" w:rsidRDefault="0059742F" w:rsidP="0059742F">
      <w:pPr>
        <w:pStyle w:val="XMLExample"/>
        <w:rPr>
          <w:lang w:val="en-GB"/>
        </w:rPr>
      </w:pPr>
      <w:r w:rsidRPr="00D134B1">
        <w:rPr>
          <w:lang w:val="en-GB"/>
        </w:rPr>
        <w:tab/>
        <w:t>&lt;Url type="</w:t>
      </w:r>
      <w:r w:rsidR="00685CF4" w:rsidRPr="00D134B1">
        <w:rPr>
          <w:lang w:val="en-GB"/>
        </w:rPr>
        <w:t>application/x-filegdb</w:t>
      </w:r>
      <w:r w:rsidRPr="00D134B1">
        <w:rPr>
          <w:lang w:val="en-GB"/>
        </w:rPr>
        <w:t>" rel="results" template="http://xyz.org/search.php?</w:t>
      </w:r>
      <w:r w:rsidR="00D30DC2" w:rsidRPr="00D134B1">
        <w:rPr>
          <w:lang w:val="en-GB"/>
        </w:rPr>
        <w:t>spatial_dataset_identifier_code</w:t>
      </w:r>
      <w:r w:rsidRPr="00D134B1">
        <w:rPr>
          <w:lang w:val="en-GB"/>
        </w:rPr>
        <w:t>={inspire_dl</w:t>
      </w:r>
      <w:r w:rsidR="00E852ED" w:rsidRPr="00D134B1">
        <w:rPr>
          <w:lang w:val="en-GB"/>
        </w:rPr>
        <w:t>s</w:t>
      </w:r>
      <w:r w:rsidRPr="00D134B1">
        <w:rPr>
          <w:lang w:val="en-GB"/>
        </w:rPr>
        <w:t>:</w:t>
      </w:r>
      <w:r w:rsidR="00D30DC2" w:rsidRPr="00D134B1">
        <w:rPr>
          <w:lang w:val="en-GB"/>
        </w:rPr>
        <w:t>spatial_dataset_identifier_code</w:t>
      </w:r>
      <w:r w:rsidRPr="00D134B1">
        <w:rPr>
          <w:lang w:val="en-GB"/>
        </w:rPr>
        <w:t>?}&amp;amp;</w:t>
      </w:r>
      <w:r w:rsidR="00D30DC2" w:rsidRPr="00D134B1">
        <w:rPr>
          <w:lang w:val="en-GB"/>
        </w:rPr>
        <w:t>spatial_dataset_identifier_namespace</w:t>
      </w:r>
      <w:r w:rsidRPr="00D134B1">
        <w:rPr>
          <w:lang w:val="en-GB"/>
        </w:rPr>
        <w:t>={inspire_dl</w:t>
      </w:r>
      <w:r w:rsidR="00E852ED" w:rsidRPr="00D134B1">
        <w:rPr>
          <w:lang w:val="en-GB"/>
        </w:rPr>
        <w:t>s</w:t>
      </w:r>
      <w:r w:rsidRPr="00D134B1">
        <w:rPr>
          <w:lang w:val="en-GB"/>
        </w:rPr>
        <w:t>:</w:t>
      </w:r>
      <w:r w:rsidR="00D30DC2" w:rsidRPr="00D134B1">
        <w:rPr>
          <w:lang w:val="en-GB"/>
        </w:rPr>
        <w:t>spatial_dataset_identifier_namespace</w:t>
      </w:r>
      <w:r w:rsidRPr="00D134B1">
        <w:rPr>
          <w:lang w:val="en-GB"/>
        </w:rPr>
        <w:t>?}&amp;amp;crs={inspire_dl</w:t>
      </w:r>
      <w:r w:rsidR="00E852ED" w:rsidRPr="00D134B1">
        <w:rPr>
          <w:lang w:val="en-GB"/>
        </w:rPr>
        <w:t>s</w:t>
      </w:r>
      <w:r w:rsidRPr="00D134B1">
        <w:rPr>
          <w:lang w:val="en-GB"/>
        </w:rPr>
        <w:t>:crs?}&amp;amp;language={language?}&amp;amp;q={searchTerms?}"/&gt;</w:t>
      </w:r>
    </w:p>
    <w:p w14:paraId="2C8F75C1" w14:textId="77777777" w:rsidR="0059742F" w:rsidRPr="00D134B1" w:rsidRDefault="0059742F" w:rsidP="0059742F">
      <w:pPr>
        <w:pStyle w:val="XMLExample"/>
        <w:rPr>
          <w:lang w:val="en-GB"/>
        </w:rPr>
      </w:pPr>
      <w:r w:rsidRPr="00D134B1">
        <w:rPr>
          <w:lang w:val="en-GB"/>
        </w:rPr>
        <w:tab/>
        <w:t>&lt;Contact&gt;support@xyz.org&lt;/Contact&gt;</w:t>
      </w:r>
    </w:p>
    <w:p w14:paraId="16A542C2" w14:textId="77777777" w:rsidR="0059742F" w:rsidRPr="00D134B1" w:rsidRDefault="0059742F" w:rsidP="0059742F">
      <w:pPr>
        <w:pStyle w:val="XMLExample"/>
        <w:rPr>
          <w:lang w:val="en-GB"/>
        </w:rPr>
      </w:pPr>
      <w:r w:rsidRPr="00D134B1">
        <w:rPr>
          <w:lang w:val="en-GB"/>
        </w:rPr>
        <w:tab/>
        <w:t>&lt;Tags&gt;waternetwork_abc&lt;/Tags&gt;</w:t>
      </w:r>
    </w:p>
    <w:p w14:paraId="5CFED78E" w14:textId="77777777" w:rsidR="0059742F" w:rsidRPr="00D134B1" w:rsidRDefault="0059742F" w:rsidP="0059742F">
      <w:pPr>
        <w:pStyle w:val="XMLExample"/>
        <w:rPr>
          <w:lang w:val="en-GB"/>
        </w:rPr>
      </w:pPr>
      <w:r w:rsidRPr="00D134B1">
        <w:rPr>
          <w:lang w:val="en-GB"/>
        </w:rPr>
        <w:tab/>
        <w:t>&lt;LongName&gt;WaterNetwork ABC from Organisation XYZ&lt;/LongName&gt;</w:t>
      </w:r>
    </w:p>
    <w:p w14:paraId="37A03C93" w14:textId="77777777" w:rsidR="0059742F" w:rsidRPr="00D134B1" w:rsidRDefault="0059742F" w:rsidP="0059742F">
      <w:pPr>
        <w:pStyle w:val="XMLExample"/>
        <w:rPr>
          <w:lang w:val="en-GB"/>
        </w:rPr>
      </w:pPr>
      <w:r w:rsidRPr="00D134B1">
        <w:rPr>
          <w:lang w:val="en-GB"/>
        </w:rPr>
        <w:tab/>
        <w:t>&lt;Image height="16" width="16" type="image/png"&gt;http://xyz.org/waternetworkSearch.png&lt;/Image&gt;</w:t>
      </w:r>
    </w:p>
    <w:p w14:paraId="1940B303" w14:textId="77777777" w:rsidR="0059742F" w:rsidRPr="00D134B1" w:rsidRDefault="0059742F" w:rsidP="0039031F">
      <w:pPr>
        <w:pStyle w:val="XMLHighlight"/>
        <w:rPr>
          <w:lang w:val="en-GB"/>
        </w:rPr>
      </w:pPr>
      <w:r w:rsidRPr="00D134B1">
        <w:rPr>
          <w:lang w:val="en-GB"/>
        </w:rPr>
        <w:tab/>
        <w:t>&lt;!--List of available Spatial Dataset Identifiers --&gt;</w:t>
      </w:r>
    </w:p>
    <w:p w14:paraId="62204B3C" w14:textId="77777777" w:rsidR="0059742F" w:rsidRPr="00D134B1" w:rsidRDefault="0059742F" w:rsidP="0059742F">
      <w:pPr>
        <w:pStyle w:val="XMLExample"/>
        <w:rPr>
          <w:lang w:val="en-GB"/>
        </w:rPr>
      </w:pPr>
      <w:r w:rsidRPr="00D134B1">
        <w:rPr>
          <w:lang w:val="en-GB"/>
        </w:rPr>
        <w:tab/>
        <w:t>&lt;Query role="example" inspire_dl</w:t>
      </w:r>
      <w:r w:rsidR="00E852ED" w:rsidRPr="00D134B1">
        <w:rPr>
          <w:lang w:val="en-GB"/>
        </w:rPr>
        <w:t>s</w:t>
      </w:r>
      <w:r w:rsidRPr="00D134B1">
        <w:rPr>
          <w:lang w:val="en-GB"/>
        </w:rPr>
        <w:t>:</w:t>
      </w:r>
      <w:r w:rsidR="00D30DC2" w:rsidRPr="00D134B1">
        <w:rPr>
          <w:lang w:val="en-GB"/>
        </w:rPr>
        <w:t>spatial_dataset_identifier_namespace</w:t>
      </w:r>
      <w:r w:rsidRPr="00D134B1">
        <w:rPr>
          <w:lang w:val="en-GB"/>
        </w:rPr>
        <w:t>="http://xyz.org/" inspire_dl</w:t>
      </w:r>
      <w:r w:rsidR="00E852ED" w:rsidRPr="00D134B1">
        <w:rPr>
          <w:lang w:val="en-GB"/>
        </w:rPr>
        <w:t>s</w:t>
      </w:r>
      <w:r w:rsidRPr="00D134B1">
        <w:rPr>
          <w:lang w:val="en-GB"/>
        </w:rPr>
        <w:t>:</w:t>
      </w:r>
      <w:r w:rsidR="00D30DC2" w:rsidRPr="00D134B1">
        <w:rPr>
          <w:lang w:val="en-GB"/>
        </w:rPr>
        <w:t>spatial_dataset_identifier_code</w:t>
      </w:r>
      <w:r w:rsidRPr="00D134B1">
        <w:rPr>
          <w:lang w:val="en-GB"/>
        </w:rPr>
        <w:t xml:space="preserve">="waternetwork" </w:t>
      </w:r>
      <w:r w:rsidR="00E852ED" w:rsidRPr="00D134B1">
        <w:rPr>
          <w:lang w:val="en-GB"/>
        </w:rPr>
        <w:t>inspire_dls:</w:t>
      </w:r>
      <w:r w:rsidR="00786C1A" w:rsidRPr="00D134B1">
        <w:rPr>
          <w:lang w:val="en-GB"/>
        </w:rPr>
        <w:t xml:space="preserve">crs="EPSG:4258" language="en" </w:t>
      </w:r>
      <w:r w:rsidRPr="00D134B1">
        <w:rPr>
          <w:lang w:val="en-GB"/>
        </w:rPr>
        <w:t>title="Waternetwork_abc" count="1"/&gt;</w:t>
      </w:r>
    </w:p>
    <w:p w14:paraId="0BF33223" w14:textId="77777777" w:rsidR="0059742F" w:rsidRPr="00D134B1" w:rsidRDefault="0059742F" w:rsidP="00C25B8A">
      <w:pPr>
        <w:pStyle w:val="XMLExample"/>
        <w:rPr>
          <w:lang w:val="en-GB"/>
        </w:rPr>
      </w:pPr>
      <w:r w:rsidRPr="00D134B1">
        <w:rPr>
          <w:lang w:val="en-GB"/>
        </w:rPr>
        <w:tab/>
        <w:t>&lt;Developer&gt;European Commission - Joint Research Centre&lt;/Developer&gt;</w:t>
      </w:r>
    </w:p>
    <w:p w14:paraId="0BD72D6D" w14:textId="77777777" w:rsidR="0059742F" w:rsidRPr="00D134B1" w:rsidRDefault="0059742F" w:rsidP="0059742F">
      <w:pPr>
        <w:pStyle w:val="XMLHighlight"/>
        <w:rPr>
          <w:lang w:val="en-GB"/>
        </w:rPr>
      </w:pPr>
      <w:r w:rsidRPr="00D134B1">
        <w:rPr>
          <w:lang w:val="en-GB"/>
        </w:rPr>
        <w:tab/>
        <w:t>&lt;!--Languages  supported by the service. The first language is the default language--&gt;</w:t>
      </w:r>
    </w:p>
    <w:p w14:paraId="58F677BA" w14:textId="77777777" w:rsidR="0059742F" w:rsidRPr="00D134B1" w:rsidRDefault="0059742F" w:rsidP="0059742F">
      <w:pPr>
        <w:pStyle w:val="XMLExample"/>
        <w:rPr>
          <w:lang w:val="en-GB"/>
        </w:rPr>
      </w:pPr>
      <w:r w:rsidRPr="00D134B1">
        <w:rPr>
          <w:lang w:val="en-GB"/>
        </w:rPr>
        <w:tab/>
        <w:t>&lt;Language&gt;en-gb&lt;/Language&gt;</w:t>
      </w:r>
    </w:p>
    <w:p w14:paraId="025BFF34" w14:textId="77777777" w:rsidR="0059742F" w:rsidRPr="00D134B1" w:rsidRDefault="0059742F" w:rsidP="0059742F">
      <w:pPr>
        <w:pStyle w:val="XMLExample"/>
        <w:rPr>
          <w:lang w:val="en-GB"/>
        </w:rPr>
      </w:pPr>
      <w:r w:rsidRPr="00D134B1">
        <w:rPr>
          <w:lang w:val="en-GB"/>
        </w:rPr>
        <w:tab/>
        <w:t>&lt;Language&gt;de&lt;/Language&gt;</w:t>
      </w:r>
    </w:p>
    <w:p w14:paraId="1E5A1F32" w14:textId="77777777" w:rsidR="0059742F" w:rsidRPr="00D134B1" w:rsidRDefault="0059742F" w:rsidP="0059742F">
      <w:pPr>
        <w:pStyle w:val="XMLExample"/>
        <w:rPr>
          <w:lang w:val="en-GB"/>
        </w:rPr>
      </w:pPr>
      <w:r w:rsidRPr="00D134B1">
        <w:rPr>
          <w:lang w:val="en-GB"/>
        </w:rPr>
        <w:t>&lt;/OpenSearchDescription&gt;</w:t>
      </w:r>
    </w:p>
    <w:p w14:paraId="026B8894" w14:textId="77777777" w:rsidR="0059742F" w:rsidRPr="00D134B1" w:rsidRDefault="0059742F" w:rsidP="00B97D54">
      <w:pPr>
        <w:pStyle w:val="Titolo3"/>
      </w:pPr>
      <w:bookmarkStart w:id="353" w:name="_Toc364091567"/>
      <w:r w:rsidRPr="00D134B1">
        <w:t>OpenSearch Description:  ‘Url’ element: link to self</w:t>
      </w:r>
      <w:bookmarkEnd w:id="353"/>
    </w:p>
    <w:p w14:paraId="72633DD9" w14:textId="77777777" w:rsidR="0059742F" w:rsidRPr="00D134B1" w:rsidRDefault="0059742F" w:rsidP="0059742F">
      <w:r w:rsidRPr="00D134B1">
        <w:t>The OpenSearch Description shall contain a ‘Url’ element which contains an HTTP URI for the OpenSearch document itself. This URI shall provide the location of the document and resolve to the document. The value of the ‘rel’ attribute for this link shall be “self”.</w:t>
      </w:r>
    </w:p>
    <w:p w14:paraId="6448B4DA" w14:textId="77777777" w:rsidR="0059742F" w:rsidRPr="00D134B1" w:rsidRDefault="0059742F" w:rsidP="0059742F">
      <w:pPr>
        <w:pStyle w:val="Exampletitle"/>
        <w:rPr>
          <w:lang w:val="en-GB"/>
        </w:rPr>
      </w:pPr>
      <w:bookmarkStart w:id="354" w:name="_Toc364091645"/>
      <w:r w:rsidRPr="00D134B1">
        <w:rPr>
          <w:lang w:val="en-GB"/>
        </w:rPr>
        <w:t>Example reference to self</w:t>
      </w:r>
      <w:bookmarkEnd w:id="354"/>
    </w:p>
    <w:p w14:paraId="544F0C40" w14:textId="77777777" w:rsidR="0059742F" w:rsidRPr="00D134B1" w:rsidRDefault="0059742F" w:rsidP="0059742F">
      <w:pPr>
        <w:pStyle w:val="XMLHighlight"/>
        <w:rPr>
          <w:lang w:val="en-GB"/>
        </w:rPr>
      </w:pPr>
      <w:r w:rsidRPr="00D134B1">
        <w:rPr>
          <w:lang w:val="en-GB"/>
        </w:rPr>
        <w:tab/>
        <w:t>&lt;!--URL of this document--&gt;</w:t>
      </w:r>
    </w:p>
    <w:p w14:paraId="7795D328" w14:textId="77777777" w:rsidR="0059742F" w:rsidRDefault="0059742F" w:rsidP="0059742F">
      <w:pPr>
        <w:pStyle w:val="XMLExample"/>
        <w:rPr>
          <w:lang w:val="en-GB"/>
        </w:rPr>
      </w:pPr>
      <w:r w:rsidRPr="00D134B1">
        <w:rPr>
          <w:lang w:val="en-GB"/>
        </w:rPr>
        <w:tab/>
        <w:t>&lt;Url type="application/opensearchdescription+xml" rel="self" template="http://xyz.org/opensearchdescription.xml"/&gt;</w:t>
      </w:r>
    </w:p>
    <w:p w14:paraId="49D2928D" w14:textId="77777777" w:rsidR="004B0002" w:rsidRPr="00D134B1" w:rsidRDefault="004B0002" w:rsidP="004B0002">
      <w:pPr>
        <w:pStyle w:val="XMLExample"/>
        <w:shd w:val="clear" w:color="auto" w:fill="auto"/>
        <w:rPr>
          <w:lang w:val="en-GB"/>
        </w:rPr>
      </w:pPr>
    </w:p>
    <w:p w14:paraId="2E4D1027" w14:textId="77777777" w:rsidR="0059742F" w:rsidRPr="00D134B1" w:rsidRDefault="0059742F" w:rsidP="0039031F">
      <w:pPr>
        <w:pStyle w:val="TGStyle1"/>
      </w:pPr>
      <w:r w:rsidRPr="008C32EF">
        <w:t>The OpenSearch description shall contain a ‘Url’</w:t>
      </w:r>
      <w:r w:rsidRPr="00D134B1">
        <w:t xml:space="preserve"> element that </w:t>
      </w:r>
      <w:r w:rsidRPr="008C32EF">
        <w:t>describes</w:t>
      </w:r>
      <w:r w:rsidRPr="00D134B1">
        <w:t xml:space="preserve"> an HTTP URI for th</w:t>
      </w:r>
      <w:r w:rsidRPr="008C32EF">
        <w:t xml:space="preserve">e OpenSearch Description </w:t>
      </w:r>
      <w:r w:rsidRPr="00D134B1">
        <w:t>document. The value of the ‘rel’ attribute of this element shall be “self”</w:t>
      </w:r>
      <w:r w:rsidRPr="008C32EF">
        <w:t>, the value of the ‘type’ attribute shall be “</w:t>
      </w:r>
      <w:r w:rsidRPr="00D134B1">
        <w:t>application/opensearchdescription+xml</w:t>
      </w:r>
      <w:r w:rsidRPr="008C32EF">
        <w:t>” and the value of the ‘template’ attribute shall be the HTTP URI of the document.</w:t>
      </w:r>
    </w:p>
    <w:p w14:paraId="5D717558" w14:textId="77777777" w:rsidR="0059742F" w:rsidRPr="00D134B1" w:rsidRDefault="0059742F" w:rsidP="0059742F">
      <w:pPr>
        <w:pStyle w:val="Titolo3"/>
      </w:pPr>
      <w:bookmarkStart w:id="355" w:name="_Toc364091568"/>
      <w:r w:rsidRPr="00D134B1">
        <w:t>OpenSearch Description:  Generic search template</w:t>
      </w:r>
      <w:bookmarkEnd w:id="355"/>
    </w:p>
    <w:p w14:paraId="64AF8E41" w14:textId="77777777" w:rsidR="0059742F" w:rsidRPr="00D134B1" w:rsidRDefault="0059742F" w:rsidP="0059742F">
      <w:r w:rsidRPr="00D134B1">
        <w:t>A generic search template shall be supplied for browser integration.</w:t>
      </w:r>
    </w:p>
    <w:p w14:paraId="3DF132EC" w14:textId="77777777" w:rsidR="00355A3C" w:rsidRPr="00D134B1" w:rsidRDefault="00355A3C" w:rsidP="00355A3C">
      <w:r w:rsidRPr="00D134B1">
        <w:t>It enables search clients like Internet Explorer or Firefox to integrate the download service as an additional search engine.</w:t>
      </w:r>
    </w:p>
    <w:p w14:paraId="693B635F" w14:textId="1246367A" w:rsidR="00FB0B7D" w:rsidRDefault="00140FE2" w:rsidP="0079237D">
      <w:pPr>
        <w:keepNext/>
        <w:jc w:val="center"/>
      </w:pPr>
      <w:r w:rsidRPr="00D134B1">
        <w:rPr>
          <w:noProof/>
        </w:rPr>
        <w:drawing>
          <wp:inline distT="0" distB="0" distL="0" distR="0" wp14:anchorId="5D1540DD" wp14:editId="040A17F8">
            <wp:extent cx="5762625" cy="25241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t="14240"/>
                    <a:stretch>
                      <a:fillRect/>
                    </a:stretch>
                  </pic:blipFill>
                  <pic:spPr bwMode="auto">
                    <a:xfrm>
                      <a:off x="0" y="0"/>
                      <a:ext cx="5762625" cy="2524125"/>
                    </a:xfrm>
                    <a:prstGeom prst="rect">
                      <a:avLst/>
                    </a:prstGeom>
                    <a:noFill/>
                    <a:ln>
                      <a:noFill/>
                    </a:ln>
                  </pic:spPr>
                </pic:pic>
              </a:graphicData>
            </a:graphic>
          </wp:inline>
        </w:drawing>
      </w:r>
    </w:p>
    <w:p w14:paraId="266012F9" w14:textId="77777777" w:rsidR="00716148" w:rsidRDefault="00FB0B7D" w:rsidP="00D124F4">
      <w:pPr>
        <w:pStyle w:val="Didascalia"/>
        <w:jc w:val="center"/>
      </w:pPr>
      <w:bookmarkStart w:id="356" w:name="_Toc364091672"/>
      <w:r>
        <w:t xml:space="preserve">Figure </w:t>
      </w:r>
      <w:r>
        <w:fldChar w:fldCharType="begin"/>
      </w:r>
      <w:r>
        <w:instrText xml:space="preserve"> SEQ Figure \* ARABIC </w:instrText>
      </w:r>
      <w:r>
        <w:fldChar w:fldCharType="separate"/>
      </w:r>
      <w:r w:rsidR="00BB00B0">
        <w:rPr>
          <w:noProof/>
        </w:rPr>
        <w:t>8</w:t>
      </w:r>
      <w:r>
        <w:fldChar w:fldCharType="end"/>
      </w:r>
      <w:r>
        <w:t xml:space="preserve">. Download service integrated as </w:t>
      </w:r>
      <w:r w:rsidR="004B0002">
        <w:t xml:space="preserve">a </w:t>
      </w:r>
      <w:r>
        <w:t>search engine in Internet Explorer</w:t>
      </w:r>
      <w:bookmarkEnd w:id="356"/>
    </w:p>
    <w:p w14:paraId="4EC49DAB" w14:textId="77777777" w:rsidR="00FB0B7D" w:rsidRPr="00FB0B7D" w:rsidRDefault="00FB0B7D" w:rsidP="00FB0B7D"/>
    <w:p w14:paraId="67E18056" w14:textId="77777777" w:rsidR="00355A3C" w:rsidRPr="008C32EF" w:rsidRDefault="00355A3C" w:rsidP="00355A3C">
      <w:r w:rsidRPr="00D134B1">
        <w:t>The availability of an OpenSearch engine can be advertised in an html page</w:t>
      </w:r>
      <w:r w:rsidR="004B0002">
        <w:t xml:space="preserve"> by</w:t>
      </w:r>
      <w:r w:rsidRPr="00D134B1">
        <w:t xml:space="preserve"> adding a link element similar to the following one to the HEAD section of the </w:t>
      </w:r>
      <w:r w:rsidR="00340035" w:rsidRPr="00D134B1">
        <w:t xml:space="preserve">html </w:t>
      </w:r>
      <w:r w:rsidRPr="00D134B1">
        <w:t>page:</w:t>
      </w:r>
    </w:p>
    <w:p w14:paraId="51054D91" w14:textId="77777777" w:rsidR="00355A3C" w:rsidRPr="008C32EF" w:rsidRDefault="00355A3C" w:rsidP="00010B0E">
      <w:pPr>
        <w:ind w:left="708"/>
        <w:jc w:val="left"/>
      </w:pPr>
      <w:r w:rsidRPr="008C32EF">
        <w:t>&lt;</w:t>
      </w:r>
      <w:r w:rsidRPr="008C32EF">
        <w:rPr>
          <w:rStyle w:val="start-tag"/>
        </w:rPr>
        <w:t xml:space="preserve">link </w:t>
      </w:r>
      <w:r w:rsidRPr="008C32EF">
        <w:rPr>
          <w:rStyle w:val="attribute-name"/>
        </w:rPr>
        <w:t>rel</w:t>
      </w:r>
      <w:r w:rsidRPr="008C32EF">
        <w:t xml:space="preserve">="search" </w:t>
      </w:r>
      <w:r w:rsidRPr="008C32EF">
        <w:rPr>
          <w:rStyle w:val="attribute-name"/>
        </w:rPr>
        <w:t>type</w:t>
      </w:r>
      <w:r w:rsidRPr="008C32EF">
        <w:t xml:space="preserve">="application/opensearchdescription+xml" </w:t>
      </w:r>
      <w:r w:rsidRPr="008C32EF">
        <w:rPr>
          <w:rStyle w:val="attribute-name"/>
        </w:rPr>
        <w:t>title</w:t>
      </w:r>
      <w:r w:rsidRPr="008C32EF">
        <w:t xml:space="preserve">="CCM2" </w:t>
      </w:r>
      <w:r w:rsidRPr="008C32EF">
        <w:rPr>
          <w:rStyle w:val="attribute-name"/>
        </w:rPr>
        <w:t>href</w:t>
      </w:r>
      <w:r w:rsidRPr="008C32EF">
        <w:t>="</w:t>
      </w:r>
      <w:hyperlink r:id="rId40" w:history="1">
        <w:r w:rsidRPr="008C32EF">
          <w:rPr>
            <w:rStyle w:val="Collegamentoipertestuale"/>
          </w:rPr>
          <w:t>opensearchdescription.xml</w:t>
        </w:r>
      </w:hyperlink>
      <w:r w:rsidRPr="008C32EF">
        <w:t>"&gt;</w:t>
      </w:r>
    </w:p>
    <w:p w14:paraId="537D83D9" w14:textId="77777777" w:rsidR="00355A3C" w:rsidRPr="00D134B1" w:rsidRDefault="00010B0E" w:rsidP="00355A3C">
      <w:r>
        <w:t xml:space="preserve">The automatic </w:t>
      </w:r>
      <w:r w:rsidRPr="00D134B1">
        <w:t xml:space="preserve">detection of the OpenSearch engine </w:t>
      </w:r>
      <w:r>
        <w:t xml:space="preserve">has been tested for a number of </w:t>
      </w:r>
      <w:r w:rsidRPr="00D134B1">
        <w:t>popular browsers</w:t>
      </w:r>
      <w:r>
        <w:t xml:space="preserve">. </w:t>
      </w:r>
      <w:r>
        <w:fldChar w:fldCharType="begin"/>
      </w:r>
      <w:r>
        <w:instrText xml:space="preserve"> REF _Ref363832021 \h </w:instrText>
      </w:r>
      <w:r>
        <w:fldChar w:fldCharType="separate"/>
      </w:r>
      <w:r w:rsidR="00BB00B0" w:rsidRPr="008C32EF">
        <w:t xml:space="preserve">Table </w:t>
      </w:r>
      <w:r w:rsidR="00BB00B0">
        <w:rPr>
          <w:noProof/>
        </w:rPr>
        <w:t>18</w:t>
      </w:r>
      <w:r>
        <w:fldChar w:fldCharType="end"/>
      </w:r>
      <w:r>
        <w:t xml:space="preserve"> gives an overview of the t</w:t>
      </w:r>
      <w:r w:rsidR="00AC4530" w:rsidRPr="00D134B1">
        <w:t>esting</w:t>
      </w:r>
      <w:r>
        <w:t xml:space="preserve"> results.</w:t>
      </w:r>
    </w:p>
    <w:tbl>
      <w:tblPr>
        <w:tblW w:w="0" w:type="auto"/>
        <w:tblCellMar>
          <w:top w:w="55" w:type="dxa"/>
          <w:left w:w="55" w:type="dxa"/>
          <w:bottom w:w="55" w:type="dxa"/>
          <w:right w:w="55" w:type="dxa"/>
        </w:tblCellMar>
        <w:tblLook w:val="04A0" w:firstRow="1" w:lastRow="0" w:firstColumn="1" w:lastColumn="0" w:noHBand="0" w:noVBand="1"/>
      </w:tblPr>
      <w:tblGrid>
        <w:gridCol w:w="1302"/>
        <w:gridCol w:w="1011"/>
        <w:gridCol w:w="1130"/>
        <w:gridCol w:w="992"/>
        <w:gridCol w:w="4627"/>
      </w:tblGrid>
      <w:tr w:rsidR="00355A3C" w:rsidRPr="003F2441" w14:paraId="06304637" w14:textId="77777777" w:rsidTr="003F2441">
        <w:trPr>
          <w:tblHeader/>
        </w:trPr>
        <w:tc>
          <w:tcPr>
            <w:tcW w:w="1309" w:type="dxa"/>
            <w:tcBorders>
              <w:top w:val="single" w:sz="8" w:space="0" w:color="000000"/>
              <w:left w:val="single" w:sz="8" w:space="0" w:color="000000"/>
              <w:bottom w:val="single" w:sz="8" w:space="0" w:color="000000"/>
              <w:right w:val="single" w:sz="8" w:space="0" w:color="000000"/>
            </w:tcBorders>
            <w:shd w:val="clear" w:color="auto" w:fill="D9D9D9"/>
            <w:hideMark/>
          </w:tcPr>
          <w:p w14:paraId="11380350" w14:textId="77777777" w:rsidR="00355A3C" w:rsidRPr="003F2441" w:rsidRDefault="00355A3C">
            <w:pPr>
              <w:suppressAutoHyphens w:val="0"/>
              <w:autoSpaceDE w:val="0"/>
              <w:spacing w:line="100" w:lineRule="atLeast"/>
              <w:rPr>
                <w:b/>
                <w:color w:val="000000"/>
                <w:lang w:eastAsia="de-DE"/>
              </w:rPr>
            </w:pPr>
            <w:r w:rsidRPr="003F2441">
              <w:rPr>
                <w:b/>
                <w:color w:val="000000"/>
                <w:lang w:eastAsia="de-DE"/>
              </w:rPr>
              <w:t>Browser</w:t>
            </w:r>
          </w:p>
        </w:tc>
        <w:tc>
          <w:tcPr>
            <w:tcW w:w="1014" w:type="dxa"/>
            <w:tcBorders>
              <w:top w:val="single" w:sz="8" w:space="0" w:color="000000"/>
              <w:left w:val="single" w:sz="8" w:space="0" w:color="000000"/>
              <w:bottom w:val="single" w:sz="8" w:space="0" w:color="000000"/>
              <w:right w:val="single" w:sz="8" w:space="0" w:color="000000"/>
            </w:tcBorders>
            <w:shd w:val="clear" w:color="auto" w:fill="D9D9D9"/>
            <w:hideMark/>
          </w:tcPr>
          <w:p w14:paraId="2CE3C19F" w14:textId="77777777" w:rsidR="00355A3C" w:rsidRPr="003F2441" w:rsidRDefault="00355A3C">
            <w:pPr>
              <w:suppressAutoHyphens w:val="0"/>
              <w:autoSpaceDE w:val="0"/>
              <w:spacing w:line="100" w:lineRule="atLeast"/>
              <w:rPr>
                <w:b/>
                <w:color w:val="000000"/>
                <w:lang w:eastAsia="de-DE"/>
              </w:rPr>
            </w:pPr>
            <w:r w:rsidRPr="003F2441">
              <w:rPr>
                <w:b/>
                <w:color w:val="000000"/>
                <w:lang w:eastAsia="de-DE"/>
              </w:rPr>
              <w:t>Version tested</w:t>
            </w:r>
          </w:p>
        </w:tc>
        <w:tc>
          <w:tcPr>
            <w:tcW w:w="1134" w:type="dxa"/>
            <w:tcBorders>
              <w:top w:val="single" w:sz="8" w:space="0" w:color="000000"/>
              <w:left w:val="single" w:sz="8" w:space="0" w:color="000000"/>
              <w:bottom w:val="single" w:sz="8" w:space="0" w:color="000000"/>
              <w:right w:val="single" w:sz="8" w:space="0" w:color="000000"/>
            </w:tcBorders>
            <w:shd w:val="clear" w:color="auto" w:fill="D9D9D9"/>
            <w:hideMark/>
          </w:tcPr>
          <w:p w14:paraId="3887B506" w14:textId="77777777" w:rsidR="00355A3C" w:rsidRPr="003F2441" w:rsidRDefault="00355A3C">
            <w:pPr>
              <w:suppressAutoHyphens w:val="0"/>
              <w:autoSpaceDE w:val="0"/>
              <w:spacing w:line="100" w:lineRule="atLeast"/>
              <w:rPr>
                <w:b/>
                <w:color w:val="000000"/>
                <w:lang w:eastAsia="de-DE"/>
              </w:rPr>
            </w:pPr>
            <w:r w:rsidRPr="003F2441">
              <w:rPr>
                <w:b/>
                <w:color w:val="000000"/>
                <w:lang w:eastAsia="de-DE"/>
              </w:rPr>
              <w:t>Platform</w:t>
            </w:r>
          </w:p>
        </w:tc>
        <w:tc>
          <w:tcPr>
            <w:tcW w:w="993" w:type="dxa"/>
            <w:tcBorders>
              <w:top w:val="single" w:sz="8" w:space="0" w:color="000000"/>
              <w:left w:val="single" w:sz="8" w:space="0" w:color="000000"/>
              <w:bottom w:val="single" w:sz="8" w:space="0" w:color="000000"/>
              <w:right w:val="single" w:sz="8" w:space="0" w:color="000000"/>
            </w:tcBorders>
            <w:shd w:val="clear" w:color="auto" w:fill="D9D9D9"/>
            <w:hideMark/>
          </w:tcPr>
          <w:p w14:paraId="49386CDD" w14:textId="77777777" w:rsidR="00355A3C" w:rsidRPr="003F2441" w:rsidRDefault="00355A3C">
            <w:pPr>
              <w:suppressAutoHyphens w:val="0"/>
              <w:autoSpaceDE w:val="0"/>
              <w:spacing w:line="100" w:lineRule="atLeast"/>
              <w:rPr>
                <w:b/>
                <w:color w:val="000000"/>
                <w:lang w:eastAsia="de-DE"/>
              </w:rPr>
            </w:pPr>
            <w:r w:rsidRPr="003F2441">
              <w:rPr>
                <w:b/>
                <w:color w:val="000000"/>
                <w:lang w:eastAsia="de-DE"/>
              </w:rPr>
              <w:t>Requires plugin</w:t>
            </w:r>
          </w:p>
        </w:tc>
        <w:tc>
          <w:tcPr>
            <w:tcW w:w="4677" w:type="dxa"/>
            <w:tcBorders>
              <w:top w:val="single" w:sz="8" w:space="0" w:color="000000"/>
              <w:left w:val="single" w:sz="8" w:space="0" w:color="000000"/>
              <w:bottom w:val="single" w:sz="8" w:space="0" w:color="000000"/>
              <w:right w:val="single" w:sz="8" w:space="0" w:color="000000"/>
            </w:tcBorders>
            <w:shd w:val="clear" w:color="auto" w:fill="D9D9D9"/>
            <w:hideMark/>
          </w:tcPr>
          <w:p w14:paraId="14B53148" w14:textId="77777777" w:rsidR="00355A3C" w:rsidRPr="003F2441" w:rsidRDefault="00010B0E">
            <w:pPr>
              <w:suppressAutoHyphens w:val="0"/>
              <w:autoSpaceDE w:val="0"/>
              <w:spacing w:line="100" w:lineRule="atLeast"/>
              <w:rPr>
                <w:b/>
                <w:color w:val="000000"/>
                <w:lang w:eastAsia="de-DE"/>
              </w:rPr>
            </w:pPr>
            <w:r w:rsidRPr="003F2441">
              <w:rPr>
                <w:b/>
                <w:color w:val="000000"/>
                <w:lang w:eastAsia="de-DE"/>
              </w:rPr>
              <w:t>Comments</w:t>
            </w:r>
          </w:p>
        </w:tc>
      </w:tr>
      <w:tr w:rsidR="00355A3C" w:rsidRPr="00D134B1" w14:paraId="038FA8F5" w14:textId="77777777" w:rsidTr="003F2441">
        <w:tc>
          <w:tcPr>
            <w:tcW w:w="1309" w:type="dxa"/>
            <w:tcBorders>
              <w:top w:val="single" w:sz="8" w:space="0" w:color="000000"/>
              <w:left w:val="single" w:sz="2" w:space="0" w:color="000000"/>
              <w:bottom w:val="single" w:sz="2" w:space="0" w:color="000000"/>
              <w:right w:val="nil"/>
            </w:tcBorders>
            <w:hideMark/>
          </w:tcPr>
          <w:p w14:paraId="05026228"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Internet Explorer</w:t>
            </w:r>
          </w:p>
        </w:tc>
        <w:tc>
          <w:tcPr>
            <w:tcW w:w="1014" w:type="dxa"/>
            <w:tcBorders>
              <w:top w:val="single" w:sz="8" w:space="0" w:color="000000"/>
              <w:left w:val="single" w:sz="2" w:space="0" w:color="000000"/>
              <w:bottom w:val="single" w:sz="2" w:space="0" w:color="000000"/>
              <w:right w:val="nil"/>
            </w:tcBorders>
            <w:hideMark/>
          </w:tcPr>
          <w:p w14:paraId="477C5885"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8</w:t>
            </w:r>
          </w:p>
        </w:tc>
        <w:tc>
          <w:tcPr>
            <w:tcW w:w="1134" w:type="dxa"/>
            <w:tcBorders>
              <w:top w:val="single" w:sz="8" w:space="0" w:color="000000"/>
              <w:left w:val="single" w:sz="2" w:space="0" w:color="000000"/>
              <w:bottom w:val="single" w:sz="2" w:space="0" w:color="000000"/>
              <w:right w:val="nil"/>
            </w:tcBorders>
            <w:hideMark/>
          </w:tcPr>
          <w:p w14:paraId="085CC4CE"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Windows</w:t>
            </w:r>
          </w:p>
        </w:tc>
        <w:tc>
          <w:tcPr>
            <w:tcW w:w="993" w:type="dxa"/>
            <w:tcBorders>
              <w:top w:val="single" w:sz="8" w:space="0" w:color="000000"/>
              <w:left w:val="single" w:sz="2" w:space="0" w:color="000000"/>
              <w:bottom w:val="single" w:sz="2" w:space="0" w:color="000000"/>
              <w:right w:val="single" w:sz="2" w:space="0" w:color="000000"/>
            </w:tcBorders>
            <w:hideMark/>
          </w:tcPr>
          <w:p w14:paraId="69F6C82F"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No</w:t>
            </w:r>
          </w:p>
        </w:tc>
        <w:tc>
          <w:tcPr>
            <w:tcW w:w="4677" w:type="dxa"/>
            <w:tcBorders>
              <w:top w:val="single" w:sz="8" w:space="0" w:color="000000"/>
              <w:left w:val="single" w:sz="2" w:space="0" w:color="000000"/>
              <w:bottom w:val="single" w:sz="2" w:space="0" w:color="000000"/>
              <w:right w:val="single" w:sz="2" w:space="0" w:color="000000"/>
            </w:tcBorders>
          </w:tcPr>
          <w:p w14:paraId="3B6A9980" w14:textId="77777777" w:rsidR="00355A3C" w:rsidRPr="008C32EF" w:rsidRDefault="00355A3C">
            <w:pPr>
              <w:suppressAutoHyphens w:val="0"/>
              <w:autoSpaceDE w:val="0"/>
              <w:spacing w:after="0" w:line="100" w:lineRule="atLeast"/>
              <w:rPr>
                <w:color w:val="000000"/>
                <w:lang w:eastAsia="de-DE"/>
              </w:rPr>
            </w:pPr>
          </w:p>
        </w:tc>
      </w:tr>
      <w:tr w:rsidR="00355A3C" w:rsidRPr="00D134B1" w14:paraId="4C736DAF" w14:textId="77777777" w:rsidTr="003F2441">
        <w:tc>
          <w:tcPr>
            <w:tcW w:w="1309" w:type="dxa"/>
            <w:tcBorders>
              <w:top w:val="nil"/>
              <w:left w:val="single" w:sz="2" w:space="0" w:color="000000"/>
              <w:bottom w:val="single" w:sz="2" w:space="0" w:color="000000"/>
              <w:right w:val="nil"/>
            </w:tcBorders>
            <w:hideMark/>
          </w:tcPr>
          <w:p w14:paraId="3951703C"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Firefox</w:t>
            </w:r>
          </w:p>
        </w:tc>
        <w:tc>
          <w:tcPr>
            <w:tcW w:w="1014" w:type="dxa"/>
            <w:tcBorders>
              <w:top w:val="nil"/>
              <w:left w:val="single" w:sz="2" w:space="0" w:color="000000"/>
              <w:bottom w:val="single" w:sz="2" w:space="0" w:color="000000"/>
              <w:right w:val="nil"/>
            </w:tcBorders>
            <w:hideMark/>
          </w:tcPr>
          <w:p w14:paraId="044B6E3D"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21.0</w:t>
            </w:r>
          </w:p>
        </w:tc>
        <w:tc>
          <w:tcPr>
            <w:tcW w:w="1134" w:type="dxa"/>
            <w:tcBorders>
              <w:top w:val="nil"/>
              <w:left w:val="single" w:sz="2" w:space="0" w:color="000000"/>
              <w:bottom w:val="single" w:sz="2" w:space="0" w:color="000000"/>
              <w:right w:val="nil"/>
            </w:tcBorders>
            <w:hideMark/>
          </w:tcPr>
          <w:p w14:paraId="5CD0D5BA"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Windows</w:t>
            </w:r>
          </w:p>
        </w:tc>
        <w:tc>
          <w:tcPr>
            <w:tcW w:w="993" w:type="dxa"/>
            <w:tcBorders>
              <w:top w:val="nil"/>
              <w:left w:val="single" w:sz="2" w:space="0" w:color="000000"/>
              <w:bottom w:val="single" w:sz="2" w:space="0" w:color="000000"/>
              <w:right w:val="single" w:sz="2" w:space="0" w:color="000000"/>
            </w:tcBorders>
            <w:hideMark/>
          </w:tcPr>
          <w:p w14:paraId="52A429EB"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No</w:t>
            </w:r>
          </w:p>
        </w:tc>
        <w:tc>
          <w:tcPr>
            <w:tcW w:w="4677" w:type="dxa"/>
            <w:tcBorders>
              <w:top w:val="nil"/>
              <w:left w:val="single" w:sz="2" w:space="0" w:color="000000"/>
              <w:bottom w:val="single" w:sz="2" w:space="0" w:color="000000"/>
              <w:right w:val="single" w:sz="2" w:space="0" w:color="000000"/>
            </w:tcBorders>
          </w:tcPr>
          <w:p w14:paraId="7EE9050B" w14:textId="77777777" w:rsidR="00355A3C" w:rsidRPr="008C32EF" w:rsidRDefault="00355A3C">
            <w:pPr>
              <w:suppressAutoHyphens w:val="0"/>
              <w:autoSpaceDE w:val="0"/>
              <w:spacing w:after="0" w:line="100" w:lineRule="atLeast"/>
              <w:rPr>
                <w:color w:val="000000"/>
                <w:lang w:eastAsia="de-DE"/>
              </w:rPr>
            </w:pPr>
          </w:p>
        </w:tc>
      </w:tr>
      <w:tr w:rsidR="00355A3C" w:rsidRPr="00D134B1" w14:paraId="3497C532" w14:textId="77777777" w:rsidTr="003F2441">
        <w:tc>
          <w:tcPr>
            <w:tcW w:w="1309" w:type="dxa"/>
            <w:tcBorders>
              <w:top w:val="nil"/>
              <w:left w:val="single" w:sz="2" w:space="0" w:color="000000"/>
              <w:bottom w:val="nil"/>
              <w:right w:val="nil"/>
            </w:tcBorders>
            <w:hideMark/>
          </w:tcPr>
          <w:p w14:paraId="0343A1A1"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Safari</w:t>
            </w:r>
          </w:p>
        </w:tc>
        <w:tc>
          <w:tcPr>
            <w:tcW w:w="1014" w:type="dxa"/>
            <w:tcBorders>
              <w:top w:val="nil"/>
              <w:left w:val="single" w:sz="2" w:space="0" w:color="000000"/>
              <w:bottom w:val="nil"/>
              <w:right w:val="nil"/>
            </w:tcBorders>
            <w:hideMark/>
          </w:tcPr>
          <w:p w14:paraId="549C42CD"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6.0.5</w:t>
            </w:r>
          </w:p>
        </w:tc>
        <w:tc>
          <w:tcPr>
            <w:tcW w:w="1134" w:type="dxa"/>
            <w:tcBorders>
              <w:top w:val="nil"/>
              <w:left w:val="single" w:sz="2" w:space="0" w:color="000000"/>
              <w:bottom w:val="nil"/>
              <w:right w:val="nil"/>
            </w:tcBorders>
            <w:hideMark/>
          </w:tcPr>
          <w:p w14:paraId="09BB9DDA"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Mac OS X</w:t>
            </w:r>
          </w:p>
        </w:tc>
        <w:tc>
          <w:tcPr>
            <w:tcW w:w="993" w:type="dxa"/>
            <w:tcBorders>
              <w:top w:val="nil"/>
              <w:left w:val="single" w:sz="2" w:space="0" w:color="000000"/>
              <w:bottom w:val="nil"/>
              <w:right w:val="single" w:sz="2" w:space="0" w:color="000000"/>
            </w:tcBorders>
            <w:hideMark/>
          </w:tcPr>
          <w:p w14:paraId="7DA36379"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Yes</w:t>
            </w:r>
          </w:p>
        </w:tc>
        <w:tc>
          <w:tcPr>
            <w:tcW w:w="4677" w:type="dxa"/>
            <w:tcBorders>
              <w:top w:val="nil"/>
              <w:left w:val="single" w:sz="2" w:space="0" w:color="000000"/>
              <w:bottom w:val="nil"/>
              <w:right w:val="single" w:sz="2" w:space="0" w:color="000000"/>
            </w:tcBorders>
            <w:hideMark/>
          </w:tcPr>
          <w:p w14:paraId="002C0A67" w14:textId="77777777" w:rsidR="00A43DA5" w:rsidRPr="008C32EF" w:rsidRDefault="00010B0E">
            <w:pPr>
              <w:suppressAutoHyphens w:val="0"/>
              <w:autoSpaceDE w:val="0"/>
              <w:spacing w:after="0" w:line="100" w:lineRule="atLeast"/>
              <w:rPr>
                <w:color w:val="000000"/>
                <w:lang w:eastAsia="de-DE"/>
              </w:rPr>
            </w:pPr>
            <w:r>
              <w:t xml:space="preserve">Automatic </w:t>
            </w:r>
            <w:r w:rsidRPr="00D134B1">
              <w:t>detection of the OpenSearch engine</w:t>
            </w:r>
            <w:r>
              <w:t xml:space="preserve"> has been successfully tested with the plugin</w:t>
            </w:r>
            <w:r w:rsidRPr="00D134B1">
              <w:t xml:space="preserve"> </w:t>
            </w:r>
            <w:r w:rsidR="00355A3C" w:rsidRPr="008C32EF">
              <w:rPr>
                <w:color w:val="000000"/>
                <w:lang w:eastAsia="de-DE"/>
              </w:rPr>
              <w:t>OpenSearchForSafari</w:t>
            </w:r>
          </w:p>
        </w:tc>
      </w:tr>
      <w:tr w:rsidR="00355A3C" w:rsidRPr="00D134B1" w14:paraId="4A8CF127" w14:textId="77777777" w:rsidTr="003F2441">
        <w:tc>
          <w:tcPr>
            <w:tcW w:w="1309" w:type="dxa"/>
            <w:tcBorders>
              <w:top w:val="nil"/>
              <w:left w:val="single" w:sz="2" w:space="0" w:color="000000"/>
              <w:bottom w:val="single" w:sz="2" w:space="0" w:color="000000"/>
              <w:right w:val="nil"/>
            </w:tcBorders>
            <w:hideMark/>
          </w:tcPr>
          <w:p w14:paraId="3D74D659"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Chrome</w:t>
            </w:r>
          </w:p>
        </w:tc>
        <w:tc>
          <w:tcPr>
            <w:tcW w:w="1014" w:type="dxa"/>
            <w:tcBorders>
              <w:top w:val="nil"/>
              <w:left w:val="single" w:sz="2" w:space="0" w:color="000000"/>
              <w:bottom w:val="single" w:sz="2" w:space="0" w:color="000000"/>
              <w:right w:val="nil"/>
            </w:tcBorders>
            <w:hideMark/>
          </w:tcPr>
          <w:p w14:paraId="464FEBA0"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27.0</w:t>
            </w:r>
          </w:p>
        </w:tc>
        <w:tc>
          <w:tcPr>
            <w:tcW w:w="1134" w:type="dxa"/>
            <w:tcBorders>
              <w:top w:val="nil"/>
              <w:left w:val="single" w:sz="2" w:space="0" w:color="000000"/>
              <w:bottom w:val="single" w:sz="2" w:space="0" w:color="000000"/>
              <w:right w:val="nil"/>
            </w:tcBorders>
            <w:hideMark/>
          </w:tcPr>
          <w:p w14:paraId="030F240F"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Windows</w:t>
            </w:r>
          </w:p>
        </w:tc>
        <w:tc>
          <w:tcPr>
            <w:tcW w:w="993" w:type="dxa"/>
            <w:tcBorders>
              <w:top w:val="nil"/>
              <w:left w:val="single" w:sz="2" w:space="0" w:color="000000"/>
              <w:bottom w:val="single" w:sz="2" w:space="0" w:color="000000"/>
              <w:right w:val="single" w:sz="2" w:space="0" w:color="000000"/>
            </w:tcBorders>
            <w:hideMark/>
          </w:tcPr>
          <w:p w14:paraId="76E6F923" w14:textId="77777777" w:rsidR="00355A3C" w:rsidRPr="008C32EF" w:rsidRDefault="00355A3C">
            <w:pPr>
              <w:suppressAutoHyphens w:val="0"/>
              <w:autoSpaceDE w:val="0"/>
              <w:spacing w:after="0" w:line="100" w:lineRule="atLeast"/>
              <w:rPr>
                <w:color w:val="000000"/>
                <w:lang w:eastAsia="de-DE"/>
              </w:rPr>
            </w:pPr>
            <w:r w:rsidRPr="008C32EF">
              <w:rPr>
                <w:color w:val="000000"/>
                <w:lang w:eastAsia="de-DE"/>
              </w:rPr>
              <w:t>No</w:t>
            </w:r>
          </w:p>
        </w:tc>
        <w:tc>
          <w:tcPr>
            <w:tcW w:w="4677" w:type="dxa"/>
            <w:tcBorders>
              <w:top w:val="nil"/>
              <w:left w:val="single" w:sz="2" w:space="0" w:color="000000"/>
              <w:bottom w:val="single" w:sz="2" w:space="0" w:color="000000"/>
              <w:right w:val="single" w:sz="2" w:space="0" w:color="000000"/>
            </w:tcBorders>
          </w:tcPr>
          <w:p w14:paraId="15F09B92" w14:textId="77777777" w:rsidR="00355A3C" w:rsidRPr="008C32EF" w:rsidRDefault="00010B0E" w:rsidP="00010B0E">
            <w:pPr>
              <w:suppressAutoHyphens w:val="0"/>
              <w:autoSpaceDE w:val="0"/>
              <w:spacing w:after="0" w:line="100" w:lineRule="atLeast"/>
              <w:rPr>
                <w:color w:val="000000"/>
                <w:lang w:eastAsia="de-DE"/>
              </w:rPr>
            </w:pPr>
            <w:r>
              <w:rPr>
                <w:color w:val="000000"/>
                <w:lang w:eastAsia="de-DE"/>
              </w:rPr>
              <w:t xml:space="preserve">The </w:t>
            </w:r>
            <w:r w:rsidR="00716148" w:rsidRPr="008C32EF">
              <w:rPr>
                <w:color w:val="000000"/>
                <w:lang w:eastAsia="de-DE"/>
              </w:rPr>
              <w:t xml:space="preserve">OpenSearch  engine </w:t>
            </w:r>
            <w:r>
              <w:rPr>
                <w:color w:val="000000"/>
                <w:lang w:eastAsia="de-DE"/>
              </w:rPr>
              <w:t>is a</w:t>
            </w:r>
            <w:r w:rsidRPr="008C32EF">
              <w:rPr>
                <w:color w:val="000000"/>
                <w:lang w:eastAsia="de-DE"/>
              </w:rPr>
              <w:t>utomatic</w:t>
            </w:r>
            <w:r>
              <w:rPr>
                <w:color w:val="000000"/>
                <w:lang w:eastAsia="de-DE"/>
              </w:rPr>
              <w:t>ally</w:t>
            </w:r>
            <w:r w:rsidRPr="008C32EF">
              <w:rPr>
                <w:color w:val="000000"/>
                <w:lang w:eastAsia="de-DE"/>
              </w:rPr>
              <w:t xml:space="preserve"> discovery </w:t>
            </w:r>
            <w:r w:rsidR="00716148" w:rsidRPr="008C32EF">
              <w:rPr>
                <w:color w:val="000000"/>
                <w:lang w:eastAsia="de-DE"/>
              </w:rPr>
              <w:t>only if the html page is at the root of the web site domain</w:t>
            </w:r>
          </w:p>
        </w:tc>
      </w:tr>
    </w:tbl>
    <w:p w14:paraId="1C0C3917" w14:textId="77777777" w:rsidR="00355A3C" w:rsidRDefault="004B0002" w:rsidP="00FF5017">
      <w:pPr>
        <w:pStyle w:val="Didascalia"/>
      </w:pPr>
      <w:bookmarkStart w:id="357" w:name="_Ref363832021"/>
      <w:r w:rsidRPr="008C32EF">
        <w:t xml:space="preserve">Table </w:t>
      </w:r>
      <w:r w:rsidRPr="008C32EF">
        <w:fldChar w:fldCharType="begin"/>
      </w:r>
      <w:r w:rsidRPr="008C32EF">
        <w:instrText xml:space="preserve"> SEQ Table \* ARABIC </w:instrText>
      </w:r>
      <w:r w:rsidRPr="008C32EF">
        <w:fldChar w:fldCharType="separate"/>
      </w:r>
      <w:r w:rsidR="00BB00B0">
        <w:rPr>
          <w:noProof/>
        </w:rPr>
        <w:t>18</w:t>
      </w:r>
      <w:r w:rsidRPr="008C32EF">
        <w:fldChar w:fldCharType="end"/>
      </w:r>
      <w:bookmarkEnd w:id="357"/>
      <w:r w:rsidRPr="008C32EF">
        <w:t xml:space="preserve">: </w:t>
      </w:r>
      <w:r w:rsidR="00010B0E" w:rsidRPr="00D134B1">
        <w:t>Testing of the detection of the OpenSearch engine in the most popular browsers</w:t>
      </w:r>
    </w:p>
    <w:p w14:paraId="1BF6EB9E" w14:textId="77777777" w:rsidR="006D27DC" w:rsidRPr="006D27DC" w:rsidRDefault="006D27DC" w:rsidP="006D27DC"/>
    <w:p w14:paraId="6AB9D214" w14:textId="77777777" w:rsidR="0059742F" w:rsidRPr="00D134B1" w:rsidRDefault="0059742F" w:rsidP="0059742F">
      <w:pPr>
        <w:pStyle w:val="Exampletitle"/>
        <w:rPr>
          <w:lang w:val="en-GB"/>
        </w:rPr>
      </w:pPr>
      <w:bookmarkStart w:id="358" w:name="_Toc364091646"/>
      <w:r w:rsidRPr="00D134B1">
        <w:rPr>
          <w:lang w:val="en-GB"/>
        </w:rPr>
        <w:t>Example generic URL search template</w:t>
      </w:r>
      <w:bookmarkEnd w:id="358"/>
    </w:p>
    <w:p w14:paraId="75BD469E" w14:textId="77777777" w:rsidR="0059742F" w:rsidRPr="00D134B1" w:rsidRDefault="0059742F" w:rsidP="0059742F">
      <w:pPr>
        <w:pStyle w:val="XMLHighlight"/>
        <w:rPr>
          <w:lang w:val="en-GB"/>
        </w:rPr>
      </w:pPr>
      <w:r w:rsidRPr="00D134B1">
        <w:rPr>
          <w:lang w:val="en-GB"/>
        </w:rPr>
        <w:tab/>
        <w:t>&lt;!--Generic URL template for browser integration--&gt;</w:t>
      </w:r>
    </w:p>
    <w:p w14:paraId="794B172D" w14:textId="77777777" w:rsidR="0059742F" w:rsidRPr="00D134B1" w:rsidRDefault="0059742F" w:rsidP="0059742F">
      <w:pPr>
        <w:pStyle w:val="XMLExample"/>
        <w:rPr>
          <w:lang w:val="en-GB"/>
        </w:rPr>
      </w:pPr>
      <w:r w:rsidRPr="00D134B1">
        <w:rPr>
          <w:lang w:val="en-GB"/>
        </w:rPr>
        <w:tab/>
        <w:t>&lt;Url type="</w:t>
      </w:r>
      <w:r w:rsidR="003029B1" w:rsidRPr="00D134B1">
        <w:rPr>
          <w:lang w:val="en-GB"/>
        </w:rPr>
        <w:t>text/html</w:t>
      </w:r>
      <w:r w:rsidRPr="00D134B1">
        <w:rPr>
          <w:lang w:val="en-GB"/>
        </w:rPr>
        <w:t>" rel="results" template="http://xyz.org/search.php?q={searchTerms}"/&gt;</w:t>
      </w:r>
    </w:p>
    <w:p w14:paraId="50C51C3F" w14:textId="77777777" w:rsidR="0059742F" w:rsidRPr="00363A76" w:rsidRDefault="0059742F" w:rsidP="0039031F">
      <w:pPr>
        <w:pStyle w:val="TGStyle1"/>
      </w:pPr>
      <w:r w:rsidRPr="00363A76">
        <w:t xml:space="preserve">The OpenSearch description shall contain a ‘Url’ element that describes a template URL for generic search queries. </w:t>
      </w:r>
      <w:r w:rsidR="00D31976" w:rsidRPr="00363A76">
        <w:t>The value of the ‘rel’ attribute of this element shall be “results”, the value of the ‘type’ attribute shall be “</w:t>
      </w:r>
      <w:r w:rsidR="00355A3C" w:rsidRPr="00363A76">
        <w:t>text/html</w:t>
      </w:r>
      <w:r w:rsidR="00D31976" w:rsidRPr="00363A76">
        <w:t>”.</w:t>
      </w:r>
    </w:p>
    <w:p w14:paraId="34D98351" w14:textId="77777777" w:rsidR="0059742F" w:rsidRPr="00D134B1" w:rsidRDefault="0059742F" w:rsidP="0059742F">
      <w:pPr>
        <w:pStyle w:val="Titolo3"/>
      </w:pPr>
      <w:bookmarkStart w:id="359" w:name="_Ref364082185"/>
      <w:bookmarkStart w:id="360" w:name="_Toc364091569"/>
      <w:r w:rsidRPr="00D134B1">
        <w:t xml:space="preserve">OpenSearch Description:  </w:t>
      </w:r>
      <w:r w:rsidRPr="008C32EF">
        <w:t xml:space="preserve">Describe Spatial </w:t>
      </w:r>
      <w:r w:rsidR="00701A6A" w:rsidRPr="008C32EF">
        <w:t>Da</w:t>
      </w:r>
      <w:r w:rsidR="009B2E3A" w:rsidRPr="008C32EF">
        <w:t>ta S</w:t>
      </w:r>
      <w:r w:rsidR="00701A6A" w:rsidRPr="008C32EF">
        <w:t>et</w:t>
      </w:r>
      <w:r w:rsidRPr="008C32EF">
        <w:t xml:space="preserve"> Operation</w:t>
      </w:r>
      <w:r w:rsidRPr="00D134B1">
        <w:t xml:space="preserve"> template</w:t>
      </w:r>
      <w:bookmarkEnd w:id="359"/>
      <w:bookmarkEnd w:id="360"/>
    </w:p>
    <w:p w14:paraId="178F7985" w14:textId="77777777" w:rsidR="0059742F" w:rsidRPr="00D134B1" w:rsidRDefault="0059742F" w:rsidP="0059742F">
      <w:r w:rsidRPr="00D134B1">
        <w:t xml:space="preserve">A search template shall be supplied that provides the request mechanism for a Describe Spatial </w:t>
      </w:r>
      <w:r w:rsidR="009B2E3A" w:rsidRPr="00D134B1">
        <w:t>Data Set</w:t>
      </w:r>
      <w:r w:rsidRPr="00D134B1">
        <w:t xml:space="preserve"> Operation.</w:t>
      </w:r>
    </w:p>
    <w:p w14:paraId="7635948B" w14:textId="77777777" w:rsidR="0059742F" w:rsidRPr="00D134B1" w:rsidRDefault="0059742F" w:rsidP="0059742F">
      <w:pPr>
        <w:pStyle w:val="Exampletitle"/>
        <w:rPr>
          <w:lang w:val="en-GB"/>
        </w:rPr>
      </w:pPr>
      <w:bookmarkStart w:id="361" w:name="_Toc364091647"/>
      <w:r w:rsidRPr="00D134B1">
        <w:rPr>
          <w:lang w:val="en-GB"/>
        </w:rPr>
        <w:t xml:space="preserve">Example Describe Spatial </w:t>
      </w:r>
      <w:r w:rsidR="009B2E3A" w:rsidRPr="008C32EF">
        <w:rPr>
          <w:lang w:val="en-GB"/>
        </w:rPr>
        <w:t>Data Set</w:t>
      </w:r>
      <w:r w:rsidRPr="00D134B1">
        <w:rPr>
          <w:lang w:val="en-GB"/>
        </w:rPr>
        <w:t xml:space="preserve"> template</w:t>
      </w:r>
      <w:bookmarkEnd w:id="361"/>
    </w:p>
    <w:p w14:paraId="00907F4D" w14:textId="77777777" w:rsidR="0059742F" w:rsidRPr="00D134B1" w:rsidRDefault="0059742F" w:rsidP="0059742F">
      <w:pPr>
        <w:pStyle w:val="XMLHighlight"/>
        <w:rPr>
          <w:lang w:val="en-GB"/>
        </w:rPr>
      </w:pPr>
      <w:r w:rsidRPr="00D134B1">
        <w:rPr>
          <w:lang w:val="en-GB"/>
        </w:rPr>
        <w:t xml:space="preserve">&lt;!--Describe Spatial </w:t>
      </w:r>
      <w:r w:rsidR="00701A6A" w:rsidRPr="00D134B1">
        <w:rPr>
          <w:lang w:val="en-GB"/>
        </w:rPr>
        <w:t>Data</w:t>
      </w:r>
      <w:r w:rsidR="009B2E3A" w:rsidRPr="00D134B1">
        <w:rPr>
          <w:lang w:val="en-GB"/>
        </w:rPr>
        <w:t xml:space="preserve"> S</w:t>
      </w:r>
      <w:r w:rsidR="00701A6A" w:rsidRPr="00D134B1">
        <w:rPr>
          <w:lang w:val="en-GB"/>
        </w:rPr>
        <w:t>et</w:t>
      </w:r>
      <w:r w:rsidRPr="00D134B1">
        <w:rPr>
          <w:lang w:val="en-GB"/>
        </w:rPr>
        <w:t xml:space="preserve"> Operation request URL template to be used in order to retrieve the description of Spatial Object Types in a Spatial </w:t>
      </w:r>
      <w:r w:rsidR="00701A6A" w:rsidRPr="00D134B1">
        <w:rPr>
          <w:lang w:val="en-GB"/>
        </w:rPr>
        <w:t>Dataset</w:t>
      </w:r>
      <w:r w:rsidRPr="00D134B1">
        <w:rPr>
          <w:lang w:val="en-GB"/>
        </w:rPr>
        <w:t>--&gt;</w:t>
      </w:r>
    </w:p>
    <w:p w14:paraId="4270688A" w14:textId="77777777" w:rsidR="0059742F" w:rsidRPr="00D134B1" w:rsidRDefault="0059742F" w:rsidP="0059742F">
      <w:pPr>
        <w:pStyle w:val="XMLExample"/>
        <w:rPr>
          <w:lang w:val="en-GB"/>
        </w:rPr>
      </w:pPr>
      <w:r w:rsidRPr="00D134B1">
        <w:rPr>
          <w:lang w:val="en-GB"/>
        </w:rPr>
        <w:t>&lt;Url type="application/atom+xml" rel="describedby" template="http://xyz.org/search.php?</w:t>
      </w:r>
      <w:r w:rsidR="00D30DC2" w:rsidRPr="00D134B1">
        <w:rPr>
          <w:lang w:val="en-GB"/>
        </w:rPr>
        <w:t>spatial_dataset_identifier_code</w:t>
      </w:r>
      <w:r w:rsidRPr="00B50227">
        <w:rPr>
          <w:lang w:val="en-GB"/>
        </w:rPr>
        <w:t>=</w:t>
      </w:r>
      <w:r w:rsidRPr="00B50227">
        <w:rPr>
          <w:shd w:val="clear" w:color="auto" w:fill="FFFF99"/>
          <w:lang w:val="en-GB"/>
        </w:rPr>
        <w:t>{</w:t>
      </w:r>
      <w:r w:rsidR="00E852ED" w:rsidRPr="00B50227">
        <w:rPr>
          <w:shd w:val="clear" w:color="auto" w:fill="FFFF99"/>
          <w:lang w:val="en-GB"/>
        </w:rPr>
        <w:t>inspire_dls:</w:t>
      </w:r>
      <w:r w:rsidR="00D30DC2" w:rsidRPr="00B50227">
        <w:rPr>
          <w:shd w:val="clear" w:color="auto" w:fill="FFFF99"/>
          <w:lang w:val="en-GB"/>
        </w:rPr>
        <w:t>spatial_dataset_identifier_code</w:t>
      </w:r>
      <w:r w:rsidRPr="00B50227">
        <w:rPr>
          <w:shd w:val="clear" w:color="auto" w:fill="FFFF99"/>
          <w:lang w:val="en-GB"/>
        </w:rPr>
        <w:t>?}</w:t>
      </w:r>
      <w:r w:rsidRPr="00D134B1">
        <w:rPr>
          <w:lang w:val="en-GB"/>
        </w:rPr>
        <w:t>&amp;amp;</w:t>
      </w:r>
      <w:r w:rsidR="00D30DC2" w:rsidRPr="00D134B1">
        <w:rPr>
          <w:lang w:val="en-GB"/>
        </w:rPr>
        <w:t>spatial_dataset_identifier_namespace</w:t>
      </w:r>
      <w:r w:rsidRPr="00D134B1">
        <w:rPr>
          <w:lang w:val="en-GB"/>
        </w:rPr>
        <w:t>=</w:t>
      </w:r>
      <w:r w:rsidRPr="00B50227">
        <w:rPr>
          <w:shd w:val="clear" w:color="auto" w:fill="FFFF99"/>
          <w:lang w:val="en-GB"/>
        </w:rPr>
        <w:t>{</w:t>
      </w:r>
      <w:r w:rsidR="00E852ED" w:rsidRPr="00B50227">
        <w:rPr>
          <w:shd w:val="clear" w:color="auto" w:fill="FFFF99"/>
          <w:lang w:val="en-GB"/>
        </w:rPr>
        <w:t>inspire_dls:</w:t>
      </w:r>
      <w:r w:rsidR="00D30DC2" w:rsidRPr="00B50227">
        <w:rPr>
          <w:shd w:val="clear" w:color="auto" w:fill="FFFF99"/>
          <w:lang w:val="en-GB"/>
        </w:rPr>
        <w:t>spatial_dataset_identifier_namespace</w:t>
      </w:r>
      <w:r w:rsidRPr="00B50227">
        <w:rPr>
          <w:shd w:val="clear" w:color="auto" w:fill="FFFF99"/>
          <w:lang w:val="en-GB"/>
        </w:rPr>
        <w:t>?}</w:t>
      </w:r>
      <w:r w:rsidRPr="00B50227">
        <w:rPr>
          <w:lang w:val="en-GB"/>
        </w:rPr>
        <w:t>&amp;</w:t>
      </w:r>
      <w:r w:rsidRPr="00D134B1">
        <w:rPr>
          <w:lang w:val="en-GB"/>
        </w:rPr>
        <w:t>amp;language=</w:t>
      </w:r>
      <w:r w:rsidRPr="00B50227">
        <w:rPr>
          <w:shd w:val="clear" w:color="auto" w:fill="FFFF99"/>
          <w:lang w:val="en-GB"/>
        </w:rPr>
        <w:t>{language?}</w:t>
      </w:r>
      <w:r w:rsidRPr="00B50227">
        <w:rPr>
          <w:lang w:val="en-GB"/>
        </w:rPr>
        <w:t>&amp;</w:t>
      </w:r>
      <w:r w:rsidR="00B50227">
        <w:rPr>
          <w:lang w:val="en-GB"/>
        </w:rPr>
        <w:t>amp;q={searchTerms?}"/&gt;</w:t>
      </w:r>
    </w:p>
    <w:p w14:paraId="6D675F7B" w14:textId="77777777" w:rsidR="0059742F" w:rsidRPr="00D134B1" w:rsidRDefault="0059742F" w:rsidP="0039031F">
      <w:pPr>
        <w:pStyle w:val="TGStyle1"/>
      </w:pPr>
      <w:r w:rsidRPr="008C32EF">
        <w:t>The OpenSearch description shall contain a ‘Url’</w:t>
      </w:r>
      <w:r w:rsidRPr="00D134B1">
        <w:t xml:space="preserve"> element that </w:t>
      </w:r>
      <w:r w:rsidRPr="008C32EF">
        <w:t>describes</w:t>
      </w:r>
      <w:r w:rsidRPr="00D134B1">
        <w:t xml:space="preserve"> a</w:t>
      </w:r>
      <w:r w:rsidRPr="008C32EF">
        <w:t xml:space="preserve"> template URL for the Describe Spatial </w:t>
      </w:r>
      <w:r w:rsidR="009B2E3A" w:rsidRPr="008C32EF">
        <w:t>Data Set</w:t>
      </w:r>
      <w:r w:rsidRPr="008C32EF">
        <w:t xml:space="preserve"> operation. This template shall accept the INSPIRE parameters</w:t>
      </w:r>
      <w:r w:rsidR="000F74B2" w:rsidRPr="008C32EF">
        <w:t xml:space="preserve"> “</w:t>
      </w:r>
      <w:r w:rsidR="00D30DC2" w:rsidRPr="008C32EF">
        <w:t>spatial_dataset_identifier_code</w:t>
      </w:r>
      <w:r w:rsidR="000F74B2" w:rsidRPr="008C32EF">
        <w:t>”,</w:t>
      </w:r>
      <w:r w:rsidRPr="008C32EF">
        <w:t xml:space="preserve"> “</w:t>
      </w:r>
      <w:r w:rsidR="00D30DC2" w:rsidRPr="008C32EF">
        <w:t>spatial_dataset_identifier_namespace</w:t>
      </w:r>
      <w:r w:rsidRPr="008C32EF">
        <w:t>” and the OpenSearch “language” parameter.</w:t>
      </w:r>
      <w:r w:rsidR="008B74BD" w:rsidRPr="008C32EF">
        <w:t xml:space="preserve"> The ‘Url’ element shall have an attribute ‘type’ with a value of “application/atom+xml” and an attribute ‘rel’ with the value “describedby”</w:t>
      </w:r>
      <w:r w:rsidR="00B50227">
        <w:t>.</w:t>
      </w:r>
    </w:p>
    <w:p w14:paraId="31C6E5D3" w14:textId="77777777" w:rsidR="008025B0" w:rsidRPr="00D134B1" w:rsidRDefault="003D7966" w:rsidP="008025B0">
      <w:r w:rsidRPr="00D134B1">
        <w:t xml:space="preserve">The Describe Spatial </w:t>
      </w:r>
      <w:r w:rsidR="00645353" w:rsidRPr="00D134B1">
        <w:t>Data Set</w:t>
      </w:r>
      <w:r w:rsidRPr="00D134B1">
        <w:t xml:space="preserve"> response shall be the description of the Spatial Objects in the requested Spatial </w:t>
      </w:r>
      <w:r w:rsidR="00701A6A" w:rsidRPr="00D134B1">
        <w:t>Dataset</w:t>
      </w:r>
      <w:r w:rsidRPr="00D134B1">
        <w:t xml:space="preserve"> and in the requested language. i.e. it shall be the relevant </w:t>
      </w:r>
      <w:r w:rsidR="00EF3309" w:rsidRPr="00D134B1">
        <w:t xml:space="preserve">atom </w:t>
      </w:r>
      <w:r w:rsidRPr="00D134B1">
        <w:t>“Dataset Feed”</w:t>
      </w:r>
      <w:r w:rsidR="008025B0" w:rsidRPr="00D134B1">
        <w:t xml:space="preserve"> corresponding to the specified </w:t>
      </w:r>
      <w:r w:rsidR="00D30DC2" w:rsidRPr="00D134B1">
        <w:t>spatial_dataset_identifier_code</w:t>
      </w:r>
      <w:r w:rsidR="008025B0" w:rsidRPr="00D134B1">
        <w:t xml:space="preserve">, </w:t>
      </w:r>
      <w:r w:rsidR="00D30DC2" w:rsidRPr="00D134B1">
        <w:t>spatial_dataset_identifier_namespace</w:t>
      </w:r>
      <w:r w:rsidR="00E2408F" w:rsidRPr="00D134B1">
        <w:t xml:space="preserve"> </w:t>
      </w:r>
      <w:r w:rsidR="008025B0" w:rsidRPr="00D134B1">
        <w:t>and language</w:t>
      </w:r>
      <w:r w:rsidRPr="00D134B1">
        <w:t>.</w:t>
      </w:r>
    </w:p>
    <w:p w14:paraId="366B981C" w14:textId="77777777" w:rsidR="007174E6" w:rsidRDefault="007174E6" w:rsidP="008025B0">
      <w:pPr>
        <w:rPr>
          <w:color w:val="000000"/>
          <w:highlight w:val="white"/>
          <w:lang w:eastAsia="en-US"/>
        </w:rPr>
      </w:pPr>
      <w:r w:rsidRPr="00D134B1">
        <w:rPr>
          <w:color w:val="000000"/>
          <w:highlight w:val="white"/>
          <w:lang w:eastAsia="en-US"/>
        </w:rPr>
        <w:t xml:space="preserve">In a machine-to-machine interaction, if a client wants to issue a Describe Spatial Data Set </w:t>
      </w:r>
      <w:r w:rsidR="00921E53">
        <w:rPr>
          <w:color w:val="000000"/>
          <w:highlight w:val="white"/>
          <w:lang w:eastAsia="en-US"/>
        </w:rPr>
        <w:t>request</w:t>
      </w:r>
      <w:r w:rsidRPr="00D134B1">
        <w:rPr>
          <w:color w:val="000000"/>
          <w:highlight w:val="white"/>
          <w:lang w:eastAsia="en-US"/>
        </w:rPr>
        <w:t xml:space="preserve">, it will read the Open Search document, extract the </w:t>
      </w:r>
      <w:r w:rsidR="0068444D">
        <w:rPr>
          <w:color w:val="000000"/>
          <w:highlight w:val="white"/>
          <w:lang w:eastAsia="en-US"/>
        </w:rPr>
        <w:t>‘</w:t>
      </w:r>
      <w:r w:rsidRPr="00D134B1">
        <w:rPr>
          <w:color w:val="000000"/>
          <w:highlight w:val="white"/>
          <w:lang w:eastAsia="en-US"/>
        </w:rPr>
        <w:t>Url</w:t>
      </w:r>
      <w:r w:rsidR="0068444D">
        <w:rPr>
          <w:color w:val="000000"/>
          <w:highlight w:val="white"/>
          <w:lang w:eastAsia="en-US"/>
        </w:rPr>
        <w:t>’</w:t>
      </w:r>
      <w:r w:rsidRPr="00D134B1">
        <w:rPr>
          <w:color w:val="000000"/>
          <w:highlight w:val="white"/>
          <w:lang w:eastAsia="en-US"/>
        </w:rPr>
        <w:t xml:space="preserve"> element </w:t>
      </w:r>
      <w:r w:rsidR="0068444D">
        <w:rPr>
          <w:color w:val="000000"/>
          <w:highlight w:val="white"/>
          <w:lang w:eastAsia="en-US"/>
        </w:rPr>
        <w:t xml:space="preserve">with the attributes </w:t>
      </w:r>
      <w:r w:rsidRPr="00D134B1">
        <w:rPr>
          <w:color w:val="000000"/>
          <w:highlight w:val="white"/>
          <w:lang w:eastAsia="en-US"/>
        </w:rPr>
        <w:t xml:space="preserve"> rel=”describedby” and type=”application/xml”</w:t>
      </w:r>
      <w:r w:rsidR="00662F2C">
        <w:rPr>
          <w:color w:val="000000"/>
          <w:highlight w:val="white"/>
          <w:lang w:eastAsia="en-US"/>
        </w:rPr>
        <w:t>. It will then</w:t>
      </w:r>
      <w:r w:rsidRPr="00D134B1">
        <w:rPr>
          <w:color w:val="000000"/>
          <w:highlight w:val="white"/>
          <w:lang w:eastAsia="en-US"/>
        </w:rPr>
        <w:t xml:space="preserve"> replace the template arguments with the </w:t>
      </w:r>
      <w:r w:rsidR="002E05E7" w:rsidRPr="00D134B1">
        <w:rPr>
          <w:color w:val="000000"/>
          <w:highlight w:val="white"/>
          <w:lang w:eastAsia="en-US"/>
        </w:rPr>
        <w:t>actual values for the Spatial Dataset Identifier code and namespace, and language</w:t>
      </w:r>
      <w:r w:rsidR="00662F2C">
        <w:rPr>
          <w:color w:val="000000"/>
          <w:highlight w:val="white"/>
          <w:lang w:eastAsia="en-US"/>
        </w:rPr>
        <w:t>.</w:t>
      </w:r>
    </w:p>
    <w:p w14:paraId="58B73673" w14:textId="77777777" w:rsidR="00662F2C" w:rsidRPr="00D134B1" w:rsidRDefault="00662F2C" w:rsidP="00662F2C">
      <w:pPr>
        <w:pStyle w:val="Exampletitle"/>
        <w:rPr>
          <w:highlight w:val="white"/>
          <w:lang w:eastAsia="en-US"/>
        </w:rPr>
      </w:pPr>
      <w:bookmarkStart w:id="362" w:name="_Toc364091648"/>
      <w:r>
        <w:rPr>
          <w:highlight w:val="white"/>
          <w:lang w:eastAsia="en-US"/>
        </w:rPr>
        <w:t xml:space="preserve">Using an OpenSearch template </w:t>
      </w:r>
      <w:r w:rsidR="00921E53">
        <w:rPr>
          <w:highlight w:val="white"/>
          <w:lang w:val="en-US" w:eastAsia="en-US"/>
        </w:rPr>
        <w:t xml:space="preserve">for </w:t>
      </w:r>
      <w:r w:rsidR="00B50227">
        <w:rPr>
          <w:highlight w:val="white"/>
          <w:lang w:val="en-US" w:eastAsia="en-US"/>
        </w:rPr>
        <w:t xml:space="preserve">building </w:t>
      </w:r>
      <w:r w:rsidR="00921E53">
        <w:rPr>
          <w:highlight w:val="white"/>
          <w:lang w:val="en-US" w:eastAsia="en-US"/>
        </w:rPr>
        <w:t>a</w:t>
      </w:r>
      <w:r>
        <w:rPr>
          <w:highlight w:val="white"/>
          <w:lang w:eastAsia="en-US"/>
        </w:rPr>
        <w:t xml:space="preserve"> Describe Spatial Data Set </w:t>
      </w:r>
      <w:r w:rsidR="00921E53">
        <w:rPr>
          <w:highlight w:val="white"/>
          <w:lang w:val="en-US" w:eastAsia="en-US"/>
        </w:rPr>
        <w:t>request</w:t>
      </w:r>
      <w:bookmarkEnd w:id="362"/>
    </w:p>
    <w:p w14:paraId="07B0B02C" w14:textId="77777777" w:rsidR="003A37AC" w:rsidRPr="00662F2C" w:rsidRDefault="00662F2C" w:rsidP="008025B0">
      <w:pPr>
        <w:rPr>
          <w:rStyle w:val="Enfasicorsivo"/>
          <w:highlight w:val="white"/>
        </w:rPr>
      </w:pPr>
      <w:r w:rsidRPr="00662F2C">
        <w:rPr>
          <w:rStyle w:val="Enfasicorsivo"/>
          <w:highlight w:val="white"/>
        </w:rPr>
        <w:t>I</w:t>
      </w:r>
      <w:r w:rsidR="003A37AC" w:rsidRPr="00662F2C">
        <w:rPr>
          <w:rStyle w:val="Enfasicorsivo"/>
          <w:highlight w:val="white"/>
        </w:rPr>
        <w:t xml:space="preserve">f </w:t>
      </w:r>
      <w:r w:rsidRPr="00662F2C">
        <w:rPr>
          <w:rStyle w:val="Enfasicorsivo"/>
          <w:highlight w:val="white"/>
        </w:rPr>
        <w:t xml:space="preserve">a client is </w:t>
      </w:r>
      <w:r w:rsidR="000D740B">
        <w:rPr>
          <w:rStyle w:val="Enfasicorsivo"/>
          <w:highlight w:val="white"/>
        </w:rPr>
        <w:t>looking for the</w:t>
      </w:r>
      <w:r w:rsidR="003A37AC" w:rsidRPr="00662F2C">
        <w:rPr>
          <w:rStyle w:val="Enfasicorsivo"/>
          <w:highlight w:val="white"/>
        </w:rPr>
        <w:t xml:space="preserve"> description of the Spatial Data Set identified by </w:t>
      </w:r>
      <w:r w:rsidR="000D740B">
        <w:rPr>
          <w:rStyle w:val="Enfasicorsivo"/>
          <w:highlight w:val="white"/>
        </w:rPr>
        <w:t xml:space="preserve">the </w:t>
      </w:r>
      <w:r w:rsidR="003A37AC" w:rsidRPr="00662F2C">
        <w:rPr>
          <w:rStyle w:val="Enfasicorsivo"/>
          <w:highlight w:val="white"/>
        </w:rPr>
        <w:t xml:space="preserve">code “mycode” and </w:t>
      </w:r>
      <w:r w:rsidR="000D740B">
        <w:rPr>
          <w:rStyle w:val="Enfasicorsivo"/>
          <w:highlight w:val="white"/>
        </w:rPr>
        <w:t xml:space="preserve">the </w:t>
      </w:r>
      <w:r w:rsidR="003A37AC" w:rsidRPr="00662F2C">
        <w:rPr>
          <w:rStyle w:val="Enfasicorsivo"/>
          <w:highlight w:val="white"/>
        </w:rPr>
        <w:t>namespace “mynamespace” in the English language, the following template:</w:t>
      </w:r>
    </w:p>
    <w:p w14:paraId="20634C06" w14:textId="77777777" w:rsidR="007174E6" w:rsidRPr="00D134B1" w:rsidRDefault="003A37AC" w:rsidP="008025B0">
      <w:pPr>
        <w:rPr>
          <w:color w:val="000000"/>
          <w:lang w:eastAsia="en-US"/>
        </w:rPr>
      </w:pPr>
      <w:hyperlink r:id="rId41" w:history="1">
        <w:r w:rsidRPr="00D134B1">
          <w:rPr>
            <w:rStyle w:val="Collegamentoipertestuale"/>
            <w:highlight w:val="white"/>
            <w:lang w:eastAsia="en-US"/>
          </w:rPr>
          <w:t>http://xyz.org/search.php?spatial_dataset_identifier_code={inspire_dls:spatial_dataset_identifier_code?}&amp;spatial_dataset_</w:t>
        </w:r>
        <w:r w:rsidRPr="00D134B1">
          <w:rPr>
            <w:rStyle w:val="Collegamentoipertestuale"/>
            <w:highlight w:val="white"/>
            <w:lang w:eastAsia="en-US"/>
          </w:rPr>
          <w:t>i</w:t>
        </w:r>
        <w:r w:rsidRPr="00D134B1">
          <w:rPr>
            <w:rStyle w:val="Collegamentoipertestuale"/>
            <w:highlight w:val="white"/>
            <w:lang w:eastAsia="en-US"/>
          </w:rPr>
          <w:t>dentifier_namespace={inspire_dls:spatial_dataset_identifier_namespace?}&amp;language={language?}&amp;q={searchTerms?}</w:t>
        </w:r>
      </w:hyperlink>
    </w:p>
    <w:p w14:paraId="1C6832F6" w14:textId="77777777" w:rsidR="003A37AC" w:rsidRPr="00662F2C" w:rsidRDefault="003A37AC" w:rsidP="008025B0">
      <w:pPr>
        <w:rPr>
          <w:rStyle w:val="Enfasicorsivo"/>
        </w:rPr>
      </w:pPr>
      <w:r w:rsidRPr="00662F2C">
        <w:rPr>
          <w:rStyle w:val="Enfasicorsivo"/>
        </w:rPr>
        <w:t>will be used to form the actual URL as follows:</w:t>
      </w:r>
    </w:p>
    <w:p w14:paraId="6477C45B" w14:textId="77777777" w:rsidR="003A37AC" w:rsidRPr="00D134B1" w:rsidRDefault="00E678B9" w:rsidP="008025B0">
      <w:pPr>
        <w:rPr>
          <w:color w:val="000000"/>
          <w:lang w:eastAsia="en-US"/>
        </w:rPr>
      </w:pPr>
      <w:hyperlink r:id="rId42" w:history="1">
        <w:r w:rsidRPr="00D134B1">
          <w:rPr>
            <w:rStyle w:val="Collegamentoipertestuale"/>
            <w:highlight w:val="white"/>
            <w:lang w:eastAsia="en-US"/>
          </w:rPr>
          <w:t>http://xyz.org/search.php?spatial_dataset_identifier_code=mycode&amp;spatial_dataset_identifier_namespace=mynamespace&amp;language=eng</w:t>
        </w:r>
      </w:hyperlink>
    </w:p>
    <w:p w14:paraId="61B4D1B7" w14:textId="77777777" w:rsidR="003A37AC" w:rsidRPr="00F34FC6" w:rsidRDefault="009626A8" w:rsidP="008025B0">
      <w:pPr>
        <w:rPr>
          <w:rStyle w:val="Enfasicorsivo"/>
        </w:rPr>
      </w:pPr>
      <w:r w:rsidRPr="00F34FC6">
        <w:rPr>
          <w:rStyle w:val="Enfasicorsivo"/>
        </w:rPr>
        <w:t>The response will be the appropriate data set atom feed.</w:t>
      </w:r>
    </w:p>
    <w:p w14:paraId="70DE4094" w14:textId="77777777" w:rsidR="0059742F" w:rsidRPr="00D134B1" w:rsidRDefault="0059742F" w:rsidP="0059742F">
      <w:pPr>
        <w:pStyle w:val="Titolo3"/>
      </w:pPr>
      <w:bookmarkStart w:id="363" w:name="_Toc323199694"/>
      <w:bookmarkStart w:id="364" w:name="_Toc323200933"/>
      <w:bookmarkStart w:id="365" w:name="_Toc323201090"/>
      <w:bookmarkStart w:id="366" w:name="_Toc323399804"/>
      <w:bookmarkStart w:id="367" w:name="_Toc323399915"/>
      <w:bookmarkStart w:id="368" w:name="_Toc323816788"/>
      <w:bookmarkStart w:id="369" w:name="_Toc323816899"/>
      <w:bookmarkStart w:id="370" w:name="_Toc323817010"/>
      <w:bookmarkStart w:id="371" w:name="_Toc323827983"/>
      <w:bookmarkStart w:id="372" w:name="_Toc323199695"/>
      <w:bookmarkStart w:id="373" w:name="_Toc323200934"/>
      <w:bookmarkStart w:id="374" w:name="_Toc323201091"/>
      <w:bookmarkStart w:id="375" w:name="_Toc323399805"/>
      <w:bookmarkStart w:id="376" w:name="_Toc323399916"/>
      <w:bookmarkStart w:id="377" w:name="_Toc323816789"/>
      <w:bookmarkStart w:id="378" w:name="_Toc323816900"/>
      <w:bookmarkStart w:id="379" w:name="_Toc323817011"/>
      <w:bookmarkStart w:id="380" w:name="_Toc323827984"/>
      <w:bookmarkStart w:id="381" w:name="_Toc364091570"/>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r w:rsidRPr="00D134B1">
        <w:t xml:space="preserve">OpenSearch Description:  </w:t>
      </w:r>
      <w:r w:rsidR="009D5893" w:rsidRPr="008C32EF">
        <w:t>Get</w:t>
      </w:r>
      <w:r w:rsidRPr="008C32EF">
        <w:t xml:space="preserve"> Spatial </w:t>
      </w:r>
      <w:r w:rsidR="00701A6A" w:rsidRPr="008C32EF">
        <w:t>Data</w:t>
      </w:r>
      <w:r w:rsidR="00645353" w:rsidRPr="008C32EF">
        <w:t xml:space="preserve"> S</w:t>
      </w:r>
      <w:r w:rsidR="00701A6A" w:rsidRPr="008C32EF">
        <w:t>et</w:t>
      </w:r>
      <w:r w:rsidRPr="008C32EF">
        <w:t xml:space="preserve"> Operation</w:t>
      </w:r>
      <w:r w:rsidRPr="00D134B1">
        <w:t xml:space="preserve"> template</w:t>
      </w:r>
      <w:bookmarkEnd w:id="381"/>
    </w:p>
    <w:p w14:paraId="19606B93" w14:textId="77777777" w:rsidR="0059742F" w:rsidRPr="00D134B1" w:rsidRDefault="0059742F" w:rsidP="0059742F">
      <w:r w:rsidRPr="00D134B1">
        <w:t xml:space="preserve">A search template shall be supplied that provides the request mechanism for a Get Spatial </w:t>
      </w:r>
      <w:r w:rsidR="00701A6A" w:rsidRPr="00D134B1">
        <w:t>Data</w:t>
      </w:r>
      <w:r w:rsidR="00645353" w:rsidRPr="00D134B1">
        <w:t xml:space="preserve"> S</w:t>
      </w:r>
      <w:r w:rsidR="00701A6A" w:rsidRPr="00D134B1">
        <w:t>et</w:t>
      </w:r>
      <w:r w:rsidRPr="00D134B1">
        <w:t xml:space="preserve"> Operation. </w:t>
      </w:r>
    </w:p>
    <w:p w14:paraId="230B98FB" w14:textId="77777777" w:rsidR="0059742F" w:rsidRPr="00D134B1" w:rsidRDefault="00662F2C" w:rsidP="0059742F">
      <w:pPr>
        <w:pStyle w:val="Exampletitle"/>
        <w:rPr>
          <w:lang w:val="en-GB"/>
        </w:rPr>
      </w:pPr>
      <w:r>
        <w:rPr>
          <w:lang w:val="en-GB"/>
        </w:rPr>
        <w:t xml:space="preserve"> </w:t>
      </w:r>
      <w:bookmarkStart w:id="382" w:name="_Ref364082760"/>
      <w:bookmarkStart w:id="383" w:name="_Ref364083364"/>
      <w:bookmarkStart w:id="384" w:name="_Toc364091649"/>
      <w:r w:rsidR="0059742F" w:rsidRPr="00D134B1">
        <w:rPr>
          <w:lang w:val="en-GB"/>
        </w:rPr>
        <w:t xml:space="preserve">Example Get Spatial </w:t>
      </w:r>
      <w:r w:rsidR="00701A6A" w:rsidRPr="00D134B1">
        <w:rPr>
          <w:lang w:val="en-GB"/>
        </w:rPr>
        <w:t>Data</w:t>
      </w:r>
      <w:r w:rsidR="00645353" w:rsidRPr="008C32EF">
        <w:rPr>
          <w:lang w:val="en-GB"/>
        </w:rPr>
        <w:t xml:space="preserve"> S</w:t>
      </w:r>
      <w:r w:rsidR="00701A6A" w:rsidRPr="00D134B1">
        <w:rPr>
          <w:lang w:val="en-GB"/>
        </w:rPr>
        <w:t>et</w:t>
      </w:r>
      <w:r w:rsidR="0059742F" w:rsidRPr="00D134B1">
        <w:rPr>
          <w:lang w:val="en-GB"/>
        </w:rPr>
        <w:t xml:space="preserve"> template</w:t>
      </w:r>
      <w:bookmarkEnd w:id="382"/>
      <w:bookmarkEnd w:id="383"/>
      <w:bookmarkEnd w:id="384"/>
    </w:p>
    <w:p w14:paraId="0EF89FF7" w14:textId="77777777" w:rsidR="0059742F" w:rsidRPr="00D134B1" w:rsidRDefault="0059742F" w:rsidP="0059742F">
      <w:pPr>
        <w:pStyle w:val="XMLHighlight"/>
        <w:rPr>
          <w:lang w:val="en-GB"/>
        </w:rPr>
      </w:pPr>
      <w:r w:rsidRPr="00D134B1">
        <w:rPr>
          <w:lang w:val="en-GB"/>
        </w:rPr>
        <w:t xml:space="preserve">&lt;!--Get Spatial </w:t>
      </w:r>
      <w:r w:rsidR="00701A6A" w:rsidRPr="00D134B1">
        <w:rPr>
          <w:lang w:val="en-GB"/>
        </w:rPr>
        <w:t>Data</w:t>
      </w:r>
      <w:r w:rsidR="00645353" w:rsidRPr="00D134B1">
        <w:rPr>
          <w:lang w:val="en-GB"/>
        </w:rPr>
        <w:t xml:space="preserve"> S</w:t>
      </w:r>
      <w:r w:rsidR="00701A6A" w:rsidRPr="00D134B1">
        <w:rPr>
          <w:lang w:val="en-GB"/>
        </w:rPr>
        <w:t>et</w:t>
      </w:r>
      <w:r w:rsidRPr="00D134B1">
        <w:rPr>
          <w:lang w:val="en-GB"/>
        </w:rPr>
        <w:t xml:space="preserve"> Operation request URL template to be used in order to retrieve a Spatial </w:t>
      </w:r>
      <w:r w:rsidR="00701A6A" w:rsidRPr="00D134B1">
        <w:rPr>
          <w:lang w:val="en-GB"/>
        </w:rPr>
        <w:t>Data</w:t>
      </w:r>
      <w:r w:rsidR="00645353" w:rsidRPr="00D134B1">
        <w:rPr>
          <w:lang w:val="en-GB"/>
        </w:rPr>
        <w:t xml:space="preserve"> S</w:t>
      </w:r>
      <w:r w:rsidR="00701A6A" w:rsidRPr="00D134B1">
        <w:rPr>
          <w:lang w:val="en-GB"/>
        </w:rPr>
        <w:t>et</w:t>
      </w:r>
      <w:r w:rsidRPr="00D134B1">
        <w:rPr>
          <w:lang w:val="en-GB"/>
        </w:rPr>
        <w:t>--&gt;</w:t>
      </w:r>
    </w:p>
    <w:p w14:paraId="731D84D8" w14:textId="77777777" w:rsidR="00F6063F" w:rsidRPr="00D134B1" w:rsidRDefault="0059742F" w:rsidP="009E6C14">
      <w:pPr>
        <w:pStyle w:val="XMLExample"/>
        <w:rPr>
          <w:lang w:val="en-GB"/>
        </w:rPr>
      </w:pPr>
      <w:r w:rsidRPr="00D134B1">
        <w:rPr>
          <w:lang w:val="en-GB"/>
        </w:rPr>
        <w:tab/>
        <w:t>&lt;Url type="</w:t>
      </w:r>
      <w:r w:rsidR="007C5868" w:rsidRPr="00D134B1">
        <w:rPr>
          <w:lang w:val="en-GB"/>
        </w:rPr>
        <w:t>application/x-filegdb</w:t>
      </w:r>
      <w:r w:rsidRPr="00D134B1">
        <w:rPr>
          <w:lang w:val="en-GB"/>
        </w:rPr>
        <w:t>" rel="results" template="http://xyz.org/search.php?</w:t>
      </w:r>
      <w:r w:rsidR="00D30DC2" w:rsidRPr="00D134B1">
        <w:rPr>
          <w:lang w:val="en-GB"/>
        </w:rPr>
        <w:t>spatial_dataset_identifier_code</w:t>
      </w:r>
      <w:r w:rsidRPr="00D134B1">
        <w:rPr>
          <w:lang w:val="en-GB"/>
        </w:rPr>
        <w:t>={</w:t>
      </w:r>
      <w:r w:rsidR="00E852ED" w:rsidRPr="00D134B1">
        <w:rPr>
          <w:lang w:val="en-GB"/>
        </w:rPr>
        <w:t>inspire_dls:</w:t>
      </w:r>
      <w:r w:rsidR="00D30DC2" w:rsidRPr="00D134B1">
        <w:rPr>
          <w:lang w:val="en-GB"/>
        </w:rPr>
        <w:t>spatial_dataset_identifier_code</w:t>
      </w:r>
      <w:r w:rsidRPr="00D134B1">
        <w:rPr>
          <w:lang w:val="en-GB"/>
        </w:rPr>
        <w:t>?}&amp;amp;</w:t>
      </w:r>
      <w:r w:rsidR="00D30DC2" w:rsidRPr="00D134B1">
        <w:rPr>
          <w:lang w:val="en-GB"/>
        </w:rPr>
        <w:t>spatial_dataset_identifier_namespace</w:t>
      </w:r>
      <w:r w:rsidRPr="00D134B1">
        <w:rPr>
          <w:lang w:val="en-GB"/>
        </w:rPr>
        <w:t>={</w:t>
      </w:r>
      <w:r w:rsidR="00E852ED" w:rsidRPr="00D134B1">
        <w:rPr>
          <w:lang w:val="en-GB"/>
        </w:rPr>
        <w:t>inspire_dls:</w:t>
      </w:r>
      <w:r w:rsidR="00D30DC2" w:rsidRPr="00D134B1">
        <w:rPr>
          <w:lang w:val="en-GB"/>
        </w:rPr>
        <w:t>spatial_dataset_identifier_namespace</w:t>
      </w:r>
      <w:r w:rsidRPr="00D134B1">
        <w:rPr>
          <w:lang w:val="en-GB"/>
        </w:rPr>
        <w:t>?}&amp;amp;crs={</w:t>
      </w:r>
      <w:r w:rsidR="00E852ED" w:rsidRPr="00D134B1">
        <w:rPr>
          <w:lang w:val="en-GB"/>
        </w:rPr>
        <w:t>inspire_dls:</w:t>
      </w:r>
      <w:r w:rsidRPr="00D134B1">
        <w:rPr>
          <w:lang w:val="en-GB"/>
        </w:rPr>
        <w:t>crs?}&amp;amp;language={language?}&amp;amp;q={searchTerms?}"/&gt;</w:t>
      </w:r>
    </w:p>
    <w:p w14:paraId="4E7E4290" w14:textId="77777777" w:rsidR="00F6063F" w:rsidRPr="00D134B1" w:rsidRDefault="0059742F" w:rsidP="0039031F">
      <w:pPr>
        <w:pStyle w:val="TGStyle1"/>
      </w:pPr>
      <w:bookmarkStart w:id="385" w:name="_Ref364082710"/>
      <w:r w:rsidRPr="00D134B1">
        <w:t xml:space="preserve">The OpenSearch description shall contain a ‘Url’ element that describes a template URL for the Get Spatial </w:t>
      </w:r>
      <w:r w:rsidR="00701A6A" w:rsidRPr="00D134B1">
        <w:t>Data</w:t>
      </w:r>
      <w:r w:rsidR="00645353" w:rsidRPr="008C32EF">
        <w:t xml:space="preserve"> S</w:t>
      </w:r>
      <w:r w:rsidR="00701A6A" w:rsidRPr="00D134B1">
        <w:t>et</w:t>
      </w:r>
      <w:r w:rsidRPr="00D134B1">
        <w:t xml:space="preserve"> operation. This template shall accept the INSPIRE parameters “crs”</w:t>
      </w:r>
      <w:r w:rsidR="00FF1686" w:rsidRPr="008C32EF">
        <w:t>, “</w:t>
      </w:r>
      <w:r w:rsidR="00D30DC2" w:rsidRPr="008C32EF">
        <w:t>spatial_dataset_identifier_code</w:t>
      </w:r>
      <w:r w:rsidR="00FF1686" w:rsidRPr="008C32EF">
        <w:t xml:space="preserve">”, </w:t>
      </w:r>
      <w:r w:rsidRPr="00D134B1">
        <w:t>“</w:t>
      </w:r>
      <w:r w:rsidR="00D30DC2" w:rsidRPr="00D134B1">
        <w:t>spatial_dataset_identifier_namespace</w:t>
      </w:r>
      <w:r w:rsidRPr="00D134B1">
        <w:t xml:space="preserve">” and the </w:t>
      </w:r>
      <w:r w:rsidR="00F6063F" w:rsidRPr="008C32EF">
        <w:t>OpenSearch “language” parameter.</w:t>
      </w:r>
      <w:r w:rsidR="003C0626" w:rsidRPr="008C32EF">
        <w:t xml:space="preserve"> The ‘Url’ element shall have an attribute ‘type’ with a value corresponding to the media type of the result and an attribute ‘rel’ with the value “results”</w:t>
      </w:r>
      <w:r w:rsidR="00BE7976">
        <w:t>.</w:t>
      </w:r>
      <w:bookmarkEnd w:id="385"/>
    </w:p>
    <w:p w14:paraId="5CCC5DF6" w14:textId="77777777" w:rsidR="003C0626" w:rsidRPr="008C32EF" w:rsidRDefault="003C0626" w:rsidP="003C0626">
      <w:r w:rsidRPr="008C32EF">
        <w:t>When a dataset is not downloadable as a single file, but is a multipart dataset, then the OpenSearch result for the Get Spatial Dataset operation allows for multiple results to be returned.</w:t>
      </w:r>
    </w:p>
    <w:p w14:paraId="273D836E" w14:textId="77777777" w:rsidR="003C0626" w:rsidRPr="008C32EF" w:rsidRDefault="003C0626" w:rsidP="003C0626">
      <w:r w:rsidRPr="008C32EF">
        <w:t>In order to avoid an HTTP multipart response, which is not supported by browsers and would require specific clients, the Get Spatial Dataset operation shall return an Atom feed containing the links to the files to be downloaded instead of the files themselves</w:t>
      </w:r>
      <w:r w:rsidR="00004969" w:rsidRPr="008C32EF">
        <w:t xml:space="preserve"> as in the following example.</w:t>
      </w:r>
    </w:p>
    <w:p w14:paraId="7DE7DD5C" w14:textId="77777777" w:rsidR="003C0626" w:rsidRPr="00D134B1" w:rsidRDefault="003C0626" w:rsidP="00662F2C">
      <w:pPr>
        <w:pStyle w:val="Exampletitle"/>
        <w:tabs>
          <w:tab w:val="clear" w:pos="1559"/>
          <w:tab w:val="left" w:pos="1560"/>
          <w:tab w:val="left" w:pos="1701"/>
        </w:tabs>
        <w:rPr>
          <w:lang w:val="en-GB"/>
        </w:rPr>
      </w:pPr>
      <w:bookmarkStart w:id="386" w:name="_Toc364091650"/>
      <w:r w:rsidRPr="008C32EF">
        <w:rPr>
          <w:lang w:val="en-GB"/>
        </w:rPr>
        <w:t>OpenSearch URL template returning an Atom feed.</w:t>
      </w:r>
      <w:bookmarkEnd w:id="386"/>
    </w:p>
    <w:p w14:paraId="432420C9" w14:textId="77777777" w:rsidR="003C0626" w:rsidRPr="00D134B1" w:rsidRDefault="003C0626" w:rsidP="004D1F28">
      <w:pPr>
        <w:pStyle w:val="XMLExample"/>
        <w:spacing w:after="240"/>
        <w:rPr>
          <w:lang w:val="en-GB"/>
        </w:rPr>
      </w:pPr>
      <w:r w:rsidRPr="00D134B1">
        <w:rPr>
          <w:lang w:val="en-GB"/>
        </w:rPr>
        <w:t xml:space="preserve">   &lt;Url type=" application/atom+xml " rel="results" template="http://xyz.org/search.php?</w:t>
      </w:r>
      <w:r w:rsidR="00D30DC2" w:rsidRPr="00D134B1">
        <w:rPr>
          <w:lang w:val="en-GB"/>
        </w:rPr>
        <w:t>spatial_dataset_identifier_code</w:t>
      </w:r>
      <w:r w:rsidRPr="00D134B1">
        <w:rPr>
          <w:lang w:val="en-GB"/>
        </w:rPr>
        <w:t>={inspire_dls:</w:t>
      </w:r>
      <w:r w:rsidR="00D30DC2" w:rsidRPr="00D134B1">
        <w:rPr>
          <w:lang w:val="en-GB"/>
        </w:rPr>
        <w:t>spatial_dataset_identifier_code</w:t>
      </w:r>
      <w:r w:rsidRPr="00D134B1">
        <w:rPr>
          <w:lang w:val="en-GB"/>
        </w:rPr>
        <w:t>?}&amp;amp;</w:t>
      </w:r>
      <w:r w:rsidR="00D30DC2" w:rsidRPr="00D134B1">
        <w:rPr>
          <w:lang w:val="en-GB"/>
        </w:rPr>
        <w:t>spatial_dataset_identifier_namespace</w:t>
      </w:r>
      <w:r w:rsidRPr="00D134B1">
        <w:rPr>
          <w:lang w:val="en-GB"/>
        </w:rPr>
        <w:t>={inspire_dls:</w:t>
      </w:r>
      <w:r w:rsidR="00D30DC2" w:rsidRPr="00D134B1">
        <w:rPr>
          <w:lang w:val="en-GB"/>
        </w:rPr>
        <w:t>spatial_dataset_identifier_namespace</w:t>
      </w:r>
      <w:r w:rsidRPr="00D134B1">
        <w:rPr>
          <w:lang w:val="en-GB"/>
        </w:rPr>
        <w:t>?}&amp;amp;crs={inspire_dls:crs?}&amp;amp;language={language?}&amp;amp;q={searchTerms?}"/&gt;</w:t>
      </w:r>
    </w:p>
    <w:p w14:paraId="5C0A9D5A" w14:textId="77777777" w:rsidR="00F6063F" w:rsidRPr="00D134B1" w:rsidRDefault="00F6063F" w:rsidP="00F6063F">
      <w:pPr>
        <w:pStyle w:val="Titolo3"/>
      </w:pPr>
      <w:bookmarkStart w:id="387" w:name="_Toc364091571"/>
      <w:r w:rsidRPr="00D134B1">
        <w:t>OpenSearch Description: Spatial Dataset Identifiers</w:t>
      </w:r>
      <w:bookmarkEnd w:id="387"/>
    </w:p>
    <w:p w14:paraId="1E4379D6" w14:textId="77777777" w:rsidR="00F6063F" w:rsidRPr="00D134B1" w:rsidRDefault="00F6063F" w:rsidP="00F6063F">
      <w:r w:rsidRPr="00D134B1">
        <w:t>Available Spatial Dataset Identifiers shall be indicated using the OpenSearch “example” query mechanism.</w:t>
      </w:r>
    </w:p>
    <w:p w14:paraId="1DA5CF0D" w14:textId="77777777" w:rsidR="00F6063F" w:rsidRPr="00D134B1" w:rsidRDefault="00F6063F" w:rsidP="00F6063F">
      <w:pPr>
        <w:pStyle w:val="Exampletitle"/>
        <w:rPr>
          <w:lang w:val="en-GB"/>
        </w:rPr>
      </w:pPr>
      <w:bookmarkStart w:id="388" w:name="_Ref364083036"/>
      <w:bookmarkStart w:id="389" w:name="_Toc364091651"/>
      <w:r w:rsidRPr="00D134B1">
        <w:rPr>
          <w:lang w:val="en-GB"/>
        </w:rPr>
        <w:t xml:space="preserve">Example Get Spatial </w:t>
      </w:r>
      <w:r w:rsidR="00701A6A" w:rsidRPr="00D134B1">
        <w:rPr>
          <w:lang w:val="en-GB"/>
        </w:rPr>
        <w:t>Data</w:t>
      </w:r>
      <w:r w:rsidR="00645353" w:rsidRPr="008C32EF">
        <w:rPr>
          <w:lang w:val="en-GB"/>
        </w:rPr>
        <w:t xml:space="preserve"> S</w:t>
      </w:r>
      <w:r w:rsidR="00701A6A" w:rsidRPr="00D134B1">
        <w:rPr>
          <w:lang w:val="en-GB"/>
        </w:rPr>
        <w:t>et</w:t>
      </w:r>
      <w:r w:rsidRPr="00D134B1">
        <w:rPr>
          <w:lang w:val="en-GB"/>
        </w:rPr>
        <w:t xml:space="preserve"> template</w:t>
      </w:r>
      <w:bookmarkEnd w:id="388"/>
      <w:bookmarkEnd w:id="389"/>
    </w:p>
    <w:p w14:paraId="7D04E40F" w14:textId="77777777" w:rsidR="00F6063F" w:rsidRPr="00D134B1" w:rsidRDefault="00F6063F" w:rsidP="00F6063F">
      <w:pPr>
        <w:pStyle w:val="XMLHighlight"/>
        <w:rPr>
          <w:lang w:val="en-GB"/>
        </w:rPr>
      </w:pPr>
      <w:r w:rsidRPr="00D134B1">
        <w:rPr>
          <w:lang w:val="en-GB"/>
        </w:rPr>
        <w:t>&lt;!--List of available Spatial Dataset Identifiers --&gt;</w:t>
      </w:r>
    </w:p>
    <w:p w14:paraId="3FAE1873" w14:textId="77777777" w:rsidR="00F6063F" w:rsidRPr="00D134B1" w:rsidRDefault="00F6063F" w:rsidP="00F6063F">
      <w:pPr>
        <w:pStyle w:val="XMLExample"/>
        <w:rPr>
          <w:lang w:val="en-GB"/>
        </w:rPr>
      </w:pPr>
      <w:r w:rsidRPr="00D134B1">
        <w:rPr>
          <w:lang w:val="en-GB"/>
        </w:rPr>
        <w:tab/>
        <w:t xml:space="preserve">&lt;Query role="example" </w:t>
      </w:r>
      <w:r w:rsidR="00E852ED" w:rsidRPr="00D134B1">
        <w:rPr>
          <w:lang w:val="en-GB"/>
        </w:rPr>
        <w:t>inspire_dls:</w:t>
      </w:r>
      <w:r w:rsidR="00D30DC2" w:rsidRPr="00D134B1">
        <w:rPr>
          <w:lang w:val="en-GB"/>
        </w:rPr>
        <w:t>spatial_dataset_identifier_namespace</w:t>
      </w:r>
      <w:r w:rsidRPr="00D134B1">
        <w:rPr>
          <w:lang w:val="en-GB"/>
        </w:rPr>
        <w:t xml:space="preserve">="http://xyz.org/" </w:t>
      </w:r>
      <w:r w:rsidR="00E852ED" w:rsidRPr="00D134B1">
        <w:rPr>
          <w:lang w:val="en-GB"/>
        </w:rPr>
        <w:t>inspire_dls:</w:t>
      </w:r>
      <w:r w:rsidR="00D30DC2" w:rsidRPr="00D134B1">
        <w:rPr>
          <w:lang w:val="en-GB"/>
        </w:rPr>
        <w:t>spatial_dataset_identifier_code</w:t>
      </w:r>
      <w:r w:rsidRPr="00D134B1">
        <w:rPr>
          <w:lang w:val="en-GB"/>
        </w:rPr>
        <w:t xml:space="preserve">="waternetwork" </w:t>
      </w:r>
      <w:r w:rsidR="00C013A9" w:rsidRPr="00D134B1">
        <w:rPr>
          <w:lang w:val="en-GB"/>
        </w:rPr>
        <w:t xml:space="preserve">inspire_dls:crs="http://www.opengis.net/def/crs/EPSG/0/4326" language="en" </w:t>
      </w:r>
      <w:r w:rsidRPr="00D134B1">
        <w:rPr>
          <w:lang w:val="en-GB"/>
        </w:rPr>
        <w:t>title="Waternetwork_abc" count="1"/&gt;</w:t>
      </w:r>
    </w:p>
    <w:p w14:paraId="14ECB724" w14:textId="77777777" w:rsidR="00F6063F" w:rsidRPr="00D134B1" w:rsidRDefault="00F6063F" w:rsidP="0039031F">
      <w:pPr>
        <w:pStyle w:val="TGStyle1"/>
      </w:pPr>
      <w:r w:rsidRPr="008C32EF">
        <w:t>For each dataset available the OpenSearch description shall contain a ‘Query’</w:t>
      </w:r>
      <w:r w:rsidRPr="00D134B1">
        <w:t xml:space="preserve"> element that </w:t>
      </w:r>
      <w:r w:rsidRPr="008C32EF">
        <w:t>has a ‘role’ attribute with the value “example” and ‘</w:t>
      </w:r>
      <w:r w:rsidR="00D30DC2" w:rsidRPr="008C32EF">
        <w:t>spatial_dataset_identifier_code</w:t>
      </w:r>
      <w:r w:rsidRPr="008C32EF">
        <w:t xml:space="preserve">’ </w:t>
      </w:r>
      <w:r w:rsidR="008F48E4" w:rsidRPr="008C32EF">
        <w:t>and ‘</w:t>
      </w:r>
      <w:r w:rsidR="00D30DC2" w:rsidRPr="008C32EF">
        <w:t>spatial_dataset_identifier_namespace</w:t>
      </w:r>
      <w:r w:rsidR="008F48E4" w:rsidRPr="008C32EF">
        <w:t xml:space="preserve">’ attributes together containing unique spatial </w:t>
      </w:r>
      <w:r w:rsidRPr="008C32EF">
        <w:t>dataset identifier.</w:t>
      </w:r>
      <w:r w:rsidR="00C013A9" w:rsidRPr="008C32EF">
        <w:t xml:space="preserve"> The value of the </w:t>
      </w:r>
      <w:r w:rsidR="00501256">
        <w:t>‘</w:t>
      </w:r>
      <w:r w:rsidR="00C013A9" w:rsidRPr="008C32EF">
        <w:t>crs</w:t>
      </w:r>
      <w:r w:rsidR="00501256">
        <w:t>’</w:t>
      </w:r>
      <w:r w:rsidR="00C013A9" w:rsidRPr="008C32EF">
        <w:t xml:space="preserve"> and </w:t>
      </w:r>
      <w:r w:rsidR="00501256">
        <w:t>‘</w:t>
      </w:r>
      <w:r w:rsidR="00C013A9" w:rsidRPr="008C32EF">
        <w:t>language</w:t>
      </w:r>
      <w:r w:rsidR="00501256">
        <w:t>’</w:t>
      </w:r>
      <w:r w:rsidR="00C013A9" w:rsidRPr="008C32EF">
        <w:t xml:space="preserve"> </w:t>
      </w:r>
      <w:r w:rsidR="00501256">
        <w:t>attributes</w:t>
      </w:r>
      <w:r w:rsidR="00C013A9" w:rsidRPr="008C32EF">
        <w:t xml:space="preserve"> shall be set to the values considered as the default ones by the service provider. </w:t>
      </w:r>
    </w:p>
    <w:p w14:paraId="583A9EDE" w14:textId="77777777" w:rsidR="00187989" w:rsidRPr="00D134B1" w:rsidRDefault="00187989" w:rsidP="00856847"/>
    <w:p w14:paraId="5BED8CBA" w14:textId="77777777" w:rsidR="00856847" w:rsidRPr="00D134B1" w:rsidRDefault="00856847" w:rsidP="00856847">
      <w:r w:rsidRPr="00D134B1">
        <w:t xml:space="preserve">The </w:t>
      </w:r>
      <w:r w:rsidR="00701A6A" w:rsidRPr="00D134B1">
        <w:t>Get Spatial Data Set</w:t>
      </w:r>
      <w:r w:rsidRPr="00D134B1">
        <w:t xml:space="preserve"> response shall be the file corresponding to the specified </w:t>
      </w:r>
      <w:r w:rsidR="00D30DC2" w:rsidRPr="00D134B1">
        <w:t>spatial_dataset_identifier_code</w:t>
      </w:r>
      <w:r w:rsidRPr="00D134B1">
        <w:t xml:space="preserve">, </w:t>
      </w:r>
      <w:r w:rsidR="00D30DC2" w:rsidRPr="00D134B1">
        <w:t>spatial_dataset_identifier_namespace</w:t>
      </w:r>
      <w:r w:rsidRPr="00D134B1">
        <w:t>, crs and language, as declared in the relevant atom “Dataset Feed”.</w:t>
      </w:r>
    </w:p>
    <w:p w14:paraId="433CB2DB" w14:textId="77777777" w:rsidR="0059742F" w:rsidRPr="00D134B1" w:rsidRDefault="0059742F" w:rsidP="0059742F">
      <w:pPr>
        <w:pStyle w:val="Titolo3"/>
      </w:pPr>
      <w:bookmarkStart w:id="390" w:name="_Toc364091572"/>
      <w:r w:rsidRPr="00D134B1">
        <w:t xml:space="preserve">OpenSearch Description:  Available </w:t>
      </w:r>
      <w:r w:rsidR="00F6063F" w:rsidRPr="00D134B1">
        <w:t>Languages</w:t>
      </w:r>
      <w:bookmarkEnd w:id="390"/>
    </w:p>
    <w:p w14:paraId="0AA65BFF" w14:textId="77777777" w:rsidR="00F6063F" w:rsidRPr="00D134B1" w:rsidRDefault="00F6063F" w:rsidP="0059742F">
      <w:r w:rsidRPr="00D134B1">
        <w:t>The languages supported by the service shall be indicated in the OpenSearch description. The first language in the list is the default language.</w:t>
      </w:r>
    </w:p>
    <w:p w14:paraId="2B23F059" w14:textId="77777777" w:rsidR="0059742F" w:rsidRPr="00D134B1" w:rsidRDefault="0059742F" w:rsidP="0059742F">
      <w:pPr>
        <w:pStyle w:val="Exampletitle"/>
        <w:rPr>
          <w:lang w:val="en-GB"/>
        </w:rPr>
      </w:pPr>
      <w:bookmarkStart w:id="391" w:name="_Ref364083245"/>
      <w:bookmarkStart w:id="392" w:name="_Toc364091652"/>
      <w:r w:rsidRPr="00D134B1">
        <w:rPr>
          <w:lang w:val="en-GB"/>
        </w:rPr>
        <w:t xml:space="preserve">Example </w:t>
      </w:r>
      <w:r w:rsidR="00F6063F" w:rsidRPr="00D134B1">
        <w:rPr>
          <w:lang w:val="en-GB"/>
        </w:rPr>
        <w:t>Language support</w:t>
      </w:r>
      <w:bookmarkEnd w:id="391"/>
      <w:bookmarkEnd w:id="392"/>
    </w:p>
    <w:p w14:paraId="1CC84E57" w14:textId="77777777" w:rsidR="00E57078" w:rsidRPr="00D134B1" w:rsidRDefault="00E57078" w:rsidP="00F6063F">
      <w:pPr>
        <w:pStyle w:val="XMLHighlight"/>
        <w:rPr>
          <w:lang w:val="en-GB"/>
        </w:rPr>
      </w:pPr>
      <w:r w:rsidRPr="00D134B1">
        <w:rPr>
          <w:lang w:val="en-GB"/>
        </w:rPr>
        <w:tab/>
        <w:t>&lt;!-- Supported Languages, Default Language --&gt;</w:t>
      </w:r>
      <w:r w:rsidR="00F6063F" w:rsidRPr="00D134B1">
        <w:rPr>
          <w:lang w:val="en-GB"/>
        </w:rPr>
        <w:tab/>
      </w:r>
    </w:p>
    <w:p w14:paraId="4B72286F" w14:textId="77777777" w:rsidR="00F6063F" w:rsidRPr="00D134B1" w:rsidRDefault="00E57078" w:rsidP="00F6063F">
      <w:pPr>
        <w:pStyle w:val="XMLHighlight"/>
        <w:rPr>
          <w:lang w:val="en-GB"/>
        </w:rPr>
      </w:pPr>
      <w:r w:rsidRPr="00D134B1">
        <w:rPr>
          <w:lang w:val="en-GB"/>
        </w:rPr>
        <w:tab/>
      </w:r>
      <w:r w:rsidR="00F6063F" w:rsidRPr="00D134B1">
        <w:rPr>
          <w:lang w:val="en-GB"/>
        </w:rPr>
        <w:t xml:space="preserve">&lt;!--Languages supported by the service. The first language is the </w:t>
      </w:r>
      <w:r w:rsidRPr="00D134B1">
        <w:rPr>
          <w:lang w:val="en-GB"/>
        </w:rPr>
        <w:t>D</w:t>
      </w:r>
      <w:r w:rsidR="00F6063F" w:rsidRPr="00D134B1">
        <w:rPr>
          <w:lang w:val="en-GB"/>
        </w:rPr>
        <w:t xml:space="preserve">efault </w:t>
      </w:r>
      <w:r w:rsidRPr="00D134B1">
        <w:rPr>
          <w:lang w:val="en-GB"/>
        </w:rPr>
        <w:t>L</w:t>
      </w:r>
      <w:r w:rsidR="00F6063F" w:rsidRPr="00D134B1">
        <w:rPr>
          <w:lang w:val="en-GB"/>
        </w:rPr>
        <w:t>anguage--&gt;</w:t>
      </w:r>
    </w:p>
    <w:p w14:paraId="75861971" w14:textId="77777777" w:rsidR="00F6063F" w:rsidRPr="00D134B1" w:rsidRDefault="00F6063F" w:rsidP="00F6063F">
      <w:pPr>
        <w:pStyle w:val="XMLExample"/>
        <w:rPr>
          <w:lang w:val="en-GB"/>
        </w:rPr>
      </w:pPr>
      <w:r w:rsidRPr="00D134B1">
        <w:rPr>
          <w:lang w:val="en-GB"/>
        </w:rPr>
        <w:tab/>
        <w:t>&lt;Language&gt;en&lt;/Language&gt;</w:t>
      </w:r>
    </w:p>
    <w:p w14:paraId="348AEC34" w14:textId="77777777" w:rsidR="0059742F" w:rsidRPr="00D134B1" w:rsidRDefault="00F6063F" w:rsidP="0059742F">
      <w:pPr>
        <w:pStyle w:val="XMLExample"/>
        <w:rPr>
          <w:lang w:val="en-GB"/>
        </w:rPr>
      </w:pPr>
      <w:r w:rsidRPr="00D134B1">
        <w:rPr>
          <w:lang w:val="en-GB"/>
        </w:rPr>
        <w:tab/>
        <w:t>&lt;Language&gt;de&lt;/Language&gt;</w:t>
      </w:r>
    </w:p>
    <w:p w14:paraId="50944CF3" w14:textId="77777777" w:rsidR="0059742F" w:rsidRPr="00D134B1" w:rsidRDefault="0059742F" w:rsidP="0039031F">
      <w:pPr>
        <w:pStyle w:val="TGStyle1"/>
      </w:pPr>
      <w:bookmarkStart w:id="393" w:name="_Ref323045939"/>
      <w:r w:rsidRPr="008C32EF">
        <w:t xml:space="preserve">For each </w:t>
      </w:r>
      <w:r w:rsidR="00E57078" w:rsidRPr="008C32EF">
        <w:t xml:space="preserve">language supported by the download service, </w:t>
      </w:r>
      <w:r w:rsidRPr="008C32EF">
        <w:t>the OpenSearch description shall contain a ‘</w:t>
      </w:r>
      <w:r w:rsidR="00E57078" w:rsidRPr="008C32EF">
        <w:t>Language</w:t>
      </w:r>
      <w:r w:rsidR="00E57078" w:rsidRPr="00D134B1">
        <w:t xml:space="preserve"> </w:t>
      </w:r>
      <w:r w:rsidRPr="00D134B1">
        <w:t xml:space="preserve">element that </w:t>
      </w:r>
      <w:bookmarkEnd w:id="393"/>
      <w:r w:rsidR="00E57078" w:rsidRPr="008C32EF">
        <w:t>contain</w:t>
      </w:r>
      <w:r w:rsidR="00743869" w:rsidRPr="008C32EF">
        <w:t>s the language code. The first ‘L</w:t>
      </w:r>
      <w:r w:rsidR="00E57078" w:rsidRPr="008C32EF">
        <w:t>anguage</w:t>
      </w:r>
      <w:r w:rsidR="00743869" w:rsidRPr="008C32EF">
        <w:t>’ element shall contain</w:t>
      </w:r>
      <w:r w:rsidR="00E57078" w:rsidRPr="008C32EF">
        <w:t xml:space="preserve"> the </w:t>
      </w:r>
      <w:r w:rsidR="00743869" w:rsidRPr="008C32EF">
        <w:t>Default L</w:t>
      </w:r>
      <w:r w:rsidR="00E57078" w:rsidRPr="008C32EF">
        <w:t>anguage.</w:t>
      </w:r>
    </w:p>
    <w:p w14:paraId="6458D9BF" w14:textId="77777777" w:rsidR="003C0626" w:rsidRPr="008C32EF" w:rsidRDefault="003C0626" w:rsidP="003C0626">
      <w:bookmarkStart w:id="394" w:name="_Ref313882117"/>
      <w:bookmarkStart w:id="395" w:name="_Ref313882129"/>
      <w:bookmarkStart w:id="396" w:name="_Ref313882175"/>
      <w:bookmarkStart w:id="397" w:name="_Ref313882189"/>
      <w:bookmarkStart w:id="398" w:name="_Ref313882264"/>
    </w:p>
    <w:p w14:paraId="3FA65B90" w14:textId="77777777" w:rsidR="00E40358" w:rsidRPr="00D134B1" w:rsidRDefault="00FA60FD" w:rsidP="003205FD">
      <w:pPr>
        <w:pStyle w:val="Titolo1"/>
        <w:rPr>
          <w:lang w:val="en-GB"/>
        </w:rPr>
      </w:pPr>
      <w:bookmarkStart w:id="399" w:name="_Ref317248161"/>
      <w:bookmarkStart w:id="400" w:name="_Ref317248171"/>
      <w:bookmarkStart w:id="401" w:name="_Toc364091573"/>
      <w:r w:rsidRPr="00D134B1">
        <w:rPr>
          <w:lang w:val="en-GB"/>
        </w:rPr>
        <w:t xml:space="preserve">Web Feature Service </w:t>
      </w:r>
      <w:r w:rsidR="00636C08" w:rsidRPr="00D134B1">
        <w:rPr>
          <w:lang w:val="en-GB"/>
        </w:rPr>
        <w:t xml:space="preserve">and Filter Encoding </w:t>
      </w:r>
      <w:r w:rsidRPr="00D134B1">
        <w:rPr>
          <w:lang w:val="en-GB"/>
        </w:rPr>
        <w:t xml:space="preserve">Implementation of Pre-defined </w:t>
      </w:r>
      <w:r w:rsidR="00F73FDF" w:rsidRPr="00D134B1">
        <w:rPr>
          <w:lang w:val="en-GB"/>
        </w:rPr>
        <w:t xml:space="preserve">Dataset </w:t>
      </w:r>
      <w:r w:rsidRPr="00D134B1">
        <w:rPr>
          <w:lang w:val="en-GB"/>
        </w:rPr>
        <w:t>Download S</w:t>
      </w:r>
      <w:r w:rsidR="00B55FB5" w:rsidRPr="00D134B1">
        <w:rPr>
          <w:lang w:val="en-GB"/>
        </w:rPr>
        <w:t>ervice</w:t>
      </w:r>
      <w:bookmarkEnd w:id="394"/>
      <w:bookmarkEnd w:id="395"/>
      <w:bookmarkEnd w:id="396"/>
      <w:bookmarkEnd w:id="397"/>
      <w:bookmarkEnd w:id="398"/>
      <w:bookmarkEnd w:id="399"/>
      <w:bookmarkEnd w:id="400"/>
      <w:bookmarkEnd w:id="401"/>
    </w:p>
    <w:p w14:paraId="6C1381B8" w14:textId="77777777" w:rsidR="00A0267C" w:rsidRPr="008C32EF" w:rsidRDefault="00D27B68" w:rsidP="00D27B68">
      <w:pPr>
        <w:pStyle w:val="Requirement"/>
        <w:rPr>
          <w:lang w:val="en-GB"/>
        </w:rPr>
      </w:pPr>
      <w:r w:rsidRPr="00D134B1">
        <w:rPr>
          <w:rStyle w:val="ConformanceClassChar"/>
          <w:lang w:val="en-GB"/>
        </w:rPr>
        <w:t xml:space="preserve">TG Conformance Class 2: Pre-defined WFS: </w:t>
      </w:r>
      <w:r w:rsidRPr="00D134B1">
        <w:rPr>
          <w:lang w:val="en-GB"/>
        </w:rPr>
        <w:t>Implement Pre-Defined Dataset Download Service (“Part A”) using ISO 19142 Web Feature Service</w:t>
      </w:r>
      <w:r w:rsidR="00636C08" w:rsidRPr="00D134B1">
        <w:rPr>
          <w:lang w:val="en-GB"/>
        </w:rPr>
        <w:t xml:space="preserve"> and 19143 Filter Encoding</w:t>
      </w:r>
      <w:r w:rsidR="00A0267C" w:rsidRPr="008C32EF">
        <w:rPr>
          <w:lang w:val="en-GB"/>
        </w:rPr>
        <w:t>.</w:t>
      </w:r>
    </w:p>
    <w:p w14:paraId="43646AF3" w14:textId="77777777" w:rsidR="002E0CD5" w:rsidRPr="008C32EF" w:rsidRDefault="00A0267C" w:rsidP="00A0267C">
      <w:pPr>
        <w:pStyle w:val="Requirement"/>
        <w:rPr>
          <w:rStyle w:val="Enfasicorsivo"/>
          <w:lang w:val="en-GB"/>
        </w:rPr>
      </w:pPr>
      <w:r w:rsidRPr="00D134B1">
        <w:rPr>
          <w:rStyle w:val="Enfasicorsivo"/>
          <w:lang w:val="en-GB"/>
        </w:rPr>
        <w:t>This conformance class is inclusive of</w:t>
      </w:r>
      <w:r w:rsidR="002E0CD5" w:rsidRPr="008C32EF">
        <w:rPr>
          <w:rStyle w:val="Enfasicorsivo"/>
          <w:lang w:val="en-GB"/>
        </w:rPr>
        <w:t>:</w:t>
      </w:r>
    </w:p>
    <w:p w14:paraId="7E67D6E6" w14:textId="77777777" w:rsidR="002E0CD5" w:rsidRPr="008C32EF" w:rsidRDefault="002E0CD5" w:rsidP="00A0267C">
      <w:pPr>
        <w:pStyle w:val="Requirement"/>
        <w:rPr>
          <w:rStyle w:val="Enfasicorsivo"/>
          <w:lang w:val="en-GB"/>
        </w:rPr>
      </w:pPr>
      <w:r w:rsidRPr="00D134B1">
        <w:rPr>
          <w:rStyle w:val="Enfasicorsivo"/>
          <w:lang w:val="en-GB"/>
        </w:rPr>
        <w:fldChar w:fldCharType="begin"/>
      </w:r>
      <w:r w:rsidRPr="00D134B1">
        <w:rPr>
          <w:rStyle w:val="Enfasicorsivo"/>
          <w:lang w:val="en-GB"/>
        </w:rPr>
        <w:instrText xml:space="preserve"> REF _Ref317258454 \r </w:instrText>
      </w:r>
      <w:r w:rsidRPr="00D134B1">
        <w:rPr>
          <w:rStyle w:val="Enfasicorsivo"/>
          <w:lang w:val="en-GB"/>
        </w:rPr>
        <w:fldChar w:fldCharType="separate"/>
      </w:r>
      <w:r w:rsidR="00BB00B0">
        <w:rPr>
          <w:rStyle w:val="Enfasicorsivo"/>
          <w:lang w:val="en-GB"/>
        </w:rPr>
        <w:t>TG Requirement 46</w:t>
      </w:r>
      <w:r w:rsidRPr="00D134B1">
        <w:rPr>
          <w:rStyle w:val="Enfasicorsivo"/>
          <w:lang w:val="en-GB"/>
        </w:rPr>
        <w:fldChar w:fldCharType="end"/>
      </w:r>
      <w:r w:rsidRPr="008C32EF">
        <w:rPr>
          <w:rStyle w:val="Enfasicorsivo"/>
          <w:lang w:val="en-GB"/>
        </w:rPr>
        <w:t xml:space="preserve"> to </w:t>
      </w:r>
      <w:r w:rsidRPr="00D134B1">
        <w:rPr>
          <w:rStyle w:val="Enfasicorsivo"/>
          <w:lang w:val="en-GB"/>
        </w:rPr>
        <w:fldChar w:fldCharType="begin"/>
      </w:r>
      <w:r w:rsidRPr="00D134B1">
        <w:rPr>
          <w:rStyle w:val="Enfasicorsivo"/>
          <w:lang w:val="en-GB"/>
        </w:rPr>
        <w:instrText xml:space="preserve"> REF _Ref317258486 \r </w:instrText>
      </w:r>
      <w:r w:rsidRPr="00D134B1">
        <w:rPr>
          <w:rStyle w:val="Enfasicorsivo"/>
          <w:lang w:val="en-GB"/>
        </w:rPr>
        <w:fldChar w:fldCharType="separate"/>
      </w:r>
      <w:r w:rsidR="00BB00B0">
        <w:rPr>
          <w:rStyle w:val="Enfasicorsivo"/>
          <w:lang w:val="en-GB"/>
        </w:rPr>
        <w:t>TG Requirement 60</w:t>
      </w:r>
      <w:r w:rsidRPr="00D134B1">
        <w:rPr>
          <w:rStyle w:val="Enfasicorsivo"/>
          <w:lang w:val="en-GB"/>
        </w:rPr>
        <w:fldChar w:fldCharType="end"/>
      </w:r>
    </w:p>
    <w:p w14:paraId="70AC2199" w14:textId="77777777" w:rsidR="00A0267C" w:rsidRPr="008C32EF" w:rsidRDefault="002E0CD5" w:rsidP="00A0267C">
      <w:pPr>
        <w:pStyle w:val="Requirement"/>
        <w:rPr>
          <w:i/>
          <w:iCs/>
          <w:lang w:val="en-GB"/>
        </w:rPr>
      </w:pPr>
      <w:r w:rsidRPr="008C32EF">
        <w:rPr>
          <w:rStyle w:val="Enfasicorsivo"/>
          <w:lang w:val="en-GB"/>
        </w:rPr>
        <w:fldChar w:fldCharType="begin"/>
      </w:r>
      <w:r w:rsidRPr="008C32EF">
        <w:rPr>
          <w:rStyle w:val="Enfasicorsivo"/>
          <w:lang w:val="en-GB"/>
        </w:rPr>
        <w:instrText xml:space="preserve"> REF _Ref317258545 \r </w:instrText>
      </w:r>
      <w:r w:rsidRPr="008C32EF">
        <w:rPr>
          <w:rStyle w:val="Enfasicorsivo"/>
          <w:lang w:val="en-GB"/>
        </w:rPr>
        <w:fldChar w:fldCharType="separate"/>
      </w:r>
      <w:r w:rsidR="00BB00B0">
        <w:rPr>
          <w:rStyle w:val="Enfasicorsivo"/>
          <w:lang w:val="en-GB"/>
        </w:rPr>
        <w:t>TG Recommendation 14</w:t>
      </w:r>
      <w:r w:rsidRPr="008C32EF">
        <w:rPr>
          <w:rStyle w:val="Enfasicorsivo"/>
          <w:lang w:val="en-GB"/>
        </w:rPr>
        <w:fldChar w:fldCharType="end"/>
      </w:r>
      <w:r w:rsidRPr="008C32EF">
        <w:rPr>
          <w:rStyle w:val="Enfasicorsivo"/>
          <w:lang w:val="en-GB"/>
        </w:rPr>
        <w:t xml:space="preserve"> to </w:t>
      </w:r>
      <w:r w:rsidRPr="008C32EF">
        <w:rPr>
          <w:rStyle w:val="Enfasicorsivo"/>
          <w:lang w:val="en-GB"/>
        </w:rPr>
        <w:fldChar w:fldCharType="begin"/>
      </w:r>
      <w:r w:rsidRPr="008C32EF">
        <w:rPr>
          <w:rStyle w:val="Enfasicorsivo"/>
          <w:lang w:val="en-GB"/>
        </w:rPr>
        <w:instrText xml:space="preserve"> REF _Ref317258555 \r </w:instrText>
      </w:r>
      <w:r w:rsidRPr="008C32EF">
        <w:rPr>
          <w:rStyle w:val="Enfasicorsivo"/>
          <w:lang w:val="en-GB"/>
        </w:rPr>
        <w:fldChar w:fldCharType="separate"/>
      </w:r>
      <w:r w:rsidR="00BB00B0">
        <w:rPr>
          <w:rStyle w:val="Enfasicorsivo"/>
          <w:lang w:val="en-GB"/>
        </w:rPr>
        <w:t>TG Recommendation 15</w:t>
      </w:r>
      <w:r w:rsidRPr="008C32EF">
        <w:rPr>
          <w:rStyle w:val="Enfasicorsivo"/>
          <w:lang w:val="en-GB"/>
        </w:rPr>
        <w:fldChar w:fldCharType="end"/>
      </w:r>
    </w:p>
    <w:p w14:paraId="1691E817" w14:textId="77777777" w:rsidR="00D27B68" w:rsidRPr="008C32EF" w:rsidRDefault="00D27B68" w:rsidP="00D27B68">
      <w:r w:rsidRPr="008C32EF">
        <w:t>An alternative way to implement pre-defined dataset download services is by deploying a</w:t>
      </w:r>
      <w:r w:rsidR="00FC6868">
        <w:t>n</w:t>
      </w:r>
      <w:r w:rsidRPr="008C32EF">
        <w:t xml:space="preserve"> </w:t>
      </w:r>
      <w:r w:rsidR="00E25B4E" w:rsidRPr="008C32EF">
        <w:t xml:space="preserve">ISO 19142 </w:t>
      </w:r>
      <w:r w:rsidRPr="008C32EF">
        <w:t>Web Feature Service</w:t>
      </w:r>
      <w:r w:rsidR="00E25B4E" w:rsidRPr="008C32EF">
        <w:t xml:space="preserve"> [</w:t>
      </w:r>
      <w:r w:rsidR="00E25B4E" w:rsidRPr="008C32EF">
        <w:rPr>
          <w:b/>
        </w:rPr>
        <w:t>ISO 19142</w:t>
      </w:r>
      <w:r w:rsidR="00E25B4E" w:rsidRPr="008C32EF">
        <w:t>]</w:t>
      </w:r>
      <w:r w:rsidRPr="008C32EF">
        <w:t xml:space="preserve"> </w:t>
      </w:r>
      <w:r w:rsidR="00636C08" w:rsidRPr="008C32EF">
        <w:t>supporting ISO 19143 Filter Encoding [</w:t>
      </w:r>
      <w:r w:rsidR="00636C08" w:rsidRPr="008C32EF">
        <w:rPr>
          <w:b/>
        </w:rPr>
        <w:t>ISO 19143</w:t>
      </w:r>
      <w:r w:rsidR="00636C08" w:rsidRPr="008C32EF">
        <w:t xml:space="preserve">] </w:t>
      </w:r>
      <w:r w:rsidRPr="008C32EF">
        <w:t>in</w:t>
      </w:r>
      <w:r w:rsidR="00636C08" w:rsidRPr="008C32EF">
        <w:t xml:space="preserve"> line with the</w:t>
      </w:r>
      <w:r w:rsidRPr="008C32EF">
        <w:t xml:space="preserve"> Technical Guidance contained in this chapter.</w:t>
      </w:r>
      <w:r w:rsidR="0048557F" w:rsidRPr="008C32EF">
        <w:t xml:space="preserve"> Rather than repeat large parts of the WFS </w:t>
      </w:r>
      <w:r w:rsidR="00636C08" w:rsidRPr="008C32EF">
        <w:t xml:space="preserve">and FE </w:t>
      </w:r>
      <w:r w:rsidR="0048557F" w:rsidRPr="008C32EF">
        <w:t>specification</w:t>
      </w:r>
      <w:r w:rsidR="00636C08" w:rsidRPr="008C32EF">
        <w:t>s</w:t>
      </w:r>
      <w:r w:rsidR="0048557F" w:rsidRPr="008C32EF">
        <w:t xml:space="preserve"> in this document</w:t>
      </w:r>
      <w:r w:rsidR="002D5434" w:rsidRPr="008C32EF">
        <w:t>,</w:t>
      </w:r>
      <w:r w:rsidR="0048557F" w:rsidRPr="008C32EF">
        <w:t xml:space="preserve"> references are made to conformance classes from the WFS</w:t>
      </w:r>
      <w:r w:rsidR="00636C08" w:rsidRPr="008C32EF">
        <w:t xml:space="preserve"> and FE</w:t>
      </w:r>
      <w:r w:rsidR="0048557F" w:rsidRPr="008C32EF">
        <w:t xml:space="preserve"> specification</w:t>
      </w:r>
      <w:r w:rsidR="00636C08" w:rsidRPr="008C32EF">
        <w:t>s which shall be implemented</w:t>
      </w:r>
      <w:r w:rsidR="0048557F" w:rsidRPr="008C32EF">
        <w:t>. Where additional functionality is required, as is the case with multi-lingual requirements then this is described below.</w:t>
      </w:r>
    </w:p>
    <w:p w14:paraId="7681776B" w14:textId="77777777" w:rsidR="00D27B68" w:rsidRPr="008C32EF" w:rsidRDefault="00D27B68" w:rsidP="00D27B68">
      <w:pPr>
        <w:rPr>
          <w:rStyle w:val="Enfasicorsivo"/>
        </w:rPr>
      </w:pPr>
      <w:r w:rsidRPr="008C32EF">
        <w:rPr>
          <w:rStyle w:val="Enfasicorsivo"/>
        </w:rPr>
        <w:t>Note that ISO 19142 is also known as OGC W</w:t>
      </w:r>
      <w:r w:rsidR="009E60B1" w:rsidRPr="008C32EF">
        <w:rPr>
          <w:rStyle w:val="Enfasicorsivo"/>
        </w:rPr>
        <w:t xml:space="preserve">eb </w:t>
      </w:r>
      <w:r w:rsidRPr="008C32EF">
        <w:rPr>
          <w:rStyle w:val="Enfasicorsivo"/>
        </w:rPr>
        <w:t>F</w:t>
      </w:r>
      <w:r w:rsidR="009E60B1" w:rsidRPr="008C32EF">
        <w:rPr>
          <w:rStyle w:val="Enfasicorsivo"/>
        </w:rPr>
        <w:t>eature Service</w:t>
      </w:r>
      <w:r w:rsidRPr="008C32EF">
        <w:rPr>
          <w:rStyle w:val="Enfasicorsivo"/>
        </w:rPr>
        <w:t xml:space="preserve"> 2.0</w:t>
      </w:r>
      <w:r w:rsidR="009E60B1" w:rsidRPr="008C32EF">
        <w:rPr>
          <w:rStyle w:val="Enfasicorsivo"/>
        </w:rPr>
        <w:t xml:space="preserve"> and ISO 19143</w:t>
      </w:r>
      <w:r w:rsidR="00636C08" w:rsidRPr="008C32EF">
        <w:rPr>
          <w:rStyle w:val="Enfasicorsivo"/>
        </w:rPr>
        <w:t xml:space="preserve"> is also known as OGC F</w:t>
      </w:r>
      <w:r w:rsidR="009E60B1" w:rsidRPr="008C32EF">
        <w:rPr>
          <w:rStyle w:val="Enfasicorsivo"/>
        </w:rPr>
        <w:t>ilter Encoding 2.0</w:t>
      </w:r>
    </w:p>
    <w:p w14:paraId="5FCF457F" w14:textId="77777777" w:rsidR="002E2A6A" w:rsidRPr="00D134B1" w:rsidRDefault="002E2A6A" w:rsidP="00B97D54">
      <w:pPr>
        <w:pStyle w:val="Titolo2"/>
      </w:pPr>
      <w:bookmarkStart w:id="402" w:name="_Toc327280737"/>
      <w:bookmarkStart w:id="403" w:name="_Toc327281667"/>
      <w:bookmarkStart w:id="404" w:name="_Toc327280738"/>
      <w:bookmarkStart w:id="405" w:name="_Toc327281668"/>
      <w:bookmarkStart w:id="406" w:name="_Toc364091574"/>
      <w:bookmarkEnd w:id="402"/>
      <w:bookmarkEnd w:id="403"/>
      <w:bookmarkEnd w:id="404"/>
      <w:bookmarkEnd w:id="405"/>
      <w:r w:rsidRPr="00D134B1">
        <w:t>Conformance to ISO 19142 ‘</w:t>
      </w:r>
      <w:r w:rsidR="00B16C94" w:rsidRPr="00D134B1">
        <w:t>Simple</w:t>
      </w:r>
      <w:r w:rsidRPr="00D134B1">
        <w:t xml:space="preserve"> WFS’ Conformance Class</w:t>
      </w:r>
      <w:bookmarkEnd w:id="406"/>
    </w:p>
    <w:p w14:paraId="2DA9FC45" w14:textId="77777777" w:rsidR="002E2A6A" w:rsidRPr="00D134B1" w:rsidRDefault="002E2A6A" w:rsidP="002E2A6A">
      <w:r w:rsidRPr="00D134B1">
        <w:t xml:space="preserve">In order to implement pre-defined access using ISO 19142 WFS </w:t>
      </w:r>
      <w:r w:rsidR="00B16C94" w:rsidRPr="00D134B1">
        <w:t xml:space="preserve">and ISO 19143 FE </w:t>
      </w:r>
      <w:r w:rsidRPr="00D134B1">
        <w:t>it is ne</w:t>
      </w:r>
      <w:r w:rsidR="00B16C94" w:rsidRPr="00D134B1">
        <w:t>cessary to conform to the ‘Simple</w:t>
      </w:r>
      <w:r w:rsidRPr="00D134B1">
        <w:t xml:space="preserve"> WFS’ conformance classes as described in the 19142 standard [</w:t>
      </w:r>
      <w:r w:rsidRPr="00D134B1">
        <w:rPr>
          <w:b/>
        </w:rPr>
        <w:t>ISO 19142</w:t>
      </w:r>
      <w:r w:rsidRPr="00D134B1">
        <w:t>].</w:t>
      </w:r>
    </w:p>
    <w:p w14:paraId="6D3FA274" w14:textId="77777777" w:rsidR="002E2A6A" w:rsidRPr="00D134B1" w:rsidRDefault="002E2A6A" w:rsidP="0039031F">
      <w:pPr>
        <w:pStyle w:val="TGStyle1"/>
        <w:rPr>
          <w:i/>
        </w:rPr>
      </w:pPr>
      <w:bookmarkStart w:id="407" w:name="_Ref317258454"/>
      <w:r w:rsidRPr="00D134B1">
        <w:t>Impl</w:t>
      </w:r>
      <w:r w:rsidR="00510A77" w:rsidRPr="00D134B1">
        <w:t>ementations shall conform to ISO 19142</w:t>
      </w:r>
      <w:r w:rsidR="00B16C94" w:rsidRPr="00D134B1">
        <w:t xml:space="preserve"> Conformance Class ‘Simple</w:t>
      </w:r>
      <w:r w:rsidRPr="00D134B1">
        <w:t xml:space="preserve"> WFS’</w:t>
      </w:r>
      <w:bookmarkEnd w:id="407"/>
      <w:r w:rsidRPr="00D134B1">
        <w:t xml:space="preserve"> </w:t>
      </w:r>
    </w:p>
    <w:p w14:paraId="3D482F9B" w14:textId="77777777" w:rsidR="00B16C94" w:rsidRPr="00D134B1" w:rsidRDefault="00B16C94" w:rsidP="00B16C94">
      <w:pPr>
        <w:pStyle w:val="Titolo2"/>
      </w:pPr>
      <w:bookmarkStart w:id="408" w:name="_Toc364091575"/>
      <w:r w:rsidRPr="00D134B1">
        <w:t>Conformance to ISO 19143 ‘Query’ Conformance Class</w:t>
      </w:r>
      <w:bookmarkEnd w:id="408"/>
    </w:p>
    <w:p w14:paraId="155723B4" w14:textId="77777777" w:rsidR="00B16C94" w:rsidRPr="00D134B1" w:rsidRDefault="00B16C94" w:rsidP="00B16C94">
      <w:r w:rsidRPr="00D134B1">
        <w:t>In order to implement pre-defined download services using ISO 19142 WFS and ISO 19143 FE it is necessary to conform to the ‘Query’ conformance classes as described in the 19143 standard [</w:t>
      </w:r>
      <w:r w:rsidRPr="00D134B1">
        <w:rPr>
          <w:b/>
        </w:rPr>
        <w:t>ISO 19143</w:t>
      </w:r>
      <w:r w:rsidRPr="00D134B1">
        <w:t>].</w:t>
      </w:r>
    </w:p>
    <w:p w14:paraId="4B01746D" w14:textId="77777777" w:rsidR="00B16C94" w:rsidRPr="00D134B1" w:rsidRDefault="00B16C94" w:rsidP="0039031F">
      <w:pPr>
        <w:pStyle w:val="TGStyle1"/>
        <w:rPr>
          <w:i/>
        </w:rPr>
      </w:pPr>
      <w:bookmarkStart w:id="409" w:name="_Ref317259039"/>
      <w:r w:rsidRPr="00D134B1">
        <w:t>Implementations shall conform to ISO 19143 Conformance Class ‘Query’</w:t>
      </w:r>
      <w:bookmarkEnd w:id="409"/>
      <w:r w:rsidRPr="00D134B1">
        <w:t xml:space="preserve"> </w:t>
      </w:r>
    </w:p>
    <w:p w14:paraId="11DC50BE" w14:textId="77777777" w:rsidR="002E2A6A" w:rsidRPr="00D134B1" w:rsidRDefault="002E2A6A" w:rsidP="002E2A6A">
      <w:pPr>
        <w:pStyle w:val="Titolo2"/>
      </w:pPr>
      <w:bookmarkStart w:id="410" w:name="_Toc364091576"/>
      <w:r w:rsidRPr="00D134B1">
        <w:t>Conformance to ISO 19142 ‘HTTP GET’ Conformance Class</w:t>
      </w:r>
      <w:bookmarkEnd w:id="410"/>
    </w:p>
    <w:p w14:paraId="4C124604" w14:textId="77777777" w:rsidR="002E2A6A" w:rsidRPr="00D134B1" w:rsidRDefault="002E2A6A" w:rsidP="002E2A6A">
      <w:r w:rsidRPr="00D134B1">
        <w:t xml:space="preserve">In order to implement pre-defined download services using ISO 19142 WFS </w:t>
      </w:r>
      <w:r w:rsidR="00B16C94" w:rsidRPr="00D134B1">
        <w:t xml:space="preserve">and ISO 19143 FE </w:t>
      </w:r>
      <w:r w:rsidRPr="00D134B1">
        <w:t>it is necessary to conform to the ‘</w:t>
      </w:r>
      <w:r w:rsidR="00280190" w:rsidRPr="00D134B1">
        <w:t>HTTP GET</w:t>
      </w:r>
      <w:r w:rsidRPr="00D134B1">
        <w:t>’ conformance classes as described in the 19142 standard [</w:t>
      </w:r>
      <w:r w:rsidRPr="00D134B1">
        <w:rPr>
          <w:b/>
        </w:rPr>
        <w:t>ISO 19142</w:t>
      </w:r>
      <w:r w:rsidRPr="00D134B1">
        <w:t>].</w:t>
      </w:r>
    </w:p>
    <w:p w14:paraId="7414DBBF" w14:textId="77777777" w:rsidR="002E2A6A" w:rsidRPr="00D134B1" w:rsidRDefault="002E2A6A" w:rsidP="0039031F">
      <w:pPr>
        <w:pStyle w:val="TGStyle1"/>
        <w:rPr>
          <w:i/>
        </w:rPr>
      </w:pPr>
      <w:bookmarkStart w:id="411" w:name="_Ref363662015"/>
      <w:r w:rsidRPr="00D134B1">
        <w:t>Impl</w:t>
      </w:r>
      <w:r w:rsidR="00510A77" w:rsidRPr="00D134B1">
        <w:t>ementations shall conform to ISO 19142 Conformance Class ‘HTTP Get</w:t>
      </w:r>
      <w:r w:rsidRPr="00D134B1">
        <w:t>’</w:t>
      </w:r>
      <w:bookmarkEnd w:id="411"/>
      <w:r w:rsidRPr="00D134B1">
        <w:t xml:space="preserve"> </w:t>
      </w:r>
    </w:p>
    <w:p w14:paraId="5F3F157D" w14:textId="77777777" w:rsidR="00173C31" w:rsidRPr="008C32EF" w:rsidRDefault="00B96691" w:rsidP="007D146D">
      <w:pPr>
        <w:pStyle w:val="Titolo2"/>
      </w:pPr>
      <w:bookmarkStart w:id="412" w:name="_Ref323044183"/>
      <w:bookmarkStart w:id="413" w:name="_Toc364091577"/>
      <w:r w:rsidRPr="008C32EF">
        <w:t>Stored Quer</w:t>
      </w:r>
      <w:r w:rsidR="00E25B4E" w:rsidRPr="008C32EF">
        <w:t>y Support</w:t>
      </w:r>
      <w:bookmarkEnd w:id="412"/>
      <w:bookmarkEnd w:id="413"/>
    </w:p>
    <w:p w14:paraId="122833DB" w14:textId="77777777" w:rsidR="002D5434" w:rsidRPr="008C32EF" w:rsidRDefault="00F95378" w:rsidP="002D5434">
      <w:r w:rsidRPr="008C32EF">
        <w:t xml:space="preserve">ISO </w:t>
      </w:r>
      <w:r w:rsidR="00B257A0" w:rsidRPr="008C32EF">
        <w:t>19142 describes the use of pre-defined stored queries in WFS to access features via a Web Feature Service.</w:t>
      </w:r>
      <w:r w:rsidR="002D5434" w:rsidRPr="008C32EF">
        <w:t xml:space="preserve"> To enable the download of pre-defined </w:t>
      </w:r>
      <w:r w:rsidR="00701A6A" w:rsidRPr="008C32EF">
        <w:t>dataset</w:t>
      </w:r>
      <w:r w:rsidR="002D5434" w:rsidRPr="008C32EF">
        <w:t xml:space="preserve">s it is necessary to provide some pre-defined stored queries to access the pre-defined </w:t>
      </w:r>
      <w:r w:rsidR="00701A6A" w:rsidRPr="008C32EF">
        <w:t>dataset</w:t>
      </w:r>
      <w:r w:rsidR="002D5434" w:rsidRPr="008C32EF">
        <w:t>s.</w:t>
      </w:r>
    </w:p>
    <w:p w14:paraId="2B5A0B10" w14:textId="77777777" w:rsidR="007C2A21" w:rsidRPr="008C32EF" w:rsidRDefault="00F95378" w:rsidP="002D5434">
      <w:r w:rsidRPr="008C32EF">
        <w:t xml:space="preserve">ISO </w:t>
      </w:r>
      <w:r w:rsidR="007C2A21" w:rsidRPr="008C32EF">
        <w:t xml:space="preserve">19142 describes the operations ListStoredQueries and DescribeStoredQueries. The former is used to retrieve a list of stored queries that are available and the </w:t>
      </w:r>
      <w:r w:rsidR="00BC1FBB" w:rsidRPr="008C32EF">
        <w:t>latter</w:t>
      </w:r>
      <w:r w:rsidR="007C2A21" w:rsidRPr="008C32EF">
        <w:t xml:space="preserve"> is used to request more information about a particular stored query (or queries) such as the parameter arguments that are required to make a GetFeature request using the stored query.</w:t>
      </w:r>
    </w:p>
    <w:p w14:paraId="386728A0" w14:textId="77777777" w:rsidR="00FB36E2" w:rsidRPr="00D134B1" w:rsidRDefault="00FB36E2" w:rsidP="0039031F">
      <w:pPr>
        <w:pStyle w:val="TGStyle1"/>
        <w:rPr>
          <w:i/>
        </w:rPr>
      </w:pPr>
      <w:bookmarkStart w:id="414" w:name="_Ref317258999"/>
      <w:r w:rsidRPr="00D134B1">
        <w:t>Pre-defined Stored Queries shall be provided to make pre-defined datasets available.</w:t>
      </w:r>
      <w:bookmarkEnd w:id="414"/>
      <w:r w:rsidRPr="00D134B1">
        <w:t xml:space="preserve"> </w:t>
      </w:r>
    </w:p>
    <w:p w14:paraId="688E445C" w14:textId="77777777" w:rsidR="007C2A21" w:rsidRPr="008C32EF" w:rsidRDefault="007C2A21" w:rsidP="007C2A21">
      <w:r w:rsidRPr="008C32EF">
        <w:t xml:space="preserve">Any implementation shall ensure that all possible (i.e. available) combinations of </w:t>
      </w:r>
      <w:r w:rsidR="007A2A44" w:rsidRPr="00D134B1">
        <w:t>CRS/</w:t>
      </w:r>
      <w:r w:rsidR="007A2A44" w:rsidRPr="00BB17F1">
        <w:t>DataSetIdCode</w:t>
      </w:r>
      <w:r w:rsidR="007A2A44" w:rsidRPr="00D134B1">
        <w:t>/</w:t>
      </w:r>
      <w:r w:rsidR="007A2A44" w:rsidRPr="007A2A44">
        <w:rPr>
          <w:lang w:val="en-US"/>
        </w:rPr>
        <w:t xml:space="preserve"> </w:t>
      </w:r>
      <w:r w:rsidR="007A2A44" w:rsidRPr="00BB17F1">
        <w:rPr>
          <w:lang w:val="en-US"/>
        </w:rPr>
        <w:t>DataSetIdNamespace</w:t>
      </w:r>
      <w:r w:rsidR="007A2A44">
        <w:t>/</w:t>
      </w:r>
      <w:r w:rsidR="007A2A44" w:rsidRPr="00D134B1">
        <w:t xml:space="preserve">language </w:t>
      </w:r>
      <w:r w:rsidRPr="008C32EF">
        <w:t xml:space="preserve">should be available through a pre-defined stored query. </w:t>
      </w:r>
    </w:p>
    <w:p w14:paraId="34E16D24" w14:textId="77777777" w:rsidR="00771AB7" w:rsidRPr="00D134B1" w:rsidRDefault="00771AB7" w:rsidP="0039031F">
      <w:pPr>
        <w:pStyle w:val="TGStyle1"/>
        <w:rPr>
          <w:i/>
        </w:rPr>
      </w:pPr>
      <w:r w:rsidRPr="00D134B1">
        <w:t>Any possible (i.e. available) combinations of CRS/</w:t>
      </w:r>
      <w:r w:rsidR="007A2A44" w:rsidRPr="00BB17F1">
        <w:t>DataSetIdCode</w:t>
      </w:r>
      <w:r w:rsidRPr="00D134B1">
        <w:t>/</w:t>
      </w:r>
      <w:r w:rsidR="007A2A44" w:rsidRPr="007A2A44">
        <w:rPr>
          <w:lang w:val="en-US"/>
        </w:rPr>
        <w:t xml:space="preserve"> </w:t>
      </w:r>
      <w:r w:rsidR="007A2A44" w:rsidRPr="00BB17F1">
        <w:rPr>
          <w:lang w:val="en-US"/>
        </w:rPr>
        <w:t>DataSetIdNamespace</w:t>
      </w:r>
      <w:r w:rsidR="007A2A44">
        <w:t>/</w:t>
      </w:r>
      <w:r w:rsidRPr="00D134B1">
        <w:t>language shall be made available through pre-defined stored queries.</w:t>
      </w:r>
    </w:p>
    <w:p w14:paraId="4724D140" w14:textId="77777777" w:rsidR="00363A76" w:rsidRPr="00DC43BF" w:rsidRDefault="00363A76" w:rsidP="00363A76">
      <w:r>
        <w:rPr>
          <w:lang w:eastAsia="de-DE"/>
        </w:rPr>
        <w:t>Every instance of a</w:t>
      </w:r>
      <w:r w:rsidRPr="005253A1">
        <w:rPr>
          <w:lang w:eastAsia="de-DE"/>
        </w:rPr>
        <w:t xml:space="preserve"> WFS</w:t>
      </w:r>
      <w:r>
        <w:rPr>
          <w:lang w:eastAsia="de-DE"/>
        </w:rPr>
        <w:t>-based</w:t>
      </w:r>
      <w:r w:rsidRPr="005253A1">
        <w:rPr>
          <w:lang w:eastAsia="de-DE"/>
        </w:rPr>
        <w:t xml:space="preserve"> </w:t>
      </w:r>
      <w:r>
        <w:rPr>
          <w:lang w:eastAsia="de-DE"/>
        </w:rPr>
        <w:t>pre-defined dataset download service should d</w:t>
      </w:r>
      <w:r w:rsidRPr="005253A1">
        <w:rPr>
          <w:lang w:eastAsia="de-DE"/>
        </w:rPr>
        <w:t>efine only one Stored Query for serving pre-defined Spatial Data Sets</w:t>
      </w:r>
      <w:r w:rsidRPr="00D134B1">
        <w:rPr>
          <w:lang w:eastAsia="de-DE"/>
        </w:rPr>
        <w:t xml:space="preserve"> in order to make it easier for clients who already know the identifier of the Stored Query.</w:t>
      </w:r>
    </w:p>
    <w:p w14:paraId="6A7C4F8D" w14:textId="77777777" w:rsidR="00363A76" w:rsidRPr="0039031F" w:rsidRDefault="00363A76" w:rsidP="0039031F">
      <w:pPr>
        <w:pStyle w:val="TGRecommend"/>
      </w:pPr>
      <w:r w:rsidRPr="0039031F">
        <w:t>The following identifier should be used to identify the Stored Query for serving pre-defined Spatial Data Sets: http://inspire.ec.europa.eu/operation/download/GetSpatialDataSet</w:t>
      </w:r>
    </w:p>
    <w:p w14:paraId="3E04C31E" w14:textId="77777777" w:rsidR="00771AB7" w:rsidRPr="008C32EF" w:rsidRDefault="00363A76" w:rsidP="00771AB7">
      <w:r>
        <w:t>T</w:t>
      </w:r>
      <w:r w:rsidR="00771AB7" w:rsidRPr="008C32EF">
        <w:t xml:space="preserve">he parameter names for the arguments </w:t>
      </w:r>
      <w:r>
        <w:t xml:space="preserve">of the Stored Query </w:t>
      </w:r>
      <w:r w:rsidR="00771AB7" w:rsidRPr="008C32EF">
        <w:t>shall be consistent as proposed in the following requirement:</w:t>
      </w:r>
    </w:p>
    <w:p w14:paraId="57BE2925" w14:textId="77777777" w:rsidR="007C2A21" w:rsidRPr="00BB17F1" w:rsidRDefault="007C2A21" w:rsidP="0039031F">
      <w:pPr>
        <w:pStyle w:val="TGStyle1"/>
        <w:rPr>
          <w:i/>
        </w:rPr>
      </w:pPr>
      <w:bookmarkStart w:id="415" w:name="_Ref363722859"/>
      <w:r w:rsidRPr="00BB17F1">
        <w:t xml:space="preserve">Pre-defined Stored Queries shall </w:t>
      </w:r>
      <w:r w:rsidRPr="008C32EF">
        <w:t>use the parameter names “CRS”, “</w:t>
      </w:r>
      <w:r w:rsidR="00BB17F1" w:rsidRPr="00BB17F1">
        <w:rPr>
          <w:lang w:val="en-GB"/>
        </w:rPr>
        <w:t>DataSetIdCode</w:t>
      </w:r>
      <w:r w:rsidRPr="008C32EF">
        <w:t>”</w:t>
      </w:r>
      <w:r w:rsidR="00BB17F1">
        <w:rPr>
          <w:lang w:val="en-US"/>
        </w:rPr>
        <w:t>, “</w:t>
      </w:r>
      <w:r w:rsidR="00BB17F1" w:rsidRPr="00BB17F1">
        <w:rPr>
          <w:lang w:val="en-US"/>
        </w:rPr>
        <w:t>DataSetIdNamespace</w:t>
      </w:r>
      <w:r w:rsidR="00BB17F1">
        <w:rPr>
          <w:lang w:val="en-US"/>
        </w:rPr>
        <w:t>”</w:t>
      </w:r>
      <w:r w:rsidRPr="008C32EF">
        <w:t xml:space="preserve"> and “Language” to identify the CRS, dataset</w:t>
      </w:r>
      <w:r w:rsidR="00BB17F1">
        <w:rPr>
          <w:lang w:val="en-US"/>
        </w:rPr>
        <w:t xml:space="preserve"> </w:t>
      </w:r>
      <w:r w:rsidRPr="008C32EF">
        <w:t>ID</w:t>
      </w:r>
      <w:r w:rsidR="00BB17F1">
        <w:rPr>
          <w:lang w:val="en-US"/>
        </w:rPr>
        <w:t xml:space="preserve"> code, dataset ID namespace</w:t>
      </w:r>
      <w:r w:rsidRPr="008C32EF">
        <w:t xml:space="preserve"> and language components of a query.</w:t>
      </w:r>
      <w:bookmarkEnd w:id="415"/>
    </w:p>
    <w:p w14:paraId="353D42B7" w14:textId="77777777" w:rsidR="002D5434" w:rsidRPr="008C32EF" w:rsidRDefault="002D5434" w:rsidP="00B96691">
      <w:r w:rsidRPr="008C32EF">
        <w:t>For example the following stored query takes arguments for the parameters DataSetI</w:t>
      </w:r>
      <w:r w:rsidR="00501256">
        <w:t>d</w:t>
      </w:r>
      <w:r w:rsidR="00BB17F1">
        <w:t>Code</w:t>
      </w:r>
      <w:r w:rsidR="007C2A21" w:rsidRPr="008C32EF">
        <w:t xml:space="preserve"> (</w:t>
      </w:r>
      <w:r w:rsidR="000D740B">
        <w:t>mycode</w:t>
      </w:r>
      <w:r w:rsidR="007C2A21" w:rsidRPr="008C32EF">
        <w:t>)</w:t>
      </w:r>
      <w:r w:rsidR="00BB17F1">
        <w:t>, DatasetIdNamespace (</w:t>
      </w:r>
      <w:r w:rsidR="000D740B">
        <w:t>mynamespace</w:t>
      </w:r>
      <w:r w:rsidR="00BB17F1">
        <w:t>)</w:t>
      </w:r>
      <w:r w:rsidR="000D740B">
        <w:t xml:space="preserve">, </w:t>
      </w:r>
      <w:r w:rsidRPr="008C32EF">
        <w:t>CRS</w:t>
      </w:r>
      <w:r w:rsidR="007C2A21" w:rsidRPr="008C32EF">
        <w:t xml:space="preserve"> (EPSG:4326)</w:t>
      </w:r>
      <w:r w:rsidR="000D740B">
        <w:t xml:space="preserve"> and Language (English)</w:t>
      </w:r>
      <w:r w:rsidRPr="008C32EF">
        <w:t>.</w:t>
      </w:r>
    </w:p>
    <w:p w14:paraId="0A352AE5" w14:textId="77777777" w:rsidR="00FB36E2" w:rsidRPr="00D134B1" w:rsidRDefault="00632A4F" w:rsidP="00632A4F">
      <w:pPr>
        <w:pStyle w:val="Exampletitle"/>
        <w:rPr>
          <w:lang w:val="en-GB"/>
        </w:rPr>
      </w:pPr>
      <w:bookmarkStart w:id="416" w:name="_Toc364091653"/>
      <w:r w:rsidRPr="00D134B1">
        <w:rPr>
          <w:lang w:val="en-GB"/>
        </w:rPr>
        <w:t>Custom stored query requesting a dataset by ID and CRS (informative only)</w:t>
      </w:r>
      <w:bookmarkEnd w:id="416"/>
    </w:p>
    <w:p w14:paraId="34BB4073" w14:textId="77777777" w:rsidR="00460ADB" w:rsidRPr="00D134B1" w:rsidRDefault="00501256" w:rsidP="00460ADB">
      <w:pPr>
        <w:pStyle w:val="XMLExample"/>
        <w:rPr>
          <w:lang w:val="en-GB"/>
        </w:rPr>
      </w:pPr>
      <w:r w:rsidRPr="00363A76">
        <w:rPr>
          <w:lang w:val="en-GB"/>
        </w:rPr>
        <w:t>http://www.myinspirewfs.com/request=getFeature&amp;storedquery_id=</w:t>
      </w:r>
      <w:r w:rsidR="009E7D6B" w:rsidRPr="009E7D6B">
        <w:t xml:space="preserve"> </w:t>
      </w:r>
      <w:r w:rsidR="009E7D6B" w:rsidRPr="00FC059A">
        <w:t>http://inspire.ec.europa.eu/operation/download/GetSpatialDataSet</w:t>
      </w:r>
      <w:r w:rsidR="009E7D6B" w:rsidRPr="00363A76" w:rsidDel="009E7D6B">
        <w:rPr>
          <w:lang w:val="en-GB"/>
        </w:rPr>
        <w:t xml:space="preserve"> </w:t>
      </w:r>
      <w:r w:rsidRPr="00363A76">
        <w:rPr>
          <w:lang w:val="en-GB"/>
        </w:rPr>
        <w:t>&amp;DataSetIdCode=</w:t>
      </w:r>
      <w:r w:rsidR="000D740B">
        <w:rPr>
          <w:lang w:val="en-GB"/>
        </w:rPr>
        <w:t>mycode</w:t>
      </w:r>
      <w:r w:rsidRPr="00363A76">
        <w:rPr>
          <w:lang w:val="en-GB"/>
        </w:rPr>
        <w:t>&amp;DataSetIdNamespace=</w:t>
      </w:r>
      <w:r w:rsidR="000D740B">
        <w:rPr>
          <w:lang w:val="en-GB"/>
        </w:rPr>
        <w:t>mynamespace</w:t>
      </w:r>
      <w:r w:rsidRPr="00363A76">
        <w:rPr>
          <w:lang w:val="en-GB"/>
        </w:rPr>
        <w:t>&amp;CRS=EPSG:4326</w:t>
      </w:r>
      <w:r w:rsidR="009E7D6B">
        <w:rPr>
          <w:lang w:val="en-GB"/>
        </w:rPr>
        <w:t>&amp;Language=eng</w:t>
      </w:r>
    </w:p>
    <w:p w14:paraId="0EA44A88" w14:textId="77777777" w:rsidR="002D5434" w:rsidRPr="008C32EF" w:rsidRDefault="002D5434" w:rsidP="002D5434"/>
    <w:p w14:paraId="4FCBF336" w14:textId="77777777" w:rsidR="00771AB7" w:rsidRDefault="00771AB7" w:rsidP="002D5434">
      <w:r w:rsidRPr="008C32EF">
        <w:t xml:space="preserve">Beyond these </w:t>
      </w:r>
      <w:r w:rsidR="004204B2">
        <w:t>four</w:t>
      </w:r>
      <w:r w:rsidR="004204B2" w:rsidRPr="008C32EF">
        <w:t xml:space="preserve"> </w:t>
      </w:r>
      <w:r w:rsidRPr="008C32EF">
        <w:t xml:space="preserve">mandated parameter names this Technical Guidance does not place any requirements on other parameter names as they may be </w:t>
      </w:r>
      <w:r w:rsidR="00701A6A" w:rsidRPr="008C32EF">
        <w:t>dataset</w:t>
      </w:r>
      <w:r w:rsidRPr="008C32EF">
        <w:t xml:space="preserve"> specific.</w:t>
      </w:r>
      <w:r w:rsidR="00363A76">
        <w:t xml:space="preserve"> </w:t>
      </w:r>
    </w:p>
    <w:p w14:paraId="5E3E341C" w14:textId="77777777" w:rsidR="00A302ED" w:rsidRPr="008C32EF" w:rsidRDefault="00A302ED" w:rsidP="002D5434"/>
    <w:p w14:paraId="1361F9AE" w14:textId="77777777" w:rsidR="00FC6868" w:rsidRPr="0018628A" w:rsidRDefault="00FC6868" w:rsidP="00FC6868">
      <w:pPr>
        <w:pStyle w:val="Titolo2"/>
      </w:pPr>
      <w:bookmarkStart w:id="417" w:name="_Toc182307541"/>
      <w:bookmarkStart w:id="418" w:name="_Ref363722543"/>
      <w:bookmarkStart w:id="419" w:name="_Toc364091578"/>
      <w:r w:rsidRPr="0018628A">
        <w:t>INSPIRE Datasets and WFS Features</w:t>
      </w:r>
      <w:bookmarkEnd w:id="418"/>
      <w:bookmarkEnd w:id="419"/>
    </w:p>
    <w:p w14:paraId="30B44414" w14:textId="77777777" w:rsidR="00FC6868" w:rsidRPr="0018628A" w:rsidRDefault="00FC6868" w:rsidP="00FC6868">
      <w:r w:rsidRPr="0018628A">
        <w:t xml:space="preserve">WFS is designed around the feature paradigm (spatial objects in INSPIRE terminology). There is no concept of ‘datasets’, only a single data store that contains the features. Therefore, it is common practice that a separate WFS ‘endpoint’ is provided for each dataset. An endpoint in this context means the base URL of the WFS service i.e. the URL to which a </w:t>
      </w:r>
      <w:r>
        <w:t>G</w:t>
      </w:r>
      <w:r w:rsidRPr="0018628A">
        <w:t>etCapabilities request is made.</w:t>
      </w:r>
    </w:p>
    <w:p w14:paraId="0EA49221" w14:textId="77777777" w:rsidR="00FC6868" w:rsidRPr="0018628A" w:rsidRDefault="00FC6868" w:rsidP="00FC6868">
      <w:pPr>
        <w:jc w:val="left"/>
      </w:pPr>
      <w:r w:rsidRPr="0018628A">
        <w:t>i.e: for a WFS service that can be called as follows:</w:t>
      </w:r>
      <w:r w:rsidR="009E7D6B">
        <w:br/>
      </w:r>
      <w:hyperlink r:id="rId43" w:history="1">
        <w:r w:rsidRPr="0018628A">
          <w:rPr>
            <w:rStyle w:val="Collegamentoipertestuale"/>
          </w:rPr>
          <w:t>http://my-wfs.com/mydata?request=getCapabilities&amp;service=WFS&amp;</w:t>
        </w:r>
      </w:hyperlink>
      <w:r w:rsidRPr="0018628A">
        <w:rPr>
          <w:color w:val="0070C0"/>
          <w:u w:val="single"/>
        </w:rPr>
        <w:t xml:space="preserve">... </w:t>
      </w:r>
    </w:p>
    <w:p w14:paraId="5A86ADD0" w14:textId="77777777" w:rsidR="00FC6868" w:rsidRPr="0018628A" w:rsidRDefault="00FC6868" w:rsidP="00FC6868">
      <w:r w:rsidRPr="0018628A">
        <w:t>The endpoint in this context would be:</w:t>
      </w:r>
    </w:p>
    <w:p w14:paraId="7BC6FCBF" w14:textId="77777777" w:rsidR="00FC6868" w:rsidRPr="0018628A" w:rsidRDefault="00FC6868" w:rsidP="00FC6868">
      <w:hyperlink r:id="rId44" w:history="1">
        <w:r w:rsidRPr="0018628A">
          <w:rPr>
            <w:rStyle w:val="Collegamentoipertestuale"/>
          </w:rPr>
          <w:t>http://my-wfs.com/mydata</w:t>
        </w:r>
      </w:hyperlink>
      <w:r w:rsidRPr="0018628A">
        <w:t xml:space="preserve"> </w:t>
      </w:r>
    </w:p>
    <w:p w14:paraId="1BDB12B7" w14:textId="77777777" w:rsidR="00FC6868" w:rsidRPr="00D134B1" w:rsidRDefault="009E7D6B" w:rsidP="0039031F">
      <w:pPr>
        <w:pStyle w:val="TGStyle1"/>
      </w:pPr>
      <w:bookmarkStart w:id="420" w:name="_Ref363662031"/>
      <w:r w:rsidRPr="009E7D6B">
        <w:t>A separate WFS endpoint shall be provided for each INSPIRE dataset thus providing one dataset per GetCapabilities response.</w:t>
      </w:r>
      <w:bookmarkEnd w:id="420"/>
    </w:p>
    <w:p w14:paraId="3E69BC8A" w14:textId="77777777" w:rsidR="007D5314" w:rsidRPr="008C32EF" w:rsidRDefault="006E4735" w:rsidP="007D5314">
      <w:pPr>
        <w:pStyle w:val="Titolo2"/>
      </w:pPr>
      <w:bookmarkStart w:id="421" w:name="_Toc364091579"/>
      <w:r w:rsidRPr="008C32EF">
        <w:t xml:space="preserve">Publishing INSPIRE metadata using </w:t>
      </w:r>
      <w:r w:rsidR="006314B8" w:rsidRPr="008C32EF">
        <w:t>ows:Extended</w:t>
      </w:r>
      <w:r w:rsidRPr="008C32EF">
        <w:t>Capabilities</w:t>
      </w:r>
      <w:bookmarkEnd w:id="421"/>
      <w:r w:rsidRPr="008C32EF">
        <w:t xml:space="preserve"> </w:t>
      </w:r>
    </w:p>
    <w:p w14:paraId="7972CD9A" w14:textId="77777777" w:rsidR="00DA12E7" w:rsidRPr="008C32EF" w:rsidRDefault="006314B8" w:rsidP="00EF45BA">
      <w:r w:rsidRPr="008C32EF">
        <w:t>In order to make the Download Service INSPIRE metadata elements available via a standard WFS it is necessary to u</w:t>
      </w:r>
      <w:r w:rsidR="00F65D64" w:rsidRPr="008C32EF">
        <w:t>se</w:t>
      </w:r>
      <w:r w:rsidRPr="008C32EF">
        <w:t xml:space="preserve"> ows:ExtendedCapabilites in </w:t>
      </w:r>
      <w:r w:rsidR="00E71431" w:rsidRPr="008C32EF">
        <w:t xml:space="preserve">the </w:t>
      </w:r>
      <w:r w:rsidRPr="008C32EF">
        <w:t>WFS</w:t>
      </w:r>
      <w:r w:rsidR="00E71431" w:rsidRPr="008C32EF">
        <w:t xml:space="preserve"> capabilities response</w:t>
      </w:r>
      <w:r w:rsidRPr="008C32EF">
        <w:t xml:space="preserve"> and publish the INSPIRE metadata according to an extension schema</w:t>
      </w:r>
      <w:r w:rsidR="00DA12E7" w:rsidRPr="008C32EF">
        <w:t xml:space="preserve"> within an</w:t>
      </w:r>
      <w:r w:rsidRPr="008C32EF">
        <w:t xml:space="preserve"> </w:t>
      </w:r>
      <w:r w:rsidRPr="008C32EF">
        <w:rPr>
          <w:i/>
        </w:rPr>
        <w:t>inspire_dls:ExtendedCapabilities</w:t>
      </w:r>
      <w:r w:rsidR="00DA12E7" w:rsidRPr="008C32EF">
        <w:t xml:space="preserve"> element. The INSPIRE extension schema and example instance documents can be found at: </w:t>
      </w:r>
      <w:hyperlink r:id="rId45" w:history="1">
        <w:r w:rsidR="00DA12E7" w:rsidRPr="008C32EF">
          <w:rPr>
            <w:rStyle w:val="Collegamentoipertestuale"/>
          </w:rPr>
          <w:t>http://inspire.ec.europa.eu/schemas/inspire_dls/</w:t>
        </w:r>
      </w:hyperlink>
      <w:r w:rsidR="00DA12E7" w:rsidRPr="008C32EF">
        <w:t xml:space="preserve"> </w:t>
      </w:r>
    </w:p>
    <w:p w14:paraId="4446741F" w14:textId="77777777" w:rsidR="003C1A27" w:rsidRPr="008C32EF" w:rsidRDefault="003C1A27" w:rsidP="00EF45BA">
      <w:r w:rsidRPr="008C32EF">
        <w:t xml:space="preserve">The schema document itself is at </w:t>
      </w:r>
      <w:hyperlink r:id="rId46" w:history="1">
        <w:r w:rsidRPr="008C32EF">
          <w:rPr>
            <w:rStyle w:val="Collegamentoipertestuale"/>
          </w:rPr>
          <w:t>http://inspire.ec.euro</w:t>
        </w:r>
        <w:r w:rsidRPr="008C32EF">
          <w:rPr>
            <w:rStyle w:val="Collegamentoipertestuale"/>
          </w:rPr>
          <w:t>p</w:t>
        </w:r>
        <w:r w:rsidRPr="008C32EF">
          <w:rPr>
            <w:rStyle w:val="Collegamentoipertestuale"/>
          </w:rPr>
          <w:t>a.eu/schemas/inspire_dls/1.0/inspire_dls.xsd</w:t>
        </w:r>
      </w:hyperlink>
      <w:r w:rsidRPr="008C32EF">
        <w:t xml:space="preserve"> </w:t>
      </w:r>
    </w:p>
    <w:p w14:paraId="5DE1A7BF" w14:textId="77777777" w:rsidR="006314B8" w:rsidRPr="008C32EF" w:rsidRDefault="006314B8" w:rsidP="00EF45BA">
      <w:r w:rsidRPr="008C32EF">
        <w:t>There are two possible options that may be used and it is up to the implementing Member State to decide which is more appropriate according to need.</w:t>
      </w:r>
    </w:p>
    <w:p w14:paraId="34ED261A" w14:textId="77777777" w:rsidR="00F65D64" w:rsidRPr="008C32EF" w:rsidRDefault="006314B8" w:rsidP="00EF45BA">
      <w:r w:rsidRPr="008C32EF">
        <w:t>The first option is to use the ows:ExtendedCapabilities to publish a link to a Download Service metadata record. (e.g. in a discovery service).</w:t>
      </w:r>
      <w:r w:rsidR="00A85ADF" w:rsidRPr="008C32EF">
        <w:t xml:space="preserve"> This should be done using a </w:t>
      </w:r>
      <w:r w:rsidR="00A85ADF" w:rsidRPr="008C32EF">
        <w:rPr>
          <w:rFonts w:ascii="Courier New" w:hAnsi="Courier New"/>
        </w:rPr>
        <w:t xml:space="preserve">&lt;inspire_common:MetadataURL&gt; </w:t>
      </w:r>
      <w:r w:rsidR="00A85ADF" w:rsidRPr="008C32EF">
        <w:t xml:space="preserve">in the extended capabilities section. </w:t>
      </w:r>
    </w:p>
    <w:p w14:paraId="08DB7383" w14:textId="77777777" w:rsidR="006314B8" w:rsidRPr="008C32EF" w:rsidRDefault="006314B8" w:rsidP="00EF45BA">
      <w:r w:rsidRPr="008C32EF">
        <w:t>The second option is to publish all the metadata elements directly in the</w:t>
      </w:r>
      <w:r w:rsidR="00F65D64" w:rsidRPr="008C32EF">
        <w:t xml:space="preserve"> WFS capabilities (and</w:t>
      </w:r>
      <w:r w:rsidRPr="008C32EF">
        <w:t xml:space="preserve"> ows:ExtendedCapabilities</w:t>
      </w:r>
      <w:r w:rsidR="00F65D64" w:rsidRPr="008C32EF">
        <w:t>)</w:t>
      </w:r>
      <w:r w:rsidRPr="008C32EF">
        <w:t xml:space="preserve"> using the mapping in the following table.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61"/>
        <w:gridCol w:w="5811"/>
      </w:tblGrid>
      <w:tr w:rsidR="00F65D64" w:rsidRPr="008C32EF" w14:paraId="139375D9" w14:textId="77777777" w:rsidTr="00F547EE">
        <w:trPr>
          <w:tblHeader/>
        </w:trPr>
        <w:tc>
          <w:tcPr>
            <w:tcW w:w="3261" w:type="dxa"/>
            <w:tcBorders>
              <w:top w:val="single" w:sz="8" w:space="0" w:color="000000"/>
              <w:left w:val="single" w:sz="8" w:space="0" w:color="000000"/>
              <w:bottom w:val="single" w:sz="8" w:space="0" w:color="000000"/>
              <w:right w:val="single" w:sz="8" w:space="0" w:color="000000"/>
            </w:tcBorders>
            <w:shd w:val="clear" w:color="auto" w:fill="D9D9D9"/>
          </w:tcPr>
          <w:p w14:paraId="65EB27AD" w14:textId="77777777" w:rsidR="00F65D64" w:rsidRPr="008C32EF" w:rsidRDefault="00F65D64" w:rsidP="00F547EE">
            <w:pPr>
              <w:snapToGrid w:val="0"/>
              <w:spacing w:before="57" w:after="57"/>
              <w:jc w:val="center"/>
              <w:rPr>
                <w:b/>
                <w:sz w:val="22"/>
                <w:szCs w:val="22"/>
              </w:rPr>
            </w:pPr>
            <w:r w:rsidRPr="008C32EF">
              <w:rPr>
                <w:b/>
                <w:sz w:val="22"/>
                <w:szCs w:val="22"/>
              </w:rPr>
              <w:t>INSPIRE Metadata elements</w:t>
            </w:r>
          </w:p>
          <w:p w14:paraId="095E15CE" w14:textId="77777777" w:rsidR="00F65D64" w:rsidRPr="008C32EF" w:rsidRDefault="00F65D64" w:rsidP="00F547EE">
            <w:pPr>
              <w:snapToGrid w:val="0"/>
              <w:spacing w:before="57" w:after="57"/>
              <w:jc w:val="center"/>
              <w:rPr>
                <w:b/>
                <w:sz w:val="22"/>
                <w:szCs w:val="22"/>
              </w:rPr>
            </w:pPr>
            <w:r w:rsidRPr="008C32EF">
              <w:rPr>
                <w:b/>
                <w:sz w:val="22"/>
                <w:szCs w:val="22"/>
              </w:rPr>
              <w:t>(</w:t>
            </w:r>
            <w:r w:rsidRPr="008C32EF">
              <w:rPr>
                <w:b/>
                <w:sz w:val="22"/>
                <w:szCs w:val="22"/>
                <w:u w:val="single"/>
              </w:rPr>
              <w:t>M</w:t>
            </w:r>
            <w:r w:rsidRPr="008C32EF">
              <w:rPr>
                <w:b/>
                <w:sz w:val="22"/>
                <w:szCs w:val="22"/>
              </w:rPr>
              <w:t xml:space="preserve">andatory - </w:t>
            </w:r>
            <w:r w:rsidRPr="008C32EF">
              <w:rPr>
                <w:b/>
                <w:sz w:val="22"/>
                <w:szCs w:val="22"/>
                <w:u w:val="single"/>
              </w:rPr>
              <w:t>C</w:t>
            </w:r>
            <w:r w:rsidRPr="008C32EF">
              <w:rPr>
                <w:b/>
                <w:sz w:val="22"/>
                <w:szCs w:val="22"/>
              </w:rPr>
              <w:t>onditional)</w:t>
            </w:r>
          </w:p>
        </w:tc>
        <w:tc>
          <w:tcPr>
            <w:tcW w:w="5811" w:type="dxa"/>
            <w:tcBorders>
              <w:top w:val="single" w:sz="8" w:space="0" w:color="000000"/>
              <w:left w:val="single" w:sz="8" w:space="0" w:color="000000"/>
              <w:bottom w:val="single" w:sz="8" w:space="0" w:color="000000"/>
              <w:right w:val="single" w:sz="8" w:space="0" w:color="000000"/>
            </w:tcBorders>
            <w:shd w:val="clear" w:color="auto" w:fill="D9D9D9"/>
          </w:tcPr>
          <w:p w14:paraId="79774045" w14:textId="77777777" w:rsidR="00F65D64" w:rsidRPr="00D134B1" w:rsidRDefault="00F65D64" w:rsidP="00F547EE">
            <w:pPr>
              <w:widowControl w:val="0"/>
              <w:snapToGrid w:val="0"/>
              <w:spacing w:before="57" w:after="57"/>
              <w:jc w:val="center"/>
              <w:rPr>
                <w:rFonts w:eastAsia="Arial"/>
                <w:b/>
                <w:sz w:val="22"/>
                <w:szCs w:val="22"/>
              </w:rPr>
            </w:pPr>
            <w:r w:rsidRPr="00D134B1">
              <w:rPr>
                <w:b/>
                <w:sz w:val="22"/>
                <w:szCs w:val="22"/>
              </w:rPr>
              <w:t xml:space="preserve">ISO </w:t>
            </w:r>
            <w:r w:rsidRPr="008C32EF">
              <w:rPr>
                <w:b/>
                <w:sz w:val="22"/>
                <w:szCs w:val="22"/>
              </w:rPr>
              <w:t>19142</w:t>
            </w:r>
            <w:r w:rsidRPr="00D134B1">
              <w:rPr>
                <w:rFonts w:eastAsia="Arial"/>
                <w:b/>
                <w:sz w:val="22"/>
                <w:szCs w:val="22"/>
              </w:rPr>
              <w:t xml:space="preserve"> elements of</w:t>
            </w:r>
          </w:p>
          <w:p w14:paraId="6EE99F5C" w14:textId="77777777" w:rsidR="00F65D64" w:rsidRPr="00D134B1" w:rsidRDefault="00F65D64" w:rsidP="00F547EE">
            <w:pPr>
              <w:widowControl w:val="0"/>
              <w:snapToGrid w:val="0"/>
              <w:spacing w:before="57" w:after="57"/>
              <w:jc w:val="center"/>
              <w:rPr>
                <w:rFonts w:ascii="Courier New" w:eastAsia="Arial" w:hAnsi="Courier New"/>
                <w:b/>
                <w:sz w:val="22"/>
                <w:szCs w:val="22"/>
              </w:rPr>
            </w:pPr>
            <w:r w:rsidRPr="00D134B1">
              <w:rPr>
                <w:rFonts w:ascii="Courier New" w:hAnsi="Courier New"/>
                <w:b/>
              </w:rPr>
              <w:t>&lt;WFS_Capabilities&gt;</w:t>
            </w:r>
          </w:p>
        </w:tc>
      </w:tr>
      <w:tr w:rsidR="00F65D64" w:rsidRPr="008C32EF" w14:paraId="697326F9" w14:textId="77777777" w:rsidTr="00F547EE">
        <w:tc>
          <w:tcPr>
            <w:tcW w:w="3261" w:type="dxa"/>
            <w:tcBorders>
              <w:top w:val="single" w:sz="8" w:space="0" w:color="000000"/>
              <w:left w:val="single" w:sz="1" w:space="0" w:color="000000"/>
              <w:bottom w:val="single" w:sz="1" w:space="0" w:color="000000"/>
            </w:tcBorders>
          </w:tcPr>
          <w:p w14:paraId="1B1CCF30" w14:textId="77777777" w:rsidR="00F65D64" w:rsidRPr="008C32EF" w:rsidRDefault="00F65D64" w:rsidP="00F547EE">
            <w:pPr>
              <w:tabs>
                <w:tab w:val="left" w:pos="576"/>
              </w:tabs>
              <w:snapToGrid w:val="0"/>
              <w:spacing w:before="57" w:after="57"/>
              <w:rPr>
                <w:bCs/>
              </w:rPr>
            </w:pPr>
            <w:r w:rsidRPr="008C32EF">
              <w:rPr>
                <w:bCs/>
              </w:rPr>
              <w:t>Resource Title (M)</w:t>
            </w:r>
          </w:p>
        </w:tc>
        <w:tc>
          <w:tcPr>
            <w:tcW w:w="5811" w:type="dxa"/>
            <w:tcBorders>
              <w:top w:val="single" w:sz="8" w:space="0" w:color="000000"/>
              <w:left w:val="single" w:sz="1" w:space="0" w:color="000000"/>
              <w:bottom w:val="single" w:sz="1" w:space="0" w:color="000000"/>
              <w:right w:val="single" w:sz="1" w:space="0" w:color="000000"/>
            </w:tcBorders>
          </w:tcPr>
          <w:p w14:paraId="3B45379C" w14:textId="77777777" w:rsidR="00F65D64" w:rsidRPr="008C32EF" w:rsidRDefault="00F65D64" w:rsidP="00F547EE">
            <w:pPr>
              <w:tabs>
                <w:tab w:val="left" w:pos="576"/>
              </w:tabs>
              <w:snapToGrid w:val="0"/>
              <w:spacing w:before="57" w:after="57"/>
              <w:rPr>
                <w:rFonts w:ascii="Courier New" w:hAnsi="Courier New"/>
                <w:noProof/>
              </w:rPr>
            </w:pPr>
            <w:r w:rsidRPr="008C32EF">
              <w:rPr>
                <w:rFonts w:ascii="Courier New" w:hAnsi="Courier New"/>
                <w:noProof/>
              </w:rPr>
              <w:t>ows:ServiceIdentification/ows:Title</w:t>
            </w:r>
          </w:p>
        </w:tc>
      </w:tr>
      <w:tr w:rsidR="00F65D64" w:rsidRPr="008C32EF" w14:paraId="265FD7D4" w14:textId="77777777" w:rsidTr="00F547EE">
        <w:tc>
          <w:tcPr>
            <w:tcW w:w="3261" w:type="dxa"/>
            <w:tcBorders>
              <w:left w:val="single" w:sz="1" w:space="0" w:color="000000"/>
              <w:bottom w:val="single" w:sz="1" w:space="0" w:color="000000"/>
            </w:tcBorders>
          </w:tcPr>
          <w:p w14:paraId="01AB0D5B" w14:textId="77777777" w:rsidR="00F65D64" w:rsidRPr="008C32EF" w:rsidRDefault="00F65D64" w:rsidP="00F547EE">
            <w:pPr>
              <w:tabs>
                <w:tab w:val="left" w:pos="576"/>
              </w:tabs>
              <w:snapToGrid w:val="0"/>
              <w:spacing w:before="57" w:after="57"/>
              <w:rPr>
                <w:bCs/>
              </w:rPr>
            </w:pPr>
            <w:r w:rsidRPr="008C32EF">
              <w:rPr>
                <w:bCs/>
              </w:rPr>
              <w:t>Resource Abstract (M)</w:t>
            </w:r>
          </w:p>
        </w:tc>
        <w:tc>
          <w:tcPr>
            <w:tcW w:w="5811" w:type="dxa"/>
            <w:tcBorders>
              <w:left w:val="single" w:sz="1" w:space="0" w:color="000000"/>
              <w:bottom w:val="single" w:sz="1" w:space="0" w:color="000000"/>
              <w:right w:val="single" w:sz="1" w:space="0" w:color="000000"/>
            </w:tcBorders>
          </w:tcPr>
          <w:p w14:paraId="1A2C08F1" w14:textId="77777777" w:rsidR="00F65D64" w:rsidRPr="008C32EF" w:rsidRDefault="00F65D64" w:rsidP="00F547EE">
            <w:pPr>
              <w:tabs>
                <w:tab w:val="left" w:pos="576"/>
              </w:tabs>
              <w:snapToGrid w:val="0"/>
              <w:spacing w:before="57" w:after="57"/>
              <w:rPr>
                <w:rFonts w:ascii="Courier New" w:hAnsi="Courier New"/>
                <w:noProof/>
              </w:rPr>
            </w:pPr>
            <w:r w:rsidRPr="008C32EF">
              <w:rPr>
                <w:rFonts w:ascii="Courier New" w:hAnsi="Courier New"/>
                <w:noProof/>
              </w:rPr>
              <w:t>ows:ServiceIdentification/ows:Abstract</w:t>
            </w:r>
          </w:p>
        </w:tc>
      </w:tr>
      <w:tr w:rsidR="00F65D64" w:rsidRPr="008C32EF" w14:paraId="5D0A2151" w14:textId="77777777" w:rsidTr="00F547EE">
        <w:tc>
          <w:tcPr>
            <w:tcW w:w="3261" w:type="dxa"/>
            <w:tcBorders>
              <w:left w:val="single" w:sz="1" w:space="0" w:color="000000"/>
              <w:bottom w:val="single" w:sz="1" w:space="0" w:color="000000"/>
            </w:tcBorders>
          </w:tcPr>
          <w:p w14:paraId="45E79511" w14:textId="77777777" w:rsidR="00F65D64" w:rsidRPr="008C32EF" w:rsidRDefault="00F65D64" w:rsidP="00F547EE">
            <w:pPr>
              <w:tabs>
                <w:tab w:val="left" w:pos="576"/>
              </w:tabs>
              <w:snapToGrid w:val="0"/>
              <w:spacing w:before="57" w:after="57"/>
              <w:rPr>
                <w:bCs/>
              </w:rPr>
            </w:pPr>
            <w:r w:rsidRPr="008C32EF">
              <w:rPr>
                <w:bCs/>
              </w:rPr>
              <w:t>Resource Type (M)</w:t>
            </w:r>
          </w:p>
        </w:tc>
        <w:tc>
          <w:tcPr>
            <w:tcW w:w="5811" w:type="dxa"/>
            <w:tcBorders>
              <w:left w:val="single" w:sz="1" w:space="0" w:color="000000"/>
              <w:bottom w:val="single" w:sz="1" w:space="0" w:color="000000"/>
              <w:right w:val="single" w:sz="1" w:space="0" w:color="000000"/>
            </w:tcBorders>
          </w:tcPr>
          <w:p w14:paraId="604E77BA" w14:textId="77777777" w:rsidR="00F65D64" w:rsidRPr="008C32EF" w:rsidRDefault="00F65D64" w:rsidP="00F547EE">
            <w:pPr>
              <w:tabs>
                <w:tab w:val="left" w:pos="576"/>
              </w:tabs>
              <w:snapToGrid w:val="0"/>
              <w:spacing w:before="57" w:after="57"/>
              <w:rPr>
                <w:rFonts w:ascii="Courier New" w:hAnsi="Courier New"/>
                <w:noProof/>
              </w:rPr>
            </w:pPr>
            <w:r w:rsidRPr="008C32EF">
              <w:rPr>
                <w:rFonts w:ascii="Courier New" w:hAnsi="Courier New"/>
                <w:noProof/>
              </w:rPr>
              <w:t>inspire_common:ResourceType</w:t>
            </w:r>
          </w:p>
          <w:p w14:paraId="3D541082" w14:textId="77777777" w:rsidR="00F65D64" w:rsidRPr="008C32EF" w:rsidRDefault="00F65D64" w:rsidP="00F547EE">
            <w:pPr>
              <w:tabs>
                <w:tab w:val="left" w:pos="576"/>
              </w:tabs>
              <w:snapToGrid w:val="0"/>
              <w:spacing w:before="57" w:after="57"/>
              <w:rPr>
                <w:rFonts w:ascii="Courier New" w:hAnsi="Courier New"/>
                <w:noProof/>
              </w:rPr>
            </w:pPr>
            <w:r w:rsidRPr="008C32EF">
              <w:rPr>
                <w:rFonts w:ascii="Courier New" w:hAnsi="Courier New"/>
                <w:noProof/>
              </w:rPr>
              <w:t>(ExtendedCapabilities)</w:t>
            </w:r>
          </w:p>
        </w:tc>
      </w:tr>
      <w:tr w:rsidR="00F65D64" w:rsidRPr="008C32EF" w14:paraId="21BC5821" w14:textId="77777777" w:rsidTr="00F547EE">
        <w:tc>
          <w:tcPr>
            <w:tcW w:w="3261" w:type="dxa"/>
            <w:tcBorders>
              <w:left w:val="single" w:sz="1" w:space="0" w:color="000000"/>
              <w:bottom w:val="single" w:sz="1" w:space="0" w:color="000000"/>
            </w:tcBorders>
          </w:tcPr>
          <w:p w14:paraId="68AD1550" w14:textId="77777777" w:rsidR="00F65D64" w:rsidRPr="008C32EF" w:rsidRDefault="00F65D64" w:rsidP="00F547EE">
            <w:pPr>
              <w:tabs>
                <w:tab w:val="left" w:pos="576"/>
              </w:tabs>
              <w:snapToGrid w:val="0"/>
              <w:spacing w:before="57" w:after="57"/>
              <w:rPr>
                <w:bCs/>
              </w:rPr>
            </w:pPr>
            <w:r w:rsidRPr="008C32EF">
              <w:rPr>
                <w:bCs/>
              </w:rPr>
              <w:t>Resource Locator (C)</w:t>
            </w:r>
          </w:p>
        </w:tc>
        <w:tc>
          <w:tcPr>
            <w:tcW w:w="5811" w:type="dxa"/>
            <w:tcBorders>
              <w:left w:val="single" w:sz="1" w:space="0" w:color="000000"/>
              <w:bottom w:val="single" w:sz="1" w:space="0" w:color="000000"/>
              <w:right w:val="single" w:sz="1" w:space="0" w:color="000000"/>
            </w:tcBorders>
          </w:tcPr>
          <w:p w14:paraId="531785B0" w14:textId="77777777" w:rsidR="00F65D64" w:rsidRPr="008C32EF" w:rsidRDefault="00F65D64" w:rsidP="00F547EE">
            <w:pPr>
              <w:tabs>
                <w:tab w:val="left" w:pos="576"/>
              </w:tabs>
              <w:snapToGrid w:val="0"/>
              <w:spacing w:before="57" w:after="57"/>
              <w:rPr>
                <w:rFonts w:ascii="Courier New" w:hAnsi="Courier New"/>
                <w:noProof/>
              </w:rPr>
            </w:pPr>
            <w:r w:rsidRPr="008C32EF">
              <w:rPr>
                <w:rFonts w:ascii="Courier New" w:hAnsi="Courier New"/>
                <w:noProof/>
              </w:rPr>
              <w:t>inspire_common:ResourceLocator</w:t>
            </w:r>
          </w:p>
          <w:p w14:paraId="487092CB" w14:textId="77777777" w:rsidR="00F65D64" w:rsidRPr="008C32EF" w:rsidRDefault="00F65D64" w:rsidP="00F547EE">
            <w:pPr>
              <w:tabs>
                <w:tab w:val="left" w:pos="576"/>
              </w:tabs>
              <w:snapToGrid w:val="0"/>
              <w:spacing w:before="57" w:after="57"/>
              <w:rPr>
                <w:rFonts w:ascii="Courier New" w:hAnsi="Courier New"/>
                <w:noProof/>
              </w:rPr>
            </w:pPr>
            <w:r w:rsidRPr="008C32EF">
              <w:rPr>
                <w:rFonts w:ascii="Courier New" w:hAnsi="Courier New"/>
                <w:noProof/>
              </w:rPr>
              <w:t>(ExtendedCapabilities)</w:t>
            </w:r>
          </w:p>
        </w:tc>
      </w:tr>
      <w:tr w:rsidR="00F65D64" w:rsidRPr="008C32EF" w14:paraId="35A5B0A5" w14:textId="77777777" w:rsidTr="00F547EE">
        <w:tc>
          <w:tcPr>
            <w:tcW w:w="3261" w:type="dxa"/>
            <w:tcBorders>
              <w:left w:val="single" w:sz="1" w:space="0" w:color="000000"/>
              <w:bottom w:val="single" w:sz="1" w:space="0" w:color="000000"/>
            </w:tcBorders>
          </w:tcPr>
          <w:p w14:paraId="518DB06C" w14:textId="77777777" w:rsidR="00F65D64" w:rsidRPr="008C32EF" w:rsidRDefault="00F65D64" w:rsidP="00F547EE">
            <w:pPr>
              <w:tabs>
                <w:tab w:val="left" w:pos="576"/>
              </w:tabs>
              <w:snapToGrid w:val="0"/>
              <w:spacing w:before="57" w:after="57"/>
              <w:rPr>
                <w:bCs/>
              </w:rPr>
            </w:pPr>
            <w:r w:rsidRPr="008C32EF">
              <w:rPr>
                <w:bCs/>
              </w:rPr>
              <w:t>Coupled Resource (C)</w:t>
            </w:r>
          </w:p>
        </w:tc>
        <w:tc>
          <w:tcPr>
            <w:tcW w:w="5811" w:type="dxa"/>
            <w:tcBorders>
              <w:left w:val="single" w:sz="1" w:space="0" w:color="000000"/>
              <w:bottom w:val="single" w:sz="1" w:space="0" w:color="000000"/>
              <w:right w:val="single" w:sz="1" w:space="0" w:color="000000"/>
            </w:tcBorders>
          </w:tcPr>
          <w:p w14:paraId="43B5EF2F" w14:textId="77777777" w:rsidR="00F65D64" w:rsidRPr="008C32EF" w:rsidRDefault="00AB4E27" w:rsidP="00F547EE">
            <w:pPr>
              <w:suppressAutoHyphens w:val="0"/>
              <w:autoSpaceDE w:val="0"/>
              <w:autoSpaceDN w:val="0"/>
              <w:adjustRightInd w:val="0"/>
              <w:rPr>
                <w:rFonts w:ascii="Courier New" w:hAnsi="Courier New"/>
                <w:noProof/>
              </w:rPr>
            </w:pPr>
            <w:r w:rsidRPr="008C32EF">
              <w:rPr>
                <w:rFonts w:ascii="Courier New" w:hAnsi="Courier New"/>
                <w:noProof/>
              </w:rPr>
              <w:t>w</w:t>
            </w:r>
            <w:r w:rsidR="00043B14" w:rsidRPr="008C32EF">
              <w:rPr>
                <w:rFonts w:ascii="Courier New" w:hAnsi="Courier New"/>
                <w:noProof/>
              </w:rPr>
              <w:t>f</w:t>
            </w:r>
            <w:r w:rsidRPr="008C32EF">
              <w:rPr>
                <w:rFonts w:ascii="Courier New" w:hAnsi="Courier New"/>
                <w:noProof/>
              </w:rPr>
              <w:t>s:M</w:t>
            </w:r>
            <w:r w:rsidR="00F65D64" w:rsidRPr="008C32EF">
              <w:rPr>
                <w:rFonts w:ascii="Courier New" w:hAnsi="Courier New"/>
                <w:noProof/>
              </w:rPr>
              <w:t>etadata</w:t>
            </w:r>
            <w:r w:rsidR="00043B14" w:rsidRPr="008C32EF">
              <w:rPr>
                <w:rFonts w:ascii="Courier New" w:hAnsi="Courier New"/>
                <w:noProof/>
              </w:rPr>
              <w:t>URL (per feature type)</w:t>
            </w:r>
          </w:p>
        </w:tc>
      </w:tr>
      <w:tr w:rsidR="00F65D64" w:rsidRPr="008C32EF" w14:paraId="78ECFFF1" w14:textId="77777777" w:rsidTr="00F547EE">
        <w:tc>
          <w:tcPr>
            <w:tcW w:w="3261" w:type="dxa"/>
            <w:tcBorders>
              <w:left w:val="single" w:sz="1" w:space="0" w:color="000000"/>
              <w:bottom w:val="single" w:sz="1" w:space="0" w:color="000000"/>
            </w:tcBorders>
          </w:tcPr>
          <w:p w14:paraId="30768A3A" w14:textId="77777777" w:rsidR="00F65D64" w:rsidRPr="008C32EF" w:rsidRDefault="00F65D64" w:rsidP="00F547EE">
            <w:pPr>
              <w:tabs>
                <w:tab w:val="left" w:pos="576"/>
              </w:tabs>
              <w:snapToGrid w:val="0"/>
              <w:spacing w:before="57" w:after="57"/>
              <w:rPr>
                <w:bCs/>
              </w:rPr>
            </w:pPr>
            <w:r w:rsidRPr="008C32EF">
              <w:rPr>
                <w:bCs/>
              </w:rPr>
              <w:t>Spatial Data Service Type (M)</w:t>
            </w:r>
          </w:p>
        </w:tc>
        <w:tc>
          <w:tcPr>
            <w:tcW w:w="5811" w:type="dxa"/>
            <w:tcBorders>
              <w:left w:val="single" w:sz="1" w:space="0" w:color="000000"/>
              <w:bottom w:val="single" w:sz="1" w:space="0" w:color="000000"/>
              <w:right w:val="single" w:sz="1" w:space="0" w:color="000000"/>
            </w:tcBorders>
          </w:tcPr>
          <w:p w14:paraId="4EA19635" w14:textId="77777777" w:rsidR="00F65D64" w:rsidRPr="008C32EF" w:rsidRDefault="00F65D64" w:rsidP="00F547EE">
            <w:pPr>
              <w:tabs>
                <w:tab w:val="left" w:pos="300"/>
                <w:tab w:val="left" w:pos="555"/>
                <w:tab w:val="left" w:pos="855"/>
                <w:tab w:val="left" w:pos="1140"/>
                <w:tab w:val="left" w:pos="1410"/>
                <w:tab w:val="left" w:pos="1695"/>
                <w:tab w:val="left" w:pos="1980"/>
                <w:tab w:val="left" w:pos="2280"/>
                <w:tab w:val="left" w:pos="2535"/>
                <w:tab w:val="left" w:pos="2805"/>
              </w:tabs>
              <w:rPr>
                <w:rFonts w:ascii="Courier New" w:hAnsi="Courier New"/>
                <w:noProof/>
              </w:rPr>
            </w:pPr>
            <w:r w:rsidRPr="008C32EF">
              <w:rPr>
                <w:rFonts w:ascii="Courier New" w:hAnsi="Courier New"/>
                <w:noProof/>
              </w:rPr>
              <w:t>inspire_common:SpatialDataServiceType</w:t>
            </w:r>
          </w:p>
          <w:p w14:paraId="280C3F81" w14:textId="77777777" w:rsidR="00F65D64" w:rsidRPr="008C32EF" w:rsidRDefault="00F65D64" w:rsidP="00F547EE">
            <w:pPr>
              <w:tabs>
                <w:tab w:val="left" w:pos="300"/>
                <w:tab w:val="left" w:pos="555"/>
                <w:tab w:val="left" w:pos="855"/>
                <w:tab w:val="left" w:pos="1140"/>
                <w:tab w:val="left" w:pos="1410"/>
                <w:tab w:val="left" w:pos="1695"/>
                <w:tab w:val="left" w:pos="1980"/>
                <w:tab w:val="left" w:pos="2280"/>
                <w:tab w:val="left" w:pos="2535"/>
                <w:tab w:val="left" w:pos="2805"/>
              </w:tabs>
              <w:rPr>
                <w:rFonts w:ascii="Courier New" w:hAnsi="Courier New"/>
                <w:noProof/>
              </w:rPr>
            </w:pPr>
            <w:r w:rsidRPr="008C32EF">
              <w:rPr>
                <w:rFonts w:ascii="Courier New" w:hAnsi="Courier New"/>
                <w:noProof/>
              </w:rPr>
              <w:t>(ExtendedCapabilities)</w:t>
            </w:r>
          </w:p>
        </w:tc>
      </w:tr>
      <w:tr w:rsidR="00F65D64" w:rsidRPr="008C32EF" w14:paraId="625BD3EE" w14:textId="77777777" w:rsidTr="00F547EE">
        <w:tc>
          <w:tcPr>
            <w:tcW w:w="3261" w:type="dxa"/>
            <w:tcBorders>
              <w:left w:val="single" w:sz="1" w:space="0" w:color="000000"/>
              <w:bottom w:val="single" w:sz="1" w:space="0" w:color="000000"/>
            </w:tcBorders>
          </w:tcPr>
          <w:p w14:paraId="3723B6B7" w14:textId="77777777" w:rsidR="00F65D64" w:rsidRPr="008C32EF" w:rsidRDefault="00F65D64" w:rsidP="00F547EE">
            <w:pPr>
              <w:tabs>
                <w:tab w:val="left" w:pos="576"/>
              </w:tabs>
              <w:snapToGrid w:val="0"/>
              <w:spacing w:before="57" w:after="57"/>
              <w:rPr>
                <w:bCs/>
              </w:rPr>
            </w:pPr>
            <w:r w:rsidRPr="008C32EF">
              <w:rPr>
                <w:bCs/>
              </w:rPr>
              <w:t>Keyword (M)</w:t>
            </w:r>
          </w:p>
        </w:tc>
        <w:tc>
          <w:tcPr>
            <w:tcW w:w="5811" w:type="dxa"/>
            <w:tcBorders>
              <w:left w:val="single" w:sz="1" w:space="0" w:color="000000"/>
              <w:bottom w:val="single" w:sz="1" w:space="0" w:color="000000"/>
              <w:right w:val="single" w:sz="1" w:space="0" w:color="000000"/>
            </w:tcBorders>
          </w:tcPr>
          <w:p w14:paraId="70254F30" w14:textId="77777777" w:rsidR="00F65D64" w:rsidRPr="008C32EF" w:rsidRDefault="00F65D64" w:rsidP="00F547EE">
            <w:pPr>
              <w:tabs>
                <w:tab w:val="left" w:pos="576"/>
              </w:tabs>
              <w:snapToGrid w:val="0"/>
              <w:spacing w:before="57" w:after="57"/>
              <w:rPr>
                <w:rFonts w:ascii="Courier New" w:hAnsi="Courier New"/>
                <w:bCs/>
                <w:noProof/>
              </w:rPr>
            </w:pPr>
            <w:r w:rsidRPr="008C32EF">
              <w:rPr>
                <w:rFonts w:ascii="Courier New" w:hAnsi="Courier New"/>
                <w:bCs/>
                <w:noProof/>
              </w:rPr>
              <w:t>ows:Keywords/ows:Keyword; inspire_common:Keyword</w:t>
            </w:r>
          </w:p>
        </w:tc>
      </w:tr>
      <w:tr w:rsidR="00F65D64" w:rsidRPr="008C32EF" w14:paraId="504AF5BC" w14:textId="77777777" w:rsidTr="00F547EE">
        <w:tc>
          <w:tcPr>
            <w:tcW w:w="3261" w:type="dxa"/>
            <w:tcBorders>
              <w:left w:val="single" w:sz="1" w:space="0" w:color="000000"/>
              <w:bottom w:val="single" w:sz="1" w:space="0" w:color="000000"/>
            </w:tcBorders>
          </w:tcPr>
          <w:p w14:paraId="77DE3616" w14:textId="77777777" w:rsidR="00F65D64" w:rsidRPr="008C32EF" w:rsidRDefault="00F65D64" w:rsidP="00F547EE">
            <w:pPr>
              <w:tabs>
                <w:tab w:val="left" w:pos="576"/>
              </w:tabs>
              <w:snapToGrid w:val="0"/>
              <w:spacing w:before="57" w:after="57"/>
              <w:rPr>
                <w:bCs/>
              </w:rPr>
            </w:pPr>
            <w:r w:rsidRPr="008C32EF">
              <w:rPr>
                <w:bCs/>
              </w:rPr>
              <w:t>Geographic Bounding Box (M)</w:t>
            </w:r>
          </w:p>
        </w:tc>
        <w:tc>
          <w:tcPr>
            <w:tcW w:w="5811" w:type="dxa"/>
            <w:tcBorders>
              <w:left w:val="single" w:sz="1" w:space="0" w:color="000000"/>
              <w:bottom w:val="single" w:sz="1" w:space="0" w:color="000000"/>
              <w:right w:val="single" w:sz="1" w:space="0" w:color="000000"/>
            </w:tcBorders>
          </w:tcPr>
          <w:p w14:paraId="22CDE806" w14:textId="77777777" w:rsidR="00F65D64" w:rsidRPr="008C32EF" w:rsidRDefault="00F65D64" w:rsidP="00F547EE">
            <w:pPr>
              <w:snapToGrid w:val="0"/>
              <w:spacing w:before="57" w:after="57"/>
              <w:rPr>
                <w:rFonts w:ascii="Courier New" w:eastAsia="Arial" w:hAnsi="Courier New"/>
                <w:noProof/>
              </w:rPr>
            </w:pPr>
            <w:r w:rsidRPr="008C32EF">
              <w:rPr>
                <w:rFonts w:ascii="Courier New" w:eastAsia="Arial" w:hAnsi="Courier New"/>
                <w:noProof/>
              </w:rPr>
              <w:t>ows:WGS84BoundingBox (Layer property)</w:t>
            </w:r>
          </w:p>
        </w:tc>
      </w:tr>
      <w:tr w:rsidR="00F65D64" w:rsidRPr="008C32EF" w14:paraId="07A297C0" w14:textId="77777777" w:rsidTr="00F547EE">
        <w:tc>
          <w:tcPr>
            <w:tcW w:w="3261" w:type="dxa"/>
            <w:tcBorders>
              <w:left w:val="single" w:sz="1" w:space="0" w:color="000000"/>
              <w:bottom w:val="single" w:sz="1" w:space="0" w:color="000000"/>
            </w:tcBorders>
          </w:tcPr>
          <w:p w14:paraId="66C2190B" w14:textId="77777777" w:rsidR="00F65D64" w:rsidRPr="008C32EF" w:rsidRDefault="00F65D64" w:rsidP="00F547EE">
            <w:pPr>
              <w:tabs>
                <w:tab w:val="left" w:pos="576"/>
              </w:tabs>
              <w:snapToGrid w:val="0"/>
              <w:spacing w:before="57" w:after="57"/>
              <w:rPr>
                <w:bCs/>
              </w:rPr>
            </w:pPr>
            <w:r w:rsidRPr="008C32EF">
              <w:rPr>
                <w:bCs/>
              </w:rPr>
              <w:t>Temporal Reference (M)</w:t>
            </w:r>
          </w:p>
        </w:tc>
        <w:tc>
          <w:tcPr>
            <w:tcW w:w="5811" w:type="dxa"/>
            <w:tcBorders>
              <w:left w:val="single" w:sz="1" w:space="0" w:color="000000"/>
              <w:bottom w:val="single" w:sz="1" w:space="0" w:color="000000"/>
              <w:right w:val="single" w:sz="1" w:space="0" w:color="000000"/>
            </w:tcBorders>
          </w:tcPr>
          <w:p w14:paraId="3F479C7A" w14:textId="77777777" w:rsidR="00F65D64" w:rsidRPr="008C32EF" w:rsidRDefault="00F65D64" w:rsidP="00F547EE">
            <w:pPr>
              <w:suppressAutoHyphens w:val="0"/>
              <w:autoSpaceDE w:val="0"/>
              <w:autoSpaceDN w:val="0"/>
              <w:adjustRightInd w:val="0"/>
              <w:rPr>
                <w:rFonts w:ascii="Courier New" w:eastAsia="Arial" w:hAnsi="Courier New"/>
                <w:noProof/>
              </w:rPr>
            </w:pPr>
            <w:r w:rsidRPr="008C32EF">
              <w:rPr>
                <w:rFonts w:ascii="Courier New" w:eastAsia="Arial" w:hAnsi="Courier New"/>
                <w:noProof/>
              </w:rPr>
              <w:t>inspire_common:TemporalReference</w:t>
            </w:r>
          </w:p>
          <w:p w14:paraId="394ADA39" w14:textId="77777777" w:rsidR="00F65D64" w:rsidRPr="008C32EF" w:rsidRDefault="00F65D64" w:rsidP="00F547EE">
            <w:pPr>
              <w:suppressAutoHyphens w:val="0"/>
              <w:autoSpaceDE w:val="0"/>
              <w:autoSpaceDN w:val="0"/>
              <w:adjustRightInd w:val="0"/>
              <w:rPr>
                <w:rFonts w:ascii="Courier New" w:eastAsia="Arial" w:hAnsi="Courier New"/>
                <w:noProof/>
              </w:rPr>
            </w:pPr>
            <w:r w:rsidRPr="008C32EF">
              <w:rPr>
                <w:rFonts w:ascii="Courier New" w:hAnsi="Courier New"/>
                <w:noProof/>
              </w:rPr>
              <w:t>(ExtendedCapabilities)</w:t>
            </w:r>
          </w:p>
        </w:tc>
      </w:tr>
      <w:tr w:rsidR="00F65D64" w:rsidRPr="008C32EF" w14:paraId="5C208F94" w14:textId="77777777" w:rsidTr="00F547EE">
        <w:tc>
          <w:tcPr>
            <w:tcW w:w="3261" w:type="dxa"/>
            <w:tcBorders>
              <w:left w:val="single" w:sz="1" w:space="0" w:color="000000"/>
              <w:bottom w:val="single" w:sz="1" w:space="0" w:color="000000"/>
            </w:tcBorders>
          </w:tcPr>
          <w:p w14:paraId="03A44877" w14:textId="77777777" w:rsidR="00F65D64" w:rsidRPr="008C32EF" w:rsidRDefault="00F65D64" w:rsidP="00F547EE">
            <w:pPr>
              <w:tabs>
                <w:tab w:val="left" w:pos="576"/>
              </w:tabs>
              <w:snapToGrid w:val="0"/>
              <w:spacing w:before="57" w:after="57"/>
              <w:rPr>
                <w:bCs/>
              </w:rPr>
            </w:pPr>
            <w:r w:rsidRPr="008C32EF">
              <w:rPr>
                <w:bCs/>
              </w:rPr>
              <w:t>Spatial Resolution (C)</w:t>
            </w:r>
          </w:p>
        </w:tc>
        <w:tc>
          <w:tcPr>
            <w:tcW w:w="5811" w:type="dxa"/>
            <w:tcBorders>
              <w:left w:val="single" w:sz="1" w:space="0" w:color="000000"/>
              <w:bottom w:val="single" w:sz="1" w:space="0" w:color="000000"/>
              <w:right w:val="single" w:sz="1" w:space="0" w:color="000000"/>
            </w:tcBorders>
          </w:tcPr>
          <w:p w14:paraId="507CBB0C" w14:textId="77777777" w:rsidR="00F65D64" w:rsidRPr="008C32EF" w:rsidRDefault="00F65D64" w:rsidP="00F547EE">
            <w:pPr>
              <w:suppressAutoHyphens w:val="0"/>
              <w:autoSpaceDE w:val="0"/>
              <w:autoSpaceDN w:val="0"/>
              <w:adjustRightInd w:val="0"/>
              <w:rPr>
                <w:rFonts w:ascii="Courier New" w:eastAsia="Arial" w:hAnsi="Courier New"/>
                <w:noProof/>
              </w:rPr>
            </w:pPr>
            <w:r w:rsidRPr="008C32EF">
              <w:rPr>
                <w:rFonts w:ascii="Courier New" w:hAnsi="Courier New"/>
                <w:noProof/>
              </w:rPr>
              <w:t>ows:ServiceIdentification/ows:Abstract</w:t>
            </w:r>
          </w:p>
        </w:tc>
      </w:tr>
      <w:tr w:rsidR="00F65D64" w:rsidRPr="008C32EF" w14:paraId="3ACBEF3D" w14:textId="77777777" w:rsidTr="00F547EE">
        <w:tc>
          <w:tcPr>
            <w:tcW w:w="3261" w:type="dxa"/>
            <w:tcBorders>
              <w:left w:val="single" w:sz="1" w:space="0" w:color="000000"/>
              <w:bottom w:val="single" w:sz="1" w:space="0" w:color="000000"/>
            </w:tcBorders>
          </w:tcPr>
          <w:p w14:paraId="683100E6" w14:textId="77777777" w:rsidR="00F65D64" w:rsidRPr="008C32EF" w:rsidRDefault="00F65D64" w:rsidP="00F547EE">
            <w:pPr>
              <w:tabs>
                <w:tab w:val="left" w:pos="576"/>
              </w:tabs>
              <w:snapToGrid w:val="0"/>
              <w:spacing w:before="57" w:after="57"/>
              <w:rPr>
                <w:bCs/>
              </w:rPr>
            </w:pPr>
            <w:r w:rsidRPr="008C32EF">
              <w:rPr>
                <w:bCs/>
              </w:rPr>
              <w:t>Conformity</w:t>
            </w:r>
            <w:r w:rsidR="0078693A" w:rsidRPr="008C32EF">
              <w:rPr>
                <w:bCs/>
              </w:rPr>
              <w:t>*</w:t>
            </w:r>
            <w:r w:rsidRPr="008C32EF">
              <w:rPr>
                <w:bCs/>
              </w:rPr>
              <w:t xml:space="preserve"> (M)</w:t>
            </w:r>
          </w:p>
          <w:p w14:paraId="3AFC531E" w14:textId="77777777" w:rsidR="0078693A" w:rsidRPr="008C32EF" w:rsidRDefault="0078693A" w:rsidP="00F547EE">
            <w:pPr>
              <w:tabs>
                <w:tab w:val="left" w:pos="576"/>
              </w:tabs>
              <w:snapToGrid w:val="0"/>
              <w:spacing w:before="57" w:after="57"/>
              <w:rPr>
                <w:bCs/>
              </w:rPr>
            </w:pPr>
            <w:r w:rsidRPr="008C32EF">
              <w:rPr>
                <w:bCs/>
              </w:rPr>
              <w:t>*refers to conformity of to the Data Specificaitons</w:t>
            </w:r>
          </w:p>
        </w:tc>
        <w:tc>
          <w:tcPr>
            <w:tcW w:w="5811" w:type="dxa"/>
            <w:tcBorders>
              <w:left w:val="single" w:sz="1" w:space="0" w:color="000000"/>
              <w:bottom w:val="single" w:sz="1" w:space="0" w:color="000000"/>
              <w:right w:val="single" w:sz="1" w:space="0" w:color="000000"/>
            </w:tcBorders>
          </w:tcPr>
          <w:p w14:paraId="7D0D7E63" w14:textId="77777777" w:rsidR="00F65D64" w:rsidRPr="008C32EF" w:rsidRDefault="00F65D64" w:rsidP="00F547EE">
            <w:pPr>
              <w:suppressAutoHyphens w:val="0"/>
              <w:autoSpaceDE w:val="0"/>
              <w:autoSpaceDN w:val="0"/>
              <w:adjustRightInd w:val="0"/>
              <w:rPr>
                <w:rFonts w:ascii="Courier New" w:hAnsi="Courier New"/>
                <w:noProof/>
              </w:rPr>
            </w:pPr>
            <w:r w:rsidRPr="008C32EF">
              <w:rPr>
                <w:rFonts w:ascii="Courier New" w:hAnsi="Courier New"/>
                <w:noProof/>
              </w:rPr>
              <w:t>inspire_common:Conformity</w:t>
            </w:r>
          </w:p>
          <w:p w14:paraId="09B689AA" w14:textId="77777777" w:rsidR="00F65D64" w:rsidRPr="008C32EF" w:rsidRDefault="00F65D64" w:rsidP="00F547EE">
            <w:pPr>
              <w:suppressAutoHyphens w:val="0"/>
              <w:autoSpaceDE w:val="0"/>
              <w:autoSpaceDN w:val="0"/>
              <w:adjustRightInd w:val="0"/>
              <w:rPr>
                <w:rFonts w:ascii="Courier New" w:hAnsi="Courier New"/>
                <w:noProof/>
              </w:rPr>
            </w:pPr>
            <w:r w:rsidRPr="008C32EF">
              <w:rPr>
                <w:rFonts w:ascii="Courier New" w:hAnsi="Courier New"/>
                <w:noProof/>
              </w:rPr>
              <w:t>(ExtendedCapabilities)</w:t>
            </w:r>
          </w:p>
        </w:tc>
      </w:tr>
      <w:tr w:rsidR="00F65D64" w:rsidRPr="008C32EF" w14:paraId="44EF4EA9" w14:textId="77777777" w:rsidTr="00F547EE">
        <w:tc>
          <w:tcPr>
            <w:tcW w:w="3261" w:type="dxa"/>
            <w:tcBorders>
              <w:left w:val="single" w:sz="1" w:space="0" w:color="000000"/>
              <w:bottom w:val="single" w:sz="1" w:space="0" w:color="000000"/>
            </w:tcBorders>
          </w:tcPr>
          <w:p w14:paraId="3CA5BEA4" w14:textId="77777777" w:rsidR="00F65D64" w:rsidRPr="008C32EF" w:rsidRDefault="00F65D64" w:rsidP="00F547EE">
            <w:pPr>
              <w:tabs>
                <w:tab w:val="left" w:pos="576"/>
              </w:tabs>
              <w:snapToGrid w:val="0"/>
              <w:spacing w:before="57" w:after="57"/>
              <w:rPr>
                <w:bCs/>
              </w:rPr>
            </w:pPr>
            <w:r w:rsidRPr="008C32EF">
              <w:rPr>
                <w:bCs/>
              </w:rPr>
              <w:t>Conditions for Access and Use (M)</w:t>
            </w:r>
          </w:p>
        </w:tc>
        <w:tc>
          <w:tcPr>
            <w:tcW w:w="5811" w:type="dxa"/>
            <w:tcBorders>
              <w:left w:val="single" w:sz="1" w:space="0" w:color="000000"/>
              <w:bottom w:val="single" w:sz="1" w:space="0" w:color="000000"/>
              <w:right w:val="single" w:sz="1" w:space="0" w:color="000000"/>
            </w:tcBorders>
          </w:tcPr>
          <w:p w14:paraId="3D8F7E5B" w14:textId="77777777" w:rsidR="00F65D64" w:rsidRPr="008C32EF" w:rsidRDefault="00410BC2" w:rsidP="00410BC2">
            <w:pPr>
              <w:snapToGrid w:val="0"/>
              <w:spacing w:before="57" w:after="57"/>
              <w:rPr>
                <w:rFonts w:ascii="Courier New" w:eastAsia="Arial" w:hAnsi="Courier New"/>
                <w:noProof/>
              </w:rPr>
            </w:pPr>
            <w:r w:rsidRPr="008C32EF">
              <w:rPr>
                <w:rFonts w:ascii="Courier New" w:hAnsi="Courier New"/>
                <w:noProof/>
              </w:rPr>
              <w:t>ows:ServiceIdentification/</w:t>
            </w:r>
            <w:r w:rsidR="00F65D64" w:rsidRPr="008C32EF">
              <w:rPr>
                <w:rFonts w:ascii="Courier New" w:eastAsia="ArialMT" w:hAnsi="Courier New" w:cs="ArialMT"/>
                <w:noProof/>
              </w:rPr>
              <w:t>ows:</w:t>
            </w:r>
            <w:r w:rsidRPr="008C32EF">
              <w:rPr>
                <w:rFonts w:ascii="Courier New" w:eastAsia="ArialMT" w:hAnsi="Courier New" w:cs="ArialMT"/>
                <w:noProof/>
              </w:rPr>
              <w:t>Fees</w:t>
            </w:r>
          </w:p>
        </w:tc>
      </w:tr>
      <w:tr w:rsidR="00F65D64" w:rsidRPr="008C32EF" w14:paraId="0C7C69EE" w14:textId="77777777" w:rsidTr="00F547EE">
        <w:tc>
          <w:tcPr>
            <w:tcW w:w="3261" w:type="dxa"/>
            <w:tcBorders>
              <w:left w:val="single" w:sz="1" w:space="0" w:color="000000"/>
              <w:bottom w:val="single" w:sz="1" w:space="0" w:color="000000"/>
            </w:tcBorders>
          </w:tcPr>
          <w:p w14:paraId="2BA98EED" w14:textId="77777777" w:rsidR="00F65D64" w:rsidRPr="008C32EF" w:rsidRDefault="00F65D64" w:rsidP="00F547EE">
            <w:pPr>
              <w:tabs>
                <w:tab w:val="left" w:pos="576"/>
              </w:tabs>
              <w:snapToGrid w:val="0"/>
              <w:spacing w:before="57" w:after="57"/>
              <w:rPr>
                <w:bCs/>
              </w:rPr>
            </w:pPr>
            <w:r w:rsidRPr="008C32EF">
              <w:rPr>
                <w:bCs/>
              </w:rPr>
              <w:t>Limitations on Public Access (M)</w:t>
            </w:r>
          </w:p>
        </w:tc>
        <w:tc>
          <w:tcPr>
            <w:tcW w:w="5811" w:type="dxa"/>
            <w:tcBorders>
              <w:left w:val="single" w:sz="1" w:space="0" w:color="000000"/>
              <w:bottom w:val="single" w:sz="1" w:space="0" w:color="000000"/>
              <w:right w:val="single" w:sz="1" w:space="0" w:color="000000"/>
            </w:tcBorders>
          </w:tcPr>
          <w:p w14:paraId="22DCD24C" w14:textId="77777777" w:rsidR="00F65D64" w:rsidRPr="008C32EF" w:rsidRDefault="00410BC2" w:rsidP="00F547EE">
            <w:pPr>
              <w:snapToGrid w:val="0"/>
              <w:spacing w:before="57" w:after="57"/>
              <w:rPr>
                <w:rFonts w:ascii="Courier New" w:eastAsia="Arial" w:hAnsi="Courier New"/>
                <w:noProof/>
              </w:rPr>
            </w:pPr>
            <w:r w:rsidRPr="008C32EF">
              <w:rPr>
                <w:rFonts w:ascii="Courier New" w:hAnsi="Courier New"/>
                <w:noProof/>
              </w:rPr>
              <w:t>ows:ServiceIdentification/ows</w:t>
            </w:r>
            <w:r w:rsidR="00F65D64" w:rsidRPr="008C32EF">
              <w:rPr>
                <w:rFonts w:ascii="Courier New" w:hAnsi="Courier New"/>
                <w:noProof/>
              </w:rPr>
              <w:t>:AccessConstraints</w:t>
            </w:r>
          </w:p>
        </w:tc>
      </w:tr>
      <w:tr w:rsidR="00F65D64" w:rsidRPr="008C32EF" w14:paraId="35E4D555" w14:textId="77777777" w:rsidTr="00F547EE">
        <w:tc>
          <w:tcPr>
            <w:tcW w:w="3261" w:type="dxa"/>
            <w:tcBorders>
              <w:top w:val="single" w:sz="1" w:space="0" w:color="000000"/>
              <w:left w:val="single" w:sz="1" w:space="0" w:color="000000"/>
              <w:bottom w:val="single" w:sz="1" w:space="0" w:color="000000"/>
            </w:tcBorders>
          </w:tcPr>
          <w:p w14:paraId="1BF88B68" w14:textId="77777777" w:rsidR="00F65D64" w:rsidRPr="008C32EF" w:rsidRDefault="00F65D64" w:rsidP="00F547EE">
            <w:pPr>
              <w:tabs>
                <w:tab w:val="left" w:pos="576"/>
              </w:tabs>
              <w:snapToGrid w:val="0"/>
              <w:spacing w:before="57" w:after="57"/>
              <w:rPr>
                <w:bCs/>
              </w:rPr>
            </w:pPr>
            <w:r w:rsidRPr="008C32EF">
              <w:rPr>
                <w:bCs/>
              </w:rPr>
              <w:t>Responsible Organisation (M)</w:t>
            </w:r>
          </w:p>
        </w:tc>
        <w:tc>
          <w:tcPr>
            <w:tcW w:w="5811" w:type="dxa"/>
            <w:tcBorders>
              <w:top w:val="single" w:sz="1" w:space="0" w:color="000000"/>
              <w:left w:val="single" w:sz="1" w:space="0" w:color="000000"/>
              <w:bottom w:val="single" w:sz="1" w:space="0" w:color="000000"/>
              <w:right w:val="single" w:sz="1" w:space="0" w:color="000000"/>
            </w:tcBorders>
          </w:tcPr>
          <w:p w14:paraId="2908D43F" w14:textId="77777777" w:rsidR="002F1B37" w:rsidRPr="008C32EF" w:rsidRDefault="00CA5BC4" w:rsidP="00F547EE">
            <w:pPr>
              <w:suppressAutoHyphens w:val="0"/>
              <w:autoSpaceDE w:val="0"/>
              <w:autoSpaceDN w:val="0"/>
              <w:adjustRightInd w:val="0"/>
              <w:rPr>
                <w:rFonts w:ascii="Courier New" w:hAnsi="Courier New"/>
                <w:noProof/>
              </w:rPr>
            </w:pPr>
            <w:r w:rsidRPr="008C32EF">
              <w:rPr>
                <w:rFonts w:ascii="Courier New" w:hAnsi="Courier New"/>
                <w:noProof/>
              </w:rPr>
              <w:t>ows:ServiceProvider</w:t>
            </w:r>
            <w:r w:rsidR="002F1B37" w:rsidRPr="008C32EF">
              <w:rPr>
                <w:rFonts w:ascii="Courier New" w:hAnsi="Courier New"/>
                <w:noProof/>
              </w:rPr>
              <w:t>/ows:ProviderName</w:t>
            </w:r>
          </w:p>
          <w:p w14:paraId="52C348F5" w14:textId="77777777" w:rsidR="0071035B" w:rsidRPr="008C32EF" w:rsidRDefault="0071035B" w:rsidP="00F547EE">
            <w:pPr>
              <w:suppressAutoHyphens w:val="0"/>
              <w:autoSpaceDE w:val="0"/>
              <w:autoSpaceDN w:val="0"/>
              <w:adjustRightInd w:val="0"/>
              <w:rPr>
                <w:rFonts w:ascii="Courier New" w:hAnsi="Courier New"/>
                <w:noProof/>
              </w:rPr>
            </w:pPr>
            <w:r w:rsidRPr="008C32EF">
              <w:rPr>
                <w:rFonts w:ascii="Courier New" w:hAnsi="Courier New"/>
                <w:noProof/>
              </w:rPr>
              <w:t>and:</w:t>
            </w:r>
          </w:p>
          <w:p w14:paraId="28D2B134" w14:textId="77777777" w:rsidR="002F1B37" w:rsidRPr="008C32EF" w:rsidRDefault="0071035B" w:rsidP="00F547EE">
            <w:pPr>
              <w:suppressAutoHyphens w:val="0"/>
              <w:autoSpaceDE w:val="0"/>
              <w:autoSpaceDN w:val="0"/>
              <w:adjustRightInd w:val="0"/>
              <w:rPr>
                <w:rFonts w:ascii="Courier New" w:hAnsi="Courier New"/>
                <w:noProof/>
              </w:rPr>
            </w:pPr>
            <w:r w:rsidRPr="008C32EF">
              <w:rPr>
                <w:rFonts w:ascii="Courier New" w:hAnsi="Courier New"/>
                <w:noProof/>
              </w:rPr>
              <w:t>ows:ServiceProvider/</w:t>
            </w:r>
            <w:r w:rsidR="002F1B37" w:rsidRPr="008C32EF">
              <w:rPr>
                <w:rFonts w:ascii="Courier New" w:hAnsi="Courier New"/>
                <w:noProof/>
              </w:rPr>
              <w:t>ows:ServiceContact/ows:ContactInfo</w:t>
            </w:r>
          </w:p>
        </w:tc>
      </w:tr>
      <w:tr w:rsidR="00F65D64" w:rsidRPr="008C32EF" w14:paraId="0A410C98" w14:textId="77777777" w:rsidTr="00F547EE">
        <w:tc>
          <w:tcPr>
            <w:tcW w:w="3261" w:type="dxa"/>
            <w:tcBorders>
              <w:top w:val="single" w:sz="1" w:space="0" w:color="000000"/>
              <w:left w:val="single" w:sz="1" w:space="0" w:color="000000"/>
              <w:bottom w:val="single" w:sz="1" w:space="0" w:color="000000"/>
            </w:tcBorders>
          </w:tcPr>
          <w:p w14:paraId="26D8F59F" w14:textId="77777777" w:rsidR="00F65D64" w:rsidRPr="008C32EF" w:rsidRDefault="00F65D64" w:rsidP="00F547EE">
            <w:pPr>
              <w:tabs>
                <w:tab w:val="left" w:pos="576"/>
              </w:tabs>
              <w:snapToGrid w:val="0"/>
              <w:spacing w:before="57" w:after="57"/>
              <w:rPr>
                <w:bCs/>
              </w:rPr>
            </w:pPr>
            <w:r w:rsidRPr="008C32EF">
              <w:rPr>
                <w:bCs/>
              </w:rPr>
              <w:t>Metadata Point of Contact (M)</w:t>
            </w:r>
          </w:p>
        </w:tc>
        <w:tc>
          <w:tcPr>
            <w:tcW w:w="5811" w:type="dxa"/>
            <w:tcBorders>
              <w:top w:val="single" w:sz="1" w:space="0" w:color="000000"/>
              <w:left w:val="single" w:sz="1" w:space="0" w:color="000000"/>
              <w:bottom w:val="single" w:sz="1" w:space="0" w:color="000000"/>
              <w:right w:val="single" w:sz="1" w:space="0" w:color="000000"/>
            </w:tcBorders>
          </w:tcPr>
          <w:p w14:paraId="6C53A322" w14:textId="77777777" w:rsidR="00F65D64" w:rsidRPr="008C32EF" w:rsidRDefault="00F65D64" w:rsidP="00F547EE">
            <w:pPr>
              <w:suppressAutoHyphens w:val="0"/>
              <w:autoSpaceDE w:val="0"/>
              <w:autoSpaceDN w:val="0"/>
              <w:adjustRightInd w:val="0"/>
              <w:rPr>
                <w:rFonts w:ascii="Courier New" w:hAnsi="Courier New"/>
                <w:noProof/>
              </w:rPr>
            </w:pPr>
            <w:r w:rsidRPr="008C32EF">
              <w:rPr>
                <w:rFonts w:ascii="Courier New" w:hAnsi="Courier New"/>
                <w:noProof/>
              </w:rPr>
              <w:t>inspire_common:MetadataPointOfContact</w:t>
            </w:r>
          </w:p>
          <w:p w14:paraId="5FA64F67" w14:textId="77777777" w:rsidR="00F65D64" w:rsidRPr="008C32EF" w:rsidRDefault="00F65D64" w:rsidP="00F547EE">
            <w:pPr>
              <w:suppressAutoHyphens w:val="0"/>
              <w:autoSpaceDE w:val="0"/>
              <w:autoSpaceDN w:val="0"/>
              <w:adjustRightInd w:val="0"/>
              <w:rPr>
                <w:rFonts w:ascii="Courier New" w:hAnsi="Courier New"/>
                <w:noProof/>
              </w:rPr>
            </w:pPr>
            <w:r w:rsidRPr="008C32EF">
              <w:rPr>
                <w:rFonts w:ascii="Courier New" w:hAnsi="Courier New"/>
                <w:noProof/>
              </w:rPr>
              <w:t>(ExtendedCapabilities)</w:t>
            </w:r>
          </w:p>
        </w:tc>
      </w:tr>
      <w:tr w:rsidR="00F65D64" w:rsidRPr="008C32EF" w14:paraId="231B14E5" w14:textId="77777777" w:rsidTr="00F547EE">
        <w:tc>
          <w:tcPr>
            <w:tcW w:w="3261" w:type="dxa"/>
            <w:tcBorders>
              <w:top w:val="single" w:sz="1" w:space="0" w:color="000000"/>
              <w:left w:val="single" w:sz="1" w:space="0" w:color="000000"/>
              <w:bottom w:val="single" w:sz="1" w:space="0" w:color="000000"/>
            </w:tcBorders>
          </w:tcPr>
          <w:p w14:paraId="7C8CE574" w14:textId="77777777" w:rsidR="00F65D64" w:rsidRPr="008C32EF" w:rsidRDefault="00F65D64" w:rsidP="00F547EE">
            <w:pPr>
              <w:tabs>
                <w:tab w:val="left" w:pos="576"/>
              </w:tabs>
              <w:snapToGrid w:val="0"/>
              <w:spacing w:before="57" w:after="57"/>
              <w:rPr>
                <w:bCs/>
              </w:rPr>
            </w:pPr>
            <w:r w:rsidRPr="008C32EF">
              <w:rPr>
                <w:bCs/>
              </w:rPr>
              <w:t>Metadata Date (M)</w:t>
            </w:r>
          </w:p>
        </w:tc>
        <w:tc>
          <w:tcPr>
            <w:tcW w:w="5811" w:type="dxa"/>
            <w:tcBorders>
              <w:top w:val="single" w:sz="1" w:space="0" w:color="000000"/>
              <w:left w:val="single" w:sz="1" w:space="0" w:color="000000"/>
              <w:bottom w:val="single" w:sz="1" w:space="0" w:color="000000"/>
              <w:right w:val="single" w:sz="1" w:space="0" w:color="000000"/>
            </w:tcBorders>
          </w:tcPr>
          <w:p w14:paraId="444B82DC" w14:textId="77777777" w:rsidR="00F65D64" w:rsidRPr="008C32EF" w:rsidRDefault="00F65D64" w:rsidP="00F547EE">
            <w:pPr>
              <w:suppressAutoHyphens w:val="0"/>
              <w:autoSpaceDE w:val="0"/>
              <w:autoSpaceDN w:val="0"/>
              <w:adjustRightInd w:val="0"/>
              <w:rPr>
                <w:rFonts w:ascii="Courier New" w:hAnsi="Courier New"/>
                <w:noProof/>
              </w:rPr>
            </w:pPr>
            <w:r w:rsidRPr="008C32EF">
              <w:rPr>
                <w:rFonts w:ascii="Courier New" w:hAnsi="Courier New"/>
                <w:noProof/>
              </w:rPr>
              <w:t>inspire_common:MetadataDate</w:t>
            </w:r>
          </w:p>
          <w:p w14:paraId="1FE8052B" w14:textId="77777777" w:rsidR="00F65D64" w:rsidRPr="008C32EF" w:rsidRDefault="00F65D64" w:rsidP="00F547EE">
            <w:pPr>
              <w:suppressAutoHyphens w:val="0"/>
              <w:autoSpaceDE w:val="0"/>
              <w:autoSpaceDN w:val="0"/>
              <w:adjustRightInd w:val="0"/>
              <w:rPr>
                <w:rFonts w:ascii="Courier New" w:hAnsi="Courier New"/>
                <w:noProof/>
              </w:rPr>
            </w:pPr>
            <w:r w:rsidRPr="008C32EF">
              <w:rPr>
                <w:rFonts w:ascii="Courier New" w:hAnsi="Courier New"/>
                <w:noProof/>
              </w:rPr>
              <w:t>(ExtendedCapabilities)</w:t>
            </w:r>
          </w:p>
        </w:tc>
      </w:tr>
      <w:tr w:rsidR="00F65D64" w:rsidRPr="008C32EF" w14:paraId="6E350CD6" w14:textId="77777777" w:rsidTr="00F547EE">
        <w:tc>
          <w:tcPr>
            <w:tcW w:w="3261" w:type="dxa"/>
            <w:tcBorders>
              <w:top w:val="single" w:sz="1" w:space="0" w:color="000000"/>
              <w:left w:val="single" w:sz="1" w:space="0" w:color="000000"/>
              <w:bottom w:val="single" w:sz="1" w:space="0" w:color="000000"/>
            </w:tcBorders>
          </w:tcPr>
          <w:p w14:paraId="60FD5999" w14:textId="77777777" w:rsidR="00F65D64" w:rsidRPr="008C32EF" w:rsidRDefault="00F65D64" w:rsidP="00F547EE">
            <w:pPr>
              <w:tabs>
                <w:tab w:val="left" w:pos="576"/>
              </w:tabs>
              <w:snapToGrid w:val="0"/>
              <w:spacing w:before="57" w:after="57"/>
              <w:rPr>
                <w:rFonts w:eastAsia="Arial"/>
                <w:bCs/>
              </w:rPr>
            </w:pPr>
            <w:r w:rsidRPr="008C32EF">
              <w:rPr>
                <w:rFonts w:eastAsia="Arial"/>
                <w:bCs/>
              </w:rPr>
              <w:t>Metadata Language</w:t>
            </w:r>
            <w:r w:rsidRPr="008C32EF">
              <w:rPr>
                <w:bCs/>
              </w:rPr>
              <w:t xml:space="preserve"> (M)</w:t>
            </w:r>
          </w:p>
        </w:tc>
        <w:tc>
          <w:tcPr>
            <w:tcW w:w="5811" w:type="dxa"/>
            <w:tcBorders>
              <w:top w:val="single" w:sz="1" w:space="0" w:color="000000"/>
              <w:left w:val="single" w:sz="1" w:space="0" w:color="000000"/>
              <w:bottom w:val="single" w:sz="1" w:space="0" w:color="000000"/>
              <w:right w:val="single" w:sz="1" w:space="0" w:color="000000"/>
            </w:tcBorders>
          </w:tcPr>
          <w:p w14:paraId="72633C90" w14:textId="77777777" w:rsidR="00F65D64" w:rsidRPr="008C32EF" w:rsidRDefault="00F65D64" w:rsidP="00F547EE">
            <w:pPr>
              <w:suppressAutoHyphens w:val="0"/>
              <w:autoSpaceDE w:val="0"/>
              <w:autoSpaceDN w:val="0"/>
              <w:adjustRightInd w:val="0"/>
              <w:rPr>
                <w:rFonts w:ascii="Courier New" w:hAnsi="Courier New"/>
                <w:noProof/>
              </w:rPr>
            </w:pPr>
            <w:r w:rsidRPr="008C32EF">
              <w:rPr>
                <w:rFonts w:ascii="Courier New" w:hAnsi="Courier New"/>
                <w:noProof/>
              </w:rPr>
              <w:t>inspire_common:SupportedLanguages</w:t>
            </w:r>
          </w:p>
          <w:p w14:paraId="6417556C" w14:textId="77777777" w:rsidR="00F65D64" w:rsidRPr="008C32EF" w:rsidRDefault="00F65D64" w:rsidP="00F65D64">
            <w:pPr>
              <w:keepNext/>
              <w:suppressAutoHyphens w:val="0"/>
              <w:autoSpaceDE w:val="0"/>
              <w:autoSpaceDN w:val="0"/>
              <w:adjustRightInd w:val="0"/>
              <w:rPr>
                <w:rFonts w:ascii="Courier New" w:eastAsia="Arial" w:hAnsi="Courier New"/>
                <w:noProof/>
              </w:rPr>
            </w:pPr>
            <w:r w:rsidRPr="008C32EF">
              <w:rPr>
                <w:rFonts w:ascii="Courier New" w:hAnsi="Courier New"/>
                <w:noProof/>
              </w:rPr>
              <w:t>(ExtendedCapabilities)</w:t>
            </w:r>
          </w:p>
        </w:tc>
      </w:tr>
      <w:tr w:rsidR="00732C5C" w:rsidRPr="008C32EF" w14:paraId="6C1A8196" w14:textId="77777777" w:rsidTr="00F547EE">
        <w:tc>
          <w:tcPr>
            <w:tcW w:w="3261" w:type="dxa"/>
            <w:tcBorders>
              <w:top w:val="single" w:sz="1" w:space="0" w:color="000000"/>
              <w:left w:val="single" w:sz="1" w:space="0" w:color="000000"/>
              <w:bottom w:val="single" w:sz="1" w:space="0" w:color="000000"/>
            </w:tcBorders>
          </w:tcPr>
          <w:p w14:paraId="043A7092" w14:textId="77777777" w:rsidR="00732C5C" w:rsidRPr="008C32EF" w:rsidRDefault="00732C5C" w:rsidP="00F547EE">
            <w:pPr>
              <w:tabs>
                <w:tab w:val="left" w:pos="576"/>
              </w:tabs>
              <w:snapToGrid w:val="0"/>
              <w:spacing w:before="57" w:after="57"/>
              <w:rPr>
                <w:rFonts w:eastAsia="Arial"/>
                <w:bCs/>
              </w:rPr>
            </w:pPr>
            <w:r w:rsidRPr="008C32EF">
              <w:rPr>
                <w:rFonts w:eastAsia="Arial"/>
                <w:bCs/>
              </w:rPr>
              <w:t>Unique Resource Identifier (M)</w:t>
            </w:r>
          </w:p>
        </w:tc>
        <w:tc>
          <w:tcPr>
            <w:tcW w:w="5811" w:type="dxa"/>
            <w:tcBorders>
              <w:top w:val="single" w:sz="1" w:space="0" w:color="000000"/>
              <w:left w:val="single" w:sz="1" w:space="0" w:color="000000"/>
              <w:bottom w:val="single" w:sz="1" w:space="0" w:color="000000"/>
              <w:right w:val="single" w:sz="1" w:space="0" w:color="000000"/>
            </w:tcBorders>
          </w:tcPr>
          <w:p w14:paraId="50FD4A35" w14:textId="77777777" w:rsidR="001B4361" w:rsidRPr="008C32EF" w:rsidRDefault="001B4361" w:rsidP="001B4361">
            <w:pPr>
              <w:suppressAutoHyphens w:val="0"/>
              <w:autoSpaceDE w:val="0"/>
              <w:autoSpaceDN w:val="0"/>
              <w:adjustRightInd w:val="0"/>
              <w:rPr>
                <w:rFonts w:ascii="Courier New" w:hAnsi="Courier New"/>
                <w:noProof/>
              </w:rPr>
            </w:pPr>
            <w:r w:rsidRPr="008C32EF">
              <w:rPr>
                <w:rFonts w:ascii="Courier New" w:hAnsi="Courier New"/>
                <w:noProof/>
              </w:rPr>
              <w:t>inspire_dls:SpatialDataSetIdentifier/inspire_common:Code</w:t>
            </w:r>
          </w:p>
          <w:p w14:paraId="2014C3CC" w14:textId="77777777" w:rsidR="001B4361" w:rsidRPr="008C32EF" w:rsidRDefault="001B4361" w:rsidP="001B4361">
            <w:pPr>
              <w:suppressAutoHyphens w:val="0"/>
              <w:autoSpaceDE w:val="0"/>
              <w:autoSpaceDN w:val="0"/>
              <w:adjustRightInd w:val="0"/>
              <w:rPr>
                <w:rFonts w:ascii="Courier New" w:hAnsi="Courier New"/>
                <w:noProof/>
              </w:rPr>
            </w:pPr>
            <w:r w:rsidRPr="008C32EF">
              <w:rPr>
                <w:rFonts w:ascii="Courier New" w:hAnsi="Courier New"/>
                <w:noProof/>
              </w:rPr>
              <w:t>inspire_dls:SpatialDataSetIdentifier/inspire_common:Namespace</w:t>
            </w:r>
          </w:p>
          <w:p w14:paraId="57A83C34" w14:textId="77777777" w:rsidR="001B4361" w:rsidRPr="008C32EF" w:rsidRDefault="001B4361" w:rsidP="001B4361">
            <w:pPr>
              <w:suppressAutoHyphens w:val="0"/>
              <w:autoSpaceDE w:val="0"/>
              <w:autoSpaceDN w:val="0"/>
              <w:adjustRightInd w:val="0"/>
              <w:rPr>
                <w:rFonts w:ascii="Courier New" w:hAnsi="Courier New"/>
                <w:noProof/>
              </w:rPr>
            </w:pPr>
            <w:r w:rsidRPr="008C32EF">
              <w:rPr>
                <w:rFonts w:ascii="Courier New" w:hAnsi="Courier New"/>
                <w:noProof/>
              </w:rPr>
              <w:t>(ExtendedCapabilities)</w:t>
            </w:r>
          </w:p>
        </w:tc>
      </w:tr>
    </w:tbl>
    <w:p w14:paraId="4FEA4A82" w14:textId="77777777" w:rsidR="006314B8" w:rsidRPr="008C32EF" w:rsidRDefault="00F65D64" w:rsidP="00F65D64">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19</w:t>
      </w:r>
      <w:r w:rsidR="004A7A33" w:rsidRPr="008C32EF">
        <w:fldChar w:fldCharType="end"/>
      </w:r>
      <w:r w:rsidRPr="008C32EF">
        <w:t>: Mapping INSPIRE Metadata elements to ISO 19142 WFS</w:t>
      </w:r>
    </w:p>
    <w:p w14:paraId="6A39302C" w14:textId="77777777" w:rsidR="00F65D64" w:rsidRPr="008C32EF" w:rsidRDefault="00F65D64" w:rsidP="00F65D64"/>
    <w:p w14:paraId="2EF9E4BF" w14:textId="77777777" w:rsidR="00A85ADF" w:rsidRPr="00D134B1" w:rsidRDefault="00A85ADF" w:rsidP="0039031F">
      <w:pPr>
        <w:pStyle w:val="TGStyle1"/>
      </w:pPr>
      <w:r w:rsidRPr="00D134B1">
        <w:t xml:space="preserve">INSPIRE Metadata for the Download Service shall EITHER be linked to via an  </w:t>
      </w:r>
      <w:r w:rsidRPr="00D134B1">
        <w:rPr>
          <w:rFonts w:ascii="Courier New" w:hAnsi="Courier New"/>
        </w:rPr>
        <w:t xml:space="preserve">&lt;inspire_common:MetadataURL&gt; </w:t>
      </w:r>
      <w:r w:rsidRPr="00D134B1">
        <w:t xml:space="preserve">in an extended capabilities section, OR the extended capabilities section shall contain all the INSPIRE Metadata for the Download Service in accordance with Table 4 and the </w:t>
      </w:r>
      <w:r w:rsidRPr="00D134B1">
        <w:rPr>
          <w:rFonts w:ascii="Courier New" w:hAnsi="Courier New" w:cs="Courier New"/>
        </w:rPr>
        <w:t>inspire_dls:ExtendedCapabilities</w:t>
      </w:r>
      <w:r w:rsidRPr="00D134B1">
        <w:t xml:space="preserve"> schema.</w:t>
      </w:r>
    </w:p>
    <w:p w14:paraId="43C94848" w14:textId="77777777" w:rsidR="00A85ADF" w:rsidRPr="008C32EF" w:rsidRDefault="00A85ADF" w:rsidP="00F65D64"/>
    <w:p w14:paraId="1BE6C448" w14:textId="77777777" w:rsidR="006E4735" w:rsidRPr="008C32EF" w:rsidRDefault="00EF677D" w:rsidP="006E4735">
      <w:r w:rsidRPr="008C32EF">
        <w:t xml:space="preserve">The following example shows an </w:t>
      </w:r>
      <w:r w:rsidR="002A44A2" w:rsidRPr="008C32EF">
        <w:t>inspire_d</w:t>
      </w:r>
      <w:r w:rsidRPr="008C32EF">
        <w:t>ls:ExtendedCapabilities section.</w:t>
      </w:r>
    </w:p>
    <w:p w14:paraId="7F04B4A0" w14:textId="77777777" w:rsidR="00EF677D" w:rsidRPr="00D134B1" w:rsidRDefault="00EF677D" w:rsidP="00EF677D">
      <w:pPr>
        <w:pStyle w:val="Exampletitle"/>
        <w:rPr>
          <w:lang w:val="en-GB"/>
        </w:rPr>
      </w:pPr>
      <w:bookmarkStart w:id="422" w:name="_Toc364091654"/>
      <w:r w:rsidRPr="00D134B1">
        <w:rPr>
          <w:lang w:val="en-GB"/>
        </w:rPr>
        <w:t>Extended capabilities</w:t>
      </w:r>
      <w:bookmarkEnd w:id="422"/>
    </w:p>
    <w:p w14:paraId="72926059" w14:textId="77777777" w:rsidR="00EF677D" w:rsidRPr="00D134B1" w:rsidRDefault="00EF677D" w:rsidP="00EF677D">
      <w:pPr>
        <w:pStyle w:val="XMLExample"/>
        <w:rPr>
          <w:lang w:val="en-GB"/>
        </w:rPr>
      </w:pPr>
      <w:r w:rsidRPr="00D134B1">
        <w:rPr>
          <w:lang w:val="en-GB"/>
        </w:rPr>
        <w:t>&lt;!—example extended capabilities --&gt;</w:t>
      </w:r>
    </w:p>
    <w:p w14:paraId="74872AD8" w14:textId="77777777" w:rsidR="00EF677D" w:rsidRPr="00D134B1" w:rsidRDefault="00EF677D" w:rsidP="00EF677D">
      <w:pPr>
        <w:pStyle w:val="XMLExample"/>
        <w:rPr>
          <w:lang w:val="en-GB"/>
        </w:rPr>
      </w:pPr>
      <w:r w:rsidRPr="00D134B1">
        <w:rPr>
          <w:lang w:val="en-GB"/>
        </w:rPr>
        <w:t>&lt;ows:ExtendedCapabilities&gt;</w:t>
      </w:r>
    </w:p>
    <w:p w14:paraId="00838BB2" w14:textId="77777777" w:rsidR="00EF677D" w:rsidRPr="00D134B1" w:rsidRDefault="00EF677D" w:rsidP="00EF677D">
      <w:pPr>
        <w:pStyle w:val="XMLExample"/>
        <w:rPr>
          <w:lang w:val="en-GB"/>
        </w:rPr>
      </w:pPr>
      <w:r w:rsidRPr="00D134B1">
        <w:rPr>
          <w:lang w:val="en-GB"/>
        </w:rPr>
        <w:t xml:space="preserve">    &lt;inspire_dls:ExtendedCapabilities&gt;</w:t>
      </w:r>
    </w:p>
    <w:p w14:paraId="5192DC71" w14:textId="77777777" w:rsidR="00EF677D" w:rsidRPr="00D134B1" w:rsidRDefault="00EF677D" w:rsidP="00EF677D">
      <w:pPr>
        <w:pStyle w:val="XMLExample"/>
        <w:rPr>
          <w:lang w:val="en-GB"/>
        </w:rPr>
      </w:pPr>
      <w:r w:rsidRPr="00D134B1">
        <w:rPr>
          <w:lang w:val="en-GB"/>
        </w:rPr>
        <w:t xml:space="preserve">        &lt;inspire_common:ResourceLocator&gt;</w:t>
      </w:r>
    </w:p>
    <w:p w14:paraId="0A1FBE69" w14:textId="77777777" w:rsidR="00EF677D" w:rsidRPr="00D134B1" w:rsidRDefault="00EF677D" w:rsidP="00EF677D">
      <w:pPr>
        <w:pStyle w:val="XMLExample"/>
        <w:rPr>
          <w:lang w:val="en-GB"/>
        </w:rPr>
      </w:pPr>
      <w:r w:rsidRPr="00D134B1">
        <w:rPr>
          <w:lang w:val="en-GB"/>
        </w:rPr>
        <w:t xml:space="preserve">            &lt;inspire_common:URL&gt;test&lt;/inspire_common:URL&gt;</w:t>
      </w:r>
    </w:p>
    <w:p w14:paraId="7ED87B89" w14:textId="77777777" w:rsidR="00EF677D" w:rsidRPr="00D134B1" w:rsidRDefault="00EF677D" w:rsidP="00EF677D">
      <w:pPr>
        <w:pStyle w:val="XMLExample"/>
        <w:rPr>
          <w:lang w:val="en-GB"/>
        </w:rPr>
      </w:pPr>
      <w:r w:rsidRPr="00D134B1">
        <w:rPr>
          <w:lang w:val="en-GB"/>
        </w:rPr>
        <w:t xml:space="preserve">        &lt;/inspire_common:ResourceLocator&gt;</w:t>
      </w:r>
    </w:p>
    <w:p w14:paraId="52083C37" w14:textId="77777777" w:rsidR="00EF677D" w:rsidRPr="00D134B1" w:rsidRDefault="00EF677D" w:rsidP="00EF677D">
      <w:pPr>
        <w:pStyle w:val="XMLExample"/>
        <w:rPr>
          <w:lang w:val="en-GB"/>
        </w:rPr>
      </w:pPr>
      <w:r w:rsidRPr="00D134B1">
        <w:rPr>
          <w:lang w:val="en-GB"/>
        </w:rPr>
        <w:t xml:space="preserve">        &lt;inspire_common:ResourceType&gt;service&lt;/inspire_common:ResourceType&gt;</w:t>
      </w:r>
    </w:p>
    <w:p w14:paraId="20FAF727" w14:textId="77777777" w:rsidR="00EF677D" w:rsidRPr="00D134B1" w:rsidRDefault="00EF677D" w:rsidP="00EF677D">
      <w:pPr>
        <w:pStyle w:val="XMLExample"/>
        <w:rPr>
          <w:lang w:val="en-GB"/>
        </w:rPr>
      </w:pPr>
      <w:r w:rsidRPr="00D134B1">
        <w:rPr>
          <w:lang w:val="en-GB"/>
        </w:rPr>
        <w:t xml:space="preserve">        &lt;inspire_common:TemporalReference/&gt;</w:t>
      </w:r>
    </w:p>
    <w:p w14:paraId="56E85F98" w14:textId="77777777" w:rsidR="00EF677D" w:rsidRPr="00D134B1" w:rsidRDefault="00EF677D" w:rsidP="00EF677D">
      <w:pPr>
        <w:pStyle w:val="XMLExample"/>
        <w:rPr>
          <w:lang w:val="en-GB"/>
        </w:rPr>
      </w:pPr>
      <w:r w:rsidRPr="00D134B1">
        <w:rPr>
          <w:lang w:val="en-GB"/>
        </w:rPr>
        <w:t xml:space="preserve">        &lt;inspire_common:Conformity&gt;</w:t>
      </w:r>
    </w:p>
    <w:p w14:paraId="2BA82E8D" w14:textId="77777777" w:rsidR="00EF677D" w:rsidRPr="00D134B1" w:rsidRDefault="00EF677D" w:rsidP="00EF677D">
      <w:pPr>
        <w:pStyle w:val="XMLExample"/>
        <w:rPr>
          <w:lang w:val="en-GB"/>
        </w:rPr>
      </w:pPr>
      <w:r w:rsidRPr="00D134B1">
        <w:rPr>
          <w:lang w:val="en-GB"/>
        </w:rPr>
        <w:t xml:space="preserve">            &lt;inspire_common:Specification&gt;</w:t>
      </w:r>
    </w:p>
    <w:p w14:paraId="6E0E9303" w14:textId="77777777" w:rsidR="00EF677D" w:rsidRPr="00D134B1" w:rsidRDefault="00EF677D" w:rsidP="00EF677D">
      <w:pPr>
        <w:pStyle w:val="XMLExample"/>
        <w:rPr>
          <w:lang w:val="en-GB"/>
        </w:rPr>
      </w:pPr>
      <w:r w:rsidRPr="00D134B1">
        <w:rPr>
          <w:lang w:val="en-GB"/>
        </w:rPr>
        <w:t xml:space="preserve">                &lt;inspire_common:Title&gt;Please enter a</w:t>
      </w:r>
    </w:p>
    <w:p w14:paraId="402AD858" w14:textId="77777777" w:rsidR="00EF677D" w:rsidRPr="00D134B1" w:rsidRDefault="00EF677D" w:rsidP="00EF677D">
      <w:pPr>
        <w:pStyle w:val="XMLExample"/>
        <w:rPr>
          <w:lang w:val="en-GB"/>
        </w:rPr>
      </w:pPr>
      <w:r w:rsidRPr="00D134B1">
        <w:rPr>
          <w:lang w:val="en-GB"/>
        </w:rPr>
        <w:t xml:space="preserve">                    title&lt;/inspire_common:Title&gt;</w:t>
      </w:r>
    </w:p>
    <w:p w14:paraId="46BA845B" w14:textId="77777777" w:rsidR="00EF677D" w:rsidRPr="00D134B1" w:rsidRDefault="00EF677D" w:rsidP="00EF677D">
      <w:pPr>
        <w:pStyle w:val="XMLExample"/>
        <w:rPr>
          <w:lang w:val="en-GB"/>
        </w:rPr>
      </w:pPr>
      <w:r w:rsidRPr="00D134B1">
        <w:rPr>
          <w:lang w:val="en-GB"/>
        </w:rPr>
        <w:t xml:space="preserve">                &lt;inspire_common:DateOfPublication&gt;0000-01-01&lt;/inspire_common:DateOfPublication&gt;</w:t>
      </w:r>
    </w:p>
    <w:p w14:paraId="7C746F78" w14:textId="77777777" w:rsidR="00EF677D" w:rsidRPr="00D134B1" w:rsidRDefault="00EF677D" w:rsidP="00EF677D">
      <w:pPr>
        <w:pStyle w:val="XMLExample"/>
        <w:rPr>
          <w:lang w:val="en-GB"/>
        </w:rPr>
      </w:pPr>
      <w:r w:rsidRPr="00D134B1">
        <w:rPr>
          <w:lang w:val="en-GB"/>
        </w:rPr>
        <w:t xml:space="preserve">            &lt;/inspire_common:Specification&gt;</w:t>
      </w:r>
    </w:p>
    <w:p w14:paraId="19E55BB0" w14:textId="77777777" w:rsidR="00EF677D" w:rsidRPr="00D134B1" w:rsidRDefault="00EF677D" w:rsidP="00EF677D">
      <w:pPr>
        <w:pStyle w:val="XMLExample"/>
        <w:rPr>
          <w:lang w:val="en-GB"/>
        </w:rPr>
      </w:pPr>
      <w:r w:rsidRPr="00D134B1">
        <w:rPr>
          <w:lang w:val="en-GB"/>
        </w:rPr>
        <w:t xml:space="preserve">            &lt;inspire_common:Degree&gt;notEvaluated&lt;/inspire_common:Degree&gt;</w:t>
      </w:r>
    </w:p>
    <w:p w14:paraId="0EFB239E" w14:textId="77777777" w:rsidR="00EF677D" w:rsidRPr="00D134B1" w:rsidRDefault="00EF677D" w:rsidP="00EF677D">
      <w:pPr>
        <w:pStyle w:val="XMLExample"/>
        <w:rPr>
          <w:lang w:val="en-GB"/>
        </w:rPr>
      </w:pPr>
      <w:r w:rsidRPr="00D134B1">
        <w:rPr>
          <w:lang w:val="en-GB"/>
        </w:rPr>
        <w:t xml:space="preserve">        &lt;/inspire_common:Conformity&gt;</w:t>
      </w:r>
    </w:p>
    <w:p w14:paraId="53920C1C" w14:textId="77777777" w:rsidR="00EF677D" w:rsidRPr="00D134B1" w:rsidRDefault="00EF677D" w:rsidP="00EF677D">
      <w:pPr>
        <w:pStyle w:val="XMLExample"/>
        <w:rPr>
          <w:lang w:val="en-GB"/>
        </w:rPr>
      </w:pPr>
      <w:r w:rsidRPr="00D134B1">
        <w:rPr>
          <w:lang w:val="en-GB"/>
        </w:rPr>
        <w:t xml:space="preserve">        &lt;inspire_common:MetadataPointOfContact&gt;</w:t>
      </w:r>
    </w:p>
    <w:p w14:paraId="24E7725A" w14:textId="77777777" w:rsidR="00EF677D" w:rsidRPr="00D134B1" w:rsidRDefault="00EF677D" w:rsidP="00EF677D">
      <w:pPr>
        <w:pStyle w:val="XMLExample"/>
        <w:rPr>
          <w:lang w:val="en-GB"/>
        </w:rPr>
      </w:pPr>
      <w:r w:rsidRPr="00D134B1">
        <w:rPr>
          <w:lang w:val="en-GB"/>
        </w:rPr>
        <w:t xml:space="preserve">            &lt;inspire_common:OrganisationName/&gt;        &lt;inspire_common:EmailAddress&gt;someone@somewhere.org&lt;/inspire_common:EmailAddress&gt;</w:t>
      </w:r>
    </w:p>
    <w:p w14:paraId="5E1ABAEA" w14:textId="77777777" w:rsidR="00EF677D" w:rsidRPr="00D134B1" w:rsidRDefault="00EF677D" w:rsidP="00EF677D">
      <w:pPr>
        <w:pStyle w:val="XMLExample"/>
        <w:rPr>
          <w:lang w:val="en-GB"/>
        </w:rPr>
      </w:pPr>
      <w:r w:rsidRPr="00D134B1">
        <w:rPr>
          <w:lang w:val="en-GB"/>
        </w:rPr>
        <w:t xml:space="preserve">        &lt;/inspire_common:MetadataPointOfContact&gt;</w:t>
      </w:r>
    </w:p>
    <w:p w14:paraId="42818324" w14:textId="77777777" w:rsidR="00EF677D" w:rsidRPr="00D134B1" w:rsidRDefault="00EF677D" w:rsidP="00EF677D">
      <w:pPr>
        <w:pStyle w:val="XMLExample"/>
        <w:rPr>
          <w:lang w:val="en-GB"/>
        </w:rPr>
      </w:pPr>
      <w:r w:rsidRPr="00D134B1">
        <w:rPr>
          <w:lang w:val="en-GB"/>
        </w:rPr>
        <w:t xml:space="preserve">        &lt;inspire_common:MetadataDate&gt;0000-01-01&lt;/inspire_common:MetadataDate&gt;        &lt;inspire_common:SpatialDataServiceType&gt;view&lt;/inspire_common:SpatialDataServiceType&gt;</w:t>
      </w:r>
    </w:p>
    <w:p w14:paraId="7D90D7A3" w14:textId="77777777" w:rsidR="00EF677D" w:rsidRPr="00D134B1" w:rsidRDefault="00EF677D" w:rsidP="00EF677D">
      <w:pPr>
        <w:pStyle w:val="XMLExample"/>
        <w:rPr>
          <w:lang w:val="en-GB"/>
        </w:rPr>
      </w:pPr>
      <w:r w:rsidRPr="00D134B1">
        <w:rPr>
          <w:lang w:val="en-GB"/>
        </w:rPr>
        <w:t xml:space="preserve">        &lt;inspire_common:MandatoryKeyword&gt;            &lt;inspire_common:KeywordValue&gt;</w:t>
      </w:r>
      <w:r w:rsidR="00216317" w:rsidRPr="00D134B1">
        <w:rPr>
          <w:lang w:val="en-GB"/>
        </w:rPr>
        <w:t xml:space="preserve"> infoFeatureAccessService </w:t>
      </w:r>
      <w:r w:rsidRPr="00D134B1">
        <w:rPr>
          <w:lang w:val="en-GB"/>
        </w:rPr>
        <w:t>&lt;/inspire_common:KeywordValue&gt;</w:t>
      </w:r>
      <w:r w:rsidR="00787155" w:rsidRPr="00D134B1">
        <w:rPr>
          <w:lang w:val="en-GB"/>
        </w:rPr>
        <w:t xml:space="preserve"> </w:t>
      </w:r>
    </w:p>
    <w:p w14:paraId="38AD8712" w14:textId="77777777" w:rsidR="00EF677D" w:rsidRPr="00D134B1" w:rsidRDefault="00EF677D" w:rsidP="00EF677D">
      <w:pPr>
        <w:pStyle w:val="XMLExample"/>
        <w:rPr>
          <w:lang w:val="en-GB"/>
        </w:rPr>
      </w:pPr>
      <w:r w:rsidRPr="00D134B1">
        <w:rPr>
          <w:lang w:val="en-GB"/>
        </w:rPr>
        <w:t xml:space="preserve">        &lt;/inspire_common:MandatoryKeyword&gt;</w:t>
      </w:r>
    </w:p>
    <w:p w14:paraId="742384F1" w14:textId="77777777" w:rsidR="00EF677D" w:rsidRPr="00D134B1" w:rsidRDefault="00EF677D" w:rsidP="00EF677D">
      <w:pPr>
        <w:pStyle w:val="XMLExample"/>
        <w:rPr>
          <w:lang w:val="en-GB"/>
        </w:rPr>
      </w:pPr>
      <w:r w:rsidRPr="00D134B1">
        <w:rPr>
          <w:lang w:val="en-GB"/>
        </w:rPr>
        <w:t xml:space="preserve">        &lt;inspire_common:SupportedLanguages&gt;</w:t>
      </w:r>
    </w:p>
    <w:p w14:paraId="11B015BA" w14:textId="77777777" w:rsidR="00EF677D" w:rsidRPr="00D134B1" w:rsidRDefault="00EF677D" w:rsidP="00EF677D">
      <w:pPr>
        <w:pStyle w:val="XMLExample"/>
        <w:rPr>
          <w:lang w:val="en-GB"/>
        </w:rPr>
      </w:pPr>
      <w:r w:rsidRPr="00D134B1">
        <w:rPr>
          <w:lang w:val="en-GB"/>
        </w:rPr>
        <w:t xml:space="preserve">            &lt;inspire_common:DefaultLanguage&gt;</w:t>
      </w:r>
    </w:p>
    <w:p w14:paraId="2B3E43EF" w14:textId="77777777" w:rsidR="00EF677D" w:rsidRPr="00D134B1" w:rsidRDefault="00EF677D" w:rsidP="00EF677D">
      <w:pPr>
        <w:pStyle w:val="XMLExample"/>
        <w:rPr>
          <w:lang w:val="en-GB"/>
        </w:rPr>
      </w:pPr>
      <w:r w:rsidRPr="00D134B1">
        <w:rPr>
          <w:lang w:val="en-GB"/>
        </w:rPr>
        <w:t xml:space="preserve">                &lt;inspire_common:Language&gt;pol&lt;/inspire_common:Language&gt;</w:t>
      </w:r>
    </w:p>
    <w:p w14:paraId="0EC0E69E" w14:textId="77777777" w:rsidR="00EF677D" w:rsidRPr="00D134B1" w:rsidRDefault="00EF677D" w:rsidP="00EF677D">
      <w:pPr>
        <w:pStyle w:val="XMLExample"/>
        <w:rPr>
          <w:lang w:val="en-GB"/>
        </w:rPr>
      </w:pPr>
      <w:r w:rsidRPr="00D134B1">
        <w:rPr>
          <w:lang w:val="en-GB"/>
        </w:rPr>
        <w:t xml:space="preserve">            &lt;/inspire_common:DefaultLanguage&gt;</w:t>
      </w:r>
    </w:p>
    <w:p w14:paraId="195BF71E" w14:textId="77777777" w:rsidR="00EF677D" w:rsidRPr="00D134B1" w:rsidRDefault="00EF677D" w:rsidP="00EF677D">
      <w:pPr>
        <w:pStyle w:val="XMLExample"/>
        <w:rPr>
          <w:lang w:val="en-GB"/>
        </w:rPr>
      </w:pPr>
      <w:r w:rsidRPr="00D134B1">
        <w:rPr>
          <w:lang w:val="en-GB"/>
        </w:rPr>
        <w:t xml:space="preserve">            &lt;inspire_common:SupportedLanguage&gt;</w:t>
      </w:r>
    </w:p>
    <w:p w14:paraId="78240AD1" w14:textId="77777777" w:rsidR="00EF677D" w:rsidRPr="00D134B1" w:rsidRDefault="00EF677D" w:rsidP="00EF677D">
      <w:pPr>
        <w:pStyle w:val="XMLExample"/>
        <w:rPr>
          <w:lang w:val="en-GB"/>
        </w:rPr>
      </w:pPr>
      <w:r w:rsidRPr="00D134B1">
        <w:rPr>
          <w:lang w:val="en-GB"/>
        </w:rPr>
        <w:t xml:space="preserve">                &lt;inspire_common:Language&gt;eng&lt;/inspire_common:Language&gt;</w:t>
      </w:r>
    </w:p>
    <w:p w14:paraId="19BFFAB9" w14:textId="77777777" w:rsidR="00EF677D" w:rsidRPr="00D134B1" w:rsidRDefault="00EF677D" w:rsidP="00EF677D">
      <w:pPr>
        <w:pStyle w:val="XMLExample"/>
        <w:rPr>
          <w:lang w:val="en-GB"/>
        </w:rPr>
      </w:pPr>
      <w:r w:rsidRPr="00D134B1">
        <w:rPr>
          <w:lang w:val="en-GB"/>
        </w:rPr>
        <w:t xml:space="preserve">            &lt;/inspire_common:SupportedLanguage&gt;</w:t>
      </w:r>
    </w:p>
    <w:p w14:paraId="75025C5A" w14:textId="77777777" w:rsidR="00EF677D" w:rsidRPr="00D134B1" w:rsidRDefault="00EF677D" w:rsidP="00EF677D">
      <w:pPr>
        <w:pStyle w:val="XMLExample"/>
        <w:rPr>
          <w:lang w:val="en-GB"/>
        </w:rPr>
      </w:pPr>
      <w:r w:rsidRPr="00D134B1">
        <w:rPr>
          <w:lang w:val="en-GB"/>
        </w:rPr>
        <w:t xml:space="preserve">        &lt;/inspire_common:SupportedLanguages&gt;</w:t>
      </w:r>
    </w:p>
    <w:p w14:paraId="769DDE08" w14:textId="77777777" w:rsidR="00EF677D" w:rsidRPr="00D134B1" w:rsidRDefault="00EF677D" w:rsidP="00EF677D">
      <w:pPr>
        <w:pStyle w:val="XMLExample"/>
        <w:rPr>
          <w:lang w:val="en-GB"/>
        </w:rPr>
      </w:pPr>
      <w:r w:rsidRPr="00D134B1">
        <w:rPr>
          <w:lang w:val="en-GB"/>
        </w:rPr>
        <w:t xml:space="preserve">        &lt;inspire_common:ResponseLanguage&gt;</w:t>
      </w:r>
    </w:p>
    <w:p w14:paraId="215BC421" w14:textId="77777777" w:rsidR="00EF677D" w:rsidRPr="00D134B1" w:rsidRDefault="00EF677D" w:rsidP="00EF677D">
      <w:pPr>
        <w:pStyle w:val="XMLExample"/>
        <w:rPr>
          <w:lang w:val="en-GB"/>
        </w:rPr>
      </w:pPr>
      <w:r w:rsidRPr="00D134B1">
        <w:rPr>
          <w:lang w:val="en-GB"/>
        </w:rPr>
        <w:t xml:space="preserve">            &lt;inspire_common:Language&gt;eng&lt;/inspire_common:Language&gt;</w:t>
      </w:r>
    </w:p>
    <w:p w14:paraId="587FFD21" w14:textId="77777777" w:rsidR="00EF677D" w:rsidRPr="00D134B1" w:rsidRDefault="00EF677D" w:rsidP="00EF677D">
      <w:pPr>
        <w:pStyle w:val="XMLExample"/>
        <w:rPr>
          <w:lang w:val="en-GB"/>
        </w:rPr>
      </w:pPr>
      <w:r w:rsidRPr="00D134B1">
        <w:rPr>
          <w:lang w:val="en-GB"/>
        </w:rPr>
        <w:t xml:space="preserve">        &lt;/inspire_common:ResponseLanguage&gt;</w:t>
      </w:r>
    </w:p>
    <w:p w14:paraId="411EBE58" w14:textId="77777777" w:rsidR="00EF677D" w:rsidRPr="00D134B1" w:rsidRDefault="00EF677D" w:rsidP="00EF677D">
      <w:pPr>
        <w:pStyle w:val="XMLExample"/>
        <w:rPr>
          <w:lang w:val="en-GB"/>
        </w:rPr>
      </w:pPr>
      <w:r w:rsidRPr="00D134B1">
        <w:rPr>
          <w:lang w:val="en-GB"/>
        </w:rPr>
        <w:t xml:space="preserve">        &lt;inspire_dls:SpatialDataSetIdentifier&gt;</w:t>
      </w:r>
    </w:p>
    <w:p w14:paraId="53790A43" w14:textId="77777777" w:rsidR="00EF677D" w:rsidRPr="00D134B1" w:rsidRDefault="00EF677D" w:rsidP="00EF677D">
      <w:pPr>
        <w:pStyle w:val="XMLExample"/>
        <w:rPr>
          <w:lang w:val="en-GB"/>
        </w:rPr>
      </w:pPr>
      <w:r w:rsidRPr="00D134B1">
        <w:rPr>
          <w:lang w:val="en-GB"/>
        </w:rPr>
        <w:t xml:space="preserve">            &lt;inspire_common:Code&gt;mycode&lt;/inspire_common:Code&gt;            &lt;inspire_common:Namespace&gt;http://myuri.org&lt;/inspire_common:Namespace&gt;</w:t>
      </w:r>
    </w:p>
    <w:p w14:paraId="658B9370" w14:textId="77777777" w:rsidR="00EF677D" w:rsidRPr="00D134B1" w:rsidRDefault="00EF677D" w:rsidP="00EF677D">
      <w:pPr>
        <w:pStyle w:val="XMLExample"/>
        <w:rPr>
          <w:lang w:val="en-GB"/>
        </w:rPr>
      </w:pPr>
      <w:r w:rsidRPr="00D134B1">
        <w:rPr>
          <w:lang w:val="en-GB"/>
        </w:rPr>
        <w:t xml:space="preserve">        &lt;/inspire_dls:SpatialDataSetIdentifier&gt;</w:t>
      </w:r>
    </w:p>
    <w:p w14:paraId="36A42D7E" w14:textId="77777777" w:rsidR="00EF677D" w:rsidRPr="00D134B1" w:rsidRDefault="00EF677D" w:rsidP="00EF677D">
      <w:pPr>
        <w:pStyle w:val="XMLExample"/>
        <w:rPr>
          <w:lang w:val="en-GB"/>
        </w:rPr>
      </w:pPr>
      <w:r w:rsidRPr="00D134B1">
        <w:rPr>
          <w:lang w:val="en-GB"/>
        </w:rPr>
        <w:t xml:space="preserve">        &lt;inspire_dls:SpatialDataSetIdentifier&gt;</w:t>
      </w:r>
    </w:p>
    <w:p w14:paraId="537213A3" w14:textId="77777777" w:rsidR="00EF677D" w:rsidRPr="00D134B1" w:rsidRDefault="00EF677D" w:rsidP="00EF677D">
      <w:pPr>
        <w:pStyle w:val="XMLExample"/>
        <w:rPr>
          <w:lang w:val="en-GB"/>
        </w:rPr>
      </w:pPr>
      <w:r w:rsidRPr="00D134B1">
        <w:rPr>
          <w:lang w:val="en-GB"/>
        </w:rPr>
        <w:t xml:space="preserve">            &lt;inspire_common:Code&gt;mycode2&lt;/inspire_common:Code&gt;            &lt;inspire_common:Namespace&gt;http://myuri.org&lt;/inspire_common:Namespace&gt;</w:t>
      </w:r>
    </w:p>
    <w:p w14:paraId="5A683E63" w14:textId="77777777" w:rsidR="00EF677D" w:rsidRPr="00D134B1" w:rsidRDefault="00EF677D" w:rsidP="00EF677D">
      <w:pPr>
        <w:pStyle w:val="XMLExample"/>
        <w:rPr>
          <w:lang w:val="en-GB"/>
        </w:rPr>
      </w:pPr>
      <w:r w:rsidRPr="00D134B1">
        <w:rPr>
          <w:lang w:val="en-GB"/>
        </w:rPr>
        <w:t xml:space="preserve">        &lt;/inspire_dls:SpatialDataSetIdentifier&gt;</w:t>
      </w:r>
    </w:p>
    <w:p w14:paraId="6C2E4490" w14:textId="77777777" w:rsidR="00EF677D" w:rsidRPr="00D134B1" w:rsidRDefault="00EF677D" w:rsidP="00EF677D">
      <w:pPr>
        <w:pStyle w:val="XMLExample"/>
        <w:rPr>
          <w:lang w:val="en-GB"/>
        </w:rPr>
      </w:pPr>
      <w:r w:rsidRPr="00D134B1">
        <w:rPr>
          <w:lang w:val="en-GB"/>
        </w:rPr>
        <w:t xml:space="preserve">    &lt;/inspire_dls:ExtendedCapabilities&gt;</w:t>
      </w:r>
    </w:p>
    <w:p w14:paraId="46093808" w14:textId="77777777" w:rsidR="00EF677D" w:rsidRPr="00D134B1" w:rsidRDefault="00EF677D" w:rsidP="00EF677D">
      <w:pPr>
        <w:pStyle w:val="XMLExample"/>
        <w:rPr>
          <w:lang w:val="en-GB"/>
        </w:rPr>
      </w:pPr>
      <w:r w:rsidRPr="00D134B1">
        <w:rPr>
          <w:lang w:val="en-GB"/>
        </w:rPr>
        <w:t>&lt;/ows:ExtendedCapabilities&gt;</w:t>
      </w:r>
    </w:p>
    <w:p w14:paraId="6AB75E26" w14:textId="77777777" w:rsidR="007D146D" w:rsidRPr="008C32EF" w:rsidRDefault="007F0380" w:rsidP="007D146D">
      <w:pPr>
        <w:pStyle w:val="Titolo2"/>
      </w:pPr>
      <w:bookmarkStart w:id="423" w:name="_Toc362855664"/>
      <w:bookmarkStart w:id="424" w:name="_Toc362856823"/>
      <w:bookmarkStart w:id="425" w:name="_Toc362857546"/>
      <w:bookmarkStart w:id="426" w:name="_Toc362855665"/>
      <w:bookmarkStart w:id="427" w:name="_Toc362856824"/>
      <w:bookmarkStart w:id="428" w:name="_Toc362857547"/>
      <w:bookmarkStart w:id="429" w:name="_Toc327280744"/>
      <w:bookmarkStart w:id="430" w:name="_Toc327281674"/>
      <w:bookmarkStart w:id="431" w:name="_Toc364091580"/>
      <w:bookmarkEnd w:id="423"/>
      <w:bookmarkEnd w:id="424"/>
      <w:bookmarkEnd w:id="425"/>
      <w:bookmarkEnd w:id="426"/>
      <w:bookmarkEnd w:id="427"/>
      <w:bookmarkEnd w:id="428"/>
      <w:bookmarkEnd w:id="429"/>
      <w:bookmarkEnd w:id="430"/>
      <w:r w:rsidRPr="008C32EF">
        <w:t>Language R</w:t>
      </w:r>
      <w:r w:rsidR="007D146D" w:rsidRPr="008C32EF">
        <w:t>equirements</w:t>
      </w:r>
      <w:bookmarkEnd w:id="417"/>
      <w:r w:rsidR="006475E4" w:rsidRPr="008C32EF">
        <w:t xml:space="preserve"> for</w:t>
      </w:r>
      <w:r w:rsidR="007D146D" w:rsidRPr="008C32EF">
        <w:t xml:space="preserve"> WFS</w:t>
      </w:r>
      <w:r w:rsidR="00A058E6" w:rsidRPr="008C32EF">
        <w:t>/FE</w:t>
      </w:r>
      <w:r w:rsidR="006475E4" w:rsidRPr="008C32EF">
        <w:t xml:space="preserve"> </w:t>
      </w:r>
      <w:r w:rsidRPr="008C32EF">
        <w:t>Implementation of Pre-defined D</w:t>
      </w:r>
      <w:r w:rsidR="003A6E63" w:rsidRPr="008C32EF">
        <w:t>ownload.</w:t>
      </w:r>
      <w:bookmarkEnd w:id="431"/>
    </w:p>
    <w:p w14:paraId="17A3D071" w14:textId="77777777" w:rsidR="006475E4" w:rsidRPr="008C32EF" w:rsidRDefault="00A01746" w:rsidP="007D146D">
      <w:pPr>
        <w:suppressAutoHyphens w:val="0"/>
        <w:autoSpaceDE w:val="0"/>
        <w:autoSpaceDN w:val="0"/>
        <w:adjustRightInd w:val="0"/>
      </w:pPr>
      <w:r w:rsidRPr="008C32EF">
        <w:t>Language requirements for Net</w:t>
      </w:r>
      <w:r w:rsidR="006475E4" w:rsidRPr="008C32EF">
        <w:t xml:space="preserve">work Services were introduced in Section </w:t>
      </w:r>
      <w:r w:rsidR="006475E4" w:rsidRPr="008C32EF">
        <w:fldChar w:fldCharType="begin"/>
      </w:r>
      <w:r w:rsidR="006475E4" w:rsidRPr="008C32EF">
        <w:instrText xml:space="preserve"> </w:instrText>
      </w:r>
      <w:r w:rsidR="003C4833" w:rsidRPr="008C32EF">
        <w:instrText>REF</w:instrText>
      </w:r>
      <w:r w:rsidR="006475E4" w:rsidRPr="008C32EF">
        <w:instrText xml:space="preserve"> _Ref313875368 \r \h </w:instrText>
      </w:r>
      <w:r w:rsidR="006475E4" w:rsidRPr="008C32EF">
        <w:fldChar w:fldCharType="separate"/>
      </w:r>
      <w:r w:rsidR="00BB00B0">
        <w:t>4.3</w:t>
      </w:r>
      <w:r w:rsidR="006475E4" w:rsidRPr="008C32EF">
        <w:fldChar w:fldCharType="end"/>
      </w:r>
      <w:r w:rsidR="006475E4" w:rsidRPr="008C32EF">
        <w:t xml:space="preserve"> and a</w:t>
      </w:r>
      <w:r w:rsidR="00A058E6" w:rsidRPr="008C32EF">
        <w:t>re expanded upon</w:t>
      </w:r>
      <w:r w:rsidR="007F0380" w:rsidRPr="008C32EF">
        <w:t xml:space="preserve"> </w:t>
      </w:r>
      <w:r w:rsidR="006475E4" w:rsidRPr="008C32EF">
        <w:t>here</w:t>
      </w:r>
      <w:r w:rsidR="00A265EC" w:rsidRPr="008C32EF">
        <w:t xml:space="preserve"> as TG Requirements</w:t>
      </w:r>
      <w:r w:rsidR="007F0380" w:rsidRPr="008C32EF">
        <w:t xml:space="preserve"> for the Pre-defined WFS</w:t>
      </w:r>
      <w:r w:rsidR="0075572F" w:rsidRPr="008C32EF">
        <w:t xml:space="preserve"> Conformance Class</w:t>
      </w:r>
      <w:r w:rsidR="006475E4" w:rsidRPr="008C32EF">
        <w:t>:</w:t>
      </w:r>
    </w:p>
    <w:p w14:paraId="02804377" w14:textId="77777777" w:rsidR="006475E4" w:rsidRPr="00D134B1" w:rsidRDefault="006475E4" w:rsidP="0039031F">
      <w:pPr>
        <w:pStyle w:val="TGStyle1"/>
      </w:pPr>
      <w:r w:rsidRPr="00D134B1">
        <w:t>A network service [Download Service] metadata response shall contain a list of the natural languages supported by the service. This list shall contain one or more languages that are supported.</w:t>
      </w:r>
    </w:p>
    <w:p w14:paraId="0DA8D97E" w14:textId="77777777" w:rsidR="006475E4" w:rsidRPr="008C32EF" w:rsidRDefault="006475E4" w:rsidP="006475E4"/>
    <w:p w14:paraId="21AC5F2A" w14:textId="77777777" w:rsidR="006475E4" w:rsidRPr="00D134B1" w:rsidRDefault="006475E4" w:rsidP="0039031F">
      <w:pPr>
        <w:pStyle w:val="TGStyle1"/>
      </w:pPr>
      <w:r w:rsidRPr="00D134B1">
        <w:t>A client may specify a specific language in a request. If the requested language is contained in the list of supported languages, the natural language fields of the service response shall be in the requested language. It the requested language is not supported by the service, then this parameter shall be ignored.</w:t>
      </w:r>
    </w:p>
    <w:p w14:paraId="6CCB9510" w14:textId="77777777" w:rsidR="006475E4" w:rsidRPr="008C32EF" w:rsidRDefault="006475E4" w:rsidP="007D146D">
      <w:pPr>
        <w:suppressAutoHyphens w:val="0"/>
        <w:autoSpaceDE w:val="0"/>
        <w:autoSpaceDN w:val="0"/>
        <w:adjustRightInd w:val="0"/>
      </w:pPr>
    </w:p>
    <w:p w14:paraId="5922799A" w14:textId="77777777" w:rsidR="007D146D" w:rsidRPr="008C32EF" w:rsidRDefault="00A01746" w:rsidP="007D146D">
      <w:pPr>
        <w:suppressAutoHyphens w:val="0"/>
        <w:autoSpaceDE w:val="0"/>
        <w:autoSpaceDN w:val="0"/>
        <w:adjustRightInd w:val="0"/>
      </w:pPr>
      <w:r w:rsidRPr="008C32EF">
        <w:t>To meet these requirements using 19142 WFS it is necessary to extend som</w:t>
      </w:r>
      <w:r w:rsidR="009A0778" w:rsidRPr="008C32EF">
        <w:t>e operations of the WFS as follows:</w:t>
      </w:r>
    </w:p>
    <w:p w14:paraId="1A9FED47" w14:textId="77777777" w:rsidR="007D146D" w:rsidRPr="008C32EF" w:rsidRDefault="007D146D" w:rsidP="00B97D54">
      <w:pPr>
        <w:pStyle w:val="Titolo3"/>
      </w:pPr>
      <w:bookmarkStart w:id="432" w:name="_Toc140662075"/>
      <w:bookmarkStart w:id="433" w:name="_Toc140662321"/>
      <w:bookmarkStart w:id="434" w:name="_Toc140662377"/>
      <w:bookmarkStart w:id="435" w:name="_Toc157510871"/>
      <w:bookmarkStart w:id="436" w:name="_Toc159065281"/>
      <w:bookmarkStart w:id="437" w:name="_Toc182307542"/>
      <w:bookmarkStart w:id="438" w:name="_Toc364091581"/>
      <w:r w:rsidRPr="008C32EF">
        <w:t>GetCapabilities-Operation</w:t>
      </w:r>
      <w:bookmarkEnd w:id="432"/>
      <w:bookmarkEnd w:id="433"/>
      <w:bookmarkEnd w:id="434"/>
      <w:bookmarkEnd w:id="435"/>
      <w:bookmarkEnd w:id="436"/>
      <w:bookmarkEnd w:id="437"/>
      <w:r w:rsidR="00DB44DD" w:rsidRPr="008C32EF">
        <w:t xml:space="preserve"> (language requirements)</w:t>
      </w:r>
      <w:bookmarkEnd w:id="438"/>
    </w:p>
    <w:p w14:paraId="045E7897" w14:textId="77777777" w:rsidR="007D146D" w:rsidRPr="008C32EF" w:rsidRDefault="007D146D" w:rsidP="0039031F">
      <w:pPr>
        <w:suppressAutoHyphens w:val="0"/>
        <w:autoSpaceDE w:val="0"/>
        <w:autoSpaceDN w:val="0"/>
        <w:adjustRightInd w:val="0"/>
        <w:rPr>
          <w:b/>
          <w:color w:val="000000"/>
          <w:lang w:eastAsia="de-DE"/>
        </w:rPr>
      </w:pPr>
      <w:r w:rsidRPr="008C32EF">
        <w:rPr>
          <w:b/>
          <w:color w:val="000000"/>
          <w:lang w:eastAsia="de-DE"/>
        </w:rPr>
        <w:t>GetCapabilities-Request:</w:t>
      </w:r>
    </w:p>
    <w:p w14:paraId="3744EA62" w14:textId="77777777" w:rsidR="007D146D" w:rsidRPr="008C32EF" w:rsidRDefault="007D146D" w:rsidP="0039031F">
      <w:pPr>
        <w:suppressAutoHyphens w:val="0"/>
        <w:autoSpaceDE w:val="0"/>
        <w:autoSpaceDN w:val="0"/>
        <w:adjustRightInd w:val="0"/>
        <w:rPr>
          <w:color w:val="000000"/>
          <w:lang w:eastAsia="de-DE"/>
        </w:rPr>
      </w:pPr>
      <w:r w:rsidRPr="008C32EF">
        <w:rPr>
          <w:color w:val="000000"/>
          <w:lang w:eastAsia="de-DE"/>
        </w:rPr>
        <w:t xml:space="preserve">The HTTP/GET binding of the GetCapabilities-Operation is extended by an additional parameter that indicates the client’s preferred language. </w:t>
      </w:r>
    </w:p>
    <w:p w14:paraId="69E08DE9" w14:textId="77777777" w:rsidR="007D146D" w:rsidRPr="00D134B1" w:rsidRDefault="007D146D" w:rsidP="0039031F">
      <w:pPr>
        <w:pStyle w:val="TGStyle1"/>
      </w:pPr>
      <w:r w:rsidRPr="00D134B1">
        <w:t>The n</w:t>
      </w:r>
      <w:r w:rsidR="00E1205D" w:rsidRPr="00D134B1">
        <w:t>ame of this</w:t>
      </w:r>
      <w:r w:rsidRPr="00D134B1">
        <w:t xml:space="preserve"> parameter shall be “LANGUAGE”. The parameter values are based on ISO 639-2/B alpha 3 codes as used in [</w:t>
      </w:r>
      <w:r w:rsidRPr="00D134B1">
        <w:rPr>
          <w:b/>
        </w:rPr>
        <w:t>INS MDTG</w:t>
      </w:r>
      <w:r w:rsidRPr="00D134B1">
        <w:t>].</w:t>
      </w:r>
    </w:p>
    <w:p w14:paraId="66B11B74" w14:textId="77777777" w:rsidR="007D146D" w:rsidRPr="008C32EF" w:rsidRDefault="007D146D" w:rsidP="007D146D">
      <w:pPr>
        <w:pStyle w:val="Didascalia"/>
        <w:keepN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4252"/>
        <w:gridCol w:w="1276"/>
        <w:gridCol w:w="2126"/>
      </w:tblGrid>
      <w:tr w:rsidR="00F01825" w:rsidRPr="008C32EF" w14:paraId="4F6E3B61" w14:textId="77777777" w:rsidTr="00F01825">
        <w:trPr>
          <w:trHeight w:val="90"/>
        </w:trPr>
        <w:tc>
          <w:tcPr>
            <w:tcW w:w="1418" w:type="dxa"/>
            <w:shd w:val="clear" w:color="auto" w:fill="D9D9D9"/>
            <w:tcMar>
              <w:top w:w="28" w:type="dxa"/>
              <w:bottom w:w="28" w:type="dxa"/>
            </w:tcMar>
          </w:tcPr>
          <w:p w14:paraId="33771BFD" w14:textId="77777777" w:rsidR="007D146D" w:rsidRPr="008C32EF" w:rsidRDefault="007D146D" w:rsidP="007D146D">
            <w:pPr>
              <w:keepNext/>
              <w:rPr>
                <w:b/>
              </w:rPr>
            </w:pPr>
            <w:r w:rsidRPr="008C32EF">
              <w:rPr>
                <w:b/>
                <w:bCs/>
              </w:rPr>
              <w:t>Parameter Name</w:t>
            </w:r>
          </w:p>
        </w:tc>
        <w:tc>
          <w:tcPr>
            <w:tcW w:w="4252" w:type="dxa"/>
            <w:shd w:val="clear" w:color="auto" w:fill="D9D9D9"/>
            <w:tcMar>
              <w:top w:w="28" w:type="dxa"/>
              <w:bottom w:w="28" w:type="dxa"/>
            </w:tcMar>
          </w:tcPr>
          <w:p w14:paraId="7B79937F" w14:textId="77777777" w:rsidR="007D146D" w:rsidRPr="008C32EF" w:rsidRDefault="007D146D" w:rsidP="007D146D">
            <w:pPr>
              <w:keepNext/>
              <w:suppressAutoHyphens w:val="0"/>
              <w:autoSpaceDE w:val="0"/>
              <w:autoSpaceDN w:val="0"/>
              <w:adjustRightInd w:val="0"/>
              <w:rPr>
                <w:rFonts w:ascii="ArialMT" w:hAnsi="ArialMT" w:cs="ArialMT"/>
                <w:b/>
                <w:color w:val="000000"/>
                <w:lang w:eastAsia="de-DE"/>
              </w:rPr>
            </w:pPr>
            <w:r w:rsidRPr="008C32EF">
              <w:rPr>
                <w:b/>
              </w:rPr>
              <w:t>Parameter Value</w:t>
            </w:r>
          </w:p>
        </w:tc>
        <w:tc>
          <w:tcPr>
            <w:tcW w:w="1276" w:type="dxa"/>
            <w:shd w:val="clear" w:color="auto" w:fill="D9D9D9"/>
            <w:tcMar>
              <w:top w:w="28" w:type="dxa"/>
              <w:bottom w:w="28" w:type="dxa"/>
            </w:tcMar>
          </w:tcPr>
          <w:p w14:paraId="021C6022" w14:textId="77777777" w:rsidR="007D146D" w:rsidRPr="008C32EF" w:rsidRDefault="00F01825" w:rsidP="00F01825">
            <w:pPr>
              <w:keepNext/>
              <w:jc w:val="left"/>
              <w:rPr>
                <w:b/>
              </w:rPr>
            </w:pPr>
            <w:r w:rsidRPr="008C32EF">
              <w:rPr>
                <w:b/>
                <w:bCs/>
              </w:rPr>
              <w:t>M</w:t>
            </w:r>
            <w:r w:rsidR="007D146D" w:rsidRPr="008C32EF">
              <w:rPr>
                <w:b/>
                <w:bCs/>
              </w:rPr>
              <w:t>andatory for a Client Request?</w:t>
            </w:r>
          </w:p>
        </w:tc>
        <w:tc>
          <w:tcPr>
            <w:tcW w:w="2126" w:type="dxa"/>
            <w:shd w:val="clear" w:color="auto" w:fill="D9D9D9"/>
            <w:tcMar>
              <w:top w:w="17" w:type="dxa"/>
              <w:bottom w:w="17" w:type="dxa"/>
            </w:tcMar>
          </w:tcPr>
          <w:p w14:paraId="15A0A889" w14:textId="77777777" w:rsidR="007D146D" w:rsidRPr="008C32EF" w:rsidRDefault="00F01825" w:rsidP="00F01825">
            <w:pPr>
              <w:keepNext/>
              <w:jc w:val="left"/>
              <w:rPr>
                <w:b/>
              </w:rPr>
            </w:pPr>
            <w:r w:rsidRPr="008C32EF">
              <w:rPr>
                <w:b/>
                <w:bCs/>
              </w:rPr>
              <w:t>M</w:t>
            </w:r>
            <w:r w:rsidR="007D146D" w:rsidRPr="008C32EF">
              <w:rPr>
                <w:b/>
                <w:bCs/>
              </w:rPr>
              <w:t>andatory</w:t>
            </w:r>
            <w:r w:rsidRPr="008C32EF">
              <w:rPr>
                <w:b/>
                <w:bCs/>
              </w:rPr>
              <w:t xml:space="preserve"> </w:t>
            </w:r>
            <w:r w:rsidR="009A0778" w:rsidRPr="008C32EF">
              <w:rPr>
                <w:b/>
                <w:bCs/>
              </w:rPr>
              <w:t>support by</w:t>
            </w:r>
            <w:r w:rsidR="007D146D" w:rsidRPr="008C32EF">
              <w:rPr>
                <w:b/>
                <w:bCs/>
              </w:rPr>
              <w:t xml:space="preserve"> the Service?</w:t>
            </w:r>
          </w:p>
        </w:tc>
      </w:tr>
      <w:tr w:rsidR="00F01825" w:rsidRPr="008C32EF" w14:paraId="2FAF9C42" w14:textId="77777777" w:rsidTr="00F01825">
        <w:trPr>
          <w:trHeight w:val="90"/>
        </w:trPr>
        <w:tc>
          <w:tcPr>
            <w:tcW w:w="1418" w:type="dxa"/>
            <w:tcMar>
              <w:top w:w="28" w:type="dxa"/>
              <w:bottom w:w="28" w:type="dxa"/>
            </w:tcMar>
          </w:tcPr>
          <w:p w14:paraId="52E8DE24" w14:textId="77777777" w:rsidR="007D146D" w:rsidRPr="008C32EF" w:rsidRDefault="007D146D" w:rsidP="007D146D">
            <w:pPr>
              <w:keepNext/>
            </w:pPr>
            <w:r w:rsidRPr="008C32EF">
              <w:t>LANGUAGE</w:t>
            </w:r>
          </w:p>
        </w:tc>
        <w:tc>
          <w:tcPr>
            <w:tcW w:w="4252" w:type="dxa"/>
            <w:tcMar>
              <w:top w:w="28" w:type="dxa"/>
              <w:bottom w:w="28" w:type="dxa"/>
            </w:tcMar>
          </w:tcPr>
          <w:p w14:paraId="4A9EE61E" w14:textId="77777777" w:rsidR="007D146D" w:rsidRPr="008C32EF" w:rsidRDefault="007D146D" w:rsidP="007D146D">
            <w:pPr>
              <w:keepNext/>
              <w:suppressAutoHyphens w:val="0"/>
              <w:autoSpaceDE w:val="0"/>
              <w:autoSpaceDN w:val="0"/>
              <w:adjustRightInd w:val="0"/>
              <w:rPr>
                <w:rFonts w:ascii="ArialMT" w:hAnsi="ArialMT" w:cs="ArialMT"/>
                <w:color w:val="000000"/>
                <w:lang w:eastAsia="de-DE"/>
              </w:rPr>
            </w:pPr>
            <w:r w:rsidRPr="008C32EF">
              <w:rPr>
                <w:rFonts w:ascii="ArialMT" w:hAnsi="ArialMT" w:cs="ArialMT"/>
                <w:color w:val="000000"/>
                <w:lang w:eastAsia="de-DE"/>
              </w:rPr>
              <w:t>Codelist (See ISO/TS 19139) based on alpha-3 codes of</w:t>
            </w:r>
            <w:r w:rsidR="00717548" w:rsidRPr="008C32EF">
              <w:rPr>
                <w:rFonts w:ascii="ArialMT" w:hAnsi="ArialMT" w:cs="ArialMT"/>
                <w:color w:val="000000"/>
                <w:lang w:eastAsia="de-DE"/>
              </w:rPr>
              <w:t xml:space="preserve"> </w:t>
            </w:r>
            <w:r w:rsidRPr="008C32EF">
              <w:rPr>
                <w:rFonts w:ascii="ArialMT" w:hAnsi="ArialMT" w:cs="ArialMT"/>
                <w:color w:val="000000"/>
                <w:lang w:eastAsia="de-DE"/>
              </w:rPr>
              <w:t>ISO 639-2.</w:t>
            </w:r>
          </w:p>
          <w:p w14:paraId="4CEEDAF9" w14:textId="77777777" w:rsidR="007D146D" w:rsidRPr="008C32EF" w:rsidRDefault="007D146D" w:rsidP="007D146D">
            <w:pPr>
              <w:keepNext/>
              <w:suppressAutoHyphens w:val="0"/>
              <w:autoSpaceDE w:val="0"/>
              <w:autoSpaceDN w:val="0"/>
              <w:adjustRightInd w:val="0"/>
              <w:rPr>
                <w:rFonts w:ascii="ArialMT" w:hAnsi="ArialMT" w:cs="ArialMT"/>
                <w:color w:val="000000"/>
                <w:lang w:eastAsia="de-DE"/>
              </w:rPr>
            </w:pPr>
            <w:r w:rsidRPr="008C32EF">
              <w:rPr>
                <w:rFonts w:ascii="ArialMT" w:hAnsi="ArialMT" w:cs="ArialMT"/>
                <w:color w:val="000000"/>
                <w:lang w:eastAsia="de-DE"/>
              </w:rPr>
              <w:t>Use only three-letter codes from in ISO 639-2/B (bibliographic codes),</w:t>
            </w:r>
          </w:p>
          <w:p w14:paraId="025366A4" w14:textId="77777777" w:rsidR="007D146D" w:rsidRPr="008C32EF" w:rsidRDefault="007D146D" w:rsidP="007D146D">
            <w:pPr>
              <w:keepNext/>
              <w:suppressAutoHyphens w:val="0"/>
              <w:autoSpaceDE w:val="0"/>
              <w:autoSpaceDN w:val="0"/>
              <w:adjustRightInd w:val="0"/>
              <w:rPr>
                <w:rFonts w:ascii="ArialMT" w:hAnsi="ArialMT" w:cs="ArialMT"/>
                <w:lang w:eastAsia="de-DE"/>
              </w:rPr>
            </w:pPr>
            <w:r w:rsidRPr="008C32EF">
              <w:rPr>
                <w:rFonts w:ascii="ArialMT" w:hAnsi="ArialMT" w:cs="ArialMT"/>
                <w:lang w:eastAsia="de-DE"/>
              </w:rPr>
              <w:t>The list of codes for the 2</w:t>
            </w:r>
            <w:r w:rsidR="00AA7758">
              <w:rPr>
                <w:rFonts w:ascii="ArialMT" w:hAnsi="ArialMT" w:cs="ArialMT"/>
                <w:lang w:eastAsia="de-DE"/>
              </w:rPr>
              <w:t>4</w:t>
            </w:r>
            <w:r w:rsidRPr="008C32EF">
              <w:rPr>
                <w:rFonts w:ascii="ArialMT" w:hAnsi="ArialMT" w:cs="ArialMT"/>
                <w:lang w:eastAsia="de-DE"/>
              </w:rPr>
              <w:t xml:space="preserve"> official EU languages </w:t>
            </w:r>
            <w:r w:rsidRPr="008C32EF">
              <w:rPr>
                <w:lang w:eastAsia="de-DE"/>
              </w:rPr>
              <w:t xml:space="preserve">and </w:t>
            </w:r>
            <w:r w:rsidR="00AA7758">
              <w:rPr>
                <w:lang w:eastAsia="de-DE"/>
              </w:rPr>
              <w:t xml:space="preserve">the languages of the </w:t>
            </w:r>
            <w:r w:rsidRPr="008C32EF">
              <w:rPr>
                <w:lang w:eastAsia="de-DE"/>
              </w:rPr>
              <w:t xml:space="preserve">EFTA Countries </w:t>
            </w:r>
            <w:r w:rsidRPr="008C32EF">
              <w:rPr>
                <w:rFonts w:ascii="ArialMT" w:hAnsi="ArialMT" w:cs="ArialMT"/>
                <w:lang w:eastAsia="de-DE"/>
              </w:rPr>
              <w:t>is:</w:t>
            </w:r>
          </w:p>
          <w:p w14:paraId="54954F6F" w14:textId="77777777" w:rsidR="007D146D" w:rsidRPr="006C09D7" w:rsidRDefault="007D146D" w:rsidP="00993FC6">
            <w:pPr>
              <w:keepNext/>
              <w:tabs>
                <w:tab w:val="left" w:pos="1782"/>
                <w:tab w:val="left" w:pos="1960"/>
              </w:tabs>
              <w:suppressAutoHyphens w:val="0"/>
              <w:autoSpaceDE w:val="0"/>
              <w:autoSpaceDN w:val="0"/>
              <w:adjustRightInd w:val="0"/>
              <w:spacing w:after="120"/>
              <w:rPr>
                <w:b/>
                <w:bCs/>
                <w:lang w:val="de-DE" w:eastAsia="de-DE"/>
              </w:rPr>
            </w:pPr>
            <w:r w:rsidRPr="006C09D7">
              <w:rPr>
                <w:lang w:val="de-DE" w:eastAsia="de-DE"/>
              </w:rPr>
              <w:t xml:space="preserve">Bulgarian – </w:t>
            </w:r>
            <w:r w:rsidRPr="006C09D7">
              <w:rPr>
                <w:b/>
                <w:bCs/>
                <w:lang w:val="de-DE" w:eastAsia="de-DE"/>
              </w:rPr>
              <w:t>bul</w:t>
            </w:r>
            <w:r w:rsidRPr="006C09D7">
              <w:rPr>
                <w:b/>
                <w:color w:val="000000"/>
                <w:lang w:val="de-DE" w:eastAsia="de-DE"/>
              </w:rPr>
              <w:tab/>
            </w:r>
            <w:r w:rsidRPr="006C09D7">
              <w:rPr>
                <w:lang w:val="de-DE" w:eastAsia="de-DE"/>
              </w:rPr>
              <w:t xml:space="preserve">Italian – </w:t>
            </w:r>
            <w:r w:rsidRPr="006C09D7">
              <w:rPr>
                <w:b/>
                <w:bCs/>
                <w:lang w:val="de-DE" w:eastAsia="de-DE"/>
              </w:rPr>
              <w:t>ita</w:t>
            </w:r>
          </w:p>
          <w:p w14:paraId="7F153575" w14:textId="77777777" w:rsidR="007D146D" w:rsidRPr="006C09D7" w:rsidRDefault="007D146D" w:rsidP="00993FC6">
            <w:pPr>
              <w:keepNext/>
              <w:tabs>
                <w:tab w:val="left" w:pos="1782"/>
              </w:tabs>
              <w:suppressAutoHyphens w:val="0"/>
              <w:autoSpaceDE w:val="0"/>
              <w:autoSpaceDN w:val="0"/>
              <w:adjustRightInd w:val="0"/>
              <w:spacing w:after="120"/>
              <w:rPr>
                <w:b/>
                <w:bCs/>
                <w:lang w:val="de-DE" w:eastAsia="de-DE"/>
              </w:rPr>
            </w:pPr>
            <w:r w:rsidRPr="006C09D7">
              <w:rPr>
                <w:lang w:val="de-DE" w:eastAsia="de-DE"/>
              </w:rPr>
              <w:t xml:space="preserve">Czech – </w:t>
            </w:r>
            <w:r w:rsidRPr="006C09D7">
              <w:rPr>
                <w:b/>
                <w:bCs/>
                <w:lang w:val="de-DE" w:eastAsia="de-DE"/>
              </w:rPr>
              <w:t>cze</w:t>
            </w:r>
            <w:r w:rsidRPr="006C09D7">
              <w:rPr>
                <w:b/>
                <w:color w:val="000000"/>
                <w:lang w:val="de-DE" w:eastAsia="de-DE"/>
              </w:rPr>
              <w:tab/>
            </w:r>
            <w:r w:rsidRPr="006C09D7">
              <w:rPr>
                <w:lang w:val="de-DE" w:eastAsia="de-DE"/>
              </w:rPr>
              <w:t xml:space="preserve">Latvian – </w:t>
            </w:r>
            <w:r w:rsidRPr="006C09D7">
              <w:rPr>
                <w:b/>
                <w:bCs/>
                <w:lang w:val="de-DE" w:eastAsia="de-DE"/>
              </w:rPr>
              <w:t>lav</w:t>
            </w:r>
          </w:p>
          <w:p w14:paraId="6BB0BC11" w14:textId="77777777" w:rsidR="001046FA" w:rsidRPr="006C09D7" w:rsidRDefault="007D146D" w:rsidP="00993FC6">
            <w:pPr>
              <w:keepNext/>
              <w:tabs>
                <w:tab w:val="left" w:pos="1782"/>
              </w:tabs>
              <w:suppressAutoHyphens w:val="0"/>
              <w:autoSpaceDE w:val="0"/>
              <w:autoSpaceDN w:val="0"/>
              <w:adjustRightInd w:val="0"/>
              <w:spacing w:after="120"/>
              <w:rPr>
                <w:b/>
                <w:color w:val="000000"/>
                <w:lang w:val="de-DE" w:eastAsia="de-DE"/>
              </w:rPr>
            </w:pPr>
            <w:r w:rsidRPr="006C09D7">
              <w:rPr>
                <w:lang w:val="de-DE" w:eastAsia="de-DE"/>
              </w:rPr>
              <w:t xml:space="preserve">Danish – </w:t>
            </w:r>
            <w:r w:rsidRPr="006C09D7">
              <w:rPr>
                <w:b/>
                <w:bCs/>
                <w:lang w:val="de-DE" w:eastAsia="de-DE"/>
              </w:rPr>
              <w:t>dan</w:t>
            </w:r>
            <w:r w:rsidRPr="006C09D7">
              <w:rPr>
                <w:b/>
                <w:color w:val="000000"/>
                <w:lang w:val="de-DE" w:eastAsia="de-DE"/>
              </w:rPr>
              <w:tab/>
            </w:r>
            <w:r w:rsidRPr="006C09D7">
              <w:rPr>
                <w:color w:val="000000"/>
                <w:lang w:val="de-DE" w:eastAsia="de-DE"/>
              </w:rPr>
              <w:t>Liechenstein</w:t>
            </w:r>
            <w:r w:rsidRPr="006C09D7">
              <w:rPr>
                <w:lang w:val="de-DE" w:eastAsia="de-DE"/>
              </w:rPr>
              <w:t xml:space="preserve">– </w:t>
            </w:r>
            <w:r w:rsidRPr="006C09D7">
              <w:rPr>
                <w:b/>
                <w:color w:val="000000"/>
                <w:lang w:val="de-DE" w:eastAsia="de-DE"/>
              </w:rPr>
              <w:t>ger</w:t>
            </w:r>
          </w:p>
          <w:p w14:paraId="762BCE09" w14:textId="77777777" w:rsidR="007D146D" w:rsidRPr="008C32EF" w:rsidRDefault="007D146D" w:rsidP="00993FC6">
            <w:pPr>
              <w:keepNext/>
              <w:tabs>
                <w:tab w:val="left" w:pos="1782"/>
              </w:tabs>
              <w:suppressAutoHyphens w:val="0"/>
              <w:autoSpaceDE w:val="0"/>
              <w:autoSpaceDN w:val="0"/>
              <w:adjustRightInd w:val="0"/>
              <w:spacing w:after="120"/>
              <w:rPr>
                <w:b/>
                <w:bCs/>
                <w:lang w:eastAsia="de-DE"/>
              </w:rPr>
            </w:pPr>
            <w:r w:rsidRPr="008C32EF">
              <w:rPr>
                <w:lang w:eastAsia="de-DE"/>
              </w:rPr>
              <w:t xml:space="preserve">Dutch – </w:t>
            </w:r>
            <w:r w:rsidRPr="008C32EF">
              <w:rPr>
                <w:b/>
                <w:bCs/>
                <w:lang w:eastAsia="de-DE"/>
              </w:rPr>
              <w:t>dut</w:t>
            </w:r>
            <w:r w:rsidRPr="008C32EF">
              <w:rPr>
                <w:b/>
                <w:color w:val="000000"/>
                <w:lang w:eastAsia="de-DE"/>
              </w:rPr>
              <w:tab/>
            </w:r>
            <w:r w:rsidRPr="008C32EF">
              <w:rPr>
                <w:lang w:eastAsia="de-DE"/>
              </w:rPr>
              <w:t xml:space="preserve">Lithuanian – </w:t>
            </w:r>
            <w:r w:rsidRPr="008C32EF">
              <w:rPr>
                <w:b/>
                <w:bCs/>
                <w:lang w:eastAsia="de-DE"/>
              </w:rPr>
              <w:t>lit</w:t>
            </w:r>
          </w:p>
          <w:p w14:paraId="098C24D6" w14:textId="77777777" w:rsidR="007D146D" w:rsidRPr="008C32EF" w:rsidRDefault="007D146D" w:rsidP="00993FC6">
            <w:pPr>
              <w:keepNext/>
              <w:tabs>
                <w:tab w:val="left" w:pos="1782"/>
              </w:tabs>
              <w:suppressAutoHyphens w:val="0"/>
              <w:autoSpaceDE w:val="0"/>
              <w:autoSpaceDN w:val="0"/>
              <w:adjustRightInd w:val="0"/>
              <w:spacing w:after="120"/>
              <w:rPr>
                <w:b/>
                <w:bCs/>
                <w:lang w:eastAsia="de-DE"/>
              </w:rPr>
            </w:pPr>
            <w:r w:rsidRPr="008C32EF">
              <w:rPr>
                <w:lang w:eastAsia="de-DE"/>
              </w:rPr>
              <w:t xml:space="preserve">English – </w:t>
            </w:r>
            <w:r w:rsidRPr="008C32EF">
              <w:rPr>
                <w:b/>
                <w:bCs/>
                <w:lang w:eastAsia="de-DE"/>
              </w:rPr>
              <w:t>eng</w:t>
            </w:r>
            <w:r w:rsidRPr="008C32EF">
              <w:rPr>
                <w:b/>
                <w:color w:val="000000"/>
                <w:lang w:eastAsia="de-DE"/>
              </w:rPr>
              <w:tab/>
            </w:r>
            <w:r w:rsidRPr="008C32EF">
              <w:rPr>
                <w:lang w:eastAsia="de-DE"/>
              </w:rPr>
              <w:t xml:space="preserve">Maltese – </w:t>
            </w:r>
            <w:r w:rsidRPr="008C32EF">
              <w:rPr>
                <w:b/>
                <w:bCs/>
                <w:lang w:eastAsia="de-DE"/>
              </w:rPr>
              <w:t>mlt</w:t>
            </w:r>
          </w:p>
          <w:p w14:paraId="606DD911" w14:textId="77777777" w:rsidR="001046FA" w:rsidRPr="008C32EF" w:rsidRDefault="007D146D" w:rsidP="00993FC6">
            <w:pPr>
              <w:keepNext/>
              <w:tabs>
                <w:tab w:val="left" w:pos="1782"/>
              </w:tabs>
              <w:suppressAutoHyphens w:val="0"/>
              <w:autoSpaceDE w:val="0"/>
              <w:autoSpaceDN w:val="0"/>
              <w:adjustRightInd w:val="0"/>
              <w:spacing w:after="120"/>
              <w:rPr>
                <w:b/>
                <w:color w:val="000000"/>
                <w:lang w:eastAsia="de-DE"/>
              </w:rPr>
            </w:pPr>
            <w:r w:rsidRPr="008C32EF">
              <w:rPr>
                <w:lang w:eastAsia="de-DE"/>
              </w:rPr>
              <w:t xml:space="preserve">Polish – </w:t>
            </w:r>
            <w:r w:rsidRPr="008C32EF">
              <w:rPr>
                <w:b/>
                <w:bCs/>
                <w:lang w:eastAsia="de-DE"/>
              </w:rPr>
              <w:t>pol</w:t>
            </w:r>
            <w:r w:rsidRPr="008C32EF">
              <w:rPr>
                <w:b/>
                <w:color w:val="000000"/>
                <w:lang w:eastAsia="de-DE"/>
              </w:rPr>
              <w:tab/>
            </w:r>
            <w:r w:rsidRPr="008C32EF">
              <w:rPr>
                <w:color w:val="000000"/>
                <w:lang w:eastAsia="de-DE"/>
              </w:rPr>
              <w:t xml:space="preserve">Norwegian </w:t>
            </w:r>
            <w:r w:rsidRPr="008C32EF">
              <w:rPr>
                <w:lang w:eastAsia="de-DE"/>
              </w:rPr>
              <w:t xml:space="preserve">– </w:t>
            </w:r>
            <w:r w:rsidRPr="008C32EF">
              <w:rPr>
                <w:b/>
                <w:color w:val="000000"/>
                <w:lang w:eastAsia="de-DE"/>
              </w:rPr>
              <w:t>nor</w:t>
            </w:r>
          </w:p>
          <w:p w14:paraId="712D4B46" w14:textId="77777777" w:rsidR="007D146D" w:rsidRPr="008C32EF" w:rsidRDefault="007D146D" w:rsidP="00993FC6">
            <w:pPr>
              <w:keepNext/>
              <w:tabs>
                <w:tab w:val="left" w:pos="1782"/>
              </w:tabs>
              <w:suppressAutoHyphens w:val="0"/>
              <w:autoSpaceDE w:val="0"/>
              <w:autoSpaceDN w:val="0"/>
              <w:adjustRightInd w:val="0"/>
              <w:spacing w:after="120"/>
              <w:rPr>
                <w:b/>
                <w:bCs/>
                <w:lang w:eastAsia="de-DE"/>
              </w:rPr>
            </w:pPr>
            <w:r w:rsidRPr="008C32EF">
              <w:rPr>
                <w:lang w:eastAsia="de-DE"/>
              </w:rPr>
              <w:t xml:space="preserve">Estonian – </w:t>
            </w:r>
            <w:r w:rsidRPr="008C32EF">
              <w:rPr>
                <w:b/>
                <w:bCs/>
                <w:lang w:eastAsia="de-DE"/>
              </w:rPr>
              <w:t>est</w:t>
            </w:r>
            <w:r w:rsidRPr="008C32EF">
              <w:rPr>
                <w:b/>
                <w:color w:val="000000"/>
                <w:lang w:eastAsia="de-DE"/>
              </w:rPr>
              <w:tab/>
            </w:r>
            <w:r w:rsidRPr="008C32EF">
              <w:rPr>
                <w:lang w:eastAsia="de-DE"/>
              </w:rPr>
              <w:t xml:space="preserve">Portuguese – </w:t>
            </w:r>
            <w:r w:rsidRPr="008C32EF">
              <w:rPr>
                <w:b/>
                <w:bCs/>
                <w:lang w:eastAsia="de-DE"/>
              </w:rPr>
              <w:t>por</w:t>
            </w:r>
          </w:p>
          <w:p w14:paraId="71AD9E0F" w14:textId="77777777" w:rsidR="007D146D" w:rsidRPr="008C32EF" w:rsidRDefault="007D146D" w:rsidP="00993FC6">
            <w:pPr>
              <w:keepNext/>
              <w:tabs>
                <w:tab w:val="left" w:pos="1782"/>
              </w:tabs>
              <w:suppressAutoHyphens w:val="0"/>
              <w:autoSpaceDE w:val="0"/>
              <w:autoSpaceDN w:val="0"/>
              <w:adjustRightInd w:val="0"/>
              <w:spacing w:after="120"/>
              <w:rPr>
                <w:b/>
                <w:bCs/>
                <w:lang w:eastAsia="de-DE"/>
              </w:rPr>
            </w:pPr>
            <w:r w:rsidRPr="008C32EF">
              <w:rPr>
                <w:lang w:eastAsia="de-DE"/>
              </w:rPr>
              <w:t xml:space="preserve">Finnish – </w:t>
            </w:r>
            <w:r w:rsidRPr="008C32EF">
              <w:rPr>
                <w:b/>
                <w:bCs/>
                <w:lang w:eastAsia="de-DE"/>
              </w:rPr>
              <w:t>fin</w:t>
            </w:r>
            <w:r w:rsidRPr="008C32EF">
              <w:rPr>
                <w:b/>
                <w:color w:val="000000"/>
                <w:lang w:eastAsia="de-DE"/>
              </w:rPr>
              <w:tab/>
            </w:r>
            <w:r w:rsidRPr="008C32EF">
              <w:rPr>
                <w:lang w:eastAsia="de-DE"/>
              </w:rPr>
              <w:t xml:space="preserve">Romanian – </w:t>
            </w:r>
            <w:r w:rsidRPr="008C32EF">
              <w:rPr>
                <w:b/>
                <w:bCs/>
                <w:lang w:eastAsia="de-DE"/>
              </w:rPr>
              <w:t>rum</w:t>
            </w:r>
          </w:p>
          <w:p w14:paraId="2C95995D" w14:textId="77777777" w:rsidR="00F303F1" w:rsidRPr="008C32EF" w:rsidRDefault="00F303F1" w:rsidP="00993FC6">
            <w:pPr>
              <w:keepNext/>
              <w:tabs>
                <w:tab w:val="left" w:pos="1782"/>
              </w:tabs>
              <w:suppressAutoHyphens w:val="0"/>
              <w:autoSpaceDE w:val="0"/>
              <w:autoSpaceDN w:val="0"/>
              <w:adjustRightInd w:val="0"/>
              <w:spacing w:after="120"/>
              <w:rPr>
                <w:b/>
                <w:bCs/>
                <w:lang w:eastAsia="de-DE"/>
              </w:rPr>
            </w:pPr>
            <w:r w:rsidRPr="008C32EF">
              <w:rPr>
                <w:lang w:eastAsia="de-DE"/>
              </w:rPr>
              <w:t xml:space="preserve">French – </w:t>
            </w:r>
            <w:r w:rsidRPr="008C32EF">
              <w:rPr>
                <w:b/>
                <w:bCs/>
                <w:lang w:eastAsia="de-DE"/>
              </w:rPr>
              <w:t>fre</w:t>
            </w:r>
            <w:r w:rsidRPr="008C32EF">
              <w:rPr>
                <w:bCs/>
                <w:lang w:eastAsia="de-DE"/>
              </w:rPr>
              <w:tab/>
              <w:t>Romansh -</w:t>
            </w:r>
            <w:r w:rsidRPr="008C32EF">
              <w:rPr>
                <w:b/>
                <w:bCs/>
                <w:lang w:eastAsia="de-DE"/>
              </w:rPr>
              <w:t xml:space="preserve"> roh</w:t>
            </w:r>
          </w:p>
          <w:p w14:paraId="02295EA1" w14:textId="77777777" w:rsidR="007D146D" w:rsidRPr="008C32EF" w:rsidRDefault="00F303F1" w:rsidP="00993FC6">
            <w:pPr>
              <w:keepNext/>
              <w:tabs>
                <w:tab w:val="left" w:pos="1782"/>
              </w:tabs>
              <w:suppressAutoHyphens w:val="0"/>
              <w:autoSpaceDE w:val="0"/>
              <w:autoSpaceDN w:val="0"/>
              <w:adjustRightInd w:val="0"/>
              <w:spacing w:after="120"/>
              <w:rPr>
                <w:b/>
                <w:bCs/>
                <w:lang w:eastAsia="de-DE"/>
              </w:rPr>
            </w:pPr>
            <w:r w:rsidRPr="008C32EF">
              <w:rPr>
                <w:lang w:eastAsia="de-DE"/>
              </w:rPr>
              <w:t xml:space="preserve">German – </w:t>
            </w:r>
            <w:r w:rsidRPr="008C32EF">
              <w:rPr>
                <w:b/>
                <w:bCs/>
                <w:lang w:eastAsia="de-DE"/>
              </w:rPr>
              <w:t>ger</w:t>
            </w:r>
            <w:r w:rsidR="007D146D" w:rsidRPr="008C32EF">
              <w:rPr>
                <w:b/>
                <w:color w:val="000000"/>
                <w:lang w:eastAsia="de-DE"/>
              </w:rPr>
              <w:tab/>
            </w:r>
            <w:r w:rsidR="007D146D" w:rsidRPr="008C32EF">
              <w:rPr>
                <w:lang w:eastAsia="de-DE"/>
              </w:rPr>
              <w:t xml:space="preserve">Slovak – </w:t>
            </w:r>
            <w:r w:rsidR="007D146D" w:rsidRPr="008C32EF">
              <w:rPr>
                <w:b/>
                <w:bCs/>
                <w:lang w:eastAsia="de-DE"/>
              </w:rPr>
              <w:t>slo</w:t>
            </w:r>
          </w:p>
          <w:p w14:paraId="081FF1CD" w14:textId="77777777" w:rsidR="007D146D" w:rsidRPr="008C32EF" w:rsidRDefault="00F303F1" w:rsidP="00993FC6">
            <w:pPr>
              <w:keepNext/>
              <w:tabs>
                <w:tab w:val="left" w:pos="1782"/>
              </w:tabs>
              <w:suppressAutoHyphens w:val="0"/>
              <w:autoSpaceDE w:val="0"/>
              <w:autoSpaceDN w:val="0"/>
              <w:adjustRightInd w:val="0"/>
              <w:spacing w:after="120"/>
              <w:rPr>
                <w:b/>
                <w:bCs/>
                <w:lang w:eastAsia="de-DE"/>
              </w:rPr>
            </w:pPr>
            <w:r w:rsidRPr="008C32EF">
              <w:rPr>
                <w:lang w:eastAsia="de-DE"/>
              </w:rPr>
              <w:t xml:space="preserve">Greek – </w:t>
            </w:r>
            <w:r w:rsidRPr="008C32EF">
              <w:rPr>
                <w:b/>
                <w:bCs/>
                <w:lang w:eastAsia="de-DE"/>
              </w:rPr>
              <w:t>gre</w:t>
            </w:r>
            <w:r w:rsidR="007D146D" w:rsidRPr="008C32EF">
              <w:rPr>
                <w:b/>
                <w:color w:val="000000"/>
                <w:lang w:eastAsia="de-DE"/>
              </w:rPr>
              <w:tab/>
            </w:r>
            <w:r w:rsidR="007D146D" w:rsidRPr="008C32EF">
              <w:rPr>
                <w:lang w:eastAsia="de-DE"/>
              </w:rPr>
              <w:t xml:space="preserve">Slovenian – </w:t>
            </w:r>
            <w:r w:rsidR="007D146D" w:rsidRPr="008C32EF">
              <w:rPr>
                <w:b/>
                <w:bCs/>
                <w:lang w:eastAsia="de-DE"/>
              </w:rPr>
              <w:t>slv</w:t>
            </w:r>
          </w:p>
          <w:p w14:paraId="4C8BF880" w14:textId="77777777" w:rsidR="007D146D" w:rsidRPr="008C32EF" w:rsidRDefault="00F303F1" w:rsidP="00993FC6">
            <w:pPr>
              <w:keepNext/>
              <w:tabs>
                <w:tab w:val="left" w:pos="1782"/>
              </w:tabs>
              <w:suppressAutoHyphens w:val="0"/>
              <w:autoSpaceDE w:val="0"/>
              <w:autoSpaceDN w:val="0"/>
              <w:adjustRightInd w:val="0"/>
              <w:spacing w:after="120"/>
              <w:rPr>
                <w:b/>
                <w:bCs/>
                <w:lang w:eastAsia="de-DE"/>
              </w:rPr>
            </w:pPr>
            <w:r w:rsidRPr="008C32EF">
              <w:rPr>
                <w:lang w:eastAsia="de-DE"/>
              </w:rPr>
              <w:t xml:space="preserve">Hungarian – </w:t>
            </w:r>
            <w:r w:rsidRPr="008C32EF">
              <w:rPr>
                <w:b/>
                <w:bCs/>
                <w:lang w:eastAsia="de-DE"/>
              </w:rPr>
              <w:t>hun</w:t>
            </w:r>
            <w:r w:rsidR="007D146D" w:rsidRPr="008C32EF">
              <w:rPr>
                <w:b/>
                <w:color w:val="000000"/>
                <w:lang w:eastAsia="de-DE"/>
              </w:rPr>
              <w:tab/>
            </w:r>
            <w:r w:rsidR="007D146D" w:rsidRPr="008C32EF">
              <w:rPr>
                <w:lang w:eastAsia="de-DE"/>
              </w:rPr>
              <w:t xml:space="preserve">Spanish – </w:t>
            </w:r>
            <w:r w:rsidR="007D146D" w:rsidRPr="008C32EF">
              <w:rPr>
                <w:b/>
                <w:bCs/>
                <w:lang w:eastAsia="de-DE"/>
              </w:rPr>
              <w:t>spa</w:t>
            </w:r>
          </w:p>
          <w:p w14:paraId="30C92BB8" w14:textId="77777777" w:rsidR="00A81BBE" w:rsidRPr="00D134B1" w:rsidRDefault="00F303F1" w:rsidP="00993FC6">
            <w:pPr>
              <w:keepNext/>
              <w:tabs>
                <w:tab w:val="left" w:pos="1782"/>
              </w:tabs>
              <w:suppressAutoHyphens w:val="0"/>
              <w:autoSpaceDE w:val="0"/>
              <w:autoSpaceDN w:val="0"/>
              <w:adjustRightInd w:val="0"/>
              <w:spacing w:after="120"/>
              <w:rPr>
                <w:b/>
                <w:color w:val="000000"/>
                <w:lang w:eastAsia="de-DE"/>
              </w:rPr>
            </w:pPr>
            <w:r w:rsidRPr="008C32EF">
              <w:rPr>
                <w:lang w:eastAsia="de-DE"/>
              </w:rPr>
              <w:t xml:space="preserve">Irish – </w:t>
            </w:r>
            <w:r w:rsidRPr="008C32EF">
              <w:rPr>
                <w:b/>
                <w:bCs/>
                <w:lang w:eastAsia="de-DE"/>
              </w:rPr>
              <w:t>gle</w:t>
            </w:r>
            <w:r w:rsidR="007D146D" w:rsidRPr="008C32EF">
              <w:rPr>
                <w:b/>
                <w:color w:val="000000"/>
                <w:lang w:eastAsia="de-DE"/>
              </w:rPr>
              <w:tab/>
            </w:r>
            <w:r w:rsidR="007D146D" w:rsidRPr="008C32EF">
              <w:rPr>
                <w:lang w:eastAsia="de-DE"/>
              </w:rPr>
              <w:t xml:space="preserve">Swedish – </w:t>
            </w:r>
            <w:r w:rsidR="007D146D" w:rsidRPr="008C32EF">
              <w:rPr>
                <w:b/>
                <w:bCs/>
                <w:lang w:eastAsia="de-DE"/>
              </w:rPr>
              <w:t>swe</w:t>
            </w:r>
            <w:r w:rsidR="007D146D" w:rsidRPr="008C32EF">
              <w:rPr>
                <w:b/>
                <w:color w:val="000000"/>
                <w:lang w:eastAsia="de-DE"/>
              </w:rPr>
              <w:tab/>
            </w:r>
          </w:p>
          <w:p w14:paraId="309F0B9C" w14:textId="77777777" w:rsidR="00A81BBE" w:rsidRPr="008C32EF" w:rsidRDefault="00A81BBE" w:rsidP="00D134B1">
            <w:pPr>
              <w:keepNext/>
              <w:tabs>
                <w:tab w:val="left" w:pos="1804"/>
              </w:tabs>
              <w:suppressAutoHyphens w:val="0"/>
              <w:autoSpaceDE w:val="0"/>
              <w:autoSpaceDN w:val="0"/>
              <w:adjustRightInd w:val="0"/>
              <w:rPr>
                <w:b/>
                <w:bCs/>
                <w:lang w:eastAsia="de-DE"/>
              </w:rPr>
            </w:pPr>
            <w:r w:rsidRPr="008C32EF">
              <w:rPr>
                <w:bCs/>
                <w:lang w:eastAsia="de-DE"/>
              </w:rPr>
              <w:t xml:space="preserve">Croatian - </w:t>
            </w:r>
            <w:r w:rsidRPr="008C32EF">
              <w:rPr>
                <w:b/>
                <w:bCs/>
                <w:lang w:eastAsia="de-DE"/>
              </w:rPr>
              <w:t>hrv</w:t>
            </w:r>
            <w:r w:rsidRPr="008C32EF">
              <w:rPr>
                <w:b/>
                <w:color w:val="000000"/>
                <w:lang w:eastAsia="de-DE"/>
              </w:rPr>
              <w:tab/>
            </w:r>
            <w:r w:rsidRPr="008C32EF">
              <w:rPr>
                <w:bCs/>
                <w:lang w:eastAsia="de-DE"/>
              </w:rPr>
              <w:t xml:space="preserve">Icelandic </w:t>
            </w:r>
            <w:r w:rsidRPr="008C32EF">
              <w:rPr>
                <w:lang w:eastAsia="de-DE"/>
              </w:rPr>
              <w:t xml:space="preserve">– </w:t>
            </w:r>
            <w:r w:rsidRPr="008C32EF">
              <w:rPr>
                <w:b/>
                <w:bCs/>
                <w:lang w:eastAsia="de-DE"/>
              </w:rPr>
              <w:t>ice</w:t>
            </w:r>
          </w:p>
          <w:p w14:paraId="608D2A60" w14:textId="77777777" w:rsidR="007D146D" w:rsidRPr="008C32EF" w:rsidRDefault="007D146D" w:rsidP="007D146D">
            <w:pPr>
              <w:keepNext/>
              <w:suppressAutoHyphens w:val="0"/>
              <w:autoSpaceDE w:val="0"/>
              <w:autoSpaceDN w:val="0"/>
              <w:adjustRightInd w:val="0"/>
              <w:rPr>
                <w:rFonts w:ascii="ArialMT" w:hAnsi="ArialMT" w:cs="ArialMT"/>
                <w:color w:val="000000"/>
                <w:lang w:eastAsia="de-DE"/>
              </w:rPr>
            </w:pPr>
            <w:r w:rsidRPr="008C32EF">
              <w:rPr>
                <w:rFonts w:ascii="ArialMT" w:hAnsi="ArialMT" w:cs="ArialMT"/>
                <w:color w:val="000000"/>
                <w:lang w:eastAsia="de-DE"/>
              </w:rPr>
              <w:t xml:space="preserve">The </w:t>
            </w:r>
            <w:r w:rsidR="00F01825" w:rsidRPr="008C32EF">
              <w:rPr>
                <w:rFonts w:ascii="ArialMT" w:hAnsi="ArialMT" w:cs="ArialMT"/>
                <w:color w:val="000000"/>
                <w:lang w:eastAsia="de-DE"/>
              </w:rPr>
              <w:t xml:space="preserve">complete </w:t>
            </w:r>
            <w:r w:rsidRPr="008C32EF">
              <w:rPr>
                <w:rFonts w:ascii="ArialMT" w:hAnsi="ArialMT" w:cs="ArialMT"/>
                <w:color w:val="000000"/>
                <w:lang w:eastAsia="de-DE"/>
              </w:rPr>
              <w:t>list of codes is defined at</w:t>
            </w:r>
          </w:p>
          <w:p w14:paraId="229F8263" w14:textId="77777777" w:rsidR="007D146D" w:rsidRPr="008C32EF" w:rsidRDefault="007D146D" w:rsidP="007D146D">
            <w:pPr>
              <w:keepNext/>
              <w:suppressAutoHyphens w:val="0"/>
              <w:autoSpaceDE w:val="0"/>
              <w:autoSpaceDN w:val="0"/>
              <w:adjustRightInd w:val="0"/>
              <w:rPr>
                <w:rFonts w:ascii="ArialMT" w:hAnsi="ArialMT" w:cs="ArialMT"/>
                <w:color w:val="0000FF"/>
                <w:lang w:eastAsia="de-DE"/>
              </w:rPr>
            </w:pPr>
            <w:r w:rsidRPr="008C32EF">
              <w:rPr>
                <w:rFonts w:ascii="ArialMT" w:hAnsi="ArialMT" w:cs="ArialMT"/>
                <w:color w:val="0000FF"/>
                <w:lang w:eastAsia="de-DE"/>
              </w:rPr>
              <w:t>http://www.loc.gov/standards/iso639-2/</w:t>
            </w:r>
          </w:p>
          <w:p w14:paraId="5C59DDD0" w14:textId="77777777" w:rsidR="007D146D" w:rsidRPr="008C32EF" w:rsidRDefault="007D146D" w:rsidP="00F01825">
            <w:pPr>
              <w:keepNext/>
            </w:pPr>
            <w:r w:rsidRPr="008C32EF">
              <w:rPr>
                <w:rFonts w:ascii="ArialMT" w:hAnsi="ArialMT" w:cs="ArialMT"/>
                <w:color w:val="000000"/>
                <w:lang w:eastAsia="de-DE"/>
              </w:rPr>
              <w:t xml:space="preserve">Regional languages are </w:t>
            </w:r>
            <w:r w:rsidR="00F01825" w:rsidRPr="008C32EF">
              <w:rPr>
                <w:rFonts w:ascii="ArialMT" w:hAnsi="ArialMT" w:cs="ArialMT"/>
                <w:color w:val="000000"/>
                <w:lang w:eastAsia="de-DE"/>
              </w:rPr>
              <w:t xml:space="preserve">also </w:t>
            </w:r>
            <w:r w:rsidRPr="008C32EF">
              <w:rPr>
                <w:rFonts w:ascii="ArialMT" w:hAnsi="ArialMT" w:cs="ArialMT"/>
                <w:color w:val="000000"/>
                <w:lang w:eastAsia="de-DE"/>
              </w:rPr>
              <w:t>included in this list.</w:t>
            </w:r>
          </w:p>
        </w:tc>
        <w:tc>
          <w:tcPr>
            <w:tcW w:w="1276" w:type="dxa"/>
            <w:tcMar>
              <w:top w:w="28" w:type="dxa"/>
              <w:bottom w:w="28" w:type="dxa"/>
            </w:tcMar>
          </w:tcPr>
          <w:p w14:paraId="7E9F6A32" w14:textId="77777777" w:rsidR="007D146D" w:rsidRPr="008C32EF" w:rsidRDefault="007D146D" w:rsidP="00F01825">
            <w:pPr>
              <w:keepNext/>
              <w:jc w:val="left"/>
            </w:pPr>
            <w:r w:rsidRPr="008C32EF">
              <w:t>No, it is optional.</w:t>
            </w:r>
          </w:p>
        </w:tc>
        <w:tc>
          <w:tcPr>
            <w:tcW w:w="2126" w:type="dxa"/>
            <w:tcMar>
              <w:top w:w="17" w:type="dxa"/>
              <w:bottom w:w="17" w:type="dxa"/>
            </w:tcMar>
          </w:tcPr>
          <w:p w14:paraId="44BA071C" w14:textId="77777777" w:rsidR="007D146D" w:rsidRPr="008C32EF" w:rsidRDefault="007D146D" w:rsidP="00F01825">
            <w:pPr>
              <w:keepNext/>
              <w:jc w:val="left"/>
            </w:pPr>
            <w:r w:rsidRPr="008C32EF">
              <w:t xml:space="preserve">Yes, it is mandatory to be supported and shall be processed if the parameter is present in a client’s request with a supported language code. If the parameter is absent in a </w:t>
            </w:r>
            <w:r w:rsidR="00A81BBE" w:rsidRPr="008C32EF">
              <w:t>client’s</w:t>
            </w:r>
            <w:r w:rsidRPr="008C32EF">
              <w:t xml:space="preserve"> request or it requested an unsupported language the service shall response in the service default language. </w:t>
            </w:r>
          </w:p>
        </w:tc>
      </w:tr>
    </w:tbl>
    <w:p w14:paraId="7F0A56B5" w14:textId="77777777" w:rsidR="007D146D" w:rsidRPr="008C32EF" w:rsidRDefault="00306403" w:rsidP="00306403">
      <w:pPr>
        <w:pStyle w:val="Didascalia"/>
        <w:rPr>
          <w:color w:val="000000"/>
          <w:lang w:eastAsia="de-DE"/>
        </w:rPr>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20</w:t>
      </w:r>
      <w:r w:rsidR="004A7A33" w:rsidRPr="008C32EF">
        <w:fldChar w:fldCharType="end"/>
      </w:r>
      <w:r w:rsidRPr="008C32EF">
        <w:t>: Language parameter</w:t>
      </w:r>
    </w:p>
    <w:p w14:paraId="4AAD4993" w14:textId="77777777" w:rsidR="007D146D" w:rsidRPr="008C32EF" w:rsidRDefault="007D146D" w:rsidP="007D146D">
      <w:pPr>
        <w:suppressAutoHyphens w:val="0"/>
        <w:rPr>
          <w:color w:val="000000"/>
          <w:lang w:eastAsia="de-DE"/>
        </w:rPr>
      </w:pPr>
    </w:p>
    <w:p w14:paraId="74EC74ED" w14:textId="77777777" w:rsidR="007D146D" w:rsidRPr="008C32EF" w:rsidRDefault="007D146D" w:rsidP="0039031F">
      <w:pPr>
        <w:keepNext/>
        <w:keepLines/>
        <w:pBdr>
          <w:top w:val="single" w:sz="4" w:space="1" w:color="auto"/>
          <w:left w:val="single" w:sz="4" w:space="1" w:color="auto"/>
          <w:bottom w:val="single" w:sz="4" w:space="1" w:color="auto"/>
          <w:right w:val="single" w:sz="4" w:space="0" w:color="auto"/>
        </w:pBdr>
        <w:suppressAutoHyphens w:val="0"/>
        <w:autoSpaceDE w:val="0"/>
        <w:autoSpaceDN w:val="0"/>
        <w:adjustRightInd w:val="0"/>
        <w:spacing w:after="120"/>
        <w:rPr>
          <w:color w:val="000000"/>
          <w:lang w:eastAsia="de-DE"/>
        </w:rPr>
      </w:pPr>
      <w:r w:rsidRPr="008C32EF">
        <w:rPr>
          <w:color w:val="000000"/>
          <w:lang w:eastAsia="de-DE"/>
        </w:rPr>
        <w:t xml:space="preserve">Schema: </w:t>
      </w:r>
    </w:p>
    <w:p w14:paraId="2E4E90D9" w14:textId="77777777" w:rsidR="007D146D" w:rsidRPr="008C32EF" w:rsidRDefault="007D146D" w:rsidP="0039031F">
      <w:pPr>
        <w:keepNext/>
        <w:keepLines/>
        <w:pBdr>
          <w:top w:val="single" w:sz="4" w:space="1" w:color="auto"/>
          <w:left w:val="single" w:sz="4" w:space="1" w:color="auto"/>
          <w:bottom w:val="single" w:sz="4" w:space="1" w:color="auto"/>
          <w:right w:val="single" w:sz="4" w:space="0" w:color="auto"/>
        </w:pBdr>
        <w:suppressAutoHyphens w:val="0"/>
        <w:autoSpaceDE w:val="0"/>
        <w:autoSpaceDN w:val="0"/>
        <w:adjustRightInd w:val="0"/>
        <w:rPr>
          <w:color w:val="000000"/>
          <w:lang w:eastAsia="de-DE"/>
        </w:rPr>
      </w:pPr>
      <w:r w:rsidRPr="008C32EF">
        <w:rPr>
          <w:color w:val="000000"/>
          <w:lang w:eastAsia="de-DE"/>
        </w:rPr>
        <w:t>[OCG-GetCapabilities-Request]&amp;LANGUAGE=&lt;ISO 639-2/B alpha 3 code&gt;</w:t>
      </w:r>
    </w:p>
    <w:p w14:paraId="1717AC47" w14:textId="77777777" w:rsidR="007D146D" w:rsidRPr="008C32EF" w:rsidRDefault="007D146D" w:rsidP="0039031F">
      <w:pPr>
        <w:keepNext/>
        <w:keepLines/>
        <w:pBdr>
          <w:top w:val="single" w:sz="4" w:space="1" w:color="auto"/>
          <w:left w:val="single" w:sz="4" w:space="1" w:color="auto"/>
          <w:bottom w:val="single" w:sz="4" w:space="1" w:color="auto"/>
          <w:right w:val="single" w:sz="4" w:space="0" w:color="auto"/>
        </w:pBdr>
        <w:suppressAutoHyphens w:val="0"/>
        <w:autoSpaceDE w:val="0"/>
        <w:autoSpaceDN w:val="0"/>
        <w:adjustRightInd w:val="0"/>
        <w:spacing w:after="120"/>
        <w:rPr>
          <w:color w:val="000000"/>
          <w:lang w:eastAsia="de-DE"/>
        </w:rPr>
      </w:pPr>
      <w:r w:rsidRPr="008C32EF">
        <w:rPr>
          <w:color w:val="000000"/>
          <w:lang w:eastAsia="de-DE"/>
        </w:rPr>
        <w:t>Example:</w:t>
      </w:r>
    </w:p>
    <w:p w14:paraId="0238D24C" w14:textId="77777777" w:rsidR="007D146D" w:rsidRPr="008C32EF" w:rsidRDefault="007D146D" w:rsidP="0039031F">
      <w:pPr>
        <w:keepNext/>
        <w:keepLines/>
        <w:pBdr>
          <w:top w:val="single" w:sz="4" w:space="1" w:color="auto"/>
          <w:left w:val="single" w:sz="4" w:space="1" w:color="auto"/>
          <w:bottom w:val="single" w:sz="4" w:space="1" w:color="auto"/>
          <w:right w:val="single" w:sz="4" w:space="0" w:color="auto"/>
        </w:pBdr>
        <w:shd w:val="clear" w:color="auto" w:fill="FFFFFF"/>
        <w:suppressAutoHyphens w:val="0"/>
        <w:autoSpaceDE w:val="0"/>
        <w:autoSpaceDN w:val="0"/>
        <w:adjustRightInd w:val="0"/>
        <w:rPr>
          <w:color w:val="000000"/>
          <w:lang w:eastAsia="de-DE"/>
        </w:rPr>
      </w:pPr>
      <w:r w:rsidRPr="008C32EF">
        <w:rPr>
          <w:color w:val="000000"/>
          <w:lang w:eastAsia="de-DE"/>
        </w:rPr>
        <w:t>http://inspire.network.service.example/service?SERVICE=[...]&amp;VERSION=[...]&amp;LANGUAGE=eng</w:t>
      </w:r>
    </w:p>
    <w:p w14:paraId="58E8716B" w14:textId="77777777" w:rsidR="007D146D" w:rsidRPr="008C32EF" w:rsidRDefault="00993FC6" w:rsidP="0039031F">
      <w:pPr>
        <w:suppressAutoHyphens w:val="0"/>
        <w:autoSpaceDE w:val="0"/>
        <w:autoSpaceDN w:val="0"/>
        <w:adjustRightInd w:val="0"/>
        <w:rPr>
          <w:b/>
          <w:color w:val="000000"/>
          <w:lang w:eastAsia="de-DE"/>
        </w:rPr>
      </w:pPr>
      <w:r w:rsidRPr="008C32EF">
        <w:rPr>
          <w:b/>
          <w:color w:val="000000"/>
          <w:lang w:eastAsia="de-DE"/>
        </w:rPr>
        <w:br w:type="page"/>
      </w:r>
      <w:r w:rsidR="007D146D" w:rsidRPr="008C32EF">
        <w:rPr>
          <w:b/>
          <w:color w:val="000000"/>
          <w:lang w:eastAsia="de-DE"/>
        </w:rPr>
        <w:t>GetCapabilities-Response:</w:t>
      </w:r>
    </w:p>
    <w:p w14:paraId="6853FE79" w14:textId="77777777" w:rsidR="007D146D" w:rsidRPr="008C32EF" w:rsidRDefault="007D146D" w:rsidP="0039031F">
      <w:pPr>
        <w:suppressAutoHyphens w:val="0"/>
        <w:autoSpaceDE w:val="0"/>
        <w:autoSpaceDN w:val="0"/>
        <w:adjustRightInd w:val="0"/>
        <w:rPr>
          <w:color w:val="000000"/>
          <w:lang w:eastAsia="de-DE"/>
        </w:rPr>
      </w:pPr>
      <w:r w:rsidRPr="008C32EF">
        <w:rPr>
          <w:color w:val="000000"/>
          <w:lang w:eastAsia="de-DE"/>
        </w:rPr>
        <w:t>If a client request specifies a supported language the following fields of the GetCapabilties-Response are affected:</w:t>
      </w:r>
    </w:p>
    <w:p w14:paraId="79564850" w14:textId="77777777" w:rsidR="007D146D" w:rsidRPr="008C32EF" w:rsidRDefault="007D146D" w:rsidP="0039031F">
      <w:pPr>
        <w:numPr>
          <w:ilvl w:val="0"/>
          <w:numId w:val="20"/>
        </w:numPr>
        <w:suppressAutoHyphens w:val="0"/>
        <w:autoSpaceDE w:val="0"/>
        <w:autoSpaceDN w:val="0"/>
        <w:adjustRightInd w:val="0"/>
        <w:spacing w:after="0"/>
        <w:rPr>
          <w:color w:val="000000"/>
          <w:lang w:eastAsia="de-DE"/>
        </w:rPr>
      </w:pPr>
      <w:r w:rsidRPr="008C32EF">
        <w:rPr>
          <w:color w:val="000000"/>
          <w:lang w:eastAsia="de-DE"/>
        </w:rPr>
        <w:t>Titles</w:t>
      </w:r>
    </w:p>
    <w:p w14:paraId="7E211587" w14:textId="77777777" w:rsidR="007D146D" w:rsidRPr="008C32EF" w:rsidRDefault="007D146D" w:rsidP="0039031F">
      <w:pPr>
        <w:numPr>
          <w:ilvl w:val="0"/>
          <w:numId w:val="20"/>
        </w:numPr>
        <w:suppressAutoHyphens w:val="0"/>
        <w:autoSpaceDE w:val="0"/>
        <w:autoSpaceDN w:val="0"/>
        <w:adjustRightInd w:val="0"/>
        <w:spacing w:after="0"/>
        <w:rPr>
          <w:color w:val="000000"/>
          <w:lang w:eastAsia="de-DE"/>
        </w:rPr>
      </w:pPr>
      <w:r w:rsidRPr="008C32EF">
        <w:rPr>
          <w:color w:val="000000"/>
          <w:lang w:eastAsia="de-DE"/>
        </w:rPr>
        <w:t>Abstracts</w:t>
      </w:r>
    </w:p>
    <w:p w14:paraId="5643CE9B" w14:textId="77777777" w:rsidR="007D146D" w:rsidRPr="00D134B1" w:rsidRDefault="007D146D" w:rsidP="0039031F">
      <w:pPr>
        <w:pStyle w:val="TGStyle1"/>
      </w:pPr>
      <w:r w:rsidRPr="00D134B1">
        <w:t xml:space="preserve">If a client request specifies an unsupported language, or the parameter is absent in the request, the above fields </w:t>
      </w:r>
      <w:r w:rsidR="009A0778" w:rsidRPr="00D134B1">
        <w:t xml:space="preserve">[Title, Abstract] </w:t>
      </w:r>
      <w:r w:rsidRPr="00D134B1">
        <w:t xml:space="preserve">shall be provided in the service default language. </w:t>
      </w:r>
    </w:p>
    <w:p w14:paraId="025A062D" w14:textId="77777777" w:rsidR="007D146D" w:rsidRPr="008C32EF" w:rsidRDefault="007D146D" w:rsidP="0039031F">
      <w:pPr>
        <w:suppressAutoHyphens w:val="0"/>
        <w:autoSpaceDE w:val="0"/>
        <w:autoSpaceDN w:val="0"/>
        <w:adjustRightInd w:val="0"/>
        <w:rPr>
          <w:color w:val="000000"/>
          <w:lang w:eastAsia="de-DE"/>
        </w:rPr>
      </w:pPr>
      <w:r w:rsidRPr="008C32EF">
        <w:rPr>
          <w:color w:val="000000"/>
          <w:lang w:eastAsia="de-DE"/>
        </w:rPr>
        <w:t>This behaviour ensures</w:t>
      </w:r>
      <w:r w:rsidR="009A0778" w:rsidRPr="008C32EF">
        <w:rPr>
          <w:color w:val="000000"/>
          <w:lang w:eastAsia="de-DE"/>
        </w:rPr>
        <w:t xml:space="preserve"> </w:t>
      </w:r>
      <w:r w:rsidRPr="008C32EF">
        <w:rPr>
          <w:color w:val="000000"/>
          <w:lang w:eastAsia="de-DE"/>
        </w:rPr>
        <w:t>backward</w:t>
      </w:r>
      <w:r w:rsidR="009A0778" w:rsidRPr="008C32EF">
        <w:rPr>
          <w:color w:val="000000"/>
          <w:lang w:eastAsia="de-DE"/>
        </w:rPr>
        <w:t>s</w:t>
      </w:r>
      <w:r w:rsidRPr="008C32EF">
        <w:rPr>
          <w:color w:val="000000"/>
          <w:lang w:eastAsia="de-DE"/>
        </w:rPr>
        <w:t xml:space="preserve"> compatibility so that any existing clients may interact with the service </w:t>
      </w:r>
      <w:r w:rsidRPr="008C32EF">
        <w:t xml:space="preserve">using the default </w:t>
      </w:r>
      <w:r w:rsidRPr="008C32EF">
        <w:rPr>
          <w:color w:val="000000"/>
          <w:lang w:eastAsia="de-DE"/>
        </w:rPr>
        <w:t>OGC st</w:t>
      </w:r>
      <w:r w:rsidRPr="008C32EF">
        <w:t>andard.</w:t>
      </w:r>
    </w:p>
    <w:p w14:paraId="52AB951C" w14:textId="77777777" w:rsidR="007D146D" w:rsidRPr="008C32EF" w:rsidRDefault="007D146D" w:rsidP="0039031F">
      <w:pPr>
        <w:suppressAutoHyphens w:val="0"/>
        <w:autoSpaceDE w:val="0"/>
        <w:autoSpaceDN w:val="0"/>
        <w:adjustRightInd w:val="0"/>
        <w:rPr>
          <w:b/>
          <w:color w:val="000000"/>
          <w:lang w:eastAsia="de-DE"/>
        </w:rPr>
      </w:pPr>
      <w:r w:rsidRPr="008C32EF">
        <w:rPr>
          <w:b/>
          <w:color w:val="000000"/>
          <w:lang w:eastAsia="de-DE"/>
        </w:rPr>
        <w:t>Extended Capabilities</w:t>
      </w:r>
    </w:p>
    <w:p w14:paraId="1B8425D3" w14:textId="77777777" w:rsidR="007D146D" w:rsidRPr="008C32EF" w:rsidRDefault="007D146D" w:rsidP="0039031F">
      <w:pPr>
        <w:suppressAutoHyphens w:val="0"/>
        <w:autoSpaceDE w:val="0"/>
        <w:autoSpaceDN w:val="0"/>
        <w:adjustRightInd w:val="0"/>
        <w:rPr>
          <w:color w:val="000000"/>
          <w:lang w:eastAsia="de-DE"/>
        </w:rPr>
      </w:pPr>
      <w:r w:rsidRPr="008C32EF">
        <w:rPr>
          <w:color w:val="000000"/>
          <w:lang w:eastAsia="de-DE"/>
        </w:rPr>
        <w:t>To advertise the supported languages the service sh</w:t>
      </w:r>
      <w:r w:rsidR="00CC652A" w:rsidRPr="008C32EF">
        <w:rPr>
          <w:color w:val="000000"/>
          <w:lang w:eastAsia="de-DE"/>
        </w:rPr>
        <w:t>all</w:t>
      </w:r>
      <w:r w:rsidRPr="008C32EF">
        <w:rPr>
          <w:color w:val="000000"/>
          <w:lang w:eastAsia="de-DE"/>
        </w:rPr>
        <w:t xml:space="preserve"> respond </w:t>
      </w:r>
      <w:r w:rsidR="00CC652A" w:rsidRPr="008C32EF">
        <w:rPr>
          <w:color w:val="000000"/>
          <w:lang w:eastAsia="de-DE"/>
        </w:rPr>
        <w:t xml:space="preserve">to GetCapabilites requests </w:t>
      </w:r>
      <w:r w:rsidRPr="008C32EF">
        <w:rPr>
          <w:color w:val="000000"/>
          <w:lang w:eastAsia="de-DE"/>
        </w:rPr>
        <w:t>with Ext</w:t>
      </w:r>
      <w:r w:rsidR="00CC652A" w:rsidRPr="008C32EF">
        <w:rPr>
          <w:color w:val="000000"/>
          <w:lang w:eastAsia="de-DE"/>
        </w:rPr>
        <w:t>e</w:t>
      </w:r>
      <w:r w:rsidRPr="008C32EF">
        <w:rPr>
          <w:color w:val="000000"/>
          <w:lang w:eastAsia="de-DE"/>
        </w:rPr>
        <w:t>nded Capabilities</w:t>
      </w:r>
      <w:r w:rsidR="00CC652A" w:rsidRPr="008C32EF">
        <w:rPr>
          <w:color w:val="000000"/>
          <w:lang w:eastAsia="de-DE"/>
        </w:rPr>
        <w:t xml:space="preserve"> as follows</w:t>
      </w:r>
      <w:r w:rsidRPr="008C32EF">
        <w:rPr>
          <w:color w:val="000000"/>
          <w:lang w:eastAsia="de-DE"/>
        </w:rPr>
        <w:t>:</w:t>
      </w:r>
    </w:p>
    <w:p w14:paraId="37ABC12E" w14:textId="77777777" w:rsidR="007D6649" w:rsidRPr="00D134B1" w:rsidRDefault="007D6649" w:rsidP="0039031F">
      <w:pPr>
        <w:pStyle w:val="Exampletitle"/>
        <w:rPr>
          <w:lang w:val="en-GB"/>
        </w:rPr>
      </w:pPr>
      <w:bookmarkStart w:id="439" w:name="_Toc364091655"/>
      <w:r w:rsidRPr="00D134B1">
        <w:rPr>
          <w:lang w:val="en-GB"/>
        </w:rPr>
        <w:t>Extended Capabilities structure</w:t>
      </w:r>
      <w:bookmarkEnd w:id="439"/>
    </w:p>
    <w:p w14:paraId="531EDE06" w14:textId="77777777" w:rsidR="00CC652A" w:rsidRPr="00D134B1" w:rsidRDefault="00CC652A" w:rsidP="0039031F">
      <w:pPr>
        <w:pStyle w:val="XMLExample"/>
        <w:rPr>
          <w:lang w:val="en-GB"/>
        </w:rPr>
      </w:pPr>
      <w:r w:rsidRPr="00D134B1">
        <w:rPr>
          <w:lang w:val="en-GB"/>
        </w:rPr>
        <w:t>...</w:t>
      </w:r>
    </w:p>
    <w:p w14:paraId="62385DA0" w14:textId="77777777" w:rsidR="00CC652A" w:rsidRPr="00D134B1" w:rsidRDefault="00CC652A" w:rsidP="0039031F">
      <w:pPr>
        <w:pStyle w:val="XMLExample"/>
        <w:rPr>
          <w:lang w:val="en-GB"/>
        </w:rPr>
      </w:pPr>
      <w:r w:rsidRPr="00D134B1">
        <w:rPr>
          <w:lang w:val="en-GB"/>
        </w:rPr>
        <w:tab/>
        <w:t>&lt;ows:OperationsMetadata&gt;</w:t>
      </w:r>
    </w:p>
    <w:p w14:paraId="276CADF9" w14:textId="77777777" w:rsidR="00CC652A" w:rsidRPr="00D134B1" w:rsidRDefault="00CC652A" w:rsidP="0039031F">
      <w:pPr>
        <w:pStyle w:val="XMLExample"/>
        <w:rPr>
          <w:lang w:val="en-GB"/>
        </w:rPr>
      </w:pPr>
      <w:r w:rsidRPr="00D134B1">
        <w:rPr>
          <w:lang w:val="en-GB"/>
        </w:rPr>
        <w:tab/>
        <w:t>...</w:t>
      </w:r>
    </w:p>
    <w:p w14:paraId="0F5B040C" w14:textId="77777777" w:rsidR="00CC652A" w:rsidRPr="00D134B1" w:rsidRDefault="00CC652A" w:rsidP="0039031F">
      <w:pPr>
        <w:pStyle w:val="XMLExample"/>
        <w:rPr>
          <w:lang w:val="en-GB"/>
        </w:rPr>
      </w:pPr>
      <w:r w:rsidRPr="00D134B1">
        <w:rPr>
          <w:lang w:val="en-GB"/>
        </w:rPr>
        <w:tab/>
      </w:r>
      <w:r w:rsidRPr="00D134B1">
        <w:rPr>
          <w:lang w:val="en-GB"/>
        </w:rPr>
        <w:tab/>
        <w:t>&lt;ows:ExtendedCapabilities&gt;</w:t>
      </w:r>
    </w:p>
    <w:p w14:paraId="31B70AFD" w14:textId="77777777" w:rsidR="00CC652A" w:rsidRPr="00D134B1" w:rsidRDefault="00CC652A" w:rsidP="0039031F">
      <w:pPr>
        <w:pStyle w:val="XMLExample"/>
        <w:rPr>
          <w:lang w:val="en-GB"/>
        </w:rPr>
      </w:pPr>
      <w:r w:rsidRPr="00D134B1">
        <w:rPr>
          <w:lang w:val="en-GB"/>
        </w:rPr>
        <w:tab/>
      </w:r>
      <w:r w:rsidRPr="00D134B1">
        <w:rPr>
          <w:lang w:val="en-GB"/>
        </w:rPr>
        <w:tab/>
      </w:r>
      <w:r w:rsidRPr="00D134B1">
        <w:rPr>
          <w:lang w:val="en-GB"/>
        </w:rPr>
        <w:tab/>
        <w:t>...</w:t>
      </w:r>
    </w:p>
    <w:p w14:paraId="562D6274" w14:textId="77777777" w:rsidR="00CC652A" w:rsidRPr="00D134B1" w:rsidRDefault="00CC652A" w:rsidP="0039031F">
      <w:pPr>
        <w:pStyle w:val="XMLExample"/>
        <w:rPr>
          <w:lang w:val="en-GB"/>
        </w:rPr>
      </w:pPr>
      <w:r w:rsidRPr="00D134B1">
        <w:rPr>
          <w:lang w:val="en-GB"/>
        </w:rPr>
        <w:tab/>
      </w:r>
      <w:r w:rsidRPr="00D134B1">
        <w:rPr>
          <w:lang w:val="en-GB"/>
        </w:rPr>
        <w:tab/>
      </w:r>
      <w:r w:rsidRPr="00D134B1">
        <w:rPr>
          <w:lang w:val="en-GB"/>
        </w:rPr>
        <w:tab/>
        <w:t>&lt;inspire_dls:ExtendedCapabilities&gt;</w:t>
      </w:r>
    </w:p>
    <w:p w14:paraId="2626CE1D" w14:textId="77777777" w:rsidR="00CC652A" w:rsidRPr="00D134B1" w:rsidRDefault="00CC652A" w:rsidP="0039031F">
      <w:pPr>
        <w:pStyle w:val="XMLExample"/>
        <w:rPr>
          <w:lang w:val="en-GB"/>
        </w:rPr>
      </w:pPr>
      <w:r w:rsidRPr="00D134B1">
        <w:rPr>
          <w:lang w:val="en-GB"/>
        </w:rPr>
        <w:tab/>
      </w:r>
      <w:r w:rsidRPr="00D134B1">
        <w:rPr>
          <w:lang w:val="en-GB"/>
        </w:rPr>
        <w:tab/>
      </w:r>
      <w:r w:rsidRPr="00D134B1">
        <w:rPr>
          <w:lang w:val="en-GB"/>
        </w:rPr>
        <w:tab/>
      </w:r>
      <w:r w:rsidRPr="00D134B1">
        <w:rPr>
          <w:lang w:val="en-GB"/>
        </w:rPr>
        <w:tab/>
        <w:t>&lt;inspire_common:MetadataUrl&gt;</w:t>
      </w:r>
      <w:r w:rsidRPr="00D134B1">
        <w:rPr>
          <w:lang w:val="en-GB"/>
        </w:rPr>
        <w:tab/>
      </w:r>
    </w:p>
    <w:p w14:paraId="39BDFD6F" w14:textId="77777777" w:rsidR="00CC652A" w:rsidRPr="00D134B1" w:rsidRDefault="007D6649" w:rsidP="0039031F">
      <w:pPr>
        <w:pStyle w:val="XMLExample"/>
        <w:rPr>
          <w:lang w:val="en-GB"/>
        </w:rPr>
      </w:pPr>
      <w:r w:rsidRPr="00D134B1">
        <w:rPr>
          <w:lang w:val="en-GB"/>
        </w:rPr>
        <w:tab/>
      </w:r>
      <w:r w:rsidRPr="00D134B1">
        <w:rPr>
          <w:lang w:val="en-GB"/>
        </w:rPr>
        <w:tab/>
      </w:r>
      <w:r w:rsidRPr="00D134B1">
        <w:rPr>
          <w:lang w:val="en-GB"/>
        </w:rPr>
        <w:tab/>
      </w:r>
      <w:r w:rsidRPr="00D134B1">
        <w:rPr>
          <w:lang w:val="en-GB"/>
        </w:rPr>
        <w:tab/>
      </w:r>
      <w:r w:rsidRPr="00D134B1">
        <w:rPr>
          <w:lang w:val="en-GB"/>
        </w:rPr>
        <w:tab/>
      </w:r>
      <w:r w:rsidR="00CC652A" w:rsidRPr="00D134B1">
        <w:rPr>
          <w:lang w:val="en-GB"/>
        </w:rPr>
        <w:t>&lt;inspire_common:URL&gt;http://www.csw.de&lt;/inspire_common:URL&gt;</w:t>
      </w:r>
    </w:p>
    <w:p w14:paraId="48B06F6E" w14:textId="77777777" w:rsidR="00CC652A" w:rsidRPr="00D134B1" w:rsidRDefault="00CC652A" w:rsidP="0039031F">
      <w:pPr>
        <w:pStyle w:val="XMLExample"/>
        <w:rPr>
          <w:lang w:val="en-GB"/>
        </w:rPr>
      </w:pPr>
      <w:r w:rsidRPr="00D134B1">
        <w:rPr>
          <w:lang w:val="en-GB"/>
        </w:rPr>
        <w:tab/>
      </w:r>
      <w:r w:rsidRPr="00D134B1">
        <w:rPr>
          <w:lang w:val="en-GB"/>
        </w:rPr>
        <w:tab/>
      </w:r>
      <w:r w:rsidRPr="00D134B1">
        <w:rPr>
          <w:lang w:val="en-GB"/>
        </w:rPr>
        <w:tab/>
      </w:r>
      <w:r w:rsidRPr="00D134B1">
        <w:rPr>
          <w:lang w:val="en-GB"/>
        </w:rPr>
        <w:tab/>
        <w:t>&lt;/inspire_common:MetadataUrl&gt;</w:t>
      </w:r>
    </w:p>
    <w:p w14:paraId="33AF9C37" w14:textId="77777777" w:rsidR="00CC652A" w:rsidRPr="00D134B1" w:rsidRDefault="00CC652A" w:rsidP="0039031F">
      <w:pPr>
        <w:pStyle w:val="XMLExample"/>
        <w:rPr>
          <w:lang w:val="en-GB"/>
        </w:rPr>
      </w:pPr>
      <w:r w:rsidRPr="00D134B1">
        <w:rPr>
          <w:lang w:val="en-GB"/>
        </w:rPr>
        <w:tab/>
      </w:r>
      <w:r w:rsidRPr="00D134B1">
        <w:rPr>
          <w:lang w:val="en-GB"/>
        </w:rPr>
        <w:tab/>
      </w:r>
      <w:r w:rsidRPr="00D134B1">
        <w:rPr>
          <w:lang w:val="en-GB"/>
        </w:rPr>
        <w:tab/>
      </w:r>
      <w:r w:rsidRPr="00D134B1">
        <w:rPr>
          <w:lang w:val="en-GB"/>
        </w:rPr>
        <w:tab/>
        <w:t>&lt;inspire_common:SupportedLanguages&gt;</w:t>
      </w:r>
    </w:p>
    <w:p w14:paraId="7308A7DE" w14:textId="77777777" w:rsidR="00CC652A" w:rsidRPr="00D134B1" w:rsidRDefault="00CC652A" w:rsidP="0039031F">
      <w:pPr>
        <w:pStyle w:val="XMLExample"/>
        <w:rPr>
          <w:lang w:val="en-GB"/>
        </w:rPr>
      </w:pPr>
      <w:r w:rsidRPr="00D134B1">
        <w:rPr>
          <w:lang w:val="en-GB"/>
        </w:rPr>
        <w:tab/>
      </w:r>
      <w:r w:rsidRPr="00D134B1">
        <w:rPr>
          <w:lang w:val="en-GB"/>
        </w:rPr>
        <w:tab/>
      </w:r>
      <w:r w:rsidRPr="00D134B1">
        <w:rPr>
          <w:lang w:val="en-GB"/>
        </w:rPr>
        <w:tab/>
      </w:r>
      <w:r w:rsidRPr="00D134B1">
        <w:rPr>
          <w:lang w:val="en-GB"/>
        </w:rPr>
        <w:tab/>
      </w:r>
      <w:r w:rsidRPr="00D134B1">
        <w:rPr>
          <w:lang w:val="en-GB"/>
        </w:rPr>
        <w:tab/>
        <w:t>&lt;inspire_common:DefaultLanguage&gt;</w:t>
      </w:r>
    </w:p>
    <w:p w14:paraId="2E1CF133" w14:textId="77777777" w:rsidR="00CC652A" w:rsidRPr="00D134B1" w:rsidRDefault="00CC652A" w:rsidP="0039031F">
      <w:pPr>
        <w:pStyle w:val="XMLExample"/>
        <w:rPr>
          <w:lang w:val="en-GB"/>
        </w:rPr>
      </w:pPr>
      <w:r w:rsidRPr="00D134B1">
        <w:rPr>
          <w:lang w:val="en-GB"/>
        </w:rPr>
        <w:tab/>
      </w:r>
      <w:r w:rsidR="007D6649" w:rsidRPr="00D134B1">
        <w:rPr>
          <w:lang w:val="en-GB"/>
        </w:rPr>
        <w:tab/>
      </w:r>
      <w:r w:rsidR="007D6649" w:rsidRPr="00D134B1">
        <w:rPr>
          <w:lang w:val="en-GB"/>
        </w:rPr>
        <w:tab/>
      </w:r>
      <w:r w:rsidR="007D6649" w:rsidRPr="00D134B1">
        <w:rPr>
          <w:lang w:val="en-GB"/>
        </w:rPr>
        <w:tab/>
      </w:r>
      <w:r w:rsidR="007D6649" w:rsidRPr="00D134B1">
        <w:rPr>
          <w:lang w:val="en-GB"/>
        </w:rPr>
        <w:tab/>
      </w:r>
      <w:r w:rsidR="007D6649" w:rsidRPr="00D134B1">
        <w:rPr>
          <w:lang w:val="en-GB"/>
        </w:rPr>
        <w:tab/>
      </w:r>
      <w:r w:rsidRPr="00D134B1">
        <w:rPr>
          <w:lang w:val="en-GB"/>
        </w:rPr>
        <w:t>&lt;inspire_common:Language&gt;eng&lt;/inspire_common:Language&gt;</w:t>
      </w:r>
    </w:p>
    <w:p w14:paraId="275E0D9E" w14:textId="77777777" w:rsidR="00CC652A" w:rsidRPr="00D134B1" w:rsidRDefault="00CC652A" w:rsidP="0039031F">
      <w:pPr>
        <w:pStyle w:val="XMLExample"/>
        <w:rPr>
          <w:lang w:val="en-GB"/>
        </w:rPr>
      </w:pPr>
      <w:r w:rsidRPr="00D134B1">
        <w:rPr>
          <w:lang w:val="en-GB"/>
        </w:rPr>
        <w:tab/>
      </w:r>
      <w:r w:rsidRPr="00D134B1">
        <w:rPr>
          <w:lang w:val="en-GB"/>
        </w:rPr>
        <w:tab/>
      </w:r>
      <w:r w:rsidRPr="00D134B1">
        <w:rPr>
          <w:lang w:val="en-GB"/>
        </w:rPr>
        <w:tab/>
      </w:r>
      <w:r w:rsidRPr="00D134B1">
        <w:rPr>
          <w:lang w:val="en-GB"/>
        </w:rPr>
        <w:tab/>
      </w:r>
      <w:r w:rsidRPr="00D134B1">
        <w:rPr>
          <w:lang w:val="en-GB"/>
        </w:rPr>
        <w:tab/>
        <w:t>&lt;/inspire_common:DefaultLanguage&gt;</w:t>
      </w:r>
    </w:p>
    <w:p w14:paraId="5E3D22F0" w14:textId="77777777" w:rsidR="00CC652A" w:rsidRPr="00D134B1" w:rsidRDefault="00CC652A" w:rsidP="0039031F">
      <w:pPr>
        <w:pStyle w:val="XMLExample"/>
        <w:rPr>
          <w:lang w:val="en-GB"/>
        </w:rPr>
      </w:pPr>
      <w:r w:rsidRPr="00D134B1">
        <w:rPr>
          <w:lang w:val="en-GB"/>
        </w:rPr>
        <w:tab/>
      </w:r>
      <w:r w:rsidRPr="00D134B1">
        <w:rPr>
          <w:lang w:val="en-GB"/>
        </w:rPr>
        <w:tab/>
      </w:r>
      <w:r w:rsidRPr="00D134B1">
        <w:rPr>
          <w:lang w:val="en-GB"/>
        </w:rPr>
        <w:tab/>
      </w:r>
      <w:r w:rsidRPr="00D134B1">
        <w:rPr>
          <w:lang w:val="en-GB"/>
        </w:rPr>
        <w:tab/>
        <w:t>&lt;/inspire_common:SupportedLanguages&gt;</w:t>
      </w:r>
    </w:p>
    <w:p w14:paraId="6A724865" w14:textId="77777777" w:rsidR="00CC652A" w:rsidRPr="00D134B1" w:rsidRDefault="00CC652A" w:rsidP="0039031F">
      <w:pPr>
        <w:pStyle w:val="XMLExample"/>
        <w:rPr>
          <w:lang w:val="en-GB"/>
        </w:rPr>
      </w:pPr>
      <w:r w:rsidRPr="00D134B1">
        <w:rPr>
          <w:lang w:val="en-GB"/>
        </w:rPr>
        <w:tab/>
      </w:r>
      <w:r w:rsidRPr="00D134B1">
        <w:rPr>
          <w:lang w:val="en-GB"/>
        </w:rPr>
        <w:tab/>
      </w:r>
      <w:r w:rsidRPr="00D134B1">
        <w:rPr>
          <w:lang w:val="en-GB"/>
        </w:rPr>
        <w:tab/>
      </w:r>
      <w:r w:rsidRPr="00D134B1">
        <w:rPr>
          <w:lang w:val="en-GB"/>
        </w:rPr>
        <w:tab/>
        <w:t>&lt;inspire_common:ResponseLanguage&gt;</w:t>
      </w:r>
    </w:p>
    <w:p w14:paraId="3D504A85" w14:textId="77777777" w:rsidR="00CC652A" w:rsidRPr="00D134B1" w:rsidRDefault="00CC652A" w:rsidP="0039031F">
      <w:pPr>
        <w:pStyle w:val="XMLExample"/>
        <w:rPr>
          <w:lang w:val="en-GB"/>
        </w:rPr>
      </w:pPr>
      <w:r w:rsidRPr="00D134B1">
        <w:rPr>
          <w:lang w:val="en-GB"/>
        </w:rPr>
        <w:tab/>
      </w:r>
      <w:r w:rsidR="007D6649" w:rsidRPr="00D134B1">
        <w:rPr>
          <w:lang w:val="en-GB"/>
        </w:rPr>
        <w:tab/>
      </w:r>
      <w:r w:rsidR="007D6649" w:rsidRPr="00D134B1">
        <w:rPr>
          <w:lang w:val="en-GB"/>
        </w:rPr>
        <w:tab/>
      </w:r>
      <w:r w:rsidR="007D6649" w:rsidRPr="00D134B1">
        <w:rPr>
          <w:lang w:val="en-GB"/>
        </w:rPr>
        <w:tab/>
      </w:r>
      <w:r w:rsidR="007D6649" w:rsidRPr="00D134B1">
        <w:rPr>
          <w:lang w:val="en-GB"/>
        </w:rPr>
        <w:tab/>
      </w:r>
      <w:r w:rsidRPr="00D134B1">
        <w:rPr>
          <w:lang w:val="en-GB"/>
        </w:rPr>
        <w:t>&lt;inspire_common:Language&gt;eng&lt;/inspire_common:Language&gt;</w:t>
      </w:r>
    </w:p>
    <w:p w14:paraId="4C47A582" w14:textId="77777777" w:rsidR="00CC652A" w:rsidRPr="00D134B1" w:rsidRDefault="00CC652A" w:rsidP="0039031F">
      <w:pPr>
        <w:pStyle w:val="XMLExample"/>
        <w:rPr>
          <w:lang w:val="en-GB"/>
        </w:rPr>
      </w:pPr>
      <w:r w:rsidRPr="00D134B1">
        <w:rPr>
          <w:lang w:val="en-GB"/>
        </w:rPr>
        <w:tab/>
      </w:r>
      <w:r w:rsidRPr="00D134B1">
        <w:rPr>
          <w:lang w:val="en-GB"/>
        </w:rPr>
        <w:tab/>
      </w:r>
      <w:r w:rsidRPr="00D134B1">
        <w:rPr>
          <w:lang w:val="en-GB"/>
        </w:rPr>
        <w:tab/>
      </w:r>
      <w:r w:rsidRPr="00D134B1">
        <w:rPr>
          <w:lang w:val="en-GB"/>
        </w:rPr>
        <w:tab/>
        <w:t>&lt;/inspire_common:ResponseLanguage&gt;</w:t>
      </w:r>
    </w:p>
    <w:p w14:paraId="73A55A38" w14:textId="77777777" w:rsidR="00CC652A" w:rsidRPr="00D134B1" w:rsidRDefault="00CC652A" w:rsidP="0039031F">
      <w:pPr>
        <w:pStyle w:val="XMLExample"/>
        <w:rPr>
          <w:lang w:val="en-GB"/>
        </w:rPr>
      </w:pPr>
      <w:r w:rsidRPr="00D134B1">
        <w:rPr>
          <w:lang w:val="en-GB"/>
        </w:rPr>
        <w:tab/>
      </w:r>
      <w:r w:rsidRPr="00D134B1">
        <w:rPr>
          <w:lang w:val="en-GB"/>
        </w:rPr>
        <w:tab/>
      </w:r>
      <w:r w:rsidRPr="00D134B1">
        <w:rPr>
          <w:lang w:val="en-GB"/>
        </w:rPr>
        <w:tab/>
        <w:t>&lt;/inspire_dls:ExtendedCapabilities&gt;</w:t>
      </w:r>
    </w:p>
    <w:p w14:paraId="29830910" w14:textId="77777777" w:rsidR="00CC652A" w:rsidRPr="00D134B1" w:rsidRDefault="00CC652A" w:rsidP="0039031F">
      <w:pPr>
        <w:pStyle w:val="XMLExample"/>
        <w:rPr>
          <w:lang w:val="en-GB"/>
        </w:rPr>
      </w:pPr>
      <w:r w:rsidRPr="00D134B1">
        <w:rPr>
          <w:lang w:val="en-GB"/>
        </w:rPr>
        <w:tab/>
      </w:r>
      <w:r w:rsidRPr="00D134B1">
        <w:rPr>
          <w:lang w:val="en-GB"/>
        </w:rPr>
        <w:tab/>
      </w:r>
      <w:r w:rsidRPr="00D134B1">
        <w:rPr>
          <w:lang w:val="en-GB"/>
        </w:rPr>
        <w:tab/>
        <w:t>...</w:t>
      </w:r>
    </w:p>
    <w:p w14:paraId="22FF61E3" w14:textId="77777777" w:rsidR="00CC652A" w:rsidRPr="00D134B1" w:rsidRDefault="00CC652A" w:rsidP="0039031F">
      <w:pPr>
        <w:pStyle w:val="XMLExample"/>
        <w:rPr>
          <w:lang w:val="en-GB"/>
        </w:rPr>
      </w:pPr>
      <w:r w:rsidRPr="00D134B1">
        <w:rPr>
          <w:lang w:val="en-GB"/>
        </w:rPr>
        <w:tab/>
      </w:r>
      <w:r w:rsidRPr="00D134B1">
        <w:rPr>
          <w:lang w:val="en-GB"/>
        </w:rPr>
        <w:tab/>
        <w:t>&lt;/ows:ExtendedCapabilities&gt;</w:t>
      </w:r>
    </w:p>
    <w:p w14:paraId="3A5B0859" w14:textId="77777777" w:rsidR="00CC652A" w:rsidRPr="00D134B1" w:rsidRDefault="00CC652A" w:rsidP="0039031F">
      <w:pPr>
        <w:pStyle w:val="XMLExample"/>
        <w:rPr>
          <w:lang w:val="en-GB"/>
        </w:rPr>
      </w:pPr>
      <w:r w:rsidRPr="00D134B1">
        <w:rPr>
          <w:lang w:val="en-GB"/>
        </w:rPr>
        <w:tab/>
        <w:t>...</w:t>
      </w:r>
    </w:p>
    <w:p w14:paraId="515C11BA" w14:textId="77777777" w:rsidR="00CC652A" w:rsidRPr="00D134B1" w:rsidRDefault="00CC652A" w:rsidP="0039031F">
      <w:pPr>
        <w:pStyle w:val="XMLExample"/>
        <w:rPr>
          <w:lang w:val="en-GB"/>
        </w:rPr>
      </w:pPr>
      <w:r w:rsidRPr="00D134B1">
        <w:rPr>
          <w:lang w:val="en-GB"/>
        </w:rPr>
        <w:tab/>
        <w:t>&lt;/ows:OperationsMetadata&gt;</w:t>
      </w:r>
    </w:p>
    <w:p w14:paraId="5420ECC7" w14:textId="77777777" w:rsidR="00CC652A" w:rsidRPr="00D134B1" w:rsidRDefault="00CC652A" w:rsidP="0039031F">
      <w:pPr>
        <w:pStyle w:val="XMLExample"/>
        <w:rPr>
          <w:lang w:val="en-GB"/>
        </w:rPr>
      </w:pPr>
      <w:r w:rsidRPr="00D134B1">
        <w:rPr>
          <w:lang w:val="en-GB"/>
        </w:rPr>
        <w:t>...</w:t>
      </w:r>
    </w:p>
    <w:p w14:paraId="0E2870D4" w14:textId="77777777" w:rsidR="007D146D" w:rsidRPr="00D134B1" w:rsidRDefault="007D146D" w:rsidP="0039031F">
      <w:pPr>
        <w:pStyle w:val="TGStyle1"/>
      </w:pPr>
      <w:r w:rsidRPr="00D134B1">
        <w:rPr>
          <w:rFonts w:cs="Arial"/>
          <w:color w:val="000000"/>
          <w:lang w:eastAsia="de-DE"/>
        </w:rPr>
        <w:t>The Extended Capabilities shall</w:t>
      </w:r>
      <w:r w:rsidR="00F92D45" w:rsidRPr="00D134B1">
        <w:rPr>
          <w:rFonts w:cs="Arial"/>
          <w:color w:val="000000"/>
          <w:lang w:eastAsia="de-DE"/>
        </w:rPr>
        <w:t xml:space="preserve"> </w:t>
      </w:r>
      <w:r w:rsidRPr="00D134B1">
        <w:t>indicate the response language</w:t>
      </w:r>
      <w:r w:rsidR="00F92D45" w:rsidRPr="00D134B1">
        <w:t xml:space="preserve"> </w:t>
      </w:r>
      <w:r w:rsidRPr="00D134B1">
        <w:t>used for the GetCapabilities-Response: Depending on the requested language the value of the</w:t>
      </w:r>
      <w:r w:rsidR="00F92D45" w:rsidRPr="00D134B1">
        <w:t xml:space="preserve"> </w:t>
      </w:r>
      <w:r w:rsidRPr="00D134B1">
        <w:rPr>
          <w:rFonts w:ascii="Courier New" w:hAnsi="Courier New"/>
        </w:rPr>
        <w:t>&lt;inspire_common:ResponseLanguage&gt;</w:t>
      </w:r>
      <w:r w:rsidR="00F92D45" w:rsidRPr="00D134B1">
        <w:rPr>
          <w:rFonts w:ascii="Courier New" w:hAnsi="Courier New"/>
        </w:rPr>
        <w:t xml:space="preserve"> </w:t>
      </w:r>
      <w:r w:rsidRPr="00D134B1">
        <w:t xml:space="preserve">corresponds to the current used language. If a supported language was requested, </w:t>
      </w:r>
      <w:r w:rsidRPr="00D134B1">
        <w:rPr>
          <w:rFonts w:ascii="Courier New" w:hAnsi="Courier New"/>
        </w:rPr>
        <w:t>&lt;inspire_common:ResponseLanguage&gt;</w:t>
      </w:r>
      <w:r w:rsidRPr="00D134B1">
        <w:t xml:space="preserve"> shall correspond to that requested language. If an unsupported language was requested or if no specific language was requested </w:t>
      </w:r>
      <w:r w:rsidRPr="00D134B1">
        <w:rPr>
          <w:rFonts w:ascii="Courier New" w:hAnsi="Courier New"/>
        </w:rPr>
        <w:t>&lt;inspire_common:ResponseLanguage&gt;</w:t>
      </w:r>
      <w:r w:rsidR="00C53EEF" w:rsidRPr="00D134B1">
        <w:rPr>
          <w:rFonts w:ascii="Courier New" w:hAnsi="Courier New"/>
        </w:rPr>
        <w:t xml:space="preserve"> </w:t>
      </w:r>
      <w:r w:rsidRPr="00D134B1">
        <w:t>shall correspond to the service default language</w:t>
      </w:r>
      <w:r w:rsidR="00F92D45" w:rsidRPr="00D134B1">
        <w:t xml:space="preserve"> </w:t>
      </w:r>
      <w:r w:rsidRPr="00D134B1">
        <w:rPr>
          <w:rFonts w:ascii="Courier" w:hAnsi="Courier"/>
        </w:rPr>
        <w:t>&lt;inspire_common:</w:t>
      </w:r>
      <w:r w:rsidRPr="00D134B1">
        <w:rPr>
          <w:rFonts w:ascii="Courier" w:hAnsi="Courier"/>
          <w:bCs/>
        </w:rPr>
        <w:t>DefaultLanguage&gt;</w:t>
      </w:r>
    </w:p>
    <w:p w14:paraId="407D2306" w14:textId="77777777" w:rsidR="007D146D" w:rsidRPr="008C32EF" w:rsidRDefault="007D146D" w:rsidP="0039031F">
      <w:pPr>
        <w:rPr>
          <w:sz w:val="16"/>
          <w:szCs w:val="16"/>
        </w:rPr>
      </w:pPr>
    </w:p>
    <w:p w14:paraId="1BB564E3" w14:textId="77777777" w:rsidR="007D146D" w:rsidRPr="00D134B1" w:rsidRDefault="007D146D" w:rsidP="0039031F">
      <w:pPr>
        <w:pStyle w:val="TGStyle1"/>
      </w:pPr>
      <w:r w:rsidRPr="00D134B1">
        <w:rPr>
          <w:rFonts w:cs="Arial"/>
          <w:color w:val="000000"/>
          <w:lang w:eastAsia="de-DE"/>
        </w:rPr>
        <w:t>The Extended Capabilities shall</w:t>
      </w:r>
      <w:r w:rsidR="00275C01" w:rsidRPr="008C32EF">
        <w:rPr>
          <w:rFonts w:cs="Arial"/>
          <w:color w:val="000000"/>
          <w:lang w:eastAsia="de-DE"/>
        </w:rPr>
        <w:t xml:space="preserve"> </w:t>
      </w:r>
      <w:r w:rsidRPr="00D134B1">
        <w:t>contain the</w:t>
      </w:r>
      <w:r w:rsidR="00275C01" w:rsidRPr="008C32EF">
        <w:t xml:space="preserve"> </w:t>
      </w:r>
      <w:r w:rsidRPr="00D134B1">
        <w:rPr>
          <w:b/>
        </w:rPr>
        <w:t>list of supported languages</w:t>
      </w:r>
      <w:r w:rsidR="00B50FB5" w:rsidRPr="008C32EF">
        <w:rPr>
          <w:b/>
        </w:rPr>
        <w:t xml:space="preserve"> </w:t>
      </w:r>
      <w:r w:rsidRPr="00D134B1">
        <w:t xml:space="preserve">indicated in </w:t>
      </w:r>
      <w:r w:rsidRPr="00D134B1">
        <w:rPr>
          <w:rFonts w:ascii="Courier New" w:hAnsi="Courier New"/>
        </w:rPr>
        <w:t>&lt;inspire_common:SupportedLanguages&gt;</w:t>
      </w:r>
      <w:r w:rsidRPr="00D134B1">
        <w:t>.</w:t>
      </w:r>
      <w:r w:rsidRPr="00D134B1">
        <w:br/>
      </w:r>
      <w:r w:rsidRPr="00D134B1">
        <w:br/>
        <w:t xml:space="preserve">This </w:t>
      </w:r>
      <w:r w:rsidRPr="00D134B1">
        <w:rPr>
          <w:b/>
        </w:rPr>
        <w:t>list of supported languages</w:t>
      </w:r>
      <w:r w:rsidR="00E1205D" w:rsidRPr="00D134B1">
        <w:rPr>
          <w:b/>
        </w:rPr>
        <w:t xml:space="preserve"> </w:t>
      </w:r>
      <w:r w:rsidRPr="00D134B1">
        <w:t xml:space="preserve">shall consist of </w:t>
      </w:r>
      <w:r w:rsidRPr="00D134B1">
        <w:br/>
        <w:t>1.  exact</w:t>
      </w:r>
      <w:r w:rsidR="003A6E63" w:rsidRPr="00D134B1">
        <w:t>ly</w:t>
      </w:r>
      <w:r w:rsidRPr="00D134B1">
        <w:t xml:space="preserve"> one element </w:t>
      </w:r>
      <w:r w:rsidRPr="00D134B1">
        <w:rPr>
          <w:rFonts w:ascii="Courier New" w:hAnsi="Courier New"/>
        </w:rPr>
        <w:t>&lt;inspire_common:DefaultLanguage&gt;</w:t>
      </w:r>
      <w:r w:rsidR="00E1205D" w:rsidRPr="00D134B1">
        <w:rPr>
          <w:rFonts w:ascii="Courier New" w:hAnsi="Courier New"/>
        </w:rPr>
        <w:t xml:space="preserve"> </w:t>
      </w:r>
      <w:r w:rsidRPr="00D134B1">
        <w:t xml:space="preserve">indicating the service default language, and </w:t>
      </w:r>
      <w:r w:rsidRPr="00D134B1">
        <w:br/>
        <w:t xml:space="preserve">2.  zero or more elements </w:t>
      </w:r>
      <w:r w:rsidRPr="00D134B1">
        <w:rPr>
          <w:rFonts w:ascii="Courier New" w:hAnsi="Courier New"/>
        </w:rPr>
        <w:t>&lt;inspire_common:SupportedLanguage&gt;</w:t>
      </w:r>
      <w:r w:rsidR="00E1205D" w:rsidRPr="00D134B1">
        <w:rPr>
          <w:rFonts w:ascii="Courier New" w:hAnsi="Courier New"/>
        </w:rPr>
        <w:t xml:space="preserve"> </w:t>
      </w:r>
      <w:r w:rsidRPr="00D134B1">
        <w:t>to indicate all additional supported languages.</w:t>
      </w:r>
      <w:r w:rsidRPr="00D134B1">
        <w:br/>
      </w:r>
      <w:r w:rsidRPr="00D134B1">
        <w:br/>
        <w:t xml:space="preserve">Regardless of the response language, the </w:t>
      </w:r>
      <w:r w:rsidRPr="00D134B1">
        <w:rPr>
          <w:b/>
        </w:rPr>
        <w:t>list of supported languages</w:t>
      </w:r>
      <w:r w:rsidRPr="00D134B1">
        <w:t xml:space="preserve"> is invariant for each GetCapabilities-Response.</w:t>
      </w:r>
    </w:p>
    <w:p w14:paraId="18EC2BCA" w14:textId="77777777" w:rsidR="002E0CD5" w:rsidRPr="008C32EF" w:rsidRDefault="002E0CD5" w:rsidP="0039031F">
      <w:pPr>
        <w:pStyle w:val="Grigliachiara-Colore3"/>
        <w:ind w:left="0"/>
      </w:pPr>
    </w:p>
    <w:p w14:paraId="37589743" w14:textId="77777777" w:rsidR="007D146D" w:rsidRPr="00D134B1" w:rsidRDefault="007D146D" w:rsidP="0039031F">
      <w:pPr>
        <w:pStyle w:val="TGStyle1"/>
      </w:pPr>
      <w:bookmarkStart w:id="440" w:name="_Ref317258486"/>
      <w:r w:rsidRPr="00D134B1">
        <w:t>The Extended Capabilities shall use the XML Schema as defined in the INSPIRE online schema repository.</w:t>
      </w:r>
      <w:bookmarkEnd w:id="440"/>
    </w:p>
    <w:p w14:paraId="5CAFA5A0" w14:textId="77777777" w:rsidR="008904B4" w:rsidRDefault="008904B4" w:rsidP="0039031F">
      <w:pPr>
        <w:rPr>
          <w:b/>
        </w:rPr>
      </w:pPr>
    </w:p>
    <w:p w14:paraId="5971E57B" w14:textId="77777777" w:rsidR="007D146D" w:rsidRPr="008C32EF" w:rsidRDefault="007D146D" w:rsidP="0039031F">
      <w:pPr>
        <w:rPr>
          <w:b/>
        </w:rPr>
      </w:pPr>
      <w:r w:rsidRPr="008C32EF">
        <w:rPr>
          <w:b/>
        </w:rPr>
        <w:t>Examples:</w:t>
      </w:r>
    </w:p>
    <w:p w14:paraId="017D9147" w14:textId="77777777" w:rsidR="00E1205D" w:rsidRPr="008C32EF" w:rsidRDefault="007D146D" w:rsidP="0039031F">
      <w:pPr>
        <w:suppressAutoHyphens w:val="0"/>
        <w:autoSpaceDE w:val="0"/>
        <w:autoSpaceDN w:val="0"/>
        <w:adjustRightInd w:val="0"/>
      </w:pPr>
      <w:r w:rsidRPr="008C32EF">
        <w:rPr>
          <w:color w:val="000000"/>
          <w:lang w:eastAsia="de-DE"/>
        </w:rPr>
        <w:t>A service supports French and English and</w:t>
      </w:r>
      <w:r w:rsidR="00E1205D" w:rsidRPr="008C32EF">
        <w:rPr>
          <w:color w:val="000000"/>
          <w:lang w:eastAsia="de-DE"/>
        </w:rPr>
        <w:t xml:space="preserve"> </w:t>
      </w:r>
      <w:r w:rsidRPr="008C32EF">
        <w:rPr>
          <w:color w:val="000000"/>
          <w:lang w:eastAsia="de-DE"/>
        </w:rPr>
        <w:t>the service default language is French:</w:t>
      </w:r>
      <w:bookmarkStart w:id="441" w:name="_Toc159065367"/>
      <w:bookmarkStart w:id="442" w:name="_Toc182307651"/>
      <w:r w:rsidRPr="008C32EF">
        <w:t xml:space="preserve"> </w:t>
      </w:r>
    </w:p>
    <w:p w14:paraId="493B125B" w14:textId="77777777" w:rsidR="00265B3E" w:rsidRPr="00D134B1" w:rsidRDefault="00265B3E" w:rsidP="0039031F">
      <w:pPr>
        <w:pStyle w:val="Exampletitle"/>
        <w:rPr>
          <w:lang w:val="en-GB"/>
        </w:rPr>
      </w:pPr>
      <w:bookmarkStart w:id="443" w:name="_Toc364091656"/>
      <w:r w:rsidRPr="00D134B1">
        <w:rPr>
          <w:lang w:val="en-GB"/>
        </w:rPr>
        <w:t>Response to [OGC-GetCapabilities-Request]&amp;LANGUAGE=eng</w:t>
      </w:r>
      <w:bookmarkEnd w:id="443"/>
    </w:p>
    <w:bookmarkEnd w:id="441"/>
    <w:bookmarkEnd w:id="442"/>
    <w:p w14:paraId="7A3C046C" w14:textId="77777777" w:rsidR="00B01A19" w:rsidRPr="00D134B1" w:rsidRDefault="00B01A19" w:rsidP="0039031F">
      <w:pPr>
        <w:pStyle w:val="XMLExample"/>
        <w:rPr>
          <w:lang w:val="en-GB"/>
        </w:rPr>
      </w:pPr>
      <w:r w:rsidRPr="00D134B1">
        <w:rPr>
          <w:lang w:val="en-GB"/>
        </w:rPr>
        <w:t>&lt;inspire_dls:ExtendedCapabilities&gt;</w:t>
      </w:r>
    </w:p>
    <w:p w14:paraId="6B82A6F5" w14:textId="77777777" w:rsidR="007D146D" w:rsidRPr="00D134B1" w:rsidRDefault="007D146D" w:rsidP="0039031F">
      <w:pPr>
        <w:pStyle w:val="XMLExample"/>
        <w:rPr>
          <w:lang w:val="en-GB"/>
        </w:rPr>
      </w:pPr>
      <w:r w:rsidRPr="00D134B1">
        <w:rPr>
          <w:lang w:val="en-GB"/>
        </w:rPr>
        <w:tab/>
        <w:t>&lt;inspire_common:SupportedLanguages&gt;</w:t>
      </w:r>
    </w:p>
    <w:p w14:paraId="0E4BEB6F" w14:textId="77777777" w:rsidR="007D146D" w:rsidRPr="00D134B1" w:rsidRDefault="007D146D" w:rsidP="0039031F">
      <w:pPr>
        <w:pStyle w:val="XMLExample"/>
        <w:rPr>
          <w:lang w:val="en-GB"/>
        </w:rPr>
      </w:pPr>
      <w:r w:rsidRPr="00D134B1">
        <w:rPr>
          <w:lang w:val="en-GB"/>
        </w:rPr>
        <w:tab/>
      </w:r>
      <w:r w:rsidRPr="00D134B1">
        <w:rPr>
          <w:lang w:val="en-GB"/>
        </w:rPr>
        <w:tab/>
        <w:t>&lt;inspire_common:DefaultLanguage&gt;</w:t>
      </w:r>
    </w:p>
    <w:p w14:paraId="1193C07E" w14:textId="77777777" w:rsidR="007D146D" w:rsidRPr="00D134B1" w:rsidRDefault="007D146D" w:rsidP="0039031F">
      <w:pPr>
        <w:pStyle w:val="XMLExample"/>
        <w:rPr>
          <w:lang w:val="en-GB"/>
        </w:rPr>
      </w:pPr>
      <w:r w:rsidRPr="00D134B1">
        <w:rPr>
          <w:lang w:val="en-GB"/>
        </w:rPr>
        <w:tab/>
      </w:r>
      <w:r w:rsidRPr="00D134B1">
        <w:rPr>
          <w:lang w:val="en-GB"/>
        </w:rPr>
        <w:tab/>
      </w:r>
      <w:r w:rsidRPr="00D134B1">
        <w:rPr>
          <w:lang w:val="en-GB"/>
        </w:rPr>
        <w:tab/>
        <w:t>&lt;inspire_common:Language&gt;fre&lt;/inspire_common:Language&gt;</w:t>
      </w:r>
    </w:p>
    <w:p w14:paraId="6C4C59F8" w14:textId="77777777" w:rsidR="007D146D" w:rsidRPr="00D134B1" w:rsidRDefault="007D146D" w:rsidP="0039031F">
      <w:pPr>
        <w:pStyle w:val="XMLExample"/>
        <w:rPr>
          <w:lang w:val="en-GB"/>
        </w:rPr>
      </w:pPr>
      <w:r w:rsidRPr="00D134B1">
        <w:rPr>
          <w:lang w:val="en-GB"/>
        </w:rPr>
        <w:tab/>
      </w:r>
      <w:r w:rsidRPr="00D134B1">
        <w:rPr>
          <w:lang w:val="en-GB"/>
        </w:rPr>
        <w:tab/>
        <w:t>&lt;/inspire_common:DefaultLanguage&gt;</w:t>
      </w:r>
    </w:p>
    <w:p w14:paraId="482461C6" w14:textId="77777777" w:rsidR="007D146D" w:rsidRPr="00D134B1" w:rsidRDefault="007D146D" w:rsidP="0039031F">
      <w:pPr>
        <w:pStyle w:val="XMLExample"/>
        <w:rPr>
          <w:lang w:val="en-GB"/>
        </w:rPr>
      </w:pPr>
      <w:r w:rsidRPr="00D134B1">
        <w:rPr>
          <w:lang w:val="en-GB"/>
        </w:rPr>
        <w:tab/>
      </w:r>
      <w:r w:rsidRPr="00D134B1">
        <w:rPr>
          <w:lang w:val="en-GB"/>
        </w:rPr>
        <w:tab/>
        <w:t>&lt;inspire_common:SupportedLanguage&gt;</w:t>
      </w:r>
    </w:p>
    <w:p w14:paraId="36C7CB50" w14:textId="77777777" w:rsidR="007D146D" w:rsidRPr="00D134B1" w:rsidRDefault="007D146D" w:rsidP="0039031F">
      <w:pPr>
        <w:pStyle w:val="XMLExample"/>
        <w:rPr>
          <w:lang w:val="en-GB"/>
        </w:rPr>
      </w:pPr>
      <w:r w:rsidRPr="00D134B1">
        <w:rPr>
          <w:lang w:val="en-GB"/>
        </w:rPr>
        <w:tab/>
      </w:r>
      <w:r w:rsidRPr="00D134B1">
        <w:rPr>
          <w:lang w:val="en-GB"/>
        </w:rPr>
        <w:tab/>
      </w:r>
      <w:r w:rsidRPr="00D134B1">
        <w:rPr>
          <w:lang w:val="en-GB"/>
        </w:rPr>
        <w:tab/>
        <w:t>&lt;inspire_common:Language&gt;eng&lt;/inspire_common:Language&gt;</w:t>
      </w:r>
    </w:p>
    <w:p w14:paraId="29CF827F" w14:textId="77777777" w:rsidR="007D146D" w:rsidRPr="00D134B1" w:rsidRDefault="007D146D" w:rsidP="0039031F">
      <w:pPr>
        <w:pStyle w:val="XMLExample"/>
        <w:rPr>
          <w:lang w:val="en-GB"/>
        </w:rPr>
      </w:pPr>
      <w:r w:rsidRPr="00D134B1">
        <w:rPr>
          <w:lang w:val="en-GB"/>
        </w:rPr>
        <w:tab/>
      </w:r>
      <w:r w:rsidRPr="00D134B1">
        <w:rPr>
          <w:lang w:val="en-GB"/>
        </w:rPr>
        <w:tab/>
        <w:t>&lt;/inspire_common:SupportedLanguage&gt;</w:t>
      </w:r>
    </w:p>
    <w:p w14:paraId="18CE1217" w14:textId="77777777" w:rsidR="007D146D" w:rsidRPr="00D134B1" w:rsidRDefault="007D146D" w:rsidP="0039031F">
      <w:pPr>
        <w:pStyle w:val="XMLExample"/>
        <w:rPr>
          <w:lang w:val="en-GB"/>
        </w:rPr>
      </w:pPr>
      <w:r w:rsidRPr="00D134B1">
        <w:rPr>
          <w:lang w:val="en-GB"/>
        </w:rPr>
        <w:tab/>
        <w:t>&lt;/inspire_common:SupportedLanguages&gt;</w:t>
      </w:r>
    </w:p>
    <w:p w14:paraId="3498A890" w14:textId="77777777" w:rsidR="007D146D" w:rsidRPr="00D134B1" w:rsidRDefault="007D146D" w:rsidP="0039031F">
      <w:pPr>
        <w:pStyle w:val="XMLExample"/>
        <w:rPr>
          <w:lang w:val="en-GB"/>
        </w:rPr>
      </w:pPr>
      <w:r w:rsidRPr="00D134B1">
        <w:rPr>
          <w:lang w:val="en-GB"/>
        </w:rPr>
        <w:tab/>
        <w:t>&lt;inspire_common:ResponseLanguage&gt;</w:t>
      </w:r>
    </w:p>
    <w:p w14:paraId="5F877C98" w14:textId="77777777" w:rsidR="007D146D" w:rsidRPr="00D134B1" w:rsidRDefault="007D146D" w:rsidP="0039031F">
      <w:pPr>
        <w:pStyle w:val="XMLExample"/>
        <w:rPr>
          <w:lang w:val="en-GB"/>
        </w:rPr>
      </w:pPr>
      <w:r w:rsidRPr="00D134B1">
        <w:rPr>
          <w:lang w:val="en-GB"/>
        </w:rPr>
        <w:tab/>
      </w:r>
      <w:r w:rsidRPr="00D134B1">
        <w:rPr>
          <w:lang w:val="en-GB"/>
        </w:rPr>
        <w:tab/>
        <w:t>&lt;inspire_common:Language&gt;eng&lt;/inspire_common:Language&gt;</w:t>
      </w:r>
    </w:p>
    <w:p w14:paraId="6BC3BCB7" w14:textId="77777777" w:rsidR="007D146D" w:rsidRPr="008C32EF" w:rsidRDefault="007D146D" w:rsidP="0039031F">
      <w:pPr>
        <w:pStyle w:val="XMLExample"/>
        <w:rPr>
          <w:lang w:val="en-GB"/>
        </w:rPr>
      </w:pPr>
      <w:r w:rsidRPr="008C32EF">
        <w:rPr>
          <w:lang w:val="en-GB"/>
        </w:rPr>
        <w:tab/>
        <w:t xml:space="preserve">&lt;/inspire_common:ResponseLanguage </w:t>
      </w:r>
    </w:p>
    <w:p w14:paraId="4F2BAF17" w14:textId="77777777" w:rsidR="007D146D" w:rsidRPr="00D134B1" w:rsidRDefault="007D146D" w:rsidP="0039031F">
      <w:pPr>
        <w:pStyle w:val="XMLExample"/>
        <w:rPr>
          <w:lang w:val="en-GB"/>
        </w:rPr>
      </w:pPr>
      <w:r w:rsidRPr="00D134B1">
        <w:rPr>
          <w:lang w:val="en-GB"/>
        </w:rPr>
        <w:t>…</w:t>
      </w:r>
    </w:p>
    <w:p w14:paraId="59E8F3E0" w14:textId="77777777" w:rsidR="007D146D" w:rsidRPr="00D134B1" w:rsidRDefault="007D146D" w:rsidP="0039031F">
      <w:pPr>
        <w:pStyle w:val="XMLExample"/>
        <w:rPr>
          <w:lang w:val="en-GB"/>
        </w:rPr>
      </w:pPr>
      <w:r w:rsidRPr="00D134B1">
        <w:rPr>
          <w:lang w:val="en-GB"/>
        </w:rPr>
        <w:t>&lt;/inspire_</w:t>
      </w:r>
      <w:r w:rsidR="003F0B5C" w:rsidRPr="00D134B1">
        <w:rPr>
          <w:lang w:val="en-GB"/>
        </w:rPr>
        <w:t>dls:ExtendedCapabilities</w:t>
      </w:r>
      <w:r w:rsidRPr="00D134B1">
        <w:rPr>
          <w:rFonts w:cs="Arial"/>
          <w:lang w:val="en-GB" w:eastAsia="en-GB"/>
        </w:rPr>
        <w:t>&gt;</w:t>
      </w:r>
    </w:p>
    <w:p w14:paraId="58E0AF24" w14:textId="77777777" w:rsidR="00E1205D" w:rsidRPr="008C32EF" w:rsidRDefault="00E1205D" w:rsidP="0039031F">
      <w:pPr>
        <w:pStyle w:val="Didascalia"/>
      </w:pPr>
      <w:bookmarkStart w:id="444" w:name="_Toc159065368"/>
      <w:bookmarkStart w:id="445" w:name="_Toc182307652"/>
    </w:p>
    <w:p w14:paraId="3EABDEF4" w14:textId="77777777" w:rsidR="00E1205D" w:rsidRPr="008C32EF" w:rsidRDefault="00E1205D" w:rsidP="0039031F">
      <w:pPr>
        <w:pStyle w:val="Didascalia"/>
        <w:jc w:val="left"/>
        <w:rPr>
          <w:color w:val="000000"/>
        </w:rPr>
      </w:pPr>
    </w:p>
    <w:p w14:paraId="62951F8A" w14:textId="77777777" w:rsidR="004B2F16" w:rsidRPr="00D134B1" w:rsidRDefault="004B2F16" w:rsidP="0039031F">
      <w:pPr>
        <w:pStyle w:val="Exampletitle"/>
        <w:rPr>
          <w:lang w:val="en-GB"/>
        </w:rPr>
      </w:pPr>
      <w:bookmarkStart w:id="446" w:name="_Toc323201287"/>
      <w:bookmarkStart w:id="447" w:name="_Toc323399670"/>
      <w:bookmarkStart w:id="448" w:name="_Toc323399717"/>
      <w:bookmarkStart w:id="449" w:name="_Toc323399981"/>
      <w:bookmarkStart w:id="450" w:name="_Toc323828050"/>
      <w:bookmarkStart w:id="451" w:name="_Toc364091657"/>
      <w:bookmarkEnd w:id="444"/>
      <w:bookmarkEnd w:id="445"/>
      <w:bookmarkEnd w:id="446"/>
      <w:bookmarkEnd w:id="447"/>
      <w:bookmarkEnd w:id="448"/>
      <w:bookmarkEnd w:id="449"/>
      <w:bookmarkEnd w:id="450"/>
      <w:r w:rsidRPr="00D134B1">
        <w:rPr>
          <w:lang w:val="en-GB"/>
        </w:rPr>
        <w:t>Response to [OGC-GetCapabilities-Request] or [OGC-GetCapabilities-Request]&amp;LANGUAGE=fre</w:t>
      </w:r>
      <w:bookmarkEnd w:id="451"/>
    </w:p>
    <w:p w14:paraId="0DE7D65D" w14:textId="77777777" w:rsidR="004B2F16" w:rsidRPr="00D134B1" w:rsidRDefault="004B2F16" w:rsidP="0039031F">
      <w:pPr>
        <w:pStyle w:val="XMLExample"/>
        <w:rPr>
          <w:lang w:val="en-GB"/>
        </w:rPr>
      </w:pPr>
    </w:p>
    <w:p w14:paraId="12177079" w14:textId="77777777" w:rsidR="007D146D" w:rsidRPr="00D134B1" w:rsidRDefault="007D146D" w:rsidP="0039031F">
      <w:pPr>
        <w:pStyle w:val="XMLExample"/>
        <w:rPr>
          <w:lang w:val="en-GB"/>
        </w:rPr>
      </w:pPr>
      <w:r w:rsidRPr="00D134B1">
        <w:rPr>
          <w:lang w:val="en-GB"/>
        </w:rPr>
        <w:t>&lt;inspire_</w:t>
      </w:r>
      <w:r w:rsidR="003F0B5C" w:rsidRPr="00D134B1">
        <w:rPr>
          <w:lang w:val="en-GB"/>
        </w:rPr>
        <w:t>dls:ExtendedCapabilities</w:t>
      </w:r>
      <w:r w:rsidRPr="00D134B1">
        <w:rPr>
          <w:lang w:val="en-GB"/>
        </w:rPr>
        <w:t>&gt;</w:t>
      </w:r>
    </w:p>
    <w:p w14:paraId="28429EC3" w14:textId="77777777" w:rsidR="007D146D" w:rsidRPr="00D134B1" w:rsidRDefault="007D146D" w:rsidP="0039031F">
      <w:pPr>
        <w:pStyle w:val="XMLExample"/>
        <w:rPr>
          <w:lang w:val="en-GB"/>
        </w:rPr>
      </w:pPr>
      <w:r w:rsidRPr="00D134B1">
        <w:rPr>
          <w:lang w:val="en-GB"/>
        </w:rPr>
        <w:t>…</w:t>
      </w:r>
    </w:p>
    <w:p w14:paraId="1ED15949" w14:textId="77777777" w:rsidR="007D146D" w:rsidRPr="00D134B1" w:rsidRDefault="007D146D" w:rsidP="0039031F">
      <w:pPr>
        <w:pStyle w:val="XMLExample"/>
        <w:rPr>
          <w:lang w:val="en-GB"/>
        </w:rPr>
      </w:pPr>
      <w:r w:rsidRPr="00D134B1">
        <w:rPr>
          <w:lang w:val="en-GB"/>
        </w:rPr>
        <w:tab/>
        <w:t>&lt;inspire_common:SupportedLanguages&gt;</w:t>
      </w:r>
    </w:p>
    <w:p w14:paraId="605B1312" w14:textId="77777777" w:rsidR="007D146D" w:rsidRPr="00D134B1" w:rsidRDefault="007D146D" w:rsidP="0039031F">
      <w:pPr>
        <w:pStyle w:val="XMLExample"/>
        <w:rPr>
          <w:lang w:val="en-GB"/>
        </w:rPr>
      </w:pPr>
      <w:r w:rsidRPr="00D134B1">
        <w:rPr>
          <w:lang w:val="en-GB"/>
        </w:rPr>
        <w:tab/>
      </w:r>
      <w:r w:rsidRPr="00D134B1">
        <w:rPr>
          <w:lang w:val="en-GB"/>
        </w:rPr>
        <w:tab/>
        <w:t>&lt;inspire_common:DefaultLanguage&gt;</w:t>
      </w:r>
    </w:p>
    <w:p w14:paraId="20F7734E" w14:textId="77777777" w:rsidR="007D146D" w:rsidRPr="00D134B1" w:rsidRDefault="007D146D" w:rsidP="0039031F">
      <w:pPr>
        <w:pStyle w:val="XMLExample"/>
        <w:rPr>
          <w:lang w:val="en-GB"/>
        </w:rPr>
      </w:pPr>
      <w:r w:rsidRPr="00D134B1">
        <w:rPr>
          <w:lang w:val="en-GB"/>
        </w:rPr>
        <w:tab/>
      </w:r>
      <w:r w:rsidRPr="00D134B1">
        <w:rPr>
          <w:lang w:val="en-GB"/>
        </w:rPr>
        <w:tab/>
      </w:r>
      <w:r w:rsidRPr="00D134B1">
        <w:rPr>
          <w:lang w:val="en-GB"/>
        </w:rPr>
        <w:tab/>
        <w:t>&lt;inspire_common:Language&gt;fre&lt;/inspire_common:Language&gt;</w:t>
      </w:r>
    </w:p>
    <w:p w14:paraId="500F420A" w14:textId="77777777" w:rsidR="007D146D" w:rsidRPr="00D134B1" w:rsidRDefault="007D146D" w:rsidP="0039031F">
      <w:pPr>
        <w:pStyle w:val="XMLExample"/>
        <w:rPr>
          <w:lang w:val="en-GB"/>
        </w:rPr>
      </w:pPr>
      <w:r w:rsidRPr="00D134B1">
        <w:rPr>
          <w:lang w:val="en-GB"/>
        </w:rPr>
        <w:tab/>
      </w:r>
      <w:r w:rsidRPr="00D134B1">
        <w:rPr>
          <w:lang w:val="en-GB"/>
        </w:rPr>
        <w:tab/>
        <w:t>&lt;/inspire_common:DefaultLanguage&gt;</w:t>
      </w:r>
    </w:p>
    <w:p w14:paraId="74655724" w14:textId="77777777" w:rsidR="007D146D" w:rsidRPr="00D134B1" w:rsidRDefault="007D146D" w:rsidP="0039031F">
      <w:pPr>
        <w:pStyle w:val="XMLExample"/>
        <w:rPr>
          <w:lang w:val="en-GB"/>
        </w:rPr>
      </w:pPr>
      <w:r w:rsidRPr="00D134B1">
        <w:rPr>
          <w:lang w:val="en-GB"/>
        </w:rPr>
        <w:tab/>
      </w:r>
      <w:r w:rsidRPr="00D134B1">
        <w:rPr>
          <w:lang w:val="en-GB"/>
        </w:rPr>
        <w:tab/>
        <w:t>&lt;inspire_common:SupportedLanguage&gt;</w:t>
      </w:r>
    </w:p>
    <w:p w14:paraId="6ECCF44A" w14:textId="77777777" w:rsidR="007D146D" w:rsidRPr="00D134B1" w:rsidRDefault="007D146D" w:rsidP="0039031F">
      <w:pPr>
        <w:pStyle w:val="XMLExample"/>
        <w:rPr>
          <w:lang w:val="en-GB"/>
        </w:rPr>
      </w:pPr>
      <w:r w:rsidRPr="00D134B1">
        <w:rPr>
          <w:lang w:val="en-GB"/>
        </w:rPr>
        <w:tab/>
      </w:r>
      <w:r w:rsidRPr="00D134B1">
        <w:rPr>
          <w:lang w:val="en-GB"/>
        </w:rPr>
        <w:tab/>
      </w:r>
      <w:r w:rsidRPr="00D134B1">
        <w:rPr>
          <w:lang w:val="en-GB"/>
        </w:rPr>
        <w:tab/>
        <w:t>&lt;inspire_common:Language&gt;eng&lt;/inspire_common:Language&gt;</w:t>
      </w:r>
    </w:p>
    <w:p w14:paraId="47C4B098" w14:textId="77777777" w:rsidR="007D146D" w:rsidRPr="00D134B1" w:rsidRDefault="007D146D" w:rsidP="0039031F">
      <w:pPr>
        <w:pStyle w:val="XMLExample"/>
        <w:rPr>
          <w:lang w:val="en-GB"/>
        </w:rPr>
      </w:pPr>
      <w:r w:rsidRPr="00D134B1">
        <w:rPr>
          <w:lang w:val="en-GB"/>
        </w:rPr>
        <w:tab/>
      </w:r>
      <w:r w:rsidRPr="00D134B1">
        <w:rPr>
          <w:lang w:val="en-GB"/>
        </w:rPr>
        <w:tab/>
        <w:t>&lt;/inspire_common:SupportedLanguage&gt;</w:t>
      </w:r>
    </w:p>
    <w:p w14:paraId="5FB79ED8" w14:textId="77777777" w:rsidR="007D146D" w:rsidRPr="00D134B1" w:rsidRDefault="007D146D" w:rsidP="0039031F">
      <w:pPr>
        <w:pStyle w:val="XMLExample"/>
        <w:rPr>
          <w:lang w:val="en-GB"/>
        </w:rPr>
      </w:pPr>
      <w:r w:rsidRPr="00D134B1">
        <w:rPr>
          <w:lang w:val="en-GB"/>
        </w:rPr>
        <w:tab/>
        <w:t>&lt;/inspire_common:SupportedLanguages&gt;</w:t>
      </w:r>
    </w:p>
    <w:p w14:paraId="2255A654" w14:textId="77777777" w:rsidR="007D146D" w:rsidRPr="00D134B1" w:rsidRDefault="007D146D" w:rsidP="0039031F">
      <w:pPr>
        <w:pStyle w:val="XMLExample"/>
        <w:rPr>
          <w:lang w:val="en-GB"/>
        </w:rPr>
      </w:pPr>
      <w:r w:rsidRPr="00D134B1">
        <w:rPr>
          <w:lang w:val="en-GB"/>
        </w:rPr>
        <w:tab/>
        <w:t>&lt;inspire_common:ResponseLanguage&gt;</w:t>
      </w:r>
    </w:p>
    <w:p w14:paraId="4ADAA088" w14:textId="77777777" w:rsidR="007D146D" w:rsidRPr="00D134B1" w:rsidRDefault="007D146D" w:rsidP="0039031F">
      <w:pPr>
        <w:pStyle w:val="XMLExample"/>
        <w:rPr>
          <w:lang w:val="en-GB"/>
        </w:rPr>
      </w:pPr>
      <w:r w:rsidRPr="00D134B1">
        <w:rPr>
          <w:lang w:val="en-GB"/>
        </w:rPr>
        <w:tab/>
      </w:r>
      <w:r w:rsidRPr="00D134B1">
        <w:rPr>
          <w:lang w:val="en-GB"/>
        </w:rPr>
        <w:tab/>
        <w:t>&lt;inspire_common:Language&gt;fre&lt;/inspire_common:Language&gt;</w:t>
      </w:r>
    </w:p>
    <w:p w14:paraId="404D6E34" w14:textId="77777777" w:rsidR="007D146D" w:rsidRPr="00D134B1" w:rsidRDefault="007D146D" w:rsidP="0039031F">
      <w:pPr>
        <w:pStyle w:val="XMLExample"/>
        <w:rPr>
          <w:lang w:val="en-GB"/>
        </w:rPr>
      </w:pPr>
      <w:r w:rsidRPr="008C32EF">
        <w:rPr>
          <w:lang w:val="en-GB"/>
        </w:rPr>
        <w:tab/>
        <w:t>&lt;/inspire_common:ResponseLanguage&gt;</w:t>
      </w:r>
    </w:p>
    <w:p w14:paraId="758990D6" w14:textId="77777777" w:rsidR="007D146D" w:rsidRPr="00D134B1" w:rsidRDefault="007D146D" w:rsidP="0039031F">
      <w:pPr>
        <w:pStyle w:val="XMLExample"/>
        <w:rPr>
          <w:lang w:val="en-GB"/>
        </w:rPr>
      </w:pPr>
      <w:r w:rsidRPr="00D134B1">
        <w:rPr>
          <w:lang w:val="en-GB"/>
        </w:rPr>
        <w:t>…</w:t>
      </w:r>
    </w:p>
    <w:p w14:paraId="39865AAD" w14:textId="77777777" w:rsidR="007D146D" w:rsidRPr="00D134B1" w:rsidRDefault="007D146D" w:rsidP="0039031F">
      <w:pPr>
        <w:pStyle w:val="XMLExample"/>
        <w:rPr>
          <w:lang w:val="en-GB"/>
        </w:rPr>
      </w:pPr>
      <w:r w:rsidRPr="00D134B1">
        <w:rPr>
          <w:rFonts w:cs="Arial"/>
          <w:lang w:val="en-GB" w:eastAsia="en-GB"/>
        </w:rPr>
        <w:t>&lt;/inspire_</w:t>
      </w:r>
      <w:r w:rsidR="003F0B5C" w:rsidRPr="00D134B1">
        <w:rPr>
          <w:rFonts w:cs="Arial"/>
          <w:lang w:val="en-GB" w:eastAsia="en-GB"/>
        </w:rPr>
        <w:t>dls:ExtendedCapabilities</w:t>
      </w:r>
      <w:r w:rsidRPr="00D134B1">
        <w:rPr>
          <w:rFonts w:cs="Arial"/>
          <w:lang w:val="en-GB" w:eastAsia="en-GB"/>
        </w:rPr>
        <w:t>&gt;</w:t>
      </w:r>
    </w:p>
    <w:p w14:paraId="72517F47" w14:textId="77777777" w:rsidR="007D146D" w:rsidRPr="008C32EF" w:rsidRDefault="007D146D" w:rsidP="0039031F">
      <w:pPr>
        <w:rPr>
          <w:color w:val="000000"/>
          <w:lang w:eastAsia="de-DE"/>
        </w:rPr>
      </w:pPr>
    </w:p>
    <w:p w14:paraId="3B8CBE3B" w14:textId="77777777" w:rsidR="007D146D" w:rsidRPr="008C32EF" w:rsidRDefault="007D146D" w:rsidP="0039031F">
      <w:pPr>
        <w:rPr>
          <w:color w:val="000000"/>
          <w:lang w:eastAsia="de-DE"/>
        </w:rPr>
      </w:pPr>
      <w:r w:rsidRPr="008C32EF">
        <w:rPr>
          <w:color w:val="000000"/>
          <w:lang w:eastAsia="de-DE"/>
        </w:rPr>
        <w:t>A service supports only German:</w:t>
      </w:r>
    </w:p>
    <w:p w14:paraId="216AA597" w14:textId="77777777" w:rsidR="007D146D" w:rsidRPr="00D134B1" w:rsidRDefault="007D146D" w:rsidP="0039031F">
      <w:pPr>
        <w:pStyle w:val="Exampletitle"/>
        <w:rPr>
          <w:lang w:val="en-GB"/>
        </w:rPr>
      </w:pPr>
      <w:bookmarkStart w:id="452" w:name="_Toc159065369"/>
      <w:bookmarkStart w:id="453" w:name="_Toc182307653"/>
      <w:bookmarkStart w:id="454" w:name="_Toc364091658"/>
      <w:r w:rsidRPr="00D134B1">
        <w:rPr>
          <w:lang w:val="en-GB"/>
        </w:rPr>
        <w:t>Response to any GetCapabilities-Request</w:t>
      </w:r>
      <w:bookmarkEnd w:id="452"/>
      <w:bookmarkEnd w:id="453"/>
      <w:r w:rsidR="00F226C4" w:rsidRPr="00D134B1">
        <w:rPr>
          <w:lang w:val="en-GB"/>
        </w:rPr>
        <w:t xml:space="preserve"> (only German supported)</w:t>
      </w:r>
      <w:bookmarkEnd w:id="454"/>
    </w:p>
    <w:p w14:paraId="135F68A0" w14:textId="77777777" w:rsidR="007D146D" w:rsidRPr="00D134B1" w:rsidRDefault="007D146D" w:rsidP="0039031F">
      <w:pPr>
        <w:pStyle w:val="XMLExample"/>
        <w:rPr>
          <w:lang w:val="en-GB"/>
        </w:rPr>
      </w:pPr>
      <w:r w:rsidRPr="00D134B1">
        <w:rPr>
          <w:lang w:val="en-GB"/>
        </w:rPr>
        <w:t>&lt;inspire_</w:t>
      </w:r>
      <w:r w:rsidR="003F0B5C" w:rsidRPr="00D134B1">
        <w:rPr>
          <w:lang w:val="en-GB"/>
        </w:rPr>
        <w:t>dls:ExtendedCapabilities</w:t>
      </w:r>
      <w:r w:rsidRPr="00D134B1">
        <w:rPr>
          <w:lang w:val="en-GB"/>
        </w:rPr>
        <w:t>&gt;</w:t>
      </w:r>
    </w:p>
    <w:p w14:paraId="4E3D82A3" w14:textId="77777777" w:rsidR="007D146D" w:rsidRPr="00D134B1" w:rsidRDefault="007D146D" w:rsidP="0039031F">
      <w:pPr>
        <w:pStyle w:val="XMLExample"/>
        <w:rPr>
          <w:lang w:val="en-GB"/>
        </w:rPr>
      </w:pPr>
      <w:r w:rsidRPr="00D134B1">
        <w:rPr>
          <w:lang w:val="en-GB"/>
        </w:rPr>
        <w:t>…</w:t>
      </w:r>
    </w:p>
    <w:p w14:paraId="28C9901E" w14:textId="77777777" w:rsidR="007D146D" w:rsidRPr="00D134B1" w:rsidRDefault="007D146D" w:rsidP="0039031F">
      <w:pPr>
        <w:pStyle w:val="XMLExample"/>
        <w:rPr>
          <w:lang w:val="en-GB"/>
        </w:rPr>
      </w:pPr>
      <w:r w:rsidRPr="00D134B1">
        <w:rPr>
          <w:lang w:val="en-GB"/>
        </w:rPr>
        <w:tab/>
        <w:t>&lt;inspire_common:SupportedLanguages&gt;</w:t>
      </w:r>
    </w:p>
    <w:p w14:paraId="57AA8DC3" w14:textId="77777777" w:rsidR="007D146D" w:rsidRPr="00D134B1" w:rsidRDefault="007D146D" w:rsidP="0039031F">
      <w:pPr>
        <w:pStyle w:val="XMLExample"/>
        <w:rPr>
          <w:lang w:val="en-GB"/>
        </w:rPr>
      </w:pPr>
      <w:r w:rsidRPr="00D134B1">
        <w:rPr>
          <w:lang w:val="en-GB"/>
        </w:rPr>
        <w:tab/>
      </w:r>
      <w:r w:rsidRPr="00D134B1">
        <w:rPr>
          <w:lang w:val="en-GB"/>
        </w:rPr>
        <w:tab/>
        <w:t>&lt;inspire_common:DefaultLanguage&gt;</w:t>
      </w:r>
    </w:p>
    <w:p w14:paraId="450D5AE4" w14:textId="77777777" w:rsidR="007D146D" w:rsidRPr="00D134B1" w:rsidRDefault="007D146D" w:rsidP="0039031F">
      <w:pPr>
        <w:pStyle w:val="XMLExample"/>
        <w:rPr>
          <w:lang w:val="en-GB"/>
        </w:rPr>
      </w:pPr>
      <w:r w:rsidRPr="00D134B1">
        <w:rPr>
          <w:lang w:val="en-GB"/>
        </w:rPr>
        <w:tab/>
      </w:r>
      <w:r w:rsidRPr="00D134B1">
        <w:rPr>
          <w:lang w:val="en-GB"/>
        </w:rPr>
        <w:tab/>
      </w:r>
      <w:r w:rsidRPr="00D134B1">
        <w:rPr>
          <w:lang w:val="en-GB"/>
        </w:rPr>
        <w:tab/>
        <w:t>&lt;inspire_common:Language&gt;ger&lt;/inspire_common:Language&gt;</w:t>
      </w:r>
    </w:p>
    <w:p w14:paraId="2C64A9A2" w14:textId="77777777" w:rsidR="007D146D" w:rsidRPr="00D134B1" w:rsidRDefault="007D146D" w:rsidP="0039031F">
      <w:pPr>
        <w:pStyle w:val="XMLExample"/>
        <w:rPr>
          <w:lang w:val="en-GB"/>
        </w:rPr>
      </w:pPr>
      <w:r w:rsidRPr="00D134B1">
        <w:rPr>
          <w:lang w:val="en-GB"/>
        </w:rPr>
        <w:tab/>
      </w:r>
      <w:r w:rsidRPr="00D134B1">
        <w:rPr>
          <w:lang w:val="en-GB"/>
        </w:rPr>
        <w:tab/>
        <w:t>&lt;/inspire_common:DefaultLanguage&gt;</w:t>
      </w:r>
    </w:p>
    <w:p w14:paraId="2CCC664C" w14:textId="77777777" w:rsidR="007D146D" w:rsidRPr="00D134B1" w:rsidRDefault="007D146D" w:rsidP="0039031F">
      <w:pPr>
        <w:pStyle w:val="XMLExample"/>
        <w:rPr>
          <w:lang w:val="en-GB"/>
        </w:rPr>
      </w:pPr>
      <w:r w:rsidRPr="00D134B1">
        <w:rPr>
          <w:lang w:val="en-GB"/>
        </w:rPr>
        <w:tab/>
        <w:t>&lt;/inspire_common:SupportedLanguages&gt;</w:t>
      </w:r>
    </w:p>
    <w:p w14:paraId="387D3F29" w14:textId="77777777" w:rsidR="007D146D" w:rsidRPr="00D134B1" w:rsidRDefault="007D146D" w:rsidP="0039031F">
      <w:pPr>
        <w:pStyle w:val="XMLExample"/>
        <w:rPr>
          <w:lang w:val="en-GB"/>
        </w:rPr>
      </w:pPr>
      <w:r w:rsidRPr="00D134B1">
        <w:rPr>
          <w:lang w:val="en-GB"/>
        </w:rPr>
        <w:tab/>
        <w:t>&lt;inspire_common:ResponseLanguage&gt;</w:t>
      </w:r>
    </w:p>
    <w:p w14:paraId="37ECE1A9" w14:textId="77777777" w:rsidR="007D146D" w:rsidRPr="00D134B1" w:rsidRDefault="007D146D" w:rsidP="0039031F">
      <w:pPr>
        <w:pStyle w:val="XMLExample"/>
        <w:rPr>
          <w:lang w:val="en-GB"/>
        </w:rPr>
      </w:pPr>
      <w:r w:rsidRPr="00D134B1">
        <w:rPr>
          <w:lang w:val="en-GB"/>
        </w:rPr>
        <w:tab/>
      </w:r>
      <w:r w:rsidRPr="00D134B1">
        <w:rPr>
          <w:lang w:val="en-GB"/>
        </w:rPr>
        <w:tab/>
        <w:t>&lt;inspire_common:Language&gt;ger&lt;/inspire_common:Language&gt;</w:t>
      </w:r>
    </w:p>
    <w:p w14:paraId="1599DB1A" w14:textId="77777777" w:rsidR="007D146D" w:rsidRPr="00D134B1" w:rsidRDefault="007D146D" w:rsidP="0039031F">
      <w:pPr>
        <w:pStyle w:val="XMLExample"/>
        <w:rPr>
          <w:lang w:val="en-GB"/>
        </w:rPr>
      </w:pPr>
      <w:r w:rsidRPr="00D134B1">
        <w:rPr>
          <w:lang w:val="en-GB"/>
        </w:rPr>
        <w:tab/>
        <w:t>&lt;/inspire_common:ResponseLanguage&gt;</w:t>
      </w:r>
    </w:p>
    <w:p w14:paraId="4A772B98" w14:textId="77777777" w:rsidR="007D146D" w:rsidRPr="00D134B1" w:rsidRDefault="007D146D" w:rsidP="0039031F">
      <w:pPr>
        <w:pStyle w:val="XMLExample"/>
        <w:rPr>
          <w:lang w:val="en-GB"/>
        </w:rPr>
      </w:pPr>
      <w:r w:rsidRPr="00D134B1">
        <w:rPr>
          <w:lang w:val="en-GB"/>
        </w:rPr>
        <w:t>…</w:t>
      </w:r>
    </w:p>
    <w:p w14:paraId="58D03411" w14:textId="77777777" w:rsidR="007D146D" w:rsidRPr="00D134B1" w:rsidRDefault="007D146D" w:rsidP="0039031F">
      <w:pPr>
        <w:pStyle w:val="XMLExample"/>
        <w:rPr>
          <w:lang w:val="en-GB"/>
        </w:rPr>
      </w:pPr>
      <w:r w:rsidRPr="00D134B1">
        <w:rPr>
          <w:rFonts w:cs="Arial"/>
          <w:lang w:val="en-GB" w:eastAsia="en-GB"/>
        </w:rPr>
        <w:t>&lt;/inspire_</w:t>
      </w:r>
      <w:r w:rsidR="003F0B5C" w:rsidRPr="00D134B1">
        <w:rPr>
          <w:rFonts w:cs="Arial"/>
          <w:lang w:val="en-GB" w:eastAsia="en-GB"/>
        </w:rPr>
        <w:t>dls:ExtendedCapabilities</w:t>
      </w:r>
      <w:r w:rsidRPr="00D134B1">
        <w:rPr>
          <w:rFonts w:cs="Arial"/>
          <w:lang w:val="en-GB" w:eastAsia="en-GB"/>
        </w:rPr>
        <w:t>&gt;</w:t>
      </w:r>
    </w:p>
    <w:p w14:paraId="466A65D0" w14:textId="77777777" w:rsidR="007D146D" w:rsidRPr="008C32EF" w:rsidRDefault="007D146D" w:rsidP="00B97D54">
      <w:pPr>
        <w:pStyle w:val="Titolo3"/>
      </w:pPr>
      <w:bookmarkStart w:id="455" w:name="_Toc362856829"/>
      <w:bookmarkStart w:id="456" w:name="_Toc362857552"/>
      <w:bookmarkStart w:id="457" w:name="_Toc362856830"/>
      <w:bookmarkStart w:id="458" w:name="_Toc362857553"/>
      <w:bookmarkStart w:id="459" w:name="_Toc362856832"/>
      <w:bookmarkStart w:id="460" w:name="_Toc362857555"/>
      <w:bookmarkStart w:id="461" w:name="_Toc140662077"/>
      <w:bookmarkStart w:id="462" w:name="_Toc140662323"/>
      <w:bookmarkStart w:id="463" w:name="_Toc140662379"/>
      <w:bookmarkStart w:id="464" w:name="_Toc157510873"/>
      <w:bookmarkStart w:id="465" w:name="_Ref159065182"/>
      <w:bookmarkStart w:id="466" w:name="_Toc159065283"/>
      <w:bookmarkStart w:id="467" w:name="_Ref162085186"/>
      <w:bookmarkStart w:id="468" w:name="_Toc182307544"/>
      <w:bookmarkStart w:id="469" w:name="_Toc364091582"/>
      <w:bookmarkEnd w:id="455"/>
      <w:bookmarkEnd w:id="456"/>
      <w:bookmarkEnd w:id="457"/>
      <w:bookmarkEnd w:id="458"/>
      <w:bookmarkEnd w:id="459"/>
      <w:bookmarkEnd w:id="460"/>
      <w:r w:rsidRPr="008C32EF">
        <w:t>Common concept for other operations (optional)</w:t>
      </w:r>
      <w:bookmarkEnd w:id="461"/>
      <w:bookmarkEnd w:id="462"/>
      <w:bookmarkEnd w:id="463"/>
      <w:bookmarkEnd w:id="464"/>
      <w:bookmarkEnd w:id="465"/>
      <w:bookmarkEnd w:id="466"/>
      <w:bookmarkEnd w:id="467"/>
      <w:bookmarkEnd w:id="468"/>
      <w:bookmarkEnd w:id="469"/>
    </w:p>
    <w:p w14:paraId="7AD0BD24" w14:textId="77777777" w:rsidR="007D146D" w:rsidRPr="008C32EF" w:rsidRDefault="007D146D" w:rsidP="007D146D">
      <w:pPr>
        <w:suppressAutoHyphens w:val="0"/>
        <w:autoSpaceDE w:val="0"/>
        <w:autoSpaceDN w:val="0"/>
        <w:adjustRightInd w:val="0"/>
        <w:rPr>
          <w:color w:val="000000"/>
          <w:lang w:eastAsia="de-DE"/>
        </w:rPr>
      </w:pPr>
      <w:r w:rsidRPr="008C32EF">
        <w:rPr>
          <w:color w:val="000000"/>
          <w:lang w:eastAsia="de-DE"/>
        </w:rPr>
        <w:t>Although further multilingual support is not required for INSPIRE Network Services, it may be desired by a service provider to implement further multilingual support such as:</w:t>
      </w:r>
    </w:p>
    <w:p w14:paraId="34F51374" w14:textId="77777777" w:rsidR="007D146D" w:rsidRPr="008C32EF" w:rsidRDefault="007D146D" w:rsidP="007D146D">
      <w:pPr>
        <w:numPr>
          <w:ilvl w:val="0"/>
          <w:numId w:val="21"/>
        </w:numPr>
        <w:suppressAutoHyphens w:val="0"/>
        <w:autoSpaceDE w:val="0"/>
        <w:autoSpaceDN w:val="0"/>
        <w:adjustRightInd w:val="0"/>
        <w:spacing w:after="0"/>
        <w:rPr>
          <w:color w:val="000000"/>
          <w:lang w:eastAsia="de-DE"/>
        </w:rPr>
      </w:pPr>
      <w:r w:rsidRPr="008C32EF">
        <w:rPr>
          <w:color w:val="000000"/>
          <w:lang w:eastAsia="de-DE"/>
        </w:rPr>
        <w:t>multilingual error messages</w:t>
      </w:r>
    </w:p>
    <w:p w14:paraId="38F808E8" w14:textId="77777777" w:rsidR="007D146D" w:rsidRPr="008C32EF" w:rsidRDefault="007D146D" w:rsidP="007D146D">
      <w:pPr>
        <w:numPr>
          <w:ilvl w:val="0"/>
          <w:numId w:val="21"/>
        </w:numPr>
        <w:suppressAutoHyphens w:val="0"/>
        <w:autoSpaceDE w:val="0"/>
        <w:autoSpaceDN w:val="0"/>
        <w:adjustRightInd w:val="0"/>
        <w:spacing w:after="0"/>
        <w:rPr>
          <w:color w:val="000000"/>
          <w:lang w:eastAsia="de-DE"/>
        </w:rPr>
      </w:pPr>
      <w:r w:rsidRPr="008C32EF">
        <w:rPr>
          <w:color w:val="000000"/>
          <w:lang w:eastAsia="de-DE"/>
        </w:rPr>
        <w:t>multilingual support for additional Operations including HTTP/POST- and HTTP/GET-Binding</w:t>
      </w:r>
    </w:p>
    <w:p w14:paraId="1E7A75DD" w14:textId="77777777" w:rsidR="007D146D" w:rsidRPr="008C32EF" w:rsidRDefault="007D146D" w:rsidP="007D146D">
      <w:pPr>
        <w:suppressAutoHyphens w:val="0"/>
        <w:autoSpaceDE w:val="0"/>
        <w:autoSpaceDN w:val="0"/>
        <w:adjustRightInd w:val="0"/>
        <w:rPr>
          <w:color w:val="000000"/>
          <w:lang w:eastAsia="de-DE"/>
        </w:rPr>
      </w:pPr>
    </w:p>
    <w:p w14:paraId="5B0860FF" w14:textId="77777777" w:rsidR="007D146D" w:rsidRPr="008C32EF" w:rsidRDefault="007D146D" w:rsidP="007D146D">
      <w:pPr>
        <w:suppressAutoHyphens w:val="0"/>
        <w:autoSpaceDE w:val="0"/>
        <w:autoSpaceDN w:val="0"/>
        <w:adjustRightInd w:val="0"/>
        <w:rPr>
          <w:color w:val="000000"/>
          <w:lang w:eastAsia="de-DE"/>
        </w:rPr>
      </w:pPr>
      <w:r w:rsidRPr="008C32EF">
        <w:rPr>
          <w:color w:val="000000"/>
          <w:lang w:eastAsia="de-DE"/>
        </w:rPr>
        <w:t>For that reason a further implementation concept for multilingual asp</w:t>
      </w:r>
      <w:r w:rsidR="0075572F" w:rsidRPr="008C32EF">
        <w:rPr>
          <w:color w:val="000000"/>
          <w:lang w:eastAsia="de-DE"/>
        </w:rPr>
        <w:t>ects is recommended as follows:</w:t>
      </w:r>
    </w:p>
    <w:p w14:paraId="6B7DFBF0" w14:textId="77777777" w:rsidR="007D146D" w:rsidRPr="008C32EF" w:rsidRDefault="007D146D" w:rsidP="007D146D">
      <w:pPr>
        <w:suppressAutoHyphens w:val="0"/>
        <w:autoSpaceDE w:val="0"/>
        <w:autoSpaceDN w:val="0"/>
        <w:adjustRightInd w:val="0"/>
        <w:rPr>
          <w:color w:val="000000"/>
          <w:lang w:eastAsia="de-DE"/>
        </w:rPr>
      </w:pPr>
      <w:r w:rsidRPr="008C32EF">
        <w:rPr>
          <w:color w:val="000000"/>
          <w:lang w:eastAsia="de-DE"/>
        </w:rPr>
        <w:t xml:space="preserve">The recommended INSPIRE Extension described before already provides language specific capabilities for a service. </w:t>
      </w:r>
    </w:p>
    <w:p w14:paraId="5B371634" w14:textId="77777777" w:rsidR="007D146D" w:rsidRPr="0039031F" w:rsidRDefault="007D146D" w:rsidP="0039031F">
      <w:pPr>
        <w:pStyle w:val="TGRecommend"/>
      </w:pPr>
      <w:bookmarkStart w:id="470" w:name="_Ref317258545"/>
      <w:r w:rsidRPr="0039031F">
        <w:t>For further language support for other operation</w:t>
      </w:r>
      <w:r w:rsidR="008E678C" w:rsidRPr="0039031F">
        <w:t>s</w:t>
      </w:r>
      <w:r w:rsidRPr="0039031F">
        <w:t xml:space="preserve"> it is recommended to replace the operation-online-resources in each language specific GetCapabilities-Response by a specific operation-online-resource for that language. To support the additional operation-online-resources the service shall listen at the language specific operation end-points to distinguish for the requested languages.</w:t>
      </w:r>
      <w:bookmarkEnd w:id="470"/>
    </w:p>
    <w:p w14:paraId="6B5BB802" w14:textId="77777777" w:rsidR="007D146D" w:rsidRPr="008C32EF" w:rsidRDefault="007D146D" w:rsidP="007D146D">
      <w:pPr>
        <w:suppressAutoHyphens w:val="0"/>
        <w:autoSpaceDE w:val="0"/>
        <w:autoSpaceDN w:val="0"/>
        <w:adjustRightInd w:val="0"/>
        <w:rPr>
          <w:color w:val="000000"/>
          <w:lang w:eastAsia="de-DE"/>
        </w:rPr>
      </w:pPr>
      <w:r w:rsidRPr="008C32EF">
        <w:rPr>
          <w:color w:val="000000"/>
          <w:lang w:eastAsia="de-DE"/>
        </w:rPr>
        <w:t>An example of this behaviour is given below, showing how to extend the W</w:t>
      </w:r>
      <w:r w:rsidR="00134723" w:rsidRPr="008C32EF">
        <w:rPr>
          <w:color w:val="000000"/>
          <w:lang w:eastAsia="de-DE"/>
        </w:rPr>
        <w:t>FS.getCapabilities</w:t>
      </w:r>
      <w:r w:rsidRPr="008C32EF">
        <w:rPr>
          <w:color w:val="000000"/>
          <w:lang w:eastAsia="de-DE"/>
        </w:rPr>
        <w:t>() operation to support multilingual error messages.</w:t>
      </w:r>
    </w:p>
    <w:p w14:paraId="38AF0CE1" w14:textId="77777777" w:rsidR="007D146D" w:rsidRPr="008C32EF" w:rsidRDefault="007D146D" w:rsidP="007D146D">
      <w:pPr>
        <w:numPr>
          <w:ilvl w:val="0"/>
          <w:numId w:val="22"/>
        </w:numPr>
        <w:suppressAutoHyphens w:val="0"/>
        <w:autoSpaceDE w:val="0"/>
        <w:autoSpaceDN w:val="0"/>
        <w:adjustRightInd w:val="0"/>
        <w:spacing w:after="0"/>
        <w:jc w:val="left"/>
        <w:rPr>
          <w:color w:val="000000"/>
          <w:lang w:eastAsia="de-DE"/>
        </w:rPr>
      </w:pPr>
      <w:r w:rsidRPr="008C32EF">
        <w:rPr>
          <w:color w:val="000000"/>
          <w:lang w:eastAsia="de-DE"/>
        </w:rPr>
        <w:t>The client sends the initial Request for Capabilities:</w:t>
      </w:r>
      <w:r w:rsidRPr="008C32EF">
        <w:rPr>
          <w:color w:val="000000"/>
          <w:lang w:eastAsia="de-DE"/>
        </w:rPr>
        <w:br/>
        <w:t>[OCG-GetCapabilities-Request]</w:t>
      </w:r>
    </w:p>
    <w:p w14:paraId="2E8DD9CC" w14:textId="77777777" w:rsidR="007D146D" w:rsidRPr="008C32EF" w:rsidRDefault="007D146D" w:rsidP="007D146D">
      <w:pPr>
        <w:numPr>
          <w:ilvl w:val="0"/>
          <w:numId w:val="22"/>
        </w:numPr>
        <w:suppressAutoHyphens w:val="0"/>
        <w:autoSpaceDE w:val="0"/>
        <w:autoSpaceDN w:val="0"/>
        <w:adjustRightInd w:val="0"/>
        <w:spacing w:after="0"/>
        <w:rPr>
          <w:color w:val="000000"/>
          <w:lang w:eastAsia="de-DE"/>
        </w:rPr>
      </w:pPr>
      <w:r w:rsidRPr="008C32EF">
        <w:rPr>
          <w:color w:val="000000"/>
          <w:lang w:eastAsia="de-DE"/>
        </w:rPr>
        <w:t xml:space="preserve">The service responses with extended Capabilities including the supported Languages: </w:t>
      </w:r>
    </w:p>
    <w:p w14:paraId="12E93A95" w14:textId="77777777" w:rsidR="00F226C4" w:rsidRPr="008C32EF" w:rsidRDefault="00F226C4" w:rsidP="007D146D">
      <w:pPr>
        <w:pStyle w:val="Didascalia"/>
        <w:rPr>
          <w:color w:val="000000"/>
        </w:rPr>
      </w:pPr>
      <w:bookmarkStart w:id="471" w:name="_Toc159065370"/>
      <w:bookmarkStart w:id="472" w:name="_Toc182307654"/>
    </w:p>
    <w:p w14:paraId="187926F2" w14:textId="77777777" w:rsidR="007D146D" w:rsidRPr="00D134B1" w:rsidRDefault="007D146D" w:rsidP="00F226C4">
      <w:pPr>
        <w:pStyle w:val="Exampletitle"/>
        <w:rPr>
          <w:lang w:val="en-GB"/>
        </w:rPr>
      </w:pPr>
      <w:bookmarkStart w:id="473" w:name="_Toc364091659"/>
      <w:r w:rsidRPr="00D134B1">
        <w:rPr>
          <w:lang w:val="en-GB"/>
        </w:rPr>
        <w:t>Service response including supported languages</w:t>
      </w:r>
      <w:bookmarkEnd w:id="471"/>
      <w:bookmarkEnd w:id="472"/>
      <w:bookmarkEnd w:id="473"/>
    </w:p>
    <w:p w14:paraId="7AD7C9F5" w14:textId="77777777" w:rsidR="007D146D" w:rsidRPr="00D134B1" w:rsidRDefault="007D146D" w:rsidP="0039031F">
      <w:pPr>
        <w:pStyle w:val="XMLExample"/>
        <w:rPr>
          <w:lang w:val="en-GB"/>
        </w:rPr>
      </w:pPr>
      <w:r w:rsidRPr="00D134B1">
        <w:rPr>
          <w:lang w:val="en-GB"/>
        </w:rPr>
        <w:t>&lt;inspire_</w:t>
      </w:r>
      <w:r w:rsidR="003F0B5C" w:rsidRPr="00D134B1">
        <w:rPr>
          <w:lang w:val="en-GB"/>
        </w:rPr>
        <w:t>dls:ExtendedCapabilities</w:t>
      </w:r>
      <w:r w:rsidRPr="00D134B1">
        <w:rPr>
          <w:lang w:val="en-GB"/>
        </w:rPr>
        <w:t>&gt;</w:t>
      </w:r>
    </w:p>
    <w:p w14:paraId="436BB71C" w14:textId="77777777" w:rsidR="007D146D" w:rsidRPr="00D134B1" w:rsidRDefault="007D146D" w:rsidP="0039031F">
      <w:pPr>
        <w:pStyle w:val="XMLExample"/>
        <w:rPr>
          <w:lang w:val="en-GB"/>
        </w:rPr>
      </w:pPr>
      <w:r w:rsidRPr="00D134B1">
        <w:rPr>
          <w:lang w:val="en-GB"/>
        </w:rPr>
        <w:t>…</w:t>
      </w:r>
    </w:p>
    <w:p w14:paraId="165C97CC" w14:textId="77777777" w:rsidR="007D146D" w:rsidRPr="00D134B1" w:rsidRDefault="007D146D" w:rsidP="0039031F">
      <w:pPr>
        <w:pStyle w:val="XMLExample"/>
        <w:rPr>
          <w:lang w:val="en-GB"/>
        </w:rPr>
      </w:pPr>
    </w:p>
    <w:p w14:paraId="793832CA" w14:textId="77777777" w:rsidR="007D146D" w:rsidRPr="00D134B1" w:rsidRDefault="007D146D" w:rsidP="0039031F">
      <w:pPr>
        <w:pStyle w:val="XMLExample"/>
        <w:rPr>
          <w:lang w:val="en-GB"/>
        </w:rPr>
      </w:pPr>
      <w:r w:rsidRPr="00D134B1">
        <w:rPr>
          <w:lang w:val="en-GB"/>
        </w:rPr>
        <w:t>&lt;inspire_common:SupportedLanguages&gt;</w:t>
      </w:r>
    </w:p>
    <w:p w14:paraId="7C016CBC" w14:textId="77777777" w:rsidR="007D146D" w:rsidRPr="00D134B1" w:rsidRDefault="008904B4" w:rsidP="0039031F">
      <w:pPr>
        <w:pStyle w:val="XMLExample"/>
        <w:rPr>
          <w:lang w:val="en-GB"/>
        </w:rPr>
      </w:pPr>
      <w:r>
        <w:rPr>
          <w:lang w:val="en-GB"/>
        </w:rPr>
        <w:t xml:space="preserve">  </w:t>
      </w:r>
      <w:r w:rsidR="007D146D" w:rsidRPr="00D134B1">
        <w:rPr>
          <w:lang w:val="en-GB"/>
        </w:rPr>
        <w:t>&lt;inspire_common:DefaultLanguage&gt;fre&lt;/inspire_common:DefaultLanguage&gt;</w:t>
      </w:r>
    </w:p>
    <w:p w14:paraId="5DB56427" w14:textId="77777777" w:rsidR="007D146D" w:rsidRPr="00D134B1" w:rsidRDefault="008904B4" w:rsidP="0039031F">
      <w:pPr>
        <w:pStyle w:val="XMLExample"/>
        <w:rPr>
          <w:lang w:val="en-GB"/>
        </w:rPr>
      </w:pPr>
      <w:r>
        <w:rPr>
          <w:lang w:val="en-GB"/>
        </w:rPr>
        <w:t xml:space="preserve">  </w:t>
      </w:r>
      <w:r w:rsidR="007D146D" w:rsidRPr="00D134B1">
        <w:rPr>
          <w:lang w:val="en-GB"/>
        </w:rPr>
        <w:t>&lt;inspire_common:SupportedLanguage&gt;eng&lt;/inspire_common:SupportedLanguage&gt;</w:t>
      </w:r>
    </w:p>
    <w:p w14:paraId="12D00FC0" w14:textId="77777777" w:rsidR="007D146D" w:rsidRPr="00D134B1" w:rsidRDefault="008904B4" w:rsidP="0039031F">
      <w:pPr>
        <w:pStyle w:val="XMLExample"/>
        <w:rPr>
          <w:lang w:val="en-GB"/>
        </w:rPr>
      </w:pPr>
      <w:r>
        <w:rPr>
          <w:lang w:val="en-GB"/>
        </w:rPr>
        <w:t xml:space="preserve">  </w:t>
      </w:r>
      <w:r w:rsidR="007D146D" w:rsidRPr="00D134B1">
        <w:rPr>
          <w:lang w:val="en-GB"/>
        </w:rPr>
        <w:t>&lt;inspire_common:SupportedLanguage&gt;dut&lt;/inspire_common:SupportedLanguage&gt;</w:t>
      </w:r>
    </w:p>
    <w:p w14:paraId="52F8FB96" w14:textId="77777777" w:rsidR="007D146D" w:rsidRPr="00D134B1" w:rsidRDefault="008904B4" w:rsidP="0039031F">
      <w:pPr>
        <w:pStyle w:val="XMLExample"/>
        <w:rPr>
          <w:lang w:val="en-GB"/>
        </w:rPr>
      </w:pPr>
      <w:r>
        <w:rPr>
          <w:lang w:val="en-GB"/>
        </w:rPr>
        <w:t xml:space="preserve">  </w:t>
      </w:r>
      <w:r w:rsidR="007D146D" w:rsidRPr="00D134B1">
        <w:rPr>
          <w:lang w:val="en-GB"/>
        </w:rPr>
        <w:t>&lt;inspire_common:ResponseLanguage&gt;eng&lt;/inspire_common:ResponseLanguage&gt;</w:t>
      </w:r>
    </w:p>
    <w:p w14:paraId="34D8843B" w14:textId="77777777" w:rsidR="00275C01" w:rsidRPr="00D134B1" w:rsidRDefault="00275C01" w:rsidP="0039031F">
      <w:pPr>
        <w:pStyle w:val="XMLExample"/>
        <w:rPr>
          <w:lang w:val="en-GB"/>
        </w:rPr>
      </w:pPr>
      <w:r w:rsidRPr="00D134B1">
        <w:rPr>
          <w:lang w:val="en-GB"/>
        </w:rPr>
        <w:t>&lt;/inspire_common:SupportedLanguages&gt;</w:t>
      </w:r>
    </w:p>
    <w:p w14:paraId="7155A3FF" w14:textId="77777777" w:rsidR="007D146D" w:rsidRPr="00D134B1" w:rsidRDefault="007D146D" w:rsidP="0039031F">
      <w:pPr>
        <w:pStyle w:val="XMLExample"/>
        <w:rPr>
          <w:lang w:val="en-GB"/>
        </w:rPr>
      </w:pPr>
      <w:r w:rsidRPr="00D134B1">
        <w:rPr>
          <w:lang w:val="en-GB"/>
        </w:rPr>
        <w:t>…</w:t>
      </w:r>
    </w:p>
    <w:p w14:paraId="7D81624C" w14:textId="77777777" w:rsidR="007D146D" w:rsidRPr="00D134B1" w:rsidRDefault="007D146D" w:rsidP="0039031F">
      <w:pPr>
        <w:pStyle w:val="XMLExample"/>
        <w:rPr>
          <w:lang w:val="en-GB"/>
        </w:rPr>
      </w:pPr>
      <w:r w:rsidRPr="00D134B1">
        <w:rPr>
          <w:lang w:val="en-GB"/>
        </w:rPr>
        <w:t>&lt;/inspire_</w:t>
      </w:r>
      <w:r w:rsidR="003F0B5C" w:rsidRPr="00D134B1">
        <w:rPr>
          <w:lang w:val="en-GB"/>
        </w:rPr>
        <w:t>dls:ExtendedCapabilities</w:t>
      </w:r>
      <w:r w:rsidRPr="00D134B1">
        <w:rPr>
          <w:rFonts w:cs="Arial"/>
          <w:lang w:val="en-GB" w:eastAsia="en-GB"/>
        </w:rPr>
        <w:t>&gt;</w:t>
      </w:r>
    </w:p>
    <w:p w14:paraId="67A4F6C4" w14:textId="77777777" w:rsidR="007D146D" w:rsidRPr="008C32EF" w:rsidRDefault="007D146D" w:rsidP="007D146D">
      <w:pPr>
        <w:suppressAutoHyphens w:val="0"/>
        <w:autoSpaceDE w:val="0"/>
        <w:autoSpaceDN w:val="0"/>
        <w:adjustRightInd w:val="0"/>
        <w:rPr>
          <w:color w:val="000000"/>
          <w:lang w:eastAsia="de-DE"/>
        </w:rPr>
      </w:pPr>
    </w:p>
    <w:p w14:paraId="3E9BB277" w14:textId="77777777" w:rsidR="007D146D" w:rsidRPr="008C32EF" w:rsidRDefault="007D146D" w:rsidP="007D146D">
      <w:pPr>
        <w:numPr>
          <w:ilvl w:val="0"/>
          <w:numId w:val="22"/>
        </w:numPr>
        <w:suppressAutoHyphens w:val="0"/>
        <w:autoSpaceDE w:val="0"/>
        <w:autoSpaceDN w:val="0"/>
        <w:adjustRightInd w:val="0"/>
        <w:spacing w:after="0"/>
        <w:jc w:val="left"/>
        <w:rPr>
          <w:color w:val="000000"/>
          <w:lang w:eastAsia="de-DE"/>
        </w:rPr>
      </w:pPr>
      <w:r w:rsidRPr="008C32EF">
        <w:rPr>
          <w:color w:val="000000"/>
          <w:lang w:eastAsia="de-DE"/>
        </w:rPr>
        <w:t>The Client sends a language specific request for capabilities</w:t>
      </w:r>
      <w:r w:rsidRPr="008C32EF">
        <w:rPr>
          <w:color w:val="000000"/>
          <w:lang w:eastAsia="de-DE"/>
        </w:rPr>
        <w:br/>
        <w:t>[OCG-GetCapabilities-Request]&amp;LANGUAGE=eng</w:t>
      </w:r>
    </w:p>
    <w:p w14:paraId="761A6355" w14:textId="77777777" w:rsidR="007D146D" w:rsidRPr="008C32EF" w:rsidRDefault="007D146D" w:rsidP="007D146D">
      <w:pPr>
        <w:numPr>
          <w:ilvl w:val="0"/>
          <w:numId w:val="22"/>
        </w:numPr>
        <w:suppressAutoHyphens w:val="0"/>
        <w:autoSpaceDE w:val="0"/>
        <w:autoSpaceDN w:val="0"/>
        <w:adjustRightInd w:val="0"/>
        <w:spacing w:after="0"/>
        <w:jc w:val="left"/>
        <w:rPr>
          <w:color w:val="000000"/>
          <w:lang w:eastAsia="de-DE"/>
        </w:rPr>
      </w:pPr>
      <w:r w:rsidRPr="008C32EF">
        <w:rPr>
          <w:color w:val="000000"/>
          <w:lang w:eastAsia="de-DE"/>
        </w:rPr>
        <w:t>The service response with language specific capabilities containing:</w:t>
      </w:r>
    </w:p>
    <w:p w14:paraId="6D61A77E" w14:textId="77777777" w:rsidR="007D146D" w:rsidRPr="008C32EF" w:rsidRDefault="007D146D" w:rsidP="007D146D">
      <w:pPr>
        <w:numPr>
          <w:ilvl w:val="1"/>
          <w:numId w:val="22"/>
        </w:numPr>
        <w:suppressAutoHyphens w:val="0"/>
        <w:autoSpaceDE w:val="0"/>
        <w:autoSpaceDN w:val="0"/>
        <w:adjustRightInd w:val="0"/>
        <w:spacing w:after="0"/>
        <w:jc w:val="left"/>
        <w:rPr>
          <w:color w:val="000000"/>
          <w:lang w:eastAsia="de-DE"/>
        </w:rPr>
      </w:pPr>
      <w:r w:rsidRPr="008C32EF">
        <w:rPr>
          <w:color w:val="000000"/>
          <w:lang w:eastAsia="de-DE"/>
        </w:rPr>
        <w:t>translated natural language fields (titles, abstracts)</w:t>
      </w:r>
    </w:p>
    <w:p w14:paraId="5663711A" w14:textId="77777777" w:rsidR="007D146D" w:rsidRPr="008C32EF" w:rsidRDefault="007D146D" w:rsidP="007D146D">
      <w:pPr>
        <w:numPr>
          <w:ilvl w:val="1"/>
          <w:numId w:val="22"/>
        </w:numPr>
        <w:suppressAutoHyphens w:val="0"/>
        <w:autoSpaceDE w:val="0"/>
        <w:autoSpaceDN w:val="0"/>
        <w:adjustRightInd w:val="0"/>
        <w:spacing w:after="0"/>
        <w:jc w:val="left"/>
        <w:rPr>
          <w:color w:val="000000"/>
          <w:lang w:eastAsia="de-DE"/>
        </w:rPr>
      </w:pPr>
      <w:r w:rsidRPr="008C32EF">
        <w:rPr>
          <w:b/>
          <w:color w:val="000000"/>
          <w:lang w:eastAsia="de-DE"/>
        </w:rPr>
        <w:t xml:space="preserve">language specific entry points </w:t>
      </w:r>
      <w:r w:rsidRPr="008C32EF">
        <w:rPr>
          <w:color w:val="000000"/>
          <w:lang w:eastAsia="de-DE"/>
        </w:rPr>
        <w:t>for the language specific operations using this concept.</w:t>
      </w:r>
    </w:p>
    <w:p w14:paraId="3FF6D4AD" w14:textId="77777777" w:rsidR="007D146D" w:rsidRPr="008C32EF" w:rsidRDefault="007D146D" w:rsidP="007D146D">
      <w:pPr>
        <w:pStyle w:val="Didascalia"/>
      </w:pPr>
      <w:bookmarkStart w:id="474" w:name="_Toc159065371"/>
    </w:p>
    <w:p w14:paraId="7B49CFB4" w14:textId="77777777" w:rsidR="007D146D" w:rsidRPr="00D134B1" w:rsidRDefault="007D146D" w:rsidP="00F226C4">
      <w:pPr>
        <w:pStyle w:val="Exampletitle"/>
        <w:rPr>
          <w:color w:val="000000"/>
          <w:lang w:val="en-GB"/>
        </w:rPr>
      </w:pPr>
      <w:bookmarkStart w:id="475" w:name="_Toc182307655"/>
      <w:bookmarkStart w:id="476" w:name="_Toc364091660"/>
      <w:r w:rsidRPr="00D134B1">
        <w:rPr>
          <w:lang w:val="en-GB"/>
        </w:rPr>
        <w:t>Response to [OCG-GetCapabilities-Request]&amp;LANGUAGE=eng</w:t>
      </w:r>
      <w:r w:rsidRPr="00D134B1">
        <w:rPr>
          <w:lang w:val="en-GB"/>
        </w:rPr>
        <w:br/>
        <w:t>or [OCG-GetCapabilities-Request</w:t>
      </w:r>
      <w:bookmarkEnd w:id="474"/>
      <w:bookmarkEnd w:id="475"/>
      <w:r w:rsidR="00134723" w:rsidRPr="00D134B1">
        <w:rPr>
          <w:lang w:val="en-GB"/>
        </w:rPr>
        <w:t>]</w:t>
      </w:r>
      <w:bookmarkEnd w:id="476"/>
    </w:p>
    <w:p w14:paraId="59B22AF1" w14:textId="77777777" w:rsidR="00A0711E" w:rsidRPr="00D134B1" w:rsidRDefault="00A0711E" w:rsidP="007D146D">
      <w:pPr>
        <w:pStyle w:val="XMLExample"/>
        <w:rPr>
          <w:lang w:val="en-GB"/>
        </w:rPr>
      </w:pPr>
      <w:r w:rsidRPr="00D134B1">
        <w:rPr>
          <w:lang w:val="en-GB"/>
        </w:rPr>
        <w:t>&lt;WFS_Capabilities&gt; […]</w:t>
      </w:r>
    </w:p>
    <w:p w14:paraId="232657D0" w14:textId="77777777" w:rsidR="00A0711E" w:rsidRPr="00D134B1" w:rsidRDefault="008904B4" w:rsidP="007D146D">
      <w:pPr>
        <w:pStyle w:val="XMLExample"/>
        <w:rPr>
          <w:lang w:val="en-GB"/>
        </w:rPr>
      </w:pPr>
      <w:r>
        <w:rPr>
          <w:lang w:val="en-GB"/>
        </w:rPr>
        <w:t xml:space="preserve">  </w:t>
      </w:r>
      <w:r w:rsidR="00A0711E" w:rsidRPr="00D134B1">
        <w:rPr>
          <w:lang w:val="en-GB"/>
        </w:rPr>
        <w:t>&lt;ows:OperationsMetadata&gt;</w:t>
      </w:r>
    </w:p>
    <w:p w14:paraId="11038E7F" w14:textId="77777777" w:rsidR="0012547D" w:rsidRPr="00D134B1" w:rsidRDefault="008904B4" w:rsidP="0012547D">
      <w:pPr>
        <w:pStyle w:val="XMLExample"/>
        <w:rPr>
          <w:lang w:val="en-GB"/>
        </w:rPr>
      </w:pPr>
      <w:r>
        <w:rPr>
          <w:lang w:val="en-GB"/>
        </w:rPr>
        <w:t xml:space="preserve">    </w:t>
      </w:r>
      <w:r w:rsidR="0012547D" w:rsidRPr="00D134B1">
        <w:rPr>
          <w:lang w:val="en-GB"/>
        </w:rPr>
        <w:t>&lt;ows:Operation name="GetFeature"&gt;</w:t>
      </w:r>
    </w:p>
    <w:p w14:paraId="507E5FFF" w14:textId="77777777" w:rsidR="0012547D" w:rsidRPr="00D134B1" w:rsidRDefault="008904B4" w:rsidP="0012547D">
      <w:pPr>
        <w:pStyle w:val="XMLExample"/>
        <w:rPr>
          <w:lang w:val="en-GB"/>
        </w:rPr>
      </w:pPr>
      <w:r>
        <w:rPr>
          <w:lang w:val="en-GB"/>
        </w:rPr>
        <w:t xml:space="preserve">      </w:t>
      </w:r>
      <w:r w:rsidR="0012547D" w:rsidRPr="00D134B1">
        <w:rPr>
          <w:lang w:val="en-GB"/>
        </w:rPr>
        <w:t>&lt;ows:DCP&gt;</w:t>
      </w:r>
    </w:p>
    <w:p w14:paraId="1B35ACE1" w14:textId="77777777" w:rsidR="0012547D" w:rsidRPr="00D134B1" w:rsidRDefault="008904B4" w:rsidP="0012547D">
      <w:pPr>
        <w:pStyle w:val="XMLExample"/>
        <w:rPr>
          <w:lang w:val="en-GB"/>
        </w:rPr>
      </w:pPr>
      <w:r>
        <w:rPr>
          <w:lang w:val="en-GB"/>
        </w:rPr>
        <w:t xml:space="preserve">        </w:t>
      </w:r>
      <w:r w:rsidR="0012547D" w:rsidRPr="00D134B1">
        <w:rPr>
          <w:lang w:val="en-GB"/>
        </w:rPr>
        <w:t>&lt;ows:HTTP&gt;</w:t>
      </w:r>
    </w:p>
    <w:p w14:paraId="7535F526" w14:textId="77777777" w:rsidR="0012547D" w:rsidRPr="00D134B1" w:rsidRDefault="008904B4" w:rsidP="0012547D">
      <w:pPr>
        <w:pStyle w:val="XMLExample"/>
        <w:rPr>
          <w:lang w:val="en-GB"/>
        </w:rPr>
      </w:pPr>
      <w:r>
        <w:rPr>
          <w:lang w:val="en-GB"/>
        </w:rPr>
        <w:t xml:space="preserve">          </w:t>
      </w:r>
      <w:r w:rsidR="0012547D" w:rsidRPr="00D134B1">
        <w:rPr>
          <w:lang w:val="en-GB"/>
        </w:rPr>
        <w:t>&lt;ows:Get xlink:type="simple" xlink:href="http://someHOST.example/eng?”/&gt;</w:t>
      </w:r>
    </w:p>
    <w:p w14:paraId="320AA299" w14:textId="77777777" w:rsidR="0012547D" w:rsidRPr="00D134B1" w:rsidRDefault="008904B4" w:rsidP="0012547D">
      <w:pPr>
        <w:pStyle w:val="XMLExample"/>
        <w:rPr>
          <w:lang w:val="en-GB"/>
        </w:rPr>
      </w:pPr>
      <w:r>
        <w:rPr>
          <w:lang w:val="en-GB"/>
        </w:rPr>
        <w:t xml:space="preserve">        </w:t>
      </w:r>
      <w:r w:rsidR="0012547D" w:rsidRPr="00D134B1">
        <w:rPr>
          <w:lang w:val="en-GB"/>
        </w:rPr>
        <w:t>&lt;/ows:HTTP&gt;</w:t>
      </w:r>
    </w:p>
    <w:p w14:paraId="5D0CA1B8" w14:textId="77777777" w:rsidR="0012547D" w:rsidRPr="00D134B1" w:rsidRDefault="008904B4" w:rsidP="0012547D">
      <w:pPr>
        <w:pStyle w:val="XMLExample"/>
        <w:rPr>
          <w:lang w:val="en-GB"/>
        </w:rPr>
      </w:pPr>
      <w:r>
        <w:rPr>
          <w:lang w:val="en-GB"/>
        </w:rPr>
        <w:t xml:space="preserve">      </w:t>
      </w:r>
      <w:r w:rsidR="0012547D" w:rsidRPr="00D134B1">
        <w:rPr>
          <w:lang w:val="en-GB"/>
        </w:rPr>
        <w:t>&lt;/ows:DCP&gt;</w:t>
      </w:r>
    </w:p>
    <w:p w14:paraId="48A4FD64" w14:textId="77777777" w:rsidR="0012547D" w:rsidRPr="00D134B1" w:rsidRDefault="008904B4" w:rsidP="0012547D">
      <w:pPr>
        <w:pStyle w:val="XMLExample"/>
        <w:rPr>
          <w:lang w:val="en-GB"/>
        </w:rPr>
      </w:pPr>
      <w:r>
        <w:rPr>
          <w:lang w:val="en-GB"/>
        </w:rPr>
        <w:t xml:space="preserve">    </w:t>
      </w:r>
      <w:r w:rsidR="0012547D" w:rsidRPr="00D134B1">
        <w:rPr>
          <w:lang w:val="en-GB"/>
        </w:rPr>
        <w:t>&lt;/ows:Operation&gt;</w:t>
      </w:r>
    </w:p>
    <w:p w14:paraId="7C99AE3B" w14:textId="77777777" w:rsidR="0012547D" w:rsidRPr="00D134B1" w:rsidRDefault="008904B4" w:rsidP="0012547D">
      <w:pPr>
        <w:pStyle w:val="XMLExample"/>
        <w:rPr>
          <w:lang w:val="en-GB"/>
        </w:rPr>
      </w:pPr>
      <w:r>
        <w:rPr>
          <w:lang w:val="en-GB"/>
        </w:rPr>
        <w:t xml:space="preserve">    </w:t>
      </w:r>
      <w:r w:rsidR="0012547D" w:rsidRPr="00D134B1">
        <w:rPr>
          <w:lang w:val="en-GB"/>
        </w:rPr>
        <w:t>[…]</w:t>
      </w:r>
    </w:p>
    <w:p w14:paraId="2EBE0386" w14:textId="77777777" w:rsidR="00A0711E" w:rsidRPr="00D134B1" w:rsidRDefault="008904B4" w:rsidP="00A0711E">
      <w:pPr>
        <w:pStyle w:val="XMLExample"/>
        <w:rPr>
          <w:lang w:val="en-GB"/>
        </w:rPr>
      </w:pPr>
      <w:r>
        <w:rPr>
          <w:lang w:val="en-GB"/>
        </w:rPr>
        <w:t xml:space="preserve">  </w:t>
      </w:r>
      <w:r w:rsidR="00A0711E" w:rsidRPr="00D134B1">
        <w:rPr>
          <w:lang w:val="en-GB"/>
        </w:rPr>
        <w:t>&lt;/ows:OperationsMetadata&gt;</w:t>
      </w:r>
    </w:p>
    <w:p w14:paraId="4A99E958" w14:textId="77777777" w:rsidR="00A0711E" w:rsidRDefault="00A0711E" w:rsidP="007D146D">
      <w:pPr>
        <w:pStyle w:val="XMLExample"/>
        <w:rPr>
          <w:lang w:val="en-GB"/>
        </w:rPr>
      </w:pPr>
      <w:r w:rsidRPr="00D134B1">
        <w:rPr>
          <w:lang w:val="en-GB"/>
        </w:rPr>
        <w:t>&lt;/WFS_Capabilities&gt;</w:t>
      </w:r>
    </w:p>
    <w:p w14:paraId="0D99C19E" w14:textId="77777777" w:rsidR="00F30BC8" w:rsidRPr="00D134B1" w:rsidRDefault="00F30BC8" w:rsidP="00F30BC8">
      <w:pPr>
        <w:pStyle w:val="Exampletitle"/>
        <w:numPr>
          <w:ilvl w:val="0"/>
          <w:numId w:val="0"/>
        </w:numPr>
        <w:ind w:left="720"/>
        <w:rPr>
          <w:lang w:val="en-GB"/>
        </w:rPr>
      </w:pPr>
      <w:bookmarkStart w:id="477" w:name="_Toc156382990"/>
      <w:bookmarkStart w:id="478" w:name="_Toc159065372"/>
      <w:bookmarkStart w:id="479" w:name="_Toc182307656"/>
    </w:p>
    <w:p w14:paraId="5EA58C69" w14:textId="77777777" w:rsidR="007D146D" w:rsidRPr="00D134B1" w:rsidRDefault="007D146D" w:rsidP="00F226C4">
      <w:pPr>
        <w:pStyle w:val="Exampletitle"/>
        <w:rPr>
          <w:lang w:val="en-GB"/>
        </w:rPr>
      </w:pPr>
      <w:bookmarkStart w:id="480" w:name="_Toc364091661"/>
      <w:r w:rsidRPr="00D134B1">
        <w:rPr>
          <w:lang w:val="en-GB"/>
        </w:rPr>
        <w:t>Response to [OCG-GetCapabilities-Request]&amp;LANGUAGE=ger</w:t>
      </w:r>
      <w:bookmarkEnd w:id="477"/>
      <w:bookmarkEnd w:id="478"/>
      <w:bookmarkEnd w:id="479"/>
      <w:bookmarkEnd w:id="480"/>
    </w:p>
    <w:p w14:paraId="100872F6" w14:textId="77777777" w:rsidR="008904B4" w:rsidRPr="00D134B1" w:rsidRDefault="008904B4" w:rsidP="008904B4">
      <w:pPr>
        <w:pStyle w:val="XMLExample"/>
        <w:rPr>
          <w:lang w:val="en-GB"/>
        </w:rPr>
      </w:pPr>
      <w:r w:rsidRPr="00D134B1">
        <w:rPr>
          <w:lang w:val="en-GB"/>
        </w:rPr>
        <w:t>&lt;WFS_Capabilities&gt; […]</w:t>
      </w:r>
    </w:p>
    <w:p w14:paraId="2F2F008A" w14:textId="77777777" w:rsidR="008904B4" w:rsidRPr="00D134B1" w:rsidRDefault="008904B4" w:rsidP="008904B4">
      <w:pPr>
        <w:pStyle w:val="XMLExample"/>
        <w:rPr>
          <w:lang w:val="en-GB"/>
        </w:rPr>
      </w:pPr>
      <w:r>
        <w:rPr>
          <w:lang w:val="en-GB"/>
        </w:rPr>
        <w:t xml:space="preserve">  </w:t>
      </w:r>
      <w:r w:rsidRPr="00D134B1">
        <w:rPr>
          <w:lang w:val="en-GB"/>
        </w:rPr>
        <w:t>&lt;ows:OperationsMetadata&gt;</w:t>
      </w:r>
    </w:p>
    <w:p w14:paraId="39347850" w14:textId="77777777" w:rsidR="008904B4" w:rsidRPr="00D134B1" w:rsidRDefault="008904B4" w:rsidP="008904B4">
      <w:pPr>
        <w:pStyle w:val="XMLExample"/>
        <w:rPr>
          <w:lang w:val="en-GB"/>
        </w:rPr>
      </w:pPr>
      <w:r>
        <w:rPr>
          <w:lang w:val="en-GB"/>
        </w:rPr>
        <w:t xml:space="preserve">    </w:t>
      </w:r>
      <w:r w:rsidRPr="00D134B1">
        <w:rPr>
          <w:lang w:val="en-GB"/>
        </w:rPr>
        <w:t>&lt;ows:Operation name="GetFeature"&gt;</w:t>
      </w:r>
    </w:p>
    <w:p w14:paraId="2CF86829" w14:textId="77777777" w:rsidR="008904B4" w:rsidRPr="00D134B1" w:rsidRDefault="008904B4" w:rsidP="008904B4">
      <w:pPr>
        <w:pStyle w:val="XMLExample"/>
        <w:rPr>
          <w:lang w:val="en-GB"/>
        </w:rPr>
      </w:pPr>
      <w:r>
        <w:rPr>
          <w:lang w:val="en-GB"/>
        </w:rPr>
        <w:t xml:space="preserve">      </w:t>
      </w:r>
      <w:r w:rsidRPr="00D134B1">
        <w:rPr>
          <w:lang w:val="en-GB"/>
        </w:rPr>
        <w:t>&lt;ows:DCP&gt;</w:t>
      </w:r>
    </w:p>
    <w:p w14:paraId="50C0B13A" w14:textId="77777777" w:rsidR="008904B4" w:rsidRPr="00D134B1" w:rsidRDefault="008904B4" w:rsidP="008904B4">
      <w:pPr>
        <w:pStyle w:val="XMLExample"/>
        <w:rPr>
          <w:lang w:val="en-GB"/>
        </w:rPr>
      </w:pPr>
      <w:r>
        <w:rPr>
          <w:lang w:val="en-GB"/>
        </w:rPr>
        <w:t xml:space="preserve">        </w:t>
      </w:r>
      <w:r w:rsidRPr="00D134B1">
        <w:rPr>
          <w:lang w:val="en-GB"/>
        </w:rPr>
        <w:t>&lt;ows:HTTP&gt;</w:t>
      </w:r>
    </w:p>
    <w:p w14:paraId="0B5BF117" w14:textId="77777777" w:rsidR="0012547D" w:rsidRPr="00D134B1" w:rsidRDefault="008904B4" w:rsidP="0012547D">
      <w:pPr>
        <w:pStyle w:val="XMLExample"/>
        <w:rPr>
          <w:lang w:val="en-GB"/>
        </w:rPr>
      </w:pPr>
      <w:r>
        <w:rPr>
          <w:lang w:val="en-GB"/>
        </w:rPr>
        <w:t xml:space="preserve">          </w:t>
      </w:r>
      <w:r w:rsidR="0012547D" w:rsidRPr="00D134B1">
        <w:rPr>
          <w:lang w:val="en-GB"/>
        </w:rPr>
        <w:t>&lt;ows:Get xlink:type="simple" xlink:href="http://someHOST.example/ger?”/&gt;</w:t>
      </w:r>
    </w:p>
    <w:p w14:paraId="613CABDC" w14:textId="77777777" w:rsidR="008904B4" w:rsidRPr="00D134B1" w:rsidRDefault="008904B4" w:rsidP="008904B4">
      <w:pPr>
        <w:pStyle w:val="XMLExample"/>
        <w:rPr>
          <w:lang w:val="en-GB"/>
        </w:rPr>
      </w:pPr>
      <w:r>
        <w:rPr>
          <w:lang w:val="en-GB"/>
        </w:rPr>
        <w:t xml:space="preserve">        </w:t>
      </w:r>
      <w:r w:rsidRPr="00D134B1">
        <w:rPr>
          <w:lang w:val="en-GB"/>
        </w:rPr>
        <w:t>&lt;/ows:HTTP&gt;</w:t>
      </w:r>
    </w:p>
    <w:p w14:paraId="6F9A1313" w14:textId="77777777" w:rsidR="008904B4" w:rsidRPr="00D134B1" w:rsidRDefault="008904B4" w:rsidP="008904B4">
      <w:pPr>
        <w:pStyle w:val="XMLExample"/>
        <w:rPr>
          <w:lang w:val="en-GB"/>
        </w:rPr>
      </w:pPr>
      <w:r>
        <w:rPr>
          <w:lang w:val="en-GB"/>
        </w:rPr>
        <w:t xml:space="preserve">      </w:t>
      </w:r>
      <w:r w:rsidRPr="00D134B1">
        <w:rPr>
          <w:lang w:val="en-GB"/>
        </w:rPr>
        <w:t>&lt;/ows:DCP&gt;</w:t>
      </w:r>
    </w:p>
    <w:p w14:paraId="04DABF49" w14:textId="77777777" w:rsidR="008904B4" w:rsidRPr="00D134B1" w:rsidRDefault="008904B4" w:rsidP="008904B4">
      <w:pPr>
        <w:pStyle w:val="XMLExample"/>
        <w:rPr>
          <w:lang w:val="en-GB"/>
        </w:rPr>
      </w:pPr>
      <w:r>
        <w:rPr>
          <w:lang w:val="en-GB"/>
        </w:rPr>
        <w:t xml:space="preserve">    </w:t>
      </w:r>
      <w:r w:rsidRPr="00D134B1">
        <w:rPr>
          <w:lang w:val="en-GB"/>
        </w:rPr>
        <w:t>&lt;/ows:Operation&gt;</w:t>
      </w:r>
    </w:p>
    <w:p w14:paraId="56E8FEE7" w14:textId="77777777" w:rsidR="008904B4" w:rsidRPr="00D134B1" w:rsidRDefault="008904B4" w:rsidP="008904B4">
      <w:pPr>
        <w:pStyle w:val="XMLExample"/>
        <w:rPr>
          <w:lang w:val="en-GB"/>
        </w:rPr>
      </w:pPr>
      <w:r>
        <w:rPr>
          <w:lang w:val="en-GB"/>
        </w:rPr>
        <w:t xml:space="preserve">    </w:t>
      </w:r>
      <w:r w:rsidRPr="00D134B1">
        <w:rPr>
          <w:lang w:val="en-GB"/>
        </w:rPr>
        <w:t>[…]</w:t>
      </w:r>
    </w:p>
    <w:p w14:paraId="4387C447" w14:textId="77777777" w:rsidR="008904B4" w:rsidRPr="00D134B1" w:rsidRDefault="008904B4" w:rsidP="008904B4">
      <w:pPr>
        <w:pStyle w:val="XMLExample"/>
        <w:rPr>
          <w:lang w:val="en-GB"/>
        </w:rPr>
      </w:pPr>
      <w:r>
        <w:rPr>
          <w:lang w:val="en-GB"/>
        </w:rPr>
        <w:t xml:space="preserve">  </w:t>
      </w:r>
      <w:r w:rsidRPr="00D134B1">
        <w:rPr>
          <w:lang w:val="en-GB"/>
        </w:rPr>
        <w:t>&lt;/ows:OperationsMetadata&gt;</w:t>
      </w:r>
    </w:p>
    <w:p w14:paraId="4A81A1E6" w14:textId="77777777" w:rsidR="0012547D" w:rsidRPr="00D134B1" w:rsidRDefault="0012547D" w:rsidP="0012547D">
      <w:pPr>
        <w:pStyle w:val="XMLExample"/>
        <w:rPr>
          <w:lang w:val="en-GB"/>
        </w:rPr>
      </w:pPr>
      <w:r w:rsidRPr="00D134B1">
        <w:rPr>
          <w:lang w:val="en-GB"/>
        </w:rPr>
        <w:t>&lt;/WFS_Capabilities&gt;</w:t>
      </w:r>
    </w:p>
    <w:p w14:paraId="6A2CC0AE" w14:textId="77777777" w:rsidR="007D146D" w:rsidRPr="008C32EF" w:rsidRDefault="007D146D" w:rsidP="007D146D">
      <w:pPr>
        <w:suppressAutoHyphens w:val="0"/>
        <w:autoSpaceDE w:val="0"/>
        <w:autoSpaceDN w:val="0"/>
        <w:adjustRightInd w:val="0"/>
        <w:rPr>
          <w:color w:val="000000"/>
          <w:sz w:val="18"/>
          <w:szCs w:val="18"/>
          <w:lang w:eastAsia="da-DK"/>
        </w:rPr>
      </w:pPr>
    </w:p>
    <w:p w14:paraId="51E8C207" w14:textId="77777777" w:rsidR="007D146D" w:rsidRPr="008C32EF" w:rsidRDefault="007D146D" w:rsidP="007D146D">
      <w:pPr>
        <w:numPr>
          <w:ilvl w:val="0"/>
          <w:numId w:val="22"/>
        </w:numPr>
        <w:suppressAutoHyphens w:val="0"/>
        <w:autoSpaceDE w:val="0"/>
        <w:autoSpaceDN w:val="0"/>
        <w:adjustRightInd w:val="0"/>
        <w:spacing w:after="0"/>
        <w:rPr>
          <w:color w:val="000000"/>
          <w:lang w:eastAsia="de-DE"/>
        </w:rPr>
      </w:pPr>
      <w:r w:rsidRPr="008C32EF">
        <w:rPr>
          <w:color w:val="000000"/>
          <w:lang w:eastAsia="de-DE"/>
        </w:rPr>
        <w:t xml:space="preserve">The Client sends an invalid request to either the English or the German operation endpoint. </w:t>
      </w:r>
    </w:p>
    <w:p w14:paraId="6968792E" w14:textId="77777777" w:rsidR="007D146D" w:rsidRPr="008C32EF" w:rsidRDefault="007D146D" w:rsidP="007D146D">
      <w:pPr>
        <w:suppressAutoHyphens w:val="0"/>
        <w:autoSpaceDE w:val="0"/>
        <w:autoSpaceDN w:val="0"/>
        <w:adjustRightInd w:val="0"/>
        <w:rPr>
          <w:color w:val="000000"/>
          <w:lang w:eastAsia="de-DE"/>
        </w:rPr>
      </w:pPr>
    </w:p>
    <w:p w14:paraId="67FDD677" w14:textId="77777777" w:rsidR="00333F10" w:rsidRPr="008C32EF" w:rsidRDefault="007D146D" w:rsidP="00333F10">
      <w:pPr>
        <w:numPr>
          <w:ilvl w:val="1"/>
          <w:numId w:val="22"/>
        </w:numPr>
        <w:suppressAutoHyphens w:val="0"/>
        <w:autoSpaceDE w:val="0"/>
        <w:autoSpaceDN w:val="0"/>
        <w:adjustRightInd w:val="0"/>
        <w:spacing w:after="0"/>
        <w:ind w:left="1080"/>
        <w:jc w:val="left"/>
        <w:rPr>
          <w:color w:val="000000"/>
          <w:lang w:eastAsia="de-DE"/>
        </w:rPr>
      </w:pPr>
      <w:r w:rsidRPr="008C32EF">
        <w:rPr>
          <w:color w:val="000000"/>
          <w:lang w:eastAsia="de-DE"/>
        </w:rPr>
        <w:t>English operation end point:</w:t>
      </w:r>
      <w:r w:rsidRPr="008C32EF">
        <w:rPr>
          <w:color w:val="000000"/>
          <w:lang w:eastAsia="de-DE"/>
        </w:rPr>
        <w:br/>
        <w:t xml:space="preserve">Request: </w:t>
      </w:r>
      <w:r w:rsidRPr="008C32EF">
        <w:rPr>
          <w:color w:val="000000"/>
          <w:lang w:eastAsia="de-DE"/>
        </w:rPr>
        <w:br/>
      </w:r>
      <w:r w:rsidRPr="008C32EF">
        <w:rPr>
          <w:rFonts w:ascii="Courier New" w:hAnsi="Courier New" w:cs="Courier New"/>
          <w:color w:val="000000"/>
          <w:lang w:eastAsia="da-DK"/>
        </w:rPr>
        <w:t>http://someHOST.example/</w:t>
      </w:r>
      <w:r w:rsidRPr="008C32EF">
        <w:rPr>
          <w:rFonts w:ascii="Courier New" w:hAnsi="Courier New" w:cs="Courier New"/>
          <w:b/>
          <w:color w:val="000000"/>
          <w:lang w:eastAsia="da-DK"/>
        </w:rPr>
        <w:t>eng</w:t>
      </w:r>
      <w:r w:rsidR="001E5D78" w:rsidRPr="008C32EF">
        <w:rPr>
          <w:rFonts w:ascii="Courier New" w:hAnsi="Courier New" w:cs="Courier New"/>
          <w:color w:val="000000"/>
          <w:lang w:eastAsia="da-DK"/>
        </w:rPr>
        <w:t>?</w:t>
      </w:r>
      <w:r w:rsidR="00333F10" w:rsidRPr="008C32EF">
        <w:t xml:space="preserve"> </w:t>
      </w:r>
      <w:r w:rsidR="00333F10" w:rsidRPr="008C32EF">
        <w:rPr>
          <w:rFonts w:ascii="Courier New" w:hAnsi="Courier New" w:cs="Courier New"/>
          <w:color w:val="000000"/>
          <w:lang w:eastAsia="da-DK"/>
        </w:rPr>
        <w:t>SERVICE=WFS&amp;VERSION=2.0.0&amp;REQUEST=GetFeature&amp;STOREDQUERY_ID=urn:ogc:def:query:OGC-WFS::GetFeatureById&amp;ID=[</w:t>
      </w:r>
      <w:r w:rsidRPr="008C32EF">
        <w:rPr>
          <w:rFonts w:ascii="Courier New" w:hAnsi="Courier New" w:cs="Courier New"/>
          <w:color w:val="000000"/>
          <w:lang w:eastAsia="da-DK"/>
        </w:rPr>
        <w:t>nonexistent</w:t>
      </w:r>
      <w:r w:rsidR="001E5D78" w:rsidRPr="008C32EF">
        <w:rPr>
          <w:rFonts w:ascii="Courier New" w:hAnsi="Courier New" w:cs="Courier New"/>
          <w:color w:val="000000"/>
          <w:lang w:eastAsia="da-DK"/>
        </w:rPr>
        <w:t>Feature</w:t>
      </w:r>
      <w:r w:rsidR="00333F10" w:rsidRPr="008C32EF">
        <w:rPr>
          <w:rFonts w:ascii="Courier New" w:hAnsi="Courier New" w:cs="Courier New"/>
          <w:color w:val="000000"/>
          <w:lang w:eastAsia="da-DK"/>
        </w:rPr>
        <w:t>Id]</w:t>
      </w:r>
    </w:p>
    <w:p w14:paraId="10197DA2" w14:textId="77777777" w:rsidR="007D146D" w:rsidRPr="008C32EF" w:rsidRDefault="007D146D" w:rsidP="00F667E7">
      <w:pPr>
        <w:numPr>
          <w:ilvl w:val="1"/>
          <w:numId w:val="22"/>
        </w:numPr>
        <w:suppressAutoHyphens w:val="0"/>
        <w:autoSpaceDE w:val="0"/>
        <w:autoSpaceDN w:val="0"/>
        <w:adjustRightInd w:val="0"/>
        <w:spacing w:after="0"/>
        <w:ind w:left="1080"/>
        <w:jc w:val="left"/>
        <w:rPr>
          <w:color w:val="000000"/>
          <w:lang w:eastAsia="de-DE"/>
        </w:rPr>
      </w:pPr>
      <w:r w:rsidRPr="008C32EF">
        <w:rPr>
          <w:rFonts w:ascii="Courier New" w:hAnsi="Courier New" w:cs="Courier New"/>
          <w:color w:val="000000"/>
          <w:lang w:eastAsia="da-DK"/>
        </w:rPr>
        <w:br/>
      </w:r>
      <w:r w:rsidRPr="008C32EF">
        <w:rPr>
          <w:color w:val="000000"/>
          <w:lang w:eastAsia="de-DE"/>
        </w:rPr>
        <w:t>Response:</w:t>
      </w:r>
      <w:r w:rsidRPr="008C32EF">
        <w:rPr>
          <w:color w:val="000000"/>
          <w:lang w:eastAsia="de-DE"/>
        </w:rPr>
        <w:br/>
        <w:t>The service responses with an exception including an English exception message: e.g.  “The request is invalid. Reason is … ”.</w:t>
      </w:r>
    </w:p>
    <w:p w14:paraId="3CF560A1" w14:textId="77777777" w:rsidR="003774B6" w:rsidRPr="008C32EF" w:rsidRDefault="007D146D" w:rsidP="00F667E7">
      <w:pPr>
        <w:numPr>
          <w:ilvl w:val="1"/>
          <w:numId w:val="22"/>
        </w:numPr>
        <w:suppressAutoHyphens w:val="0"/>
        <w:autoSpaceDE w:val="0"/>
        <w:autoSpaceDN w:val="0"/>
        <w:adjustRightInd w:val="0"/>
        <w:spacing w:after="0"/>
        <w:ind w:left="1080"/>
        <w:jc w:val="left"/>
        <w:rPr>
          <w:color w:val="000000"/>
          <w:lang w:eastAsia="de-DE"/>
        </w:rPr>
      </w:pPr>
      <w:r w:rsidRPr="008C32EF">
        <w:rPr>
          <w:color w:val="000000"/>
          <w:lang w:eastAsia="de-DE"/>
        </w:rPr>
        <w:t>German operation end point:</w:t>
      </w:r>
      <w:r w:rsidRPr="008C32EF">
        <w:rPr>
          <w:color w:val="000000"/>
          <w:lang w:eastAsia="de-DE"/>
        </w:rPr>
        <w:br/>
        <w:t>Request:</w:t>
      </w:r>
      <w:r w:rsidRPr="008C32EF">
        <w:rPr>
          <w:color w:val="000000"/>
          <w:lang w:eastAsia="de-DE"/>
        </w:rPr>
        <w:br/>
      </w:r>
      <w:r w:rsidRPr="008C32EF">
        <w:rPr>
          <w:rFonts w:ascii="Courier New" w:hAnsi="Courier New" w:cs="Courier New"/>
          <w:color w:val="000000"/>
          <w:lang w:eastAsia="da-DK"/>
        </w:rPr>
        <w:t>http://someHOST.example/</w:t>
      </w:r>
      <w:r w:rsidRPr="008C32EF">
        <w:rPr>
          <w:rFonts w:ascii="Courier New" w:hAnsi="Courier New" w:cs="Courier New"/>
          <w:b/>
          <w:color w:val="000000"/>
          <w:lang w:eastAsia="da-DK"/>
        </w:rPr>
        <w:t>ge</w:t>
      </w:r>
      <w:r w:rsidR="00333F10" w:rsidRPr="008C32EF">
        <w:rPr>
          <w:rFonts w:ascii="Courier New" w:hAnsi="Courier New" w:cs="Courier New"/>
          <w:b/>
          <w:color w:val="000000"/>
          <w:lang w:eastAsia="da-DK"/>
        </w:rPr>
        <w:t>r</w:t>
      </w:r>
      <w:r w:rsidRPr="008C32EF">
        <w:rPr>
          <w:rFonts w:ascii="Courier New" w:hAnsi="Courier New" w:cs="Courier New"/>
          <w:color w:val="000000"/>
          <w:lang w:eastAsia="da-DK"/>
        </w:rPr>
        <w:t>?</w:t>
      </w:r>
      <w:r w:rsidR="00333F10" w:rsidRPr="008C32EF">
        <w:rPr>
          <w:rFonts w:ascii="Courier New" w:hAnsi="Courier New" w:cs="Courier New"/>
          <w:color w:val="000000"/>
          <w:lang w:eastAsia="da-DK"/>
        </w:rPr>
        <w:t xml:space="preserve"> SERVICE=WFS&amp;VERSION=2.0.0&amp;REQUEST=GetFeature&amp;STOREDQUERY_ID=urn:ogc:def:query:OGC-WFS::GetFeatureById&amp;ID=[nonexistentFeatureId]</w:t>
      </w:r>
    </w:p>
    <w:p w14:paraId="2C88E3D8" w14:textId="77777777" w:rsidR="003774B6" w:rsidRPr="008C32EF" w:rsidRDefault="003774B6" w:rsidP="003774B6">
      <w:pPr>
        <w:numPr>
          <w:ilvl w:val="1"/>
          <w:numId w:val="22"/>
        </w:numPr>
        <w:suppressAutoHyphens w:val="0"/>
        <w:autoSpaceDE w:val="0"/>
        <w:autoSpaceDN w:val="0"/>
        <w:adjustRightInd w:val="0"/>
        <w:spacing w:after="0"/>
        <w:ind w:left="1080"/>
        <w:jc w:val="left"/>
        <w:rPr>
          <w:color w:val="000000"/>
          <w:lang w:eastAsia="de-DE"/>
        </w:rPr>
      </w:pPr>
      <w:r w:rsidRPr="008C32EF">
        <w:rPr>
          <w:color w:val="000000"/>
          <w:lang w:eastAsia="de-DE"/>
        </w:rPr>
        <w:t xml:space="preserve">Response: </w:t>
      </w:r>
    </w:p>
    <w:p w14:paraId="1A99A9C4" w14:textId="77777777" w:rsidR="007D146D" w:rsidRPr="008C32EF" w:rsidRDefault="003774B6" w:rsidP="00F667E7">
      <w:pPr>
        <w:suppressAutoHyphens w:val="0"/>
        <w:autoSpaceDE w:val="0"/>
        <w:autoSpaceDN w:val="0"/>
        <w:adjustRightInd w:val="0"/>
        <w:spacing w:after="0"/>
        <w:ind w:left="1080"/>
        <w:jc w:val="left"/>
        <w:rPr>
          <w:color w:val="000000"/>
          <w:lang w:eastAsia="de-DE"/>
        </w:rPr>
      </w:pPr>
      <w:r w:rsidRPr="008C32EF">
        <w:rPr>
          <w:color w:val="000000"/>
          <w:lang w:eastAsia="de-DE"/>
        </w:rPr>
        <w:t>The service responses with an exception including a German exception message: e.g.  “Die Anfrage ist fehlerhaft aufgrund …”.</w:t>
      </w:r>
    </w:p>
    <w:p w14:paraId="141284F2" w14:textId="77777777" w:rsidR="007D146D" w:rsidRPr="008C32EF" w:rsidRDefault="00891D07" w:rsidP="00B97D54">
      <w:pPr>
        <w:pStyle w:val="Titolo3"/>
      </w:pPr>
      <w:bookmarkStart w:id="481" w:name="_Toc364091583"/>
      <w:r w:rsidRPr="008C32EF">
        <w:t>Language support in OWS</w:t>
      </w:r>
      <w:bookmarkEnd w:id="481"/>
    </w:p>
    <w:p w14:paraId="2582E8FE" w14:textId="77777777" w:rsidR="007D146D" w:rsidRPr="008C32EF" w:rsidRDefault="007D146D" w:rsidP="007D146D">
      <w:pPr>
        <w:rPr>
          <w:color w:val="000000"/>
          <w:lang w:eastAsia="de-DE"/>
        </w:rPr>
      </w:pPr>
      <w:r w:rsidRPr="008C32EF">
        <w:rPr>
          <w:color w:val="000000"/>
          <w:lang w:eastAsia="de-DE"/>
        </w:rPr>
        <w:t xml:space="preserve">With the </w:t>
      </w:r>
      <w:r w:rsidR="00925A5B" w:rsidRPr="008C32EF">
        <w:rPr>
          <w:color w:val="000000"/>
          <w:lang w:eastAsia="de-DE"/>
        </w:rPr>
        <w:t>on-going</w:t>
      </w:r>
      <w:r w:rsidRPr="008C32EF">
        <w:rPr>
          <w:color w:val="000000"/>
          <w:lang w:eastAsia="de-DE"/>
        </w:rPr>
        <w:t xml:space="preserve"> development of OWS Common it is expected that future versions of OGC Standards will include language support. For specific technical reasons, the concepts</w:t>
      </w:r>
      <w:r w:rsidR="0040403F" w:rsidRPr="008C32EF">
        <w:rPr>
          <w:color w:val="000000"/>
          <w:lang w:eastAsia="de-DE"/>
        </w:rPr>
        <w:t xml:space="preserve"> </w:t>
      </w:r>
      <w:r w:rsidRPr="008C32EF">
        <w:rPr>
          <w:color w:val="000000"/>
          <w:lang w:eastAsia="de-DE"/>
        </w:rPr>
        <w:t>used for OWS common are not suitable to extend the current standards. However, with the availability of future versions of the OGC base standards the recommended approach to support multilingualism may need to be revisited.</w:t>
      </w:r>
    </w:p>
    <w:p w14:paraId="2A313124" w14:textId="77777777" w:rsidR="007D146D" w:rsidRPr="008C32EF" w:rsidRDefault="007D146D" w:rsidP="007D146D">
      <w:pPr>
        <w:spacing w:line="100" w:lineRule="atLeast"/>
      </w:pPr>
      <w:r w:rsidRPr="008C32EF">
        <w:t>IETF RFC 4646 is supported by OGC standards relying upon OWS 1.1.0.</w:t>
      </w:r>
    </w:p>
    <w:p w14:paraId="3C36F5E4" w14:textId="77777777" w:rsidR="007D146D" w:rsidRPr="0039031F" w:rsidRDefault="007D146D" w:rsidP="0039031F">
      <w:pPr>
        <w:pStyle w:val="TGRecommend"/>
      </w:pPr>
      <w:bookmarkStart w:id="482" w:name="_Ref317258555"/>
      <w:r w:rsidRPr="0039031F">
        <w:t>The support of IETF RFC 4646 is recommended wherever the support of ISO/639 B alpha3 for languages infringes the conformity with the standard used for implementing the [INS NS].</w:t>
      </w:r>
      <w:bookmarkEnd w:id="482"/>
    </w:p>
    <w:p w14:paraId="2383EE11" w14:textId="77777777" w:rsidR="0040403F" w:rsidRPr="008C32EF" w:rsidRDefault="0040403F" w:rsidP="007D146D">
      <w:pPr>
        <w:pStyle w:val="Didascalia"/>
      </w:pPr>
      <w:bookmarkStart w:id="483" w:name="_Toc182307618"/>
    </w:p>
    <w:bookmarkEnd w:id="483"/>
    <w:p w14:paraId="1750CB89" w14:textId="77777777" w:rsidR="007D146D" w:rsidRPr="008C32EF" w:rsidRDefault="007D146D" w:rsidP="007D146D">
      <w:pPr>
        <w:pStyle w:val="Didascalia"/>
        <w:rPr>
          <w:color w:val="000000"/>
          <w:lang w:eastAsia="de-DE"/>
        </w:rPr>
      </w:pPr>
    </w:p>
    <w:tbl>
      <w:tblPr>
        <w:tblW w:w="0" w:type="auto"/>
        <w:tblInd w:w="1189" w:type="dxa"/>
        <w:tblCellMar>
          <w:top w:w="55" w:type="dxa"/>
          <w:left w:w="55" w:type="dxa"/>
          <w:bottom w:w="55" w:type="dxa"/>
          <w:right w:w="55" w:type="dxa"/>
        </w:tblCellMar>
        <w:tblLook w:val="0000" w:firstRow="0" w:lastRow="0" w:firstColumn="0" w:lastColumn="0" w:noHBand="0" w:noVBand="0"/>
      </w:tblPr>
      <w:tblGrid>
        <w:gridCol w:w="1843"/>
        <w:gridCol w:w="2268"/>
        <w:gridCol w:w="2693"/>
      </w:tblGrid>
      <w:tr w:rsidR="007D146D" w:rsidRPr="008C32EF" w14:paraId="622474C8" w14:textId="77777777" w:rsidTr="004C3AA4">
        <w:trPr>
          <w:tblHeader/>
        </w:trPr>
        <w:tc>
          <w:tcPr>
            <w:tcW w:w="1843" w:type="dxa"/>
            <w:tcBorders>
              <w:top w:val="single" w:sz="8" w:space="0" w:color="000000"/>
              <w:left w:val="single" w:sz="8" w:space="0" w:color="000000"/>
              <w:bottom w:val="single" w:sz="8" w:space="0" w:color="000000"/>
              <w:right w:val="single" w:sz="8" w:space="0" w:color="000000"/>
            </w:tcBorders>
            <w:shd w:val="clear" w:color="auto" w:fill="D9D9D9"/>
          </w:tcPr>
          <w:p w14:paraId="119CF394" w14:textId="77777777" w:rsidR="007D146D" w:rsidRPr="008C32EF" w:rsidRDefault="007D146D" w:rsidP="007D146D">
            <w:pPr>
              <w:suppressAutoHyphens w:val="0"/>
              <w:autoSpaceDE w:val="0"/>
              <w:spacing w:line="100" w:lineRule="atLeast"/>
              <w:rPr>
                <w:color w:val="000000"/>
                <w:lang w:eastAsia="de-DE"/>
              </w:rPr>
            </w:pPr>
            <w:r w:rsidRPr="008C32EF">
              <w:rPr>
                <w:color w:val="000000"/>
                <w:lang w:eastAsia="de-DE"/>
              </w:rPr>
              <w:t>ISO639/B alpha 3</w:t>
            </w:r>
          </w:p>
        </w:tc>
        <w:tc>
          <w:tcPr>
            <w:tcW w:w="2268" w:type="dxa"/>
            <w:tcBorders>
              <w:top w:val="single" w:sz="8" w:space="0" w:color="000000"/>
              <w:left w:val="single" w:sz="8" w:space="0" w:color="000000"/>
              <w:bottom w:val="single" w:sz="8" w:space="0" w:color="000000"/>
              <w:right w:val="single" w:sz="8" w:space="0" w:color="000000"/>
            </w:tcBorders>
            <w:shd w:val="clear" w:color="auto" w:fill="D9D9D9"/>
          </w:tcPr>
          <w:p w14:paraId="4D394011" w14:textId="77777777" w:rsidR="007D146D" w:rsidRPr="008C32EF" w:rsidRDefault="007D146D" w:rsidP="005D2267">
            <w:pPr>
              <w:suppressAutoHyphens w:val="0"/>
              <w:autoSpaceDE w:val="0"/>
              <w:spacing w:line="100" w:lineRule="atLeast"/>
              <w:rPr>
                <w:color w:val="000000"/>
                <w:lang w:eastAsia="de-DE"/>
              </w:rPr>
            </w:pPr>
            <w:r w:rsidRPr="008C32EF">
              <w:rPr>
                <w:color w:val="000000"/>
                <w:lang w:eastAsia="de-DE"/>
              </w:rPr>
              <w:t xml:space="preserve">IETF RFC </w:t>
            </w:r>
            <w:r w:rsidR="005D2267" w:rsidRPr="008C32EF">
              <w:rPr>
                <w:color w:val="000000"/>
                <w:lang w:eastAsia="de-DE"/>
              </w:rPr>
              <w:t xml:space="preserve">5646 </w:t>
            </w:r>
            <w:r w:rsidRPr="008C32EF">
              <w:rPr>
                <w:color w:val="000000"/>
                <w:lang w:eastAsia="de-DE"/>
              </w:rPr>
              <w:t>short</w:t>
            </w:r>
          </w:p>
        </w:tc>
        <w:tc>
          <w:tcPr>
            <w:tcW w:w="2693" w:type="dxa"/>
            <w:tcBorders>
              <w:top w:val="single" w:sz="8" w:space="0" w:color="000000"/>
              <w:left w:val="single" w:sz="8" w:space="0" w:color="000000"/>
              <w:bottom w:val="single" w:sz="8" w:space="0" w:color="000000"/>
              <w:right w:val="single" w:sz="8" w:space="0" w:color="000000"/>
            </w:tcBorders>
            <w:shd w:val="clear" w:color="auto" w:fill="D9D9D9"/>
          </w:tcPr>
          <w:p w14:paraId="285BBB12" w14:textId="77777777" w:rsidR="007D146D" w:rsidRPr="008C32EF" w:rsidRDefault="007D146D" w:rsidP="007D146D">
            <w:pPr>
              <w:suppressAutoHyphens w:val="0"/>
              <w:autoSpaceDE w:val="0"/>
              <w:spacing w:line="100" w:lineRule="atLeast"/>
              <w:rPr>
                <w:color w:val="000000"/>
                <w:lang w:eastAsia="de-DE"/>
              </w:rPr>
            </w:pPr>
            <w:r w:rsidRPr="008C32EF">
              <w:rPr>
                <w:color w:val="000000"/>
                <w:lang w:eastAsia="de-DE"/>
              </w:rPr>
              <w:t xml:space="preserve">IETF RFC </w:t>
            </w:r>
            <w:r w:rsidR="005D2267" w:rsidRPr="008C32EF">
              <w:rPr>
                <w:color w:val="000000"/>
                <w:lang w:eastAsia="de-DE"/>
              </w:rPr>
              <w:t>5</w:t>
            </w:r>
            <w:r w:rsidRPr="008C32EF">
              <w:rPr>
                <w:color w:val="000000"/>
                <w:lang w:eastAsia="de-DE"/>
              </w:rPr>
              <w:t>646 long</w:t>
            </w:r>
          </w:p>
        </w:tc>
      </w:tr>
      <w:tr w:rsidR="007D146D" w:rsidRPr="008C32EF" w14:paraId="5B17076B" w14:textId="77777777" w:rsidTr="004D1BD7">
        <w:tc>
          <w:tcPr>
            <w:tcW w:w="1843" w:type="dxa"/>
            <w:tcBorders>
              <w:top w:val="single" w:sz="8" w:space="0" w:color="000000"/>
              <w:left w:val="single" w:sz="1" w:space="0" w:color="000000"/>
              <w:bottom w:val="single" w:sz="1" w:space="0" w:color="000000"/>
            </w:tcBorders>
          </w:tcPr>
          <w:p w14:paraId="2BA1154B"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b</w:t>
            </w:r>
            <w:r w:rsidR="007D146D" w:rsidRPr="008C32EF">
              <w:rPr>
                <w:color w:val="000000"/>
                <w:lang w:eastAsia="de-DE"/>
              </w:rPr>
              <w:t>ul</w:t>
            </w:r>
          </w:p>
        </w:tc>
        <w:tc>
          <w:tcPr>
            <w:tcW w:w="2268" w:type="dxa"/>
            <w:tcBorders>
              <w:top w:val="single" w:sz="8" w:space="0" w:color="000000"/>
              <w:left w:val="single" w:sz="1" w:space="0" w:color="000000"/>
              <w:bottom w:val="single" w:sz="1" w:space="0" w:color="000000"/>
            </w:tcBorders>
          </w:tcPr>
          <w:p w14:paraId="5DBAA2A7"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b</w:t>
            </w:r>
            <w:r w:rsidR="007D146D" w:rsidRPr="008C32EF">
              <w:rPr>
                <w:color w:val="000000"/>
                <w:lang w:eastAsia="de-DE"/>
              </w:rPr>
              <w:t>g</w:t>
            </w:r>
          </w:p>
        </w:tc>
        <w:tc>
          <w:tcPr>
            <w:tcW w:w="2693" w:type="dxa"/>
            <w:tcBorders>
              <w:top w:val="single" w:sz="8" w:space="0" w:color="000000"/>
              <w:left w:val="single" w:sz="1" w:space="0" w:color="000000"/>
              <w:bottom w:val="single" w:sz="1" w:space="0" w:color="000000"/>
              <w:right w:val="single" w:sz="1" w:space="0" w:color="000000"/>
            </w:tcBorders>
          </w:tcPr>
          <w:p w14:paraId="5BFEDAA6"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bg-BG</w:t>
            </w:r>
          </w:p>
        </w:tc>
      </w:tr>
      <w:tr w:rsidR="007D146D" w:rsidRPr="008C32EF" w14:paraId="32E03638" w14:textId="77777777" w:rsidTr="004D1BD7">
        <w:tc>
          <w:tcPr>
            <w:tcW w:w="1843" w:type="dxa"/>
            <w:tcBorders>
              <w:left w:val="single" w:sz="1" w:space="0" w:color="000000"/>
              <w:bottom w:val="single" w:sz="1" w:space="0" w:color="000000"/>
            </w:tcBorders>
          </w:tcPr>
          <w:p w14:paraId="1D846A0B"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c</w:t>
            </w:r>
            <w:r w:rsidR="007D146D" w:rsidRPr="008C32EF">
              <w:rPr>
                <w:color w:val="000000"/>
                <w:lang w:eastAsia="de-DE"/>
              </w:rPr>
              <w:t>ze</w:t>
            </w:r>
          </w:p>
        </w:tc>
        <w:tc>
          <w:tcPr>
            <w:tcW w:w="2268" w:type="dxa"/>
            <w:tcBorders>
              <w:left w:val="single" w:sz="1" w:space="0" w:color="000000"/>
              <w:bottom w:val="single" w:sz="1" w:space="0" w:color="000000"/>
            </w:tcBorders>
          </w:tcPr>
          <w:p w14:paraId="7BE4D71F"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c</w:t>
            </w:r>
            <w:r w:rsidR="007D146D" w:rsidRPr="008C32EF">
              <w:rPr>
                <w:color w:val="000000"/>
                <w:lang w:eastAsia="de-DE"/>
              </w:rPr>
              <w:t>s</w:t>
            </w:r>
          </w:p>
        </w:tc>
        <w:tc>
          <w:tcPr>
            <w:tcW w:w="2693" w:type="dxa"/>
            <w:tcBorders>
              <w:left w:val="single" w:sz="1" w:space="0" w:color="000000"/>
              <w:bottom w:val="single" w:sz="1" w:space="0" w:color="000000"/>
              <w:right w:val="single" w:sz="1" w:space="0" w:color="000000"/>
            </w:tcBorders>
          </w:tcPr>
          <w:p w14:paraId="151DCA22"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cs-CZ</w:t>
            </w:r>
          </w:p>
        </w:tc>
      </w:tr>
      <w:tr w:rsidR="007D146D" w:rsidRPr="008C32EF" w14:paraId="46A83E1A" w14:textId="77777777" w:rsidTr="004D1BD7">
        <w:tc>
          <w:tcPr>
            <w:tcW w:w="1843" w:type="dxa"/>
            <w:tcBorders>
              <w:left w:val="single" w:sz="1" w:space="0" w:color="000000"/>
              <w:bottom w:val="single" w:sz="1" w:space="0" w:color="000000"/>
            </w:tcBorders>
          </w:tcPr>
          <w:p w14:paraId="5E8CE134"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d</w:t>
            </w:r>
            <w:r w:rsidR="007D146D" w:rsidRPr="008C32EF">
              <w:rPr>
                <w:color w:val="000000"/>
                <w:lang w:eastAsia="de-DE"/>
              </w:rPr>
              <w:t>an</w:t>
            </w:r>
          </w:p>
        </w:tc>
        <w:tc>
          <w:tcPr>
            <w:tcW w:w="2268" w:type="dxa"/>
            <w:tcBorders>
              <w:left w:val="single" w:sz="1" w:space="0" w:color="000000"/>
              <w:bottom w:val="single" w:sz="1" w:space="0" w:color="000000"/>
            </w:tcBorders>
          </w:tcPr>
          <w:p w14:paraId="5DA86014"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d</w:t>
            </w:r>
            <w:r w:rsidR="007D146D" w:rsidRPr="008C32EF">
              <w:rPr>
                <w:color w:val="000000"/>
                <w:lang w:eastAsia="de-DE"/>
              </w:rPr>
              <w:t>a</w:t>
            </w:r>
          </w:p>
        </w:tc>
        <w:tc>
          <w:tcPr>
            <w:tcW w:w="2693" w:type="dxa"/>
            <w:tcBorders>
              <w:left w:val="single" w:sz="1" w:space="0" w:color="000000"/>
              <w:bottom w:val="single" w:sz="1" w:space="0" w:color="000000"/>
              <w:right w:val="single" w:sz="1" w:space="0" w:color="000000"/>
            </w:tcBorders>
          </w:tcPr>
          <w:p w14:paraId="1F7AD774"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da-DK</w:t>
            </w:r>
          </w:p>
        </w:tc>
      </w:tr>
      <w:tr w:rsidR="007D146D" w:rsidRPr="008C32EF" w14:paraId="570B001C" w14:textId="77777777" w:rsidTr="004D1BD7">
        <w:tc>
          <w:tcPr>
            <w:tcW w:w="1843" w:type="dxa"/>
            <w:tcBorders>
              <w:left w:val="single" w:sz="1" w:space="0" w:color="000000"/>
              <w:bottom w:val="single" w:sz="1" w:space="0" w:color="000000"/>
            </w:tcBorders>
          </w:tcPr>
          <w:p w14:paraId="3F6357CB"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d</w:t>
            </w:r>
            <w:r w:rsidR="007D146D" w:rsidRPr="008C32EF">
              <w:rPr>
                <w:color w:val="000000"/>
                <w:lang w:eastAsia="de-DE"/>
              </w:rPr>
              <w:t>ut</w:t>
            </w:r>
          </w:p>
        </w:tc>
        <w:tc>
          <w:tcPr>
            <w:tcW w:w="2268" w:type="dxa"/>
            <w:tcBorders>
              <w:left w:val="single" w:sz="1" w:space="0" w:color="000000"/>
              <w:bottom w:val="single" w:sz="1" w:space="0" w:color="000000"/>
            </w:tcBorders>
          </w:tcPr>
          <w:p w14:paraId="612BD33F"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n</w:t>
            </w:r>
            <w:r w:rsidR="007D146D" w:rsidRPr="008C32EF">
              <w:rPr>
                <w:color w:val="000000"/>
                <w:lang w:eastAsia="de-DE"/>
              </w:rPr>
              <w:t>l</w:t>
            </w:r>
          </w:p>
        </w:tc>
        <w:tc>
          <w:tcPr>
            <w:tcW w:w="2693" w:type="dxa"/>
            <w:tcBorders>
              <w:left w:val="single" w:sz="1" w:space="0" w:color="000000"/>
              <w:bottom w:val="single" w:sz="1" w:space="0" w:color="000000"/>
              <w:right w:val="single" w:sz="1" w:space="0" w:color="000000"/>
            </w:tcBorders>
          </w:tcPr>
          <w:p w14:paraId="6954032F"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nl-NL</w:t>
            </w:r>
          </w:p>
        </w:tc>
      </w:tr>
      <w:tr w:rsidR="007D146D" w:rsidRPr="008C32EF" w14:paraId="71163B66" w14:textId="77777777" w:rsidTr="004D1BD7">
        <w:tc>
          <w:tcPr>
            <w:tcW w:w="1843" w:type="dxa"/>
            <w:tcBorders>
              <w:left w:val="single" w:sz="1" w:space="0" w:color="000000"/>
              <w:bottom w:val="single" w:sz="1" w:space="0" w:color="000000"/>
            </w:tcBorders>
          </w:tcPr>
          <w:p w14:paraId="5C100A70"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e</w:t>
            </w:r>
            <w:r w:rsidR="007D146D" w:rsidRPr="008C32EF">
              <w:rPr>
                <w:color w:val="000000"/>
                <w:lang w:eastAsia="de-DE"/>
              </w:rPr>
              <w:t>ng</w:t>
            </w:r>
          </w:p>
        </w:tc>
        <w:tc>
          <w:tcPr>
            <w:tcW w:w="2268" w:type="dxa"/>
            <w:tcBorders>
              <w:left w:val="single" w:sz="1" w:space="0" w:color="000000"/>
              <w:bottom w:val="single" w:sz="1" w:space="0" w:color="000000"/>
            </w:tcBorders>
          </w:tcPr>
          <w:p w14:paraId="6E6D437A"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e</w:t>
            </w:r>
            <w:r w:rsidR="007D146D" w:rsidRPr="008C32EF">
              <w:rPr>
                <w:color w:val="000000"/>
                <w:lang w:eastAsia="de-DE"/>
              </w:rPr>
              <w:t>n</w:t>
            </w:r>
          </w:p>
        </w:tc>
        <w:tc>
          <w:tcPr>
            <w:tcW w:w="2693" w:type="dxa"/>
            <w:tcBorders>
              <w:left w:val="single" w:sz="1" w:space="0" w:color="000000"/>
              <w:bottom w:val="single" w:sz="1" w:space="0" w:color="000000"/>
              <w:right w:val="single" w:sz="1" w:space="0" w:color="000000"/>
            </w:tcBorders>
          </w:tcPr>
          <w:p w14:paraId="70C28286"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en-GB</w:t>
            </w:r>
          </w:p>
        </w:tc>
      </w:tr>
      <w:tr w:rsidR="007D146D" w:rsidRPr="008C32EF" w14:paraId="20C2813C" w14:textId="77777777" w:rsidTr="004D1BD7">
        <w:tc>
          <w:tcPr>
            <w:tcW w:w="1843" w:type="dxa"/>
            <w:tcBorders>
              <w:left w:val="single" w:sz="1" w:space="0" w:color="000000"/>
              <w:bottom w:val="single" w:sz="1" w:space="0" w:color="000000"/>
            </w:tcBorders>
          </w:tcPr>
          <w:p w14:paraId="7CF1A778"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e</w:t>
            </w:r>
            <w:r w:rsidR="007D146D" w:rsidRPr="008C32EF">
              <w:rPr>
                <w:color w:val="000000"/>
                <w:lang w:eastAsia="de-DE"/>
              </w:rPr>
              <w:t>st</w:t>
            </w:r>
          </w:p>
        </w:tc>
        <w:tc>
          <w:tcPr>
            <w:tcW w:w="2268" w:type="dxa"/>
            <w:tcBorders>
              <w:left w:val="single" w:sz="1" w:space="0" w:color="000000"/>
              <w:bottom w:val="single" w:sz="1" w:space="0" w:color="000000"/>
            </w:tcBorders>
          </w:tcPr>
          <w:p w14:paraId="5DB2AAB1"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e</w:t>
            </w:r>
            <w:r w:rsidR="007D146D" w:rsidRPr="008C32EF">
              <w:rPr>
                <w:color w:val="000000"/>
                <w:lang w:eastAsia="de-DE"/>
              </w:rPr>
              <w:t>t</w:t>
            </w:r>
          </w:p>
        </w:tc>
        <w:tc>
          <w:tcPr>
            <w:tcW w:w="2693" w:type="dxa"/>
            <w:tcBorders>
              <w:left w:val="single" w:sz="1" w:space="0" w:color="000000"/>
              <w:bottom w:val="single" w:sz="1" w:space="0" w:color="000000"/>
              <w:right w:val="single" w:sz="1" w:space="0" w:color="000000"/>
            </w:tcBorders>
          </w:tcPr>
          <w:p w14:paraId="2A4B2B22"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et-EE</w:t>
            </w:r>
          </w:p>
        </w:tc>
      </w:tr>
      <w:tr w:rsidR="007D146D" w:rsidRPr="008C32EF" w14:paraId="7A645D1A" w14:textId="77777777" w:rsidTr="004D1BD7">
        <w:tc>
          <w:tcPr>
            <w:tcW w:w="1843" w:type="dxa"/>
            <w:tcBorders>
              <w:left w:val="single" w:sz="1" w:space="0" w:color="000000"/>
              <w:bottom w:val="single" w:sz="1" w:space="0" w:color="000000"/>
            </w:tcBorders>
          </w:tcPr>
          <w:p w14:paraId="60E49204"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f</w:t>
            </w:r>
            <w:r w:rsidR="007D146D" w:rsidRPr="008C32EF">
              <w:rPr>
                <w:color w:val="000000"/>
                <w:lang w:eastAsia="de-DE"/>
              </w:rPr>
              <w:t>in</w:t>
            </w:r>
          </w:p>
        </w:tc>
        <w:tc>
          <w:tcPr>
            <w:tcW w:w="2268" w:type="dxa"/>
            <w:tcBorders>
              <w:left w:val="single" w:sz="1" w:space="0" w:color="000000"/>
              <w:bottom w:val="single" w:sz="1" w:space="0" w:color="000000"/>
            </w:tcBorders>
          </w:tcPr>
          <w:p w14:paraId="3BC29EA3"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f</w:t>
            </w:r>
            <w:r w:rsidR="007D146D" w:rsidRPr="008C32EF">
              <w:rPr>
                <w:color w:val="000000"/>
                <w:lang w:eastAsia="de-DE"/>
              </w:rPr>
              <w:t>i</w:t>
            </w:r>
          </w:p>
        </w:tc>
        <w:tc>
          <w:tcPr>
            <w:tcW w:w="2693" w:type="dxa"/>
            <w:tcBorders>
              <w:left w:val="single" w:sz="1" w:space="0" w:color="000000"/>
              <w:bottom w:val="single" w:sz="1" w:space="0" w:color="000000"/>
              <w:right w:val="single" w:sz="1" w:space="0" w:color="000000"/>
            </w:tcBorders>
          </w:tcPr>
          <w:p w14:paraId="344C9E5E"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fi-FI</w:t>
            </w:r>
          </w:p>
        </w:tc>
      </w:tr>
      <w:tr w:rsidR="007D146D" w:rsidRPr="008C32EF" w14:paraId="44F08311" w14:textId="77777777" w:rsidTr="004D1BD7">
        <w:tc>
          <w:tcPr>
            <w:tcW w:w="1843" w:type="dxa"/>
            <w:tcBorders>
              <w:left w:val="single" w:sz="1" w:space="0" w:color="000000"/>
              <w:bottom w:val="single" w:sz="1" w:space="0" w:color="000000"/>
            </w:tcBorders>
          </w:tcPr>
          <w:p w14:paraId="7754B04B"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f</w:t>
            </w:r>
            <w:r w:rsidR="007D146D" w:rsidRPr="008C32EF">
              <w:rPr>
                <w:color w:val="000000"/>
                <w:lang w:eastAsia="de-DE"/>
              </w:rPr>
              <w:t>re</w:t>
            </w:r>
          </w:p>
        </w:tc>
        <w:tc>
          <w:tcPr>
            <w:tcW w:w="2268" w:type="dxa"/>
            <w:tcBorders>
              <w:left w:val="single" w:sz="1" w:space="0" w:color="000000"/>
              <w:bottom w:val="single" w:sz="1" w:space="0" w:color="000000"/>
            </w:tcBorders>
          </w:tcPr>
          <w:p w14:paraId="06FC2536"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f</w:t>
            </w:r>
            <w:r w:rsidR="007D146D" w:rsidRPr="008C32EF">
              <w:rPr>
                <w:color w:val="000000"/>
                <w:lang w:eastAsia="de-DE"/>
              </w:rPr>
              <w:t>r</w:t>
            </w:r>
          </w:p>
        </w:tc>
        <w:tc>
          <w:tcPr>
            <w:tcW w:w="2693" w:type="dxa"/>
            <w:tcBorders>
              <w:left w:val="single" w:sz="1" w:space="0" w:color="000000"/>
              <w:bottom w:val="single" w:sz="1" w:space="0" w:color="000000"/>
              <w:right w:val="single" w:sz="1" w:space="0" w:color="000000"/>
            </w:tcBorders>
          </w:tcPr>
          <w:p w14:paraId="122C34C1" w14:textId="77777777" w:rsidR="007D146D" w:rsidRPr="008C32EF" w:rsidRDefault="0083090B" w:rsidP="005D2267">
            <w:pPr>
              <w:suppressAutoHyphens w:val="0"/>
              <w:autoSpaceDE w:val="0"/>
              <w:spacing w:after="0" w:line="100" w:lineRule="atLeast"/>
              <w:rPr>
                <w:color w:val="000000"/>
                <w:lang w:eastAsia="de-DE"/>
              </w:rPr>
            </w:pPr>
            <w:r w:rsidRPr="008C32EF">
              <w:rPr>
                <w:color w:val="000000"/>
                <w:lang w:eastAsia="de-DE"/>
              </w:rPr>
              <w:t xml:space="preserve">fr-CH, </w:t>
            </w:r>
            <w:r w:rsidR="007D146D" w:rsidRPr="008C32EF">
              <w:rPr>
                <w:color w:val="000000"/>
                <w:lang w:eastAsia="de-DE"/>
              </w:rPr>
              <w:t>fr-FR</w:t>
            </w:r>
          </w:p>
        </w:tc>
      </w:tr>
      <w:tr w:rsidR="007D146D" w:rsidRPr="008C32EF" w14:paraId="659B9A64" w14:textId="77777777" w:rsidTr="004D1BD7">
        <w:tc>
          <w:tcPr>
            <w:tcW w:w="1843" w:type="dxa"/>
            <w:tcBorders>
              <w:left w:val="single" w:sz="1" w:space="0" w:color="000000"/>
              <w:bottom w:val="single" w:sz="1" w:space="0" w:color="000000"/>
            </w:tcBorders>
          </w:tcPr>
          <w:p w14:paraId="59E0EA6E"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g</w:t>
            </w:r>
            <w:r w:rsidR="007D146D" w:rsidRPr="008C32EF">
              <w:rPr>
                <w:color w:val="000000"/>
                <w:lang w:eastAsia="de-DE"/>
              </w:rPr>
              <w:t>er</w:t>
            </w:r>
          </w:p>
        </w:tc>
        <w:tc>
          <w:tcPr>
            <w:tcW w:w="2268" w:type="dxa"/>
            <w:tcBorders>
              <w:left w:val="single" w:sz="1" w:space="0" w:color="000000"/>
              <w:bottom w:val="single" w:sz="1" w:space="0" w:color="000000"/>
            </w:tcBorders>
          </w:tcPr>
          <w:p w14:paraId="248E7433"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d</w:t>
            </w:r>
            <w:r w:rsidR="007D146D" w:rsidRPr="008C32EF">
              <w:rPr>
                <w:color w:val="000000"/>
                <w:lang w:eastAsia="de-DE"/>
              </w:rPr>
              <w:t>e</w:t>
            </w:r>
          </w:p>
        </w:tc>
        <w:tc>
          <w:tcPr>
            <w:tcW w:w="2693" w:type="dxa"/>
            <w:tcBorders>
              <w:left w:val="single" w:sz="1" w:space="0" w:color="000000"/>
              <w:bottom w:val="single" w:sz="1" w:space="0" w:color="000000"/>
              <w:right w:val="single" w:sz="1" w:space="0" w:color="000000"/>
            </w:tcBorders>
          </w:tcPr>
          <w:p w14:paraId="080C9422" w14:textId="77777777" w:rsidR="007D146D" w:rsidRPr="008C32EF" w:rsidRDefault="0083090B" w:rsidP="0083090B">
            <w:pPr>
              <w:suppressAutoHyphens w:val="0"/>
              <w:autoSpaceDE w:val="0"/>
              <w:spacing w:after="0" w:line="100" w:lineRule="atLeast"/>
              <w:rPr>
                <w:color w:val="000000"/>
                <w:lang w:eastAsia="de-DE"/>
              </w:rPr>
            </w:pPr>
            <w:r w:rsidRPr="008C32EF">
              <w:rPr>
                <w:color w:val="000000"/>
                <w:lang w:eastAsia="de-DE"/>
              </w:rPr>
              <w:t xml:space="preserve">de-AT, </w:t>
            </w:r>
            <w:r w:rsidR="00F45D1A" w:rsidRPr="008C32EF">
              <w:rPr>
                <w:color w:val="000000"/>
                <w:lang w:eastAsia="de-DE"/>
              </w:rPr>
              <w:t>d</w:t>
            </w:r>
            <w:r w:rsidRPr="008C32EF">
              <w:rPr>
                <w:color w:val="000000"/>
                <w:lang w:eastAsia="de-DE"/>
              </w:rPr>
              <w:t xml:space="preserve">e-CH, </w:t>
            </w:r>
            <w:r w:rsidR="007D146D" w:rsidRPr="008C32EF">
              <w:rPr>
                <w:color w:val="000000"/>
                <w:lang w:eastAsia="de-DE"/>
              </w:rPr>
              <w:t>de-DE, de-LI</w:t>
            </w:r>
          </w:p>
        </w:tc>
      </w:tr>
      <w:tr w:rsidR="007D146D" w:rsidRPr="008C32EF" w14:paraId="1649A5CF" w14:textId="77777777" w:rsidTr="004D1BD7">
        <w:tc>
          <w:tcPr>
            <w:tcW w:w="1843" w:type="dxa"/>
            <w:tcBorders>
              <w:left w:val="single" w:sz="1" w:space="0" w:color="000000"/>
              <w:bottom w:val="single" w:sz="1" w:space="0" w:color="000000"/>
            </w:tcBorders>
          </w:tcPr>
          <w:p w14:paraId="1D7ED774"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g</w:t>
            </w:r>
            <w:r w:rsidR="007D146D" w:rsidRPr="008C32EF">
              <w:rPr>
                <w:color w:val="000000"/>
                <w:lang w:eastAsia="de-DE"/>
              </w:rPr>
              <w:t>re</w:t>
            </w:r>
          </w:p>
        </w:tc>
        <w:tc>
          <w:tcPr>
            <w:tcW w:w="2268" w:type="dxa"/>
            <w:tcBorders>
              <w:left w:val="single" w:sz="1" w:space="0" w:color="000000"/>
              <w:bottom w:val="single" w:sz="1" w:space="0" w:color="000000"/>
            </w:tcBorders>
          </w:tcPr>
          <w:p w14:paraId="261C50EA"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e</w:t>
            </w:r>
            <w:r w:rsidR="007D146D" w:rsidRPr="008C32EF">
              <w:rPr>
                <w:color w:val="000000"/>
                <w:lang w:eastAsia="de-DE"/>
              </w:rPr>
              <w:t>l</w:t>
            </w:r>
          </w:p>
        </w:tc>
        <w:tc>
          <w:tcPr>
            <w:tcW w:w="2693" w:type="dxa"/>
            <w:tcBorders>
              <w:left w:val="single" w:sz="1" w:space="0" w:color="000000"/>
              <w:bottom w:val="single" w:sz="1" w:space="0" w:color="000000"/>
              <w:right w:val="single" w:sz="1" w:space="0" w:color="000000"/>
            </w:tcBorders>
          </w:tcPr>
          <w:p w14:paraId="2758D755"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el-GR</w:t>
            </w:r>
          </w:p>
        </w:tc>
      </w:tr>
      <w:tr w:rsidR="001D2112" w:rsidRPr="008C32EF" w14:paraId="2E19AA53" w14:textId="77777777" w:rsidTr="004D1BD7">
        <w:tc>
          <w:tcPr>
            <w:tcW w:w="1843" w:type="dxa"/>
            <w:tcBorders>
              <w:left w:val="single" w:sz="1" w:space="0" w:color="000000"/>
              <w:bottom w:val="single" w:sz="1" w:space="0" w:color="000000"/>
            </w:tcBorders>
          </w:tcPr>
          <w:p w14:paraId="226AA615" w14:textId="77777777" w:rsidR="001D2112" w:rsidRPr="008C32EF" w:rsidRDefault="001D2112" w:rsidP="005D2267">
            <w:pPr>
              <w:suppressAutoHyphens w:val="0"/>
              <w:autoSpaceDE w:val="0"/>
              <w:spacing w:after="0" w:line="100" w:lineRule="atLeast"/>
              <w:rPr>
                <w:color w:val="000000"/>
                <w:lang w:eastAsia="de-DE"/>
              </w:rPr>
            </w:pPr>
            <w:r w:rsidRPr="008C32EF">
              <w:rPr>
                <w:color w:val="000000"/>
                <w:lang w:eastAsia="de-DE"/>
              </w:rPr>
              <w:t>hrv</w:t>
            </w:r>
          </w:p>
        </w:tc>
        <w:tc>
          <w:tcPr>
            <w:tcW w:w="2268" w:type="dxa"/>
            <w:tcBorders>
              <w:left w:val="single" w:sz="1" w:space="0" w:color="000000"/>
              <w:bottom w:val="single" w:sz="1" w:space="0" w:color="000000"/>
            </w:tcBorders>
          </w:tcPr>
          <w:p w14:paraId="707229B9" w14:textId="77777777" w:rsidR="001D2112" w:rsidRPr="008C32EF" w:rsidRDefault="004E6FFD" w:rsidP="005D2267">
            <w:pPr>
              <w:suppressAutoHyphens w:val="0"/>
              <w:autoSpaceDE w:val="0"/>
              <w:spacing w:after="0" w:line="100" w:lineRule="atLeast"/>
              <w:rPr>
                <w:color w:val="000000"/>
                <w:lang w:eastAsia="de-DE"/>
              </w:rPr>
            </w:pPr>
            <w:r w:rsidRPr="008C32EF">
              <w:rPr>
                <w:color w:val="000000"/>
                <w:lang w:eastAsia="de-DE"/>
              </w:rPr>
              <w:t>hr</w:t>
            </w:r>
          </w:p>
        </w:tc>
        <w:tc>
          <w:tcPr>
            <w:tcW w:w="2693" w:type="dxa"/>
            <w:tcBorders>
              <w:left w:val="single" w:sz="1" w:space="0" w:color="000000"/>
              <w:bottom w:val="single" w:sz="1" w:space="0" w:color="000000"/>
              <w:right w:val="single" w:sz="1" w:space="0" w:color="000000"/>
            </w:tcBorders>
          </w:tcPr>
          <w:p w14:paraId="66B7A3F4" w14:textId="77777777" w:rsidR="001D2112" w:rsidRPr="008C32EF" w:rsidRDefault="004E6FFD" w:rsidP="005D2267">
            <w:pPr>
              <w:suppressAutoHyphens w:val="0"/>
              <w:autoSpaceDE w:val="0"/>
              <w:spacing w:after="0" w:line="100" w:lineRule="atLeast"/>
              <w:rPr>
                <w:color w:val="000000"/>
                <w:lang w:eastAsia="de-DE"/>
              </w:rPr>
            </w:pPr>
            <w:r w:rsidRPr="008C32EF">
              <w:rPr>
                <w:color w:val="000000"/>
                <w:lang w:eastAsia="de-DE"/>
              </w:rPr>
              <w:t>hr-HR</w:t>
            </w:r>
          </w:p>
        </w:tc>
      </w:tr>
      <w:tr w:rsidR="007D146D" w:rsidRPr="008C32EF" w14:paraId="163CE6A9" w14:textId="77777777" w:rsidTr="004D1BD7">
        <w:tc>
          <w:tcPr>
            <w:tcW w:w="1843" w:type="dxa"/>
            <w:tcBorders>
              <w:left w:val="single" w:sz="1" w:space="0" w:color="000000"/>
              <w:bottom w:val="single" w:sz="1" w:space="0" w:color="000000"/>
            </w:tcBorders>
          </w:tcPr>
          <w:p w14:paraId="29A7EE19"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h</w:t>
            </w:r>
            <w:r w:rsidR="007D146D" w:rsidRPr="008C32EF">
              <w:rPr>
                <w:color w:val="000000"/>
                <w:lang w:eastAsia="de-DE"/>
              </w:rPr>
              <w:t>un</w:t>
            </w:r>
          </w:p>
        </w:tc>
        <w:tc>
          <w:tcPr>
            <w:tcW w:w="2268" w:type="dxa"/>
            <w:tcBorders>
              <w:left w:val="single" w:sz="1" w:space="0" w:color="000000"/>
              <w:bottom w:val="single" w:sz="1" w:space="0" w:color="000000"/>
            </w:tcBorders>
          </w:tcPr>
          <w:p w14:paraId="2A65F48C"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h</w:t>
            </w:r>
            <w:r w:rsidR="007D146D" w:rsidRPr="008C32EF">
              <w:rPr>
                <w:color w:val="000000"/>
                <w:lang w:eastAsia="de-DE"/>
              </w:rPr>
              <w:t>u</w:t>
            </w:r>
          </w:p>
        </w:tc>
        <w:tc>
          <w:tcPr>
            <w:tcW w:w="2693" w:type="dxa"/>
            <w:tcBorders>
              <w:left w:val="single" w:sz="1" w:space="0" w:color="000000"/>
              <w:bottom w:val="single" w:sz="1" w:space="0" w:color="000000"/>
              <w:right w:val="single" w:sz="1" w:space="0" w:color="000000"/>
            </w:tcBorders>
          </w:tcPr>
          <w:p w14:paraId="246372EE"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hu-HU</w:t>
            </w:r>
          </w:p>
        </w:tc>
      </w:tr>
      <w:tr w:rsidR="007D146D" w:rsidRPr="008C32EF" w14:paraId="4FFE06EC" w14:textId="77777777" w:rsidTr="004D1BD7">
        <w:tc>
          <w:tcPr>
            <w:tcW w:w="1843" w:type="dxa"/>
            <w:tcBorders>
              <w:left w:val="single" w:sz="1" w:space="0" w:color="000000"/>
              <w:bottom w:val="single" w:sz="1" w:space="0" w:color="000000"/>
            </w:tcBorders>
          </w:tcPr>
          <w:p w14:paraId="39699ED6"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g</w:t>
            </w:r>
            <w:r w:rsidR="007D146D" w:rsidRPr="008C32EF">
              <w:rPr>
                <w:color w:val="000000"/>
                <w:lang w:eastAsia="de-DE"/>
              </w:rPr>
              <w:t>le</w:t>
            </w:r>
          </w:p>
        </w:tc>
        <w:tc>
          <w:tcPr>
            <w:tcW w:w="2268" w:type="dxa"/>
            <w:tcBorders>
              <w:left w:val="single" w:sz="1" w:space="0" w:color="000000"/>
              <w:bottom w:val="single" w:sz="1" w:space="0" w:color="000000"/>
            </w:tcBorders>
          </w:tcPr>
          <w:p w14:paraId="23FF4F7C"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g</w:t>
            </w:r>
            <w:r w:rsidR="007D146D" w:rsidRPr="008C32EF">
              <w:rPr>
                <w:color w:val="000000"/>
                <w:lang w:eastAsia="de-DE"/>
              </w:rPr>
              <w:t>a</w:t>
            </w:r>
          </w:p>
        </w:tc>
        <w:tc>
          <w:tcPr>
            <w:tcW w:w="2693" w:type="dxa"/>
            <w:tcBorders>
              <w:left w:val="single" w:sz="1" w:space="0" w:color="000000"/>
              <w:bottom w:val="single" w:sz="1" w:space="0" w:color="000000"/>
              <w:right w:val="single" w:sz="1" w:space="0" w:color="000000"/>
            </w:tcBorders>
          </w:tcPr>
          <w:p w14:paraId="1499166D"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ga-IE</w:t>
            </w:r>
          </w:p>
        </w:tc>
      </w:tr>
      <w:tr w:rsidR="007D146D" w:rsidRPr="008C32EF" w14:paraId="4A2F0B9F" w14:textId="77777777" w:rsidTr="004D1BD7">
        <w:tc>
          <w:tcPr>
            <w:tcW w:w="1843" w:type="dxa"/>
            <w:tcBorders>
              <w:left w:val="single" w:sz="1" w:space="0" w:color="000000"/>
              <w:bottom w:val="single" w:sz="1" w:space="0" w:color="000000"/>
            </w:tcBorders>
          </w:tcPr>
          <w:p w14:paraId="5F5C75D5"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i</w:t>
            </w:r>
            <w:r w:rsidR="007D146D" w:rsidRPr="008C32EF">
              <w:rPr>
                <w:color w:val="000000"/>
                <w:lang w:eastAsia="de-DE"/>
              </w:rPr>
              <w:t>ce</w:t>
            </w:r>
          </w:p>
        </w:tc>
        <w:tc>
          <w:tcPr>
            <w:tcW w:w="2268" w:type="dxa"/>
            <w:tcBorders>
              <w:left w:val="single" w:sz="1" w:space="0" w:color="000000"/>
              <w:bottom w:val="single" w:sz="1" w:space="0" w:color="000000"/>
            </w:tcBorders>
          </w:tcPr>
          <w:p w14:paraId="79214E02"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i</w:t>
            </w:r>
            <w:r w:rsidR="007D146D" w:rsidRPr="008C32EF">
              <w:rPr>
                <w:color w:val="000000"/>
                <w:lang w:eastAsia="de-DE"/>
              </w:rPr>
              <w:t>s</w:t>
            </w:r>
          </w:p>
        </w:tc>
        <w:tc>
          <w:tcPr>
            <w:tcW w:w="2693" w:type="dxa"/>
            <w:tcBorders>
              <w:left w:val="single" w:sz="1" w:space="0" w:color="000000"/>
              <w:bottom w:val="single" w:sz="1" w:space="0" w:color="000000"/>
              <w:right w:val="single" w:sz="1" w:space="0" w:color="000000"/>
            </w:tcBorders>
          </w:tcPr>
          <w:p w14:paraId="0DBA9692"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Is-IS</w:t>
            </w:r>
          </w:p>
        </w:tc>
      </w:tr>
      <w:tr w:rsidR="007D146D" w:rsidRPr="008C32EF" w14:paraId="31E82284" w14:textId="77777777" w:rsidTr="004D1BD7">
        <w:tc>
          <w:tcPr>
            <w:tcW w:w="1843" w:type="dxa"/>
            <w:tcBorders>
              <w:left w:val="single" w:sz="1" w:space="0" w:color="000000"/>
              <w:bottom w:val="single" w:sz="1" w:space="0" w:color="000000"/>
            </w:tcBorders>
          </w:tcPr>
          <w:p w14:paraId="09DDAF87"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i</w:t>
            </w:r>
            <w:r w:rsidR="007D146D" w:rsidRPr="008C32EF">
              <w:rPr>
                <w:color w:val="000000"/>
                <w:lang w:eastAsia="de-DE"/>
              </w:rPr>
              <w:t>ta</w:t>
            </w:r>
          </w:p>
        </w:tc>
        <w:tc>
          <w:tcPr>
            <w:tcW w:w="2268" w:type="dxa"/>
            <w:tcBorders>
              <w:left w:val="single" w:sz="1" w:space="0" w:color="000000"/>
              <w:bottom w:val="single" w:sz="1" w:space="0" w:color="000000"/>
            </w:tcBorders>
          </w:tcPr>
          <w:p w14:paraId="18A37C93"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i</w:t>
            </w:r>
            <w:r w:rsidR="007D146D" w:rsidRPr="008C32EF">
              <w:rPr>
                <w:color w:val="000000"/>
                <w:lang w:eastAsia="de-DE"/>
              </w:rPr>
              <w:t>t</w:t>
            </w:r>
          </w:p>
        </w:tc>
        <w:tc>
          <w:tcPr>
            <w:tcW w:w="2693" w:type="dxa"/>
            <w:tcBorders>
              <w:left w:val="single" w:sz="1" w:space="0" w:color="000000"/>
              <w:bottom w:val="single" w:sz="1" w:space="0" w:color="000000"/>
              <w:right w:val="single" w:sz="1" w:space="0" w:color="000000"/>
            </w:tcBorders>
          </w:tcPr>
          <w:p w14:paraId="52EEE586" w14:textId="77777777" w:rsidR="007D146D" w:rsidRPr="008C32EF" w:rsidRDefault="0083090B" w:rsidP="005D2267">
            <w:pPr>
              <w:suppressAutoHyphens w:val="0"/>
              <w:autoSpaceDE w:val="0"/>
              <w:spacing w:after="0" w:line="100" w:lineRule="atLeast"/>
              <w:rPr>
                <w:color w:val="000000"/>
                <w:lang w:eastAsia="de-DE"/>
              </w:rPr>
            </w:pPr>
            <w:r w:rsidRPr="008C32EF">
              <w:rPr>
                <w:color w:val="000000"/>
                <w:lang w:eastAsia="de-DE"/>
              </w:rPr>
              <w:t xml:space="preserve">it-CH, </w:t>
            </w:r>
            <w:r w:rsidR="007D146D" w:rsidRPr="008C32EF">
              <w:rPr>
                <w:color w:val="000000"/>
                <w:lang w:eastAsia="de-DE"/>
              </w:rPr>
              <w:t>it-IT</w:t>
            </w:r>
          </w:p>
        </w:tc>
      </w:tr>
      <w:tr w:rsidR="007D146D" w:rsidRPr="008C32EF" w14:paraId="77C63409" w14:textId="77777777" w:rsidTr="004D1BD7">
        <w:tc>
          <w:tcPr>
            <w:tcW w:w="1843" w:type="dxa"/>
            <w:tcBorders>
              <w:left w:val="single" w:sz="1" w:space="0" w:color="000000"/>
              <w:bottom w:val="single" w:sz="1" w:space="0" w:color="000000"/>
            </w:tcBorders>
          </w:tcPr>
          <w:p w14:paraId="3180FDD1"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l</w:t>
            </w:r>
            <w:r w:rsidR="007D146D" w:rsidRPr="008C32EF">
              <w:rPr>
                <w:color w:val="000000"/>
                <w:lang w:eastAsia="de-DE"/>
              </w:rPr>
              <w:t>av</w:t>
            </w:r>
          </w:p>
        </w:tc>
        <w:tc>
          <w:tcPr>
            <w:tcW w:w="2268" w:type="dxa"/>
            <w:tcBorders>
              <w:left w:val="single" w:sz="1" w:space="0" w:color="000000"/>
              <w:bottom w:val="single" w:sz="1" w:space="0" w:color="000000"/>
            </w:tcBorders>
          </w:tcPr>
          <w:p w14:paraId="3C9608ED"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l</w:t>
            </w:r>
            <w:r w:rsidR="007D146D" w:rsidRPr="008C32EF">
              <w:rPr>
                <w:color w:val="000000"/>
                <w:lang w:eastAsia="de-DE"/>
              </w:rPr>
              <w:t>v</w:t>
            </w:r>
          </w:p>
        </w:tc>
        <w:tc>
          <w:tcPr>
            <w:tcW w:w="2693" w:type="dxa"/>
            <w:tcBorders>
              <w:left w:val="single" w:sz="1" w:space="0" w:color="000000"/>
              <w:bottom w:val="single" w:sz="1" w:space="0" w:color="000000"/>
              <w:right w:val="single" w:sz="1" w:space="0" w:color="000000"/>
            </w:tcBorders>
          </w:tcPr>
          <w:p w14:paraId="62E1494F"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lv-LV</w:t>
            </w:r>
          </w:p>
        </w:tc>
      </w:tr>
      <w:tr w:rsidR="007D146D" w:rsidRPr="008C32EF" w14:paraId="66EC8AC3" w14:textId="77777777" w:rsidTr="004D1BD7">
        <w:tc>
          <w:tcPr>
            <w:tcW w:w="1843" w:type="dxa"/>
            <w:tcBorders>
              <w:left w:val="single" w:sz="1" w:space="0" w:color="000000"/>
              <w:bottom w:val="single" w:sz="1" w:space="0" w:color="000000"/>
            </w:tcBorders>
          </w:tcPr>
          <w:p w14:paraId="09C74365"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l</w:t>
            </w:r>
            <w:r w:rsidR="007D146D" w:rsidRPr="008C32EF">
              <w:rPr>
                <w:color w:val="000000"/>
                <w:lang w:eastAsia="de-DE"/>
              </w:rPr>
              <w:t>it</w:t>
            </w:r>
          </w:p>
        </w:tc>
        <w:tc>
          <w:tcPr>
            <w:tcW w:w="2268" w:type="dxa"/>
            <w:tcBorders>
              <w:left w:val="single" w:sz="1" w:space="0" w:color="000000"/>
              <w:bottom w:val="single" w:sz="1" w:space="0" w:color="000000"/>
            </w:tcBorders>
          </w:tcPr>
          <w:p w14:paraId="3C713290"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l</w:t>
            </w:r>
            <w:r w:rsidR="007D146D" w:rsidRPr="008C32EF">
              <w:rPr>
                <w:color w:val="000000"/>
                <w:lang w:eastAsia="de-DE"/>
              </w:rPr>
              <w:t>t</w:t>
            </w:r>
          </w:p>
        </w:tc>
        <w:tc>
          <w:tcPr>
            <w:tcW w:w="2693" w:type="dxa"/>
            <w:tcBorders>
              <w:left w:val="single" w:sz="1" w:space="0" w:color="000000"/>
              <w:bottom w:val="single" w:sz="1" w:space="0" w:color="000000"/>
              <w:right w:val="single" w:sz="1" w:space="0" w:color="000000"/>
            </w:tcBorders>
          </w:tcPr>
          <w:p w14:paraId="5DAD92FB"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lt-LT</w:t>
            </w:r>
          </w:p>
        </w:tc>
      </w:tr>
      <w:tr w:rsidR="007D146D" w:rsidRPr="008C32EF" w14:paraId="60C06C90" w14:textId="77777777" w:rsidTr="004D1BD7">
        <w:tc>
          <w:tcPr>
            <w:tcW w:w="1843" w:type="dxa"/>
            <w:tcBorders>
              <w:left w:val="single" w:sz="1" w:space="0" w:color="000000"/>
              <w:bottom w:val="single" w:sz="1" w:space="0" w:color="000000"/>
            </w:tcBorders>
          </w:tcPr>
          <w:p w14:paraId="1B94440B"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m</w:t>
            </w:r>
            <w:r w:rsidR="007D146D" w:rsidRPr="008C32EF">
              <w:rPr>
                <w:color w:val="000000"/>
                <w:lang w:eastAsia="de-DE"/>
              </w:rPr>
              <w:t>lt</w:t>
            </w:r>
          </w:p>
        </w:tc>
        <w:tc>
          <w:tcPr>
            <w:tcW w:w="2268" w:type="dxa"/>
            <w:tcBorders>
              <w:left w:val="single" w:sz="1" w:space="0" w:color="000000"/>
              <w:bottom w:val="single" w:sz="1" w:space="0" w:color="000000"/>
            </w:tcBorders>
          </w:tcPr>
          <w:p w14:paraId="22030E60"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m</w:t>
            </w:r>
            <w:r w:rsidR="007D146D" w:rsidRPr="008C32EF">
              <w:rPr>
                <w:color w:val="000000"/>
                <w:lang w:eastAsia="de-DE"/>
              </w:rPr>
              <w:t>t</w:t>
            </w:r>
          </w:p>
        </w:tc>
        <w:tc>
          <w:tcPr>
            <w:tcW w:w="2693" w:type="dxa"/>
            <w:tcBorders>
              <w:left w:val="single" w:sz="1" w:space="0" w:color="000000"/>
              <w:bottom w:val="single" w:sz="1" w:space="0" w:color="000000"/>
              <w:right w:val="single" w:sz="1" w:space="0" w:color="000000"/>
            </w:tcBorders>
          </w:tcPr>
          <w:p w14:paraId="6A4B2B13"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mt-MT</w:t>
            </w:r>
          </w:p>
        </w:tc>
      </w:tr>
      <w:tr w:rsidR="007D146D" w:rsidRPr="008C32EF" w14:paraId="29E7AAEB" w14:textId="77777777" w:rsidTr="004D1BD7">
        <w:tc>
          <w:tcPr>
            <w:tcW w:w="1843" w:type="dxa"/>
            <w:tcBorders>
              <w:left w:val="single" w:sz="1" w:space="0" w:color="000000"/>
              <w:bottom w:val="single" w:sz="1" w:space="0" w:color="000000"/>
            </w:tcBorders>
          </w:tcPr>
          <w:p w14:paraId="5111C965"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n</w:t>
            </w:r>
            <w:r w:rsidR="007D146D" w:rsidRPr="008C32EF">
              <w:rPr>
                <w:color w:val="000000"/>
                <w:lang w:eastAsia="de-DE"/>
              </w:rPr>
              <w:t>or</w:t>
            </w:r>
          </w:p>
        </w:tc>
        <w:tc>
          <w:tcPr>
            <w:tcW w:w="2268" w:type="dxa"/>
            <w:tcBorders>
              <w:left w:val="single" w:sz="1" w:space="0" w:color="000000"/>
              <w:bottom w:val="single" w:sz="1" w:space="0" w:color="000000"/>
            </w:tcBorders>
          </w:tcPr>
          <w:p w14:paraId="326815E9"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n</w:t>
            </w:r>
            <w:r w:rsidR="007D146D" w:rsidRPr="008C32EF">
              <w:rPr>
                <w:color w:val="000000"/>
                <w:lang w:eastAsia="de-DE"/>
              </w:rPr>
              <w:t>o</w:t>
            </w:r>
          </w:p>
        </w:tc>
        <w:tc>
          <w:tcPr>
            <w:tcW w:w="2693" w:type="dxa"/>
            <w:tcBorders>
              <w:left w:val="single" w:sz="1" w:space="0" w:color="000000"/>
              <w:bottom w:val="single" w:sz="1" w:space="0" w:color="000000"/>
              <w:right w:val="single" w:sz="1" w:space="0" w:color="000000"/>
            </w:tcBorders>
          </w:tcPr>
          <w:p w14:paraId="5E1D6CE6"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no-NO</w:t>
            </w:r>
          </w:p>
        </w:tc>
      </w:tr>
      <w:tr w:rsidR="007D146D" w:rsidRPr="008C32EF" w14:paraId="0AEDD88B" w14:textId="77777777" w:rsidTr="004D1BD7">
        <w:tc>
          <w:tcPr>
            <w:tcW w:w="1843" w:type="dxa"/>
            <w:tcBorders>
              <w:left w:val="single" w:sz="1" w:space="0" w:color="000000"/>
              <w:bottom w:val="single" w:sz="1" w:space="0" w:color="000000"/>
            </w:tcBorders>
          </w:tcPr>
          <w:p w14:paraId="3794BA69"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p</w:t>
            </w:r>
            <w:r w:rsidR="007D146D" w:rsidRPr="008C32EF">
              <w:rPr>
                <w:color w:val="000000"/>
                <w:lang w:eastAsia="de-DE"/>
              </w:rPr>
              <w:t>ol</w:t>
            </w:r>
          </w:p>
        </w:tc>
        <w:tc>
          <w:tcPr>
            <w:tcW w:w="2268" w:type="dxa"/>
            <w:tcBorders>
              <w:left w:val="single" w:sz="1" w:space="0" w:color="000000"/>
              <w:bottom w:val="single" w:sz="1" w:space="0" w:color="000000"/>
            </w:tcBorders>
          </w:tcPr>
          <w:p w14:paraId="5FC01B18"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p</w:t>
            </w:r>
            <w:r w:rsidR="007D146D" w:rsidRPr="008C32EF">
              <w:rPr>
                <w:color w:val="000000"/>
                <w:lang w:eastAsia="de-DE"/>
              </w:rPr>
              <w:t>l</w:t>
            </w:r>
          </w:p>
        </w:tc>
        <w:tc>
          <w:tcPr>
            <w:tcW w:w="2693" w:type="dxa"/>
            <w:tcBorders>
              <w:left w:val="single" w:sz="1" w:space="0" w:color="000000"/>
              <w:bottom w:val="single" w:sz="1" w:space="0" w:color="000000"/>
              <w:right w:val="single" w:sz="1" w:space="0" w:color="000000"/>
            </w:tcBorders>
          </w:tcPr>
          <w:p w14:paraId="67DC5676"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pl-PL</w:t>
            </w:r>
          </w:p>
        </w:tc>
      </w:tr>
      <w:tr w:rsidR="007D146D" w:rsidRPr="008C32EF" w14:paraId="0A0E954B" w14:textId="77777777" w:rsidTr="004D1BD7">
        <w:tc>
          <w:tcPr>
            <w:tcW w:w="1843" w:type="dxa"/>
            <w:tcBorders>
              <w:left w:val="single" w:sz="1" w:space="0" w:color="000000"/>
              <w:bottom w:val="single" w:sz="1" w:space="0" w:color="000000"/>
            </w:tcBorders>
          </w:tcPr>
          <w:p w14:paraId="619900A5"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p</w:t>
            </w:r>
            <w:r w:rsidR="007D146D" w:rsidRPr="008C32EF">
              <w:rPr>
                <w:color w:val="000000"/>
                <w:lang w:eastAsia="de-DE"/>
              </w:rPr>
              <w:t>or</w:t>
            </w:r>
          </w:p>
        </w:tc>
        <w:tc>
          <w:tcPr>
            <w:tcW w:w="2268" w:type="dxa"/>
            <w:tcBorders>
              <w:left w:val="single" w:sz="1" w:space="0" w:color="000000"/>
              <w:bottom w:val="single" w:sz="1" w:space="0" w:color="000000"/>
            </w:tcBorders>
          </w:tcPr>
          <w:p w14:paraId="45BAA3F7"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p</w:t>
            </w:r>
            <w:r w:rsidR="007D146D" w:rsidRPr="008C32EF">
              <w:rPr>
                <w:color w:val="000000"/>
                <w:lang w:eastAsia="de-DE"/>
              </w:rPr>
              <w:t>t</w:t>
            </w:r>
          </w:p>
        </w:tc>
        <w:tc>
          <w:tcPr>
            <w:tcW w:w="2693" w:type="dxa"/>
            <w:tcBorders>
              <w:left w:val="single" w:sz="1" w:space="0" w:color="000000"/>
              <w:bottom w:val="single" w:sz="1" w:space="0" w:color="000000"/>
              <w:right w:val="single" w:sz="1" w:space="0" w:color="000000"/>
            </w:tcBorders>
          </w:tcPr>
          <w:p w14:paraId="24311565"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pt-PT</w:t>
            </w:r>
          </w:p>
        </w:tc>
      </w:tr>
      <w:tr w:rsidR="0083090B" w:rsidRPr="008C32EF" w14:paraId="138AF803" w14:textId="77777777" w:rsidTr="004D1BD7">
        <w:tc>
          <w:tcPr>
            <w:tcW w:w="1843" w:type="dxa"/>
            <w:tcBorders>
              <w:left w:val="single" w:sz="1" w:space="0" w:color="000000"/>
              <w:bottom w:val="single" w:sz="1" w:space="0" w:color="000000"/>
            </w:tcBorders>
          </w:tcPr>
          <w:p w14:paraId="6C820A4D" w14:textId="77777777" w:rsidR="0083090B" w:rsidRPr="008C32EF" w:rsidRDefault="004D1BD7" w:rsidP="005D2267">
            <w:pPr>
              <w:suppressAutoHyphens w:val="0"/>
              <w:autoSpaceDE w:val="0"/>
              <w:spacing w:after="0" w:line="100" w:lineRule="atLeast"/>
              <w:rPr>
                <w:color w:val="000000"/>
                <w:lang w:eastAsia="de-DE"/>
              </w:rPr>
            </w:pPr>
            <w:r w:rsidRPr="008C32EF">
              <w:rPr>
                <w:color w:val="000000"/>
                <w:lang w:eastAsia="de-DE"/>
              </w:rPr>
              <w:t>r</w:t>
            </w:r>
            <w:r w:rsidR="0083090B" w:rsidRPr="008C32EF">
              <w:rPr>
                <w:color w:val="000000"/>
                <w:lang w:eastAsia="de-DE"/>
              </w:rPr>
              <w:t>oh</w:t>
            </w:r>
          </w:p>
        </w:tc>
        <w:tc>
          <w:tcPr>
            <w:tcW w:w="2268" w:type="dxa"/>
            <w:tcBorders>
              <w:left w:val="single" w:sz="1" w:space="0" w:color="000000"/>
              <w:bottom w:val="single" w:sz="1" w:space="0" w:color="000000"/>
            </w:tcBorders>
          </w:tcPr>
          <w:p w14:paraId="53D224AE" w14:textId="77777777" w:rsidR="0083090B" w:rsidRPr="008C32EF" w:rsidRDefault="00F81E70" w:rsidP="005D2267">
            <w:pPr>
              <w:suppressAutoHyphens w:val="0"/>
              <w:autoSpaceDE w:val="0"/>
              <w:spacing w:after="0" w:line="100" w:lineRule="atLeast"/>
              <w:rPr>
                <w:color w:val="000000"/>
                <w:lang w:eastAsia="de-DE"/>
              </w:rPr>
            </w:pPr>
            <w:r w:rsidRPr="008C32EF">
              <w:rPr>
                <w:color w:val="000000"/>
                <w:lang w:eastAsia="de-DE"/>
              </w:rPr>
              <w:t>rm</w:t>
            </w:r>
          </w:p>
        </w:tc>
        <w:tc>
          <w:tcPr>
            <w:tcW w:w="2693" w:type="dxa"/>
            <w:tcBorders>
              <w:left w:val="single" w:sz="1" w:space="0" w:color="000000"/>
              <w:bottom w:val="single" w:sz="1" w:space="0" w:color="000000"/>
              <w:right w:val="single" w:sz="1" w:space="0" w:color="000000"/>
            </w:tcBorders>
          </w:tcPr>
          <w:p w14:paraId="3FD61907" w14:textId="77777777" w:rsidR="0083090B" w:rsidRPr="008C32EF" w:rsidRDefault="0083090B" w:rsidP="005D2267">
            <w:pPr>
              <w:suppressAutoHyphens w:val="0"/>
              <w:autoSpaceDE w:val="0"/>
              <w:spacing w:after="0" w:line="100" w:lineRule="atLeast"/>
              <w:rPr>
                <w:color w:val="000000"/>
                <w:lang w:eastAsia="de-DE"/>
              </w:rPr>
            </w:pPr>
            <w:r w:rsidRPr="008C32EF">
              <w:rPr>
                <w:color w:val="000000"/>
                <w:lang w:eastAsia="de-DE"/>
              </w:rPr>
              <w:t>rm-CH</w:t>
            </w:r>
          </w:p>
        </w:tc>
      </w:tr>
      <w:tr w:rsidR="007D146D" w:rsidRPr="008C32EF" w14:paraId="22EA1C1A" w14:textId="77777777" w:rsidTr="004D1BD7">
        <w:tc>
          <w:tcPr>
            <w:tcW w:w="1843" w:type="dxa"/>
            <w:tcBorders>
              <w:left w:val="single" w:sz="1" w:space="0" w:color="000000"/>
              <w:bottom w:val="single" w:sz="1" w:space="0" w:color="000000"/>
            </w:tcBorders>
          </w:tcPr>
          <w:p w14:paraId="55595618"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r</w:t>
            </w:r>
            <w:r w:rsidR="007D146D" w:rsidRPr="008C32EF">
              <w:rPr>
                <w:color w:val="000000"/>
                <w:lang w:eastAsia="de-DE"/>
              </w:rPr>
              <w:t>um</w:t>
            </w:r>
          </w:p>
        </w:tc>
        <w:tc>
          <w:tcPr>
            <w:tcW w:w="2268" w:type="dxa"/>
            <w:tcBorders>
              <w:left w:val="single" w:sz="1" w:space="0" w:color="000000"/>
              <w:bottom w:val="single" w:sz="1" w:space="0" w:color="000000"/>
            </w:tcBorders>
          </w:tcPr>
          <w:p w14:paraId="5F48A9BD"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r</w:t>
            </w:r>
            <w:r w:rsidR="007D146D" w:rsidRPr="008C32EF">
              <w:rPr>
                <w:color w:val="000000"/>
                <w:lang w:eastAsia="de-DE"/>
              </w:rPr>
              <w:t>o</w:t>
            </w:r>
          </w:p>
        </w:tc>
        <w:tc>
          <w:tcPr>
            <w:tcW w:w="2693" w:type="dxa"/>
            <w:tcBorders>
              <w:left w:val="single" w:sz="1" w:space="0" w:color="000000"/>
              <w:bottom w:val="single" w:sz="1" w:space="0" w:color="000000"/>
              <w:right w:val="single" w:sz="1" w:space="0" w:color="000000"/>
            </w:tcBorders>
          </w:tcPr>
          <w:p w14:paraId="01A49B65"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ro-RO</w:t>
            </w:r>
          </w:p>
        </w:tc>
      </w:tr>
      <w:tr w:rsidR="007D146D" w:rsidRPr="008C32EF" w14:paraId="1683A660" w14:textId="77777777" w:rsidTr="004D1BD7">
        <w:tc>
          <w:tcPr>
            <w:tcW w:w="1843" w:type="dxa"/>
            <w:tcBorders>
              <w:left w:val="single" w:sz="1" w:space="0" w:color="000000"/>
              <w:bottom w:val="single" w:sz="1" w:space="0" w:color="000000"/>
            </w:tcBorders>
          </w:tcPr>
          <w:p w14:paraId="0A44E3F2"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s</w:t>
            </w:r>
            <w:r w:rsidR="007D146D" w:rsidRPr="008C32EF">
              <w:rPr>
                <w:color w:val="000000"/>
                <w:lang w:eastAsia="de-DE"/>
              </w:rPr>
              <w:t>lo</w:t>
            </w:r>
          </w:p>
        </w:tc>
        <w:tc>
          <w:tcPr>
            <w:tcW w:w="2268" w:type="dxa"/>
            <w:tcBorders>
              <w:left w:val="single" w:sz="1" w:space="0" w:color="000000"/>
              <w:bottom w:val="single" w:sz="1" w:space="0" w:color="000000"/>
            </w:tcBorders>
          </w:tcPr>
          <w:p w14:paraId="0FE9795F"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s</w:t>
            </w:r>
            <w:r w:rsidR="007D146D" w:rsidRPr="008C32EF">
              <w:rPr>
                <w:color w:val="000000"/>
                <w:lang w:eastAsia="de-DE"/>
              </w:rPr>
              <w:t>k</w:t>
            </w:r>
          </w:p>
        </w:tc>
        <w:tc>
          <w:tcPr>
            <w:tcW w:w="2693" w:type="dxa"/>
            <w:tcBorders>
              <w:left w:val="single" w:sz="1" w:space="0" w:color="000000"/>
              <w:bottom w:val="single" w:sz="1" w:space="0" w:color="000000"/>
              <w:right w:val="single" w:sz="1" w:space="0" w:color="000000"/>
            </w:tcBorders>
          </w:tcPr>
          <w:p w14:paraId="0AE1E10F"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sk-SK</w:t>
            </w:r>
          </w:p>
        </w:tc>
      </w:tr>
      <w:tr w:rsidR="007D146D" w:rsidRPr="008C32EF" w14:paraId="5CA296B4" w14:textId="77777777" w:rsidTr="004D1BD7">
        <w:tc>
          <w:tcPr>
            <w:tcW w:w="1843" w:type="dxa"/>
            <w:tcBorders>
              <w:left w:val="single" w:sz="1" w:space="0" w:color="000000"/>
              <w:bottom w:val="single" w:sz="1" w:space="0" w:color="000000"/>
            </w:tcBorders>
          </w:tcPr>
          <w:p w14:paraId="53926942"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s</w:t>
            </w:r>
            <w:r w:rsidR="007D146D" w:rsidRPr="008C32EF">
              <w:rPr>
                <w:color w:val="000000"/>
                <w:lang w:eastAsia="de-DE"/>
              </w:rPr>
              <w:t>lv</w:t>
            </w:r>
          </w:p>
        </w:tc>
        <w:tc>
          <w:tcPr>
            <w:tcW w:w="2268" w:type="dxa"/>
            <w:tcBorders>
              <w:left w:val="single" w:sz="1" w:space="0" w:color="000000"/>
              <w:bottom w:val="single" w:sz="1" w:space="0" w:color="000000"/>
            </w:tcBorders>
          </w:tcPr>
          <w:p w14:paraId="32DCE9E6"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s</w:t>
            </w:r>
            <w:r w:rsidR="007D146D" w:rsidRPr="008C32EF">
              <w:rPr>
                <w:color w:val="000000"/>
                <w:lang w:eastAsia="de-DE"/>
              </w:rPr>
              <w:t>l</w:t>
            </w:r>
          </w:p>
        </w:tc>
        <w:tc>
          <w:tcPr>
            <w:tcW w:w="2693" w:type="dxa"/>
            <w:tcBorders>
              <w:left w:val="single" w:sz="1" w:space="0" w:color="000000"/>
              <w:bottom w:val="single" w:sz="1" w:space="0" w:color="000000"/>
              <w:right w:val="single" w:sz="1" w:space="0" w:color="000000"/>
            </w:tcBorders>
          </w:tcPr>
          <w:p w14:paraId="6005E156"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sl-SI</w:t>
            </w:r>
          </w:p>
        </w:tc>
      </w:tr>
      <w:tr w:rsidR="007D146D" w:rsidRPr="008C32EF" w14:paraId="4939CBCC" w14:textId="77777777" w:rsidTr="004D1BD7">
        <w:tc>
          <w:tcPr>
            <w:tcW w:w="1843" w:type="dxa"/>
            <w:tcBorders>
              <w:left w:val="single" w:sz="1" w:space="0" w:color="000000"/>
              <w:bottom w:val="single" w:sz="1" w:space="0" w:color="000000"/>
            </w:tcBorders>
          </w:tcPr>
          <w:p w14:paraId="647C57E5"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s</w:t>
            </w:r>
            <w:r w:rsidR="007D146D" w:rsidRPr="008C32EF">
              <w:rPr>
                <w:color w:val="000000"/>
                <w:lang w:eastAsia="de-DE"/>
              </w:rPr>
              <w:t>pa</w:t>
            </w:r>
          </w:p>
        </w:tc>
        <w:tc>
          <w:tcPr>
            <w:tcW w:w="2268" w:type="dxa"/>
            <w:tcBorders>
              <w:left w:val="single" w:sz="1" w:space="0" w:color="000000"/>
              <w:bottom w:val="single" w:sz="1" w:space="0" w:color="000000"/>
            </w:tcBorders>
          </w:tcPr>
          <w:p w14:paraId="1144EA99"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e</w:t>
            </w:r>
            <w:r w:rsidR="007D146D" w:rsidRPr="008C32EF">
              <w:rPr>
                <w:color w:val="000000"/>
                <w:lang w:eastAsia="de-DE"/>
              </w:rPr>
              <w:t>s</w:t>
            </w:r>
          </w:p>
        </w:tc>
        <w:tc>
          <w:tcPr>
            <w:tcW w:w="2693" w:type="dxa"/>
            <w:tcBorders>
              <w:left w:val="single" w:sz="1" w:space="0" w:color="000000"/>
              <w:bottom w:val="single" w:sz="1" w:space="0" w:color="000000"/>
              <w:right w:val="single" w:sz="1" w:space="0" w:color="000000"/>
            </w:tcBorders>
          </w:tcPr>
          <w:p w14:paraId="1BE8B378" w14:textId="77777777" w:rsidR="007D146D" w:rsidRPr="008C32EF" w:rsidRDefault="007D146D" w:rsidP="005D2267">
            <w:pPr>
              <w:suppressAutoHyphens w:val="0"/>
              <w:autoSpaceDE w:val="0"/>
              <w:spacing w:after="0" w:line="100" w:lineRule="atLeast"/>
              <w:rPr>
                <w:color w:val="000000"/>
                <w:lang w:eastAsia="de-DE"/>
              </w:rPr>
            </w:pPr>
            <w:r w:rsidRPr="008C32EF">
              <w:rPr>
                <w:color w:val="000000"/>
                <w:lang w:eastAsia="de-DE"/>
              </w:rPr>
              <w:t>es-ES</w:t>
            </w:r>
          </w:p>
        </w:tc>
      </w:tr>
      <w:tr w:rsidR="007D146D" w:rsidRPr="008C32EF" w14:paraId="1E272A67" w14:textId="77777777" w:rsidTr="004D1BD7">
        <w:tc>
          <w:tcPr>
            <w:tcW w:w="1843" w:type="dxa"/>
            <w:tcBorders>
              <w:left w:val="single" w:sz="1" w:space="0" w:color="000000"/>
              <w:bottom w:val="single" w:sz="1" w:space="0" w:color="000000"/>
            </w:tcBorders>
          </w:tcPr>
          <w:p w14:paraId="494C3CB5" w14:textId="77777777" w:rsidR="007D146D" w:rsidRPr="008C32EF" w:rsidRDefault="004D1BD7" w:rsidP="005D2267">
            <w:pPr>
              <w:suppressAutoHyphens w:val="0"/>
              <w:autoSpaceDE w:val="0"/>
              <w:spacing w:after="0" w:line="100" w:lineRule="atLeast"/>
              <w:rPr>
                <w:color w:val="000000"/>
                <w:lang w:eastAsia="de-DE"/>
              </w:rPr>
            </w:pPr>
            <w:r w:rsidRPr="008C32EF">
              <w:rPr>
                <w:color w:val="000000"/>
                <w:lang w:eastAsia="de-DE"/>
              </w:rPr>
              <w:t>s</w:t>
            </w:r>
            <w:r w:rsidR="007D146D" w:rsidRPr="008C32EF">
              <w:rPr>
                <w:color w:val="000000"/>
                <w:lang w:eastAsia="de-DE"/>
              </w:rPr>
              <w:t>we</w:t>
            </w:r>
          </w:p>
        </w:tc>
        <w:tc>
          <w:tcPr>
            <w:tcW w:w="2268" w:type="dxa"/>
            <w:tcBorders>
              <w:left w:val="single" w:sz="1" w:space="0" w:color="000000"/>
              <w:bottom w:val="single" w:sz="1" w:space="0" w:color="000000"/>
            </w:tcBorders>
          </w:tcPr>
          <w:p w14:paraId="0CC1BF4D" w14:textId="77777777" w:rsidR="007D146D" w:rsidRPr="008C32EF" w:rsidRDefault="00F81E70" w:rsidP="005D2267">
            <w:pPr>
              <w:suppressAutoHyphens w:val="0"/>
              <w:autoSpaceDE w:val="0"/>
              <w:spacing w:after="0" w:line="100" w:lineRule="atLeast"/>
              <w:rPr>
                <w:color w:val="000000"/>
                <w:lang w:eastAsia="de-DE"/>
              </w:rPr>
            </w:pPr>
            <w:r w:rsidRPr="008C32EF">
              <w:rPr>
                <w:color w:val="000000"/>
                <w:lang w:eastAsia="de-DE"/>
              </w:rPr>
              <w:t>s</w:t>
            </w:r>
            <w:r w:rsidR="007D146D" w:rsidRPr="008C32EF">
              <w:rPr>
                <w:color w:val="000000"/>
                <w:lang w:eastAsia="de-DE"/>
              </w:rPr>
              <w:t>v</w:t>
            </w:r>
          </w:p>
        </w:tc>
        <w:tc>
          <w:tcPr>
            <w:tcW w:w="2693" w:type="dxa"/>
            <w:tcBorders>
              <w:left w:val="single" w:sz="1" w:space="0" w:color="000000"/>
              <w:bottom w:val="single" w:sz="1" w:space="0" w:color="000000"/>
              <w:right w:val="single" w:sz="1" w:space="0" w:color="000000"/>
            </w:tcBorders>
          </w:tcPr>
          <w:p w14:paraId="7FD4B4C0" w14:textId="77777777" w:rsidR="007D146D" w:rsidRPr="008C32EF" w:rsidRDefault="007D146D" w:rsidP="005D2267">
            <w:pPr>
              <w:keepNext/>
              <w:suppressAutoHyphens w:val="0"/>
              <w:autoSpaceDE w:val="0"/>
              <w:spacing w:after="0" w:line="100" w:lineRule="atLeast"/>
              <w:rPr>
                <w:color w:val="000000"/>
                <w:lang w:eastAsia="de-DE"/>
              </w:rPr>
            </w:pPr>
            <w:r w:rsidRPr="008C32EF">
              <w:rPr>
                <w:color w:val="000000"/>
                <w:lang w:eastAsia="de-DE"/>
              </w:rPr>
              <w:t>sv-SE</w:t>
            </w:r>
          </w:p>
        </w:tc>
      </w:tr>
    </w:tbl>
    <w:p w14:paraId="5F92869C" w14:textId="77777777" w:rsidR="007D146D" w:rsidRPr="008C32EF" w:rsidRDefault="00306403" w:rsidP="00306403">
      <w:pPr>
        <w:pStyle w:val="Didascalia"/>
      </w:pPr>
      <w:r w:rsidRPr="008C32EF">
        <w:t xml:space="preserve">Table </w:t>
      </w:r>
      <w:r w:rsidR="004A7A33" w:rsidRPr="008C32EF">
        <w:fldChar w:fldCharType="begin"/>
      </w:r>
      <w:r w:rsidR="004A7A33" w:rsidRPr="008C32EF">
        <w:instrText xml:space="preserve"> SEQ Table \* ARABIC </w:instrText>
      </w:r>
      <w:r w:rsidR="004A7A33" w:rsidRPr="008C32EF">
        <w:fldChar w:fldCharType="separate"/>
      </w:r>
      <w:r w:rsidR="00BB00B0">
        <w:rPr>
          <w:noProof/>
        </w:rPr>
        <w:t>21</w:t>
      </w:r>
      <w:r w:rsidR="004A7A33" w:rsidRPr="008C32EF">
        <w:fldChar w:fldCharType="end"/>
      </w:r>
      <w:r w:rsidRPr="008C32EF">
        <w:t>: Mapping between ISO 639/B alpha 3 and the two forms of IETF RFC 4646 supported by OWS 1.1.0</w:t>
      </w:r>
    </w:p>
    <w:p w14:paraId="1342FCAB" w14:textId="77777777" w:rsidR="007D146D" w:rsidRPr="008C32EF" w:rsidRDefault="007D146D" w:rsidP="00DE0EE6">
      <w:pPr>
        <w:rPr>
          <w:highlight w:val="yellow"/>
        </w:rPr>
      </w:pPr>
    </w:p>
    <w:p w14:paraId="0BE3F87A" w14:textId="77777777" w:rsidR="007D146D" w:rsidRPr="008C32EF" w:rsidRDefault="007D146D" w:rsidP="00DE0EE6">
      <w:pPr>
        <w:rPr>
          <w:highlight w:val="yellow"/>
        </w:rPr>
      </w:pPr>
    </w:p>
    <w:p w14:paraId="43C01751" w14:textId="77777777" w:rsidR="00B55FB5" w:rsidRPr="00D134B1" w:rsidRDefault="00FA60FD" w:rsidP="00DE5696">
      <w:pPr>
        <w:pStyle w:val="Titolo1"/>
        <w:jc w:val="left"/>
        <w:rPr>
          <w:lang w:val="en-GB"/>
        </w:rPr>
      </w:pPr>
      <w:bookmarkStart w:id="484" w:name="_Ref313882141"/>
      <w:bookmarkStart w:id="485" w:name="_Ref313882203"/>
      <w:bookmarkStart w:id="486" w:name="_Ref313882218"/>
      <w:bookmarkStart w:id="487" w:name="_Ref313882277"/>
      <w:bookmarkStart w:id="488" w:name="_Toc364091584"/>
      <w:r w:rsidRPr="00D134B1">
        <w:rPr>
          <w:lang w:val="en-GB"/>
        </w:rPr>
        <w:t xml:space="preserve">Web Feature Service </w:t>
      </w:r>
      <w:r w:rsidR="005D1586" w:rsidRPr="00D134B1">
        <w:rPr>
          <w:lang w:val="en-GB"/>
        </w:rPr>
        <w:t xml:space="preserve">and Filter Encoding </w:t>
      </w:r>
      <w:r w:rsidR="00B07C05" w:rsidRPr="00D134B1">
        <w:rPr>
          <w:lang w:val="en-GB"/>
        </w:rPr>
        <w:t>implementation of Direct Access Download S</w:t>
      </w:r>
      <w:r w:rsidR="00B55FB5" w:rsidRPr="00D134B1">
        <w:rPr>
          <w:lang w:val="en-GB"/>
        </w:rPr>
        <w:t>ervice.</w:t>
      </w:r>
      <w:bookmarkEnd w:id="484"/>
      <w:bookmarkEnd w:id="485"/>
      <w:bookmarkEnd w:id="486"/>
      <w:bookmarkEnd w:id="487"/>
      <w:bookmarkEnd w:id="488"/>
    </w:p>
    <w:p w14:paraId="3B4B64B4" w14:textId="77777777" w:rsidR="00340B26" w:rsidRPr="008C32EF" w:rsidRDefault="00340B26" w:rsidP="00340B26">
      <w:pPr>
        <w:pStyle w:val="Requirement"/>
        <w:rPr>
          <w:lang w:val="en-GB"/>
        </w:rPr>
      </w:pPr>
      <w:r w:rsidRPr="00D134B1">
        <w:rPr>
          <w:rStyle w:val="ConformanceClassChar"/>
          <w:lang w:val="en-GB"/>
        </w:rPr>
        <w:t xml:space="preserve">TG Conformance Class </w:t>
      </w:r>
      <w:r w:rsidR="0068584C" w:rsidRPr="00D134B1">
        <w:rPr>
          <w:rStyle w:val="ConformanceClassChar"/>
          <w:lang w:val="en-GB"/>
        </w:rPr>
        <w:t>3</w:t>
      </w:r>
      <w:r w:rsidRPr="00D134B1">
        <w:rPr>
          <w:rStyle w:val="ConformanceClassChar"/>
          <w:lang w:val="en-GB"/>
        </w:rPr>
        <w:t xml:space="preserve">: Direct WFS: </w:t>
      </w:r>
      <w:r w:rsidRPr="00D134B1">
        <w:rPr>
          <w:lang w:val="en-GB"/>
        </w:rPr>
        <w:t>Implement Direct Access Download Service (“Parts B &amp; C”) using ISO 19142 Web Feature Service and ISO 19143 Filter Encoding</w:t>
      </w:r>
      <w:r w:rsidR="00FE39F1" w:rsidRPr="008C32EF">
        <w:rPr>
          <w:lang w:val="en-GB"/>
        </w:rPr>
        <w:t>.</w:t>
      </w:r>
    </w:p>
    <w:p w14:paraId="566324E8" w14:textId="77777777" w:rsidR="002E0CD5" w:rsidRPr="008C32EF" w:rsidRDefault="00FE39F1" w:rsidP="00340B26">
      <w:pPr>
        <w:pStyle w:val="Requirement"/>
        <w:rPr>
          <w:rStyle w:val="Enfasicorsivo"/>
          <w:lang w:val="en-GB"/>
        </w:rPr>
      </w:pPr>
      <w:r w:rsidRPr="00D134B1">
        <w:rPr>
          <w:rStyle w:val="Enfasicorsivo"/>
          <w:lang w:val="en-GB"/>
        </w:rPr>
        <w:t>This conformance class</w:t>
      </w:r>
      <w:r w:rsidR="002E0CD5" w:rsidRPr="00D134B1">
        <w:rPr>
          <w:rStyle w:val="Enfasicorsivo"/>
          <w:lang w:val="en-GB"/>
        </w:rPr>
        <w:t xml:space="preserve"> is inclusive of</w:t>
      </w:r>
      <w:r w:rsidR="002E0CD5" w:rsidRPr="008C32EF">
        <w:rPr>
          <w:rStyle w:val="Enfasicorsivo"/>
          <w:lang w:val="en-GB"/>
        </w:rPr>
        <w:t>:</w:t>
      </w:r>
    </w:p>
    <w:p w14:paraId="348BB81E" w14:textId="77777777" w:rsidR="002E0CD5" w:rsidRPr="008C32EF" w:rsidRDefault="00FE39F1" w:rsidP="005224A4">
      <w:pPr>
        <w:pStyle w:val="Requirement"/>
        <w:tabs>
          <w:tab w:val="center" w:pos="4541"/>
        </w:tabs>
        <w:rPr>
          <w:rStyle w:val="Enfasicorsivo"/>
          <w:lang w:val="en-GB"/>
        </w:rPr>
      </w:pPr>
      <w:r w:rsidRPr="00D134B1">
        <w:rPr>
          <w:rStyle w:val="Enfasicorsivo"/>
          <w:lang w:val="en-GB"/>
        </w:rPr>
        <w:t xml:space="preserve"> </w:t>
      </w:r>
      <w:r w:rsidR="002E0CD5" w:rsidRPr="00D134B1">
        <w:rPr>
          <w:rStyle w:val="Enfasicorsivo"/>
          <w:lang w:val="en-GB"/>
        </w:rPr>
        <w:fldChar w:fldCharType="begin"/>
      </w:r>
      <w:r w:rsidR="002E0CD5" w:rsidRPr="00D134B1">
        <w:rPr>
          <w:rStyle w:val="Enfasicorsivo"/>
          <w:lang w:val="en-GB"/>
        </w:rPr>
        <w:instrText xml:space="preserve"> REF _Ref317258274 \r </w:instrText>
      </w:r>
      <w:r w:rsidR="002E0CD5" w:rsidRPr="00D134B1">
        <w:rPr>
          <w:rStyle w:val="Enfasicorsivo"/>
          <w:lang w:val="en-GB"/>
        </w:rPr>
        <w:fldChar w:fldCharType="separate"/>
      </w:r>
      <w:r w:rsidR="00BB00B0">
        <w:rPr>
          <w:rStyle w:val="Enfasicorsivo"/>
          <w:lang w:val="en-GB"/>
        </w:rPr>
        <w:t>TG Requirement 61</w:t>
      </w:r>
      <w:r w:rsidR="002E0CD5" w:rsidRPr="00D134B1">
        <w:rPr>
          <w:rStyle w:val="Enfasicorsivo"/>
          <w:lang w:val="en-GB"/>
        </w:rPr>
        <w:fldChar w:fldCharType="end"/>
      </w:r>
      <w:r w:rsidR="002E0CD5" w:rsidRPr="008C32EF">
        <w:rPr>
          <w:rStyle w:val="Enfasicorsivo"/>
          <w:lang w:val="en-GB"/>
        </w:rPr>
        <w:t xml:space="preserve"> to </w:t>
      </w:r>
      <w:r w:rsidR="00AC60DA">
        <w:rPr>
          <w:rStyle w:val="Enfasicorsivo"/>
          <w:lang w:val="en-GB"/>
        </w:rPr>
        <w:fldChar w:fldCharType="begin"/>
      </w:r>
      <w:r w:rsidR="00AC60DA">
        <w:rPr>
          <w:rStyle w:val="Enfasicorsivo"/>
          <w:lang w:val="en-GB"/>
        </w:rPr>
        <w:instrText xml:space="preserve"> REF _Ref317258294 \r \h </w:instrText>
      </w:r>
      <w:r w:rsidR="00AC60DA">
        <w:rPr>
          <w:rStyle w:val="Enfasicorsivo"/>
          <w:lang w:val="en-GB"/>
        </w:rPr>
      </w:r>
      <w:r w:rsidR="00AC60DA">
        <w:rPr>
          <w:rStyle w:val="Enfasicorsivo"/>
          <w:lang w:val="en-GB"/>
        </w:rPr>
        <w:fldChar w:fldCharType="separate"/>
      </w:r>
      <w:r w:rsidR="00BB00B0">
        <w:rPr>
          <w:rStyle w:val="Enfasicorsivo"/>
          <w:lang w:val="en-GB"/>
        </w:rPr>
        <w:t>TG Requirement 68</w:t>
      </w:r>
      <w:r w:rsidR="00AC60DA">
        <w:rPr>
          <w:rStyle w:val="Enfasicorsivo"/>
          <w:lang w:val="en-GB"/>
        </w:rPr>
        <w:fldChar w:fldCharType="end"/>
      </w:r>
    </w:p>
    <w:p w14:paraId="6F231696" w14:textId="77777777" w:rsidR="009217A7" w:rsidRDefault="009217A7" w:rsidP="00D124F4">
      <w:r w:rsidRPr="008C32EF">
        <w:t>Direct Access download services (that satisfy Parts B and C of the IR) should be implemented where practicable. This may be done using ISO 19142 WFS [</w:t>
      </w:r>
      <w:r w:rsidRPr="008C32EF">
        <w:rPr>
          <w:b/>
        </w:rPr>
        <w:t>ISO 19142</w:t>
      </w:r>
      <w:r w:rsidRPr="008C32EF">
        <w:t>] and ISO 19143 Filter Encoding [</w:t>
      </w:r>
      <w:r w:rsidRPr="008C32EF">
        <w:rPr>
          <w:b/>
        </w:rPr>
        <w:t>ISO 19143</w:t>
      </w:r>
      <w:r w:rsidRPr="008C32EF">
        <w:t>] as described here.</w:t>
      </w:r>
      <w:r>
        <w:t xml:space="preserve"> In order to be fully conformant with [</w:t>
      </w:r>
      <w:r w:rsidRPr="00A91EE8">
        <w:rPr>
          <w:b/>
        </w:rPr>
        <w:t>INS NS</w:t>
      </w:r>
      <w:r>
        <w:t xml:space="preserve">], it is necessary to also provide an implementation satisfying Part A, either based on Atom/OpenSearch (Chapter </w:t>
      </w:r>
      <w:r>
        <w:fldChar w:fldCharType="begin"/>
      </w:r>
      <w:r>
        <w:instrText xml:space="preserve"> REF _Ref313606447 \r \h </w:instrText>
      </w:r>
      <w:r>
        <w:instrText xml:space="preserve"> \* MERGEFORMAT </w:instrText>
      </w:r>
      <w:r>
        <w:fldChar w:fldCharType="separate"/>
      </w:r>
      <w:r w:rsidR="00BB00B0">
        <w:t>5</w:t>
      </w:r>
      <w:r>
        <w:fldChar w:fldCharType="end"/>
      </w:r>
      <w:r>
        <w:t xml:space="preserve">) or WFS (Chapter </w:t>
      </w:r>
      <w:r>
        <w:fldChar w:fldCharType="begin"/>
      </w:r>
      <w:r>
        <w:instrText xml:space="preserve"> REF _Ref317248161 \r \h </w:instrText>
      </w:r>
      <w:r>
        <w:instrText xml:space="preserve"> \* MERGEFORMAT </w:instrText>
      </w:r>
      <w:r>
        <w:fldChar w:fldCharType="separate"/>
      </w:r>
      <w:r w:rsidR="00BB00B0">
        <w:t>6</w:t>
      </w:r>
      <w:r>
        <w:fldChar w:fldCharType="end"/>
      </w:r>
      <w:r>
        <w:t>).</w:t>
      </w:r>
    </w:p>
    <w:p w14:paraId="30266178" w14:textId="77777777" w:rsidR="0028369A" w:rsidRPr="001440BB" w:rsidRDefault="00F41427" w:rsidP="00B97D54">
      <w:pPr>
        <w:pStyle w:val="Titolo2"/>
      </w:pPr>
      <w:bookmarkStart w:id="489" w:name="_Toc364091585"/>
      <w:r w:rsidRPr="001440BB">
        <w:t xml:space="preserve">Necessary elements from WFS-based Pre-defined dataset </w:t>
      </w:r>
      <w:r w:rsidRPr="001440BB">
        <w:rPr>
          <w:lang w:val="en-US"/>
        </w:rPr>
        <w:t>download service</w:t>
      </w:r>
      <w:bookmarkEnd w:id="489"/>
    </w:p>
    <w:p w14:paraId="4B75FE80" w14:textId="77777777" w:rsidR="004419C1" w:rsidRPr="001440BB" w:rsidRDefault="004419C1" w:rsidP="00C910E3">
      <w:r w:rsidRPr="001440BB">
        <w:t xml:space="preserve">Direct access Download Services provide additional functionality </w:t>
      </w:r>
      <w:r w:rsidR="002E6191" w:rsidRPr="001440BB">
        <w:t>beyond what is provided by</w:t>
      </w:r>
      <w:r w:rsidRPr="001440BB">
        <w:t xml:space="preserve"> </w:t>
      </w:r>
      <w:r w:rsidR="00C86ADB" w:rsidRPr="001440BB">
        <w:t>Pre</w:t>
      </w:r>
      <w:r w:rsidRPr="001440BB">
        <w:t xml:space="preserve">-defined Download Services. </w:t>
      </w:r>
      <w:r w:rsidR="00C86ADB" w:rsidRPr="001440BB">
        <w:t>Because both Pre-defined dataset and Direct Access Download services are both based on [</w:t>
      </w:r>
      <w:r w:rsidR="00C86ADB" w:rsidRPr="001440BB">
        <w:rPr>
          <w:b/>
        </w:rPr>
        <w:t>ISO 19142</w:t>
      </w:r>
      <w:r w:rsidR="00C86ADB" w:rsidRPr="001440BB">
        <w:t>] there is an overlap of requirements for both types of solutions ensuring the ability to exist independent of each other.</w:t>
      </w:r>
    </w:p>
    <w:p w14:paraId="08B16067" w14:textId="77777777" w:rsidR="0028369A" w:rsidRPr="001440BB" w:rsidRDefault="008F25B7" w:rsidP="0039031F">
      <w:pPr>
        <w:pStyle w:val="TGStyle1"/>
      </w:pPr>
      <w:bookmarkStart w:id="490" w:name="_Ref317258274"/>
      <w:r w:rsidRPr="001440BB">
        <w:t>Implementations</w:t>
      </w:r>
      <w:r w:rsidR="0028369A" w:rsidRPr="001440BB">
        <w:t xml:space="preserve"> shall </w:t>
      </w:r>
      <w:r w:rsidRPr="001440BB">
        <w:t xml:space="preserve">meet </w:t>
      </w:r>
      <w:r w:rsidRPr="001440BB">
        <w:fldChar w:fldCharType="begin"/>
      </w:r>
      <w:r w:rsidRPr="001440BB">
        <w:instrText xml:space="preserve"> REF _Ref363662015 \r \h </w:instrText>
      </w:r>
      <w:r w:rsidR="00675A81" w:rsidRPr="001440BB">
        <w:instrText xml:space="preserve"> \* MERGEFORMAT </w:instrText>
      </w:r>
      <w:r w:rsidRPr="001440BB">
        <w:fldChar w:fldCharType="separate"/>
      </w:r>
      <w:r w:rsidR="00BB00B0">
        <w:t>TG Requirement 48</w:t>
      </w:r>
      <w:r w:rsidRPr="001440BB">
        <w:fldChar w:fldCharType="end"/>
      </w:r>
      <w:r w:rsidRPr="001440BB">
        <w:t xml:space="preserve"> (</w:t>
      </w:r>
      <w:r w:rsidR="008904B4">
        <w:rPr>
          <w:lang w:val="en-US"/>
        </w:rPr>
        <w:t>c</w:t>
      </w:r>
      <w:r w:rsidR="00675A81" w:rsidRPr="001440BB">
        <w:t xml:space="preserve">onformance </w:t>
      </w:r>
      <w:r w:rsidRPr="001440BB">
        <w:t>to</w:t>
      </w:r>
      <w:r w:rsidR="00675A81" w:rsidRPr="001440BB">
        <w:t xml:space="preserve"> [</w:t>
      </w:r>
      <w:r w:rsidR="00675A81" w:rsidRPr="008904B4">
        <w:rPr>
          <w:b/>
        </w:rPr>
        <w:t>ISO 19142</w:t>
      </w:r>
      <w:r w:rsidR="00675A81" w:rsidRPr="001440BB">
        <w:t xml:space="preserve">] </w:t>
      </w:r>
      <w:r w:rsidR="008904B4" w:rsidRPr="00D134B1">
        <w:t xml:space="preserve">‘HTTP GET’ </w:t>
      </w:r>
      <w:r w:rsidR="00675A81" w:rsidRPr="008904B4">
        <w:rPr>
          <w:lang w:val="en-US"/>
        </w:rPr>
        <w:t>conformance class</w:t>
      </w:r>
      <w:r w:rsidRPr="001440BB">
        <w:t xml:space="preserve">) and </w:t>
      </w:r>
      <w:r w:rsidRPr="001440BB">
        <w:fldChar w:fldCharType="begin"/>
      </w:r>
      <w:r w:rsidRPr="001440BB">
        <w:instrText xml:space="preserve"> REF _Ref363662031 \r \h </w:instrText>
      </w:r>
      <w:r w:rsidR="00675A81" w:rsidRPr="001440BB">
        <w:instrText xml:space="preserve"> \* MERGEFORMAT </w:instrText>
      </w:r>
      <w:r w:rsidRPr="001440BB">
        <w:fldChar w:fldCharType="separate"/>
      </w:r>
      <w:r w:rsidR="00BB00B0">
        <w:t>TG Requirement 52</w:t>
      </w:r>
      <w:r w:rsidRPr="001440BB">
        <w:fldChar w:fldCharType="end"/>
      </w:r>
      <w:r w:rsidRPr="001440BB">
        <w:t xml:space="preserve"> (</w:t>
      </w:r>
      <w:r w:rsidR="008904B4">
        <w:rPr>
          <w:lang w:val="en-US"/>
        </w:rPr>
        <w:t>o</w:t>
      </w:r>
      <w:r w:rsidR="00427281" w:rsidRPr="001440BB">
        <w:t xml:space="preserve">ne </w:t>
      </w:r>
      <w:r w:rsidRPr="001440BB">
        <w:t xml:space="preserve">endpoint </w:t>
      </w:r>
      <w:r w:rsidR="00675A81" w:rsidRPr="001440BB">
        <w:t>for each INSPIRE</w:t>
      </w:r>
      <w:r w:rsidRPr="001440BB">
        <w:t xml:space="preserve"> dataset)</w:t>
      </w:r>
      <w:r w:rsidR="00510A77" w:rsidRPr="001440BB">
        <w:t>.</w:t>
      </w:r>
      <w:bookmarkEnd w:id="490"/>
    </w:p>
    <w:p w14:paraId="17CBF21D" w14:textId="77777777" w:rsidR="00591856" w:rsidRPr="001440BB" w:rsidRDefault="00591856" w:rsidP="00591856">
      <w:pPr>
        <w:pStyle w:val="Titolo2"/>
      </w:pPr>
      <w:bookmarkStart w:id="491" w:name="_Toc364091586"/>
      <w:r w:rsidRPr="001440BB">
        <w:t>Conformance to ISO 19142 ‘Basic WFS’ Conformance Class</w:t>
      </w:r>
      <w:bookmarkEnd w:id="491"/>
    </w:p>
    <w:p w14:paraId="0613F9D6" w14:textId="77777777" w:rsidR="00591856" w:rsidRPr="001440BB" w:rsidRDefault="00591856" w:rsidP="00591856">
      <w:r w:rsidRPr="001440BB">
        <w:t>In order to implement direct access download services using ISO 19142 WFS and ISO 19143 FE it is necessary to conform to the ‘Basic WFS’ conformance classes as described in the 19142 standard [</w:t>
      </w:r>
      <w:r w:rsidRPr="001440BB">
        <w:rPr>
          <w:b/>
        </w:rPr>
        <w:t>ISO 19142</w:t>
      </w:r>
      <w:r w:rsidRPr="001440BB">
        <w:t>].</w:t>
      </w:r>
    </w:p>
    <w:p w14:paraId="47643C2A" w14:textId="77777777" w:rsidR="00591856" w:rsidRPr="00D134B1" w:rsidRDefault="00591856" w:rsidP="0039031F">
      <w:pPr>
        <w:pStyle w:val="TGStyle1"/>
        <w:rPr>
          <w:i/>
        </w:rPr>
      </w:pPr>
      <w:r w:rsidRPr="001440BB">
        <w:t>Implementations shall conform to ISO</w:t>
      </w:r>
      <w:r w:rsidRPr="00D134B1">
        <w:t xml:space="preserve"> 19142 Conformance Class ‘Basic WFS’ </w:t>
      </w:r>
    </w:p>
    <w:p w14:paraId="6B6504A7" w14:textId="77777777" w:rsidR="00AD4FD4" w:rsidRPr="0018628A" w:rsidRDefault="00AD4FD4" w:rsidP="00AD4FD4">
      <w:pPr>
        <w:pStyle w:val="Titolo2"/>
      </w:pPr>
      <w:bookmarkStart w:id="492" w:name="_Toc364091587"/>
      <w:r w:rsidRPr="0018628A">
        <w:t>Conformance to ISO 19143 ‘Ad</w:t>
      </w:r>
      <w:r w:rsidR="00115702" w:rsidRPr="0018628A">
        <w:t xml:space="preserve"> </w:t>
      </w:r>
      <w:r w:rsidRPr="0018628A">
        <w:t>hoc</w:t>
      </w:r>
      <w:r w:rsidR="00115702" w:rsidRPr="0018628A">
        <w:t xml:space="preserve"> Query</w:t>
      </w:r>
      <w:r w:rsidRPr="0018628A">
        <w:t>’ Conformance Class</w:t>
      </w:r>
      <w:bookmarkEnd w:id="492"/>
    </w:p>
    <w:p w14:paraId="1D705C01" w14:textId="77777777" w:rsidR="00B07C05" w:rsidRPr="0018628A" w:rsidRDefault="00B07C05" w:rsidP="00B07C05">
      <w:r w:rsidRPr="0018628A">
        <w:t>Ad hoc query support shall be implemented to enable user-defined requests for spatial objects in a WFS.</w:t>
      </w:r>
    </w:p>
    <w:p w14:paraId="7A86440A" w14:textId="77777777" w:rsidR="003A6CA4" w:rsidRPr="00D134B1" w:rsidRDefault="003A6CA4" w:rsidP="0039031F">
      <w:pPr>
        <w:pStyle w:val="TGStyle1"/>
      </w:pPr>
      <w:bookmarkStart w:id="493" w:name="_Ref317259225"/>
      <w:r w:rsidRPr="00D134B1">
        <w:t xml:space="preserve">A Direct Access Download Service shall </w:t>
      </w:r>
      <w:r w:rsidR="00510A77" w:rsidRPr="00D134B1">
        <w:t>conform to ISO 19143 ‘Ad hoc Query’ Conformance Class.</w:t>
      </w:r>
      <w:bookmarkEnd w:id="493"/>
    </w:p>
    <w:p w14:paraId="0BED1DE2" w14:textId="77777777" w:rsidR="0028369A" w:rsidRPr="0018628A" w:rsidRDefault="0028369A" w:rsidP="0028369A"/>
    <w:p w14:paraId="22A03075" w14:textId="77777777" w:rsidR="0081306C" w:rsidRPr="0018628A" w:rsidRDefault="00512743" w:rsidP="0081306C">
      <w:pPr>
        <w:pStyle w:val="Titolo2"/>
      </w:pPr>
      <w:bookmarkStart w:id="494" w:name="_Toc364091588"/>
      <w:r w:rsidRPr="0018628A">
        <w:t>Conformance to ISO 19143 ‘Resource Identification</w:t>
      </w:r>
      <w:r w:rsidR="0081306C" w:rsidRPr="0018628A">
        <w:t>’ Conformance Class</w:t>
      </w:r>
      <w:bookmarkEnd w:id="494"/>
    </w:p>
    <w:p w14:paraId="766FCBAC" w14:textId="77777777" w:rsidR="00B07C05" w:rsidRPr="0018628A" w:rsidRDefault="00B07C05" w:rsidP="00B07C05">
      <w:r w:rsidRPr="0018628A">
        <w:t>The referencing of resources by identifier shall be supported as described in ISO 19143</w:t>
      </w:r>
    </w:p>
    <w:p w14:paraId="39E57727" w14:textId="77777777" w:rsidR="004419C1" w:rsidRPr="00D134B1" w:rsidRDefault="00510A77" w:rsidP="0039031F">
      <w:pPr>
        <w:pStyle w:val="TGStyle1"/>
      </w:pPr>
      <w:r w:rsidRPr="00D134B1">
        <w:t xml:space="preserve">A Direct Access Download Service shall conform to ISO 19143 </w:t>
      </w:r>
      <w:r w:rsidR="00512743" w:rsidRPr="00D134B1">
        <w:t>‘Resource Identification’</w:t>
      </w:r>
      <w:r w:rsidRPr="00D134B1">
        <w:t xml:space="preserve"> Conformance Class.</w:t>
      </w:r>
    </w:p>
    <w:p w14:paraId="3318DBC6" w14:textId="77777777" w:rsidR="0081306C" w:rsidRPr="0018628A" w:rsidRDefault="00512743" w:rsidP="0081306C">
      <w:pPr>
        <w:pStyle w:val="Titolo2"/>
      </w:pPr>
      <w:bookmarkStart w:id="495" w:name="_Toc364091589"/>
      <w:r w:rsidRPr="0018628A">
        <w:t>Conformance to ISO 19143 ‘Minimum Standard Filter</w:t>
      </w:r>
      <w:r w:rsidR="0081306C" w:rsidRPr="0018628A">
        <w:t>’ Conformance Class</w:t>
      </w:r>
      <w:bookmarkEnd w:id="495"/>
    </w:p>
    <w:p w14:paraId="5BB41524" w14:textId="77777777" w:rsidR="0009221A" w:rsidRPr="0018628A" w:rsidRDefault="0009221A" w:rsidP="0009221A">
      <w:r w:rsidRPr="0018628A">
        <w:t>Querying with Comparison and logical operators shall be supported by the Direct Access Download Services as described in ISO 19143.</w:t>
      </w:r>
    </w:p>
    <w:p w14:paraId="269BFA98" w14:textId="77777777" w:rsidR="0081306C" w:rsidRPr="00D134B1" w:rsidRDefault="00033191" w:rsidP="0039031F">
      <w:pPr>
        <w:pStyle w:val="TGStyle1"/>
      </w:pPr>
      <w:r w:rsidRPr="00D134B1">
        <w:t>A Direct Access Download Service shall conform to ISO 19143 ‘Minimum Standard Filter’ Conformance Class.</w:t>
      </w:r>
    </w:p>
    <w:p w14:paraId="48E95E01" w14:textId="77777777" w:rsidR="007D0E7B" w:rsidRPr="0018628A" w:rsidRDefault="007D0E7B" w:rsidP="007D0E7B">
      <w:pPr>
        <w:pStyle w:val="Titolo2"/>
      </w:pPr>
      <w:bookmarkStart w:id="496" w:name="_Toc364091590"/>
      <w:r w:rsidRPr="0018628A">
        <w:t>Conformance to ISO 19143 ‘Minimum Spatial Filter’ Conformance Class</w:t>
      </w:r>
      <w:bookmarkEnd w:id="496"/>
    </w:p>
    <w:p w14:paraId="3BC81C76" w14:textId="77777777" w:rsidR="0009221A" w:rsidRPr="0018628A" w:rsidRDefault="0009221A" w:rsidP="0009221A">
      <w:r w:rsidRPr="0018628A">
        <w:t>Spatial querying of the Download Service shall be supported by the Direct Access Download Services as described in ISO 19143.</w:t>
      </w:r>
    </w:p>
    <w:p w14:paraId="06F8BB61" w14:textId="77777777" w:rsidR="00D733D1" w:rsidRPr="00D134B1" w:rsidRDefault="007D0E7B" w:rsidP="0039031F">
      <w:pPr>
        <w:pStyle w:val="TGStyle1"/>
      </w:pPr>
      <w:r w:rsidRPr="00D134B1">
        <w:t>A Direct Access Download Service shall conform to ISO 19143 ‘Minimum Spatial Filter’ Conformance Class.</w:t>
      </w:r>
    </w:p>
    <w:p w14:paraId="0F3929EB" w14:textId="77777777" w:rsidR="007D0E7B" w:rsidRPr="0018628A" w:rsidRDefault="007D0E7B" w:rsidP="007D0E7B">
      <w:pPr>
        <w:pStyle w:val="Titolo2"/>
      </w:pPr>
      <w:bookmarkStart w:id="497" w:name="_Toc364091591"/>
      <w:r w:rsidRPr="0018628A">
        <w:t>Conformance to ISO 19143 ‘Minimum Temporal Filter’ Conformance Class</w:t>
      </w:r>
      <w:bookmarkEnd w:id="497"/>
    </w:p>
    <w:p w14:paraId="1F09E042" w14:textId="77777777" w:rsidR="0009221A" w:rsidRPr="0018628A" w:rsidRDefault="0009221A" w:rsidP="0009221A">
      <w:r w:rsidRPr="0018628A">
        <w:t>Temporal querying of the Download Service shall be supported by the Direct Access Download Services as described in ISO 19143.</w:t>
      </w:r>
    </w:p>
    <w:p w14:paraId="58ED0D2E" w14:textId="77777777" w:rsidR="007D0E7B" w:rsidRPr="00D134B1" w:rsidRDefault="007D0E7B" w:rsidP="0039031F">
      <w:pPr>
        <w:pStyle w:val="TGStyle1"/>
      </w:pPr>
      <w:r w:rsidRPr="00D134B1">
        <w:t>A Direct Access Download Service shall conform to ISO 19143 ‘Minimum Temporal Filter’ Conformance Class.</w:t>
      </w:r>
    </w:p>
    <w:p w14:paraId="191F8950" w14:textId="77777777" w:rsidR="0081306C" w:rsidRPr="0018628A" w:rsidRDefault="0081306C" w:rsidP="0081306C">
      <w:pPr>
        <w:pStyle w:val="Titolo2"/>
      </w:pPr>
      <w:bookmarkStart w:id="498" w:name="_Toc364091592"/>
      <w:r w:rsidRPr="0018628A">
        <w:t>Conformance to ISO 19143 ‘</w:t>
      </w:r>
      <w:r w:rsidR="00D733D1" w:rsidRPr="0018628A">
        <w:t>Minimum XPath</w:t>
      </w:r>
      <w:r w:rsidRPr="0018628A">
        <w:t>’ Conformance Class</w:t>
      </w:r>
      <w:bookmarkEnd w:id="498"/>
    </w:p>
    <w:p w14:paraId="69E36F3E" w14:textId="77777777" w:rsidR="00F65656" w:rsidRPr="0018628A" w:rsidRDefault="00F65656" w:rsidP="00F65656">
      <w:r w:rsidRPr="0018628A">
        <w:t>Querying of the Download Service using XPath shall be supported by the Direct Access Download Services as described in ISO 19143.</w:t>
      </w:r>
    </w:p>
    <w:p w14:paraId="552F8BAB" w14:textId="77777777" w:rsidR="0081306C" w:rsidRPr="00D134B1" w:rsidRDefault="00D733D1" w:rsidP="0039031F">
      <w:pPr>
        <w:pStyle w:val="TGStyle1"/>
      </w:pPr>
      <w:bookmarkStart w:id="499" w:name="_Ref317258294"/>
      <w:r w:rsidRPr="00D134B1">
        <w:t>A Direct Access Download Service shall conform to ISO 19143 ‘Minimum XPath’ Conformance Class.</w:t>
      </w:r>
      <w:bookmarkEnd w:id="499"/>
    </w:p>
    <w:p w14:paraId="1C0DF96A" w14:textId="77777777" w:rsidR="002830E1" w:rsidRDefault="00861DBE" w:rsidP="00D134B1">
      <w:pPr>
        <w:pStyle w:val="Titolo2"/>
        <w:ind w:left="576" w:hanging="576"/>
      </w:pPr>
      <w:bookmarkStart w:id="500" w:name="_Ref313882229"/>
      <w:bookmarkStart w:id="501" w:name="_Ref313882283"/>
      <w:bookmarkStart w:id="502" w:name="_Toc364091593"/>
      <w:bookmarkStart w:id="503" w:name="_Ref364174779"/>
      <w:r>
        <w:t>L</w:t>
      </w:r>
      <w:r w:rsidRPr="00861DBE">
        <w:t>anguage requirements</w:t>
      </w:r>
      <w:r>
        <w:t xml:space="preserve"> for </w:t>
      </w:r>
      <w:r w:rsidRPr="002A75DF">
        <w:t>Direct Access Download Service</w:t>
      </w:r>
      <w:r>
        <w:t>s</w:t>
      </w:r>
      <w:bookmarkEnd w:id="502"/>
      <w:bookmarkEnd w:id="503"/>
    </w:p>
    <w:p w14:paraId="5F260643" w14:textId="77777777" w:rsidR="00F56523" w:rsidRPr="0032179F" w:rsidRDefault="00F56523" w:rsidP="00D124F4">
      <w:r w:rsidRPr="00F56523">
        <w:t xml:space="preserve">The language requirements defined in </w:t>
      </w:r>
      <w:r w:rsidRPr="00250276">
        <w:rPr>
          <w:b/>
        </w:rPr>
        <w:t>[INS NS]</w:t>
      </w:r>
      <w:r w:rsidRPr="00F56523">
        <w:t xml:space="preserve"> for Direct Access Download Services are addressed by WFS instances as described in the following sub-sections.</w:t>
      </w:r>
    </w:p>
    <w:p w14:paraId="50CB1F5E" w14:textId="77777777" w:rsidR="002830E1" w:rsidRPr="008C32EF" w:rsidRDefault="00F56523" w:rsidP="002830E1">
      <w:pPr>
        <w:pStyle w:val="Titolo3"/>
      </w:pPr>
      <w:bookmarkStart w:id="504" w:name="_Toc364091594"/>
      <w:r>
        <w:t>D</w:t>
      </w:r>
      <w:r w:rsidR="002830E1" w:rsidRPr="008C32EF">
        <w:t>escribeFeatureType Operation (language requirements)</w:t>
      </w:r>
      <w:bookmarkEnd w:id="504"/>
    </w:p>
    <w:p w14:paraId="1B7F29A0" w14:textId="77777777" w:rsidR="002830E1" w:rsidRPr="008C32EF" w:rsidRDefault="002830E1" w:rsidP="002830E1">
      <w:pPr>
        <w:suppressAutoHyphens w:val="0"/>
        <w:autoSpaceDE w:val="0"/>
        <w:autoSpaceDN w:val="0"/>
        <w:adjustRightInd w:val="0"/>
        <w:rPr>
          <w:color w:val="000000"/>
          <w:lang w:eastAsia="de-DE"/>
        </w:rPr>
      </w:pPr>
      <w:r w:rsidRPr="008C32EF">
        <w:rPr>
          <w:color w:val="000000"/>
          <w:lang w:eastAsia="de-DE"/>
        </w:rPr>
        <w:t xml:space="preserve">This operation as specified by ISO 19142 implements the Describe Spatial </w:t>
      </w:r>
      <w:r w:rsidR="00532D90">
        <w:rPr>
          <w:color w:val="000000"/>
          <w:lang w:eastAsia="de-DE"/>
        </w:rPr>
        <w:t>Object Type</w:t>
      </w:r>
      <w:r w:rsidRPr="008C32EF">
        <w:rPr>
          <w:color w:val="000000"/>
          <w:lang w:eastAsia="de-DE"/>
        </w:rPr>
        <w:t xml:space="preserve"> operation of [</w:t>
      </w:r>
      <w:r w:rsidRPr="008C32EF">
        <w:rPr>
          <w:b/>
          <w:color w:val="000000"/>
          <w:lang w:eastAsia="de-DE"/>
        </w:rPr>
        <w:t>INS NS</w:t>
      </w:r>
      <w:r w:rsidRPr="008C32EF">
        <w:rPr>
          <w:color w:val="000000"/>
          <w:lang w:eastAsia="de-DE"/>
        </w:rPr>
        <w:t xml:space="preserve">]. </w:t>
      </w:r>
    </w:p>
    <w:p w14:paraId="786C95BF" w14:textId="77777777" w:rsidR="002830E1" w:rsidRPr="008C32EF" w:rsidRDefault="002830E1" w:rsidP="002830E1">
      <w:pPr>
        <w:suppressAutoHyphens w:val="0"/>
        <w:autoSpaceDE w:val="0"/>
        <w:autoSpaceDN w:val="0"/>
        <w:adjustRightInd w:val="0"/>
        <w:rPr>
          <w:color w:val="000000"/>
          <w:lang w:eastAsia="de-DE"/>
        </w:rPr>
      </w:pPr>
      <w:r w:rsidRPr="008C32EF">
        <w:rPr>
          <w:color w:val="000000"/>
          <w:lang w:eastAsia="de-DE"/>
        </w:rPr>
        <w:t>In the implementing rule, a language parameter is specified, but as a DescribeFeatureType operation returns a description of the spatial object types in schema language, a parameter related to a natural language is not relevant.</w:t>
      </w:r>
    </w:p>
    <w:p w14:paraId="78B9AA2F" w14:textId="77777777" w:rsidR="002830E1" w:rsidRPr="008C32EF" w:rsidRDefault="002830E1" w:rsidP="002830E1">
      <w:pPr>
        <w:pStyle w:val="Titolo3"/>
      </w:pPr>
      <w:bookmarkStart w:id="505" w:name="_Toc364091595"/>
      <w:r w:rsidRPr="008C32EF">
        <w:t>GetFeature Operation (language requirements)</w:t>
      </w:r>
      <w:bookmarkEnd w:id="505"/>
      <w:r w:rsidRPr="008C32EF">
        <w:t xml:space="preserve"> </w:t>
      </w:r>
    </w:p>
    <w:p w14:paraId="05C2B933" w14:textId="77777777" w:rsidR="002830E1" w:rsidRPr="008C32EF" w:rsidRDefault="002830E1" w:rsidP="002830E1">
      <w:pPr>
        <w:suppressAutoHyphens w:val="0"/>
        <w:autoSpaceDE w:val="0"/>
        <w:autoSpaceDN w:val="0"/>
        <w:adjustRightInd w:val="0"/>
        <w:rPr>
          <w:color w:val="000000"/>
          <w:lang w:eastAsia="de-DE"/>
        </w:rPr>
      </w:pPr>
      <w:r w:rsidRPr="008C32EF">
        <w:rPr>
          <w:color w:val="000000"/>
          <w:lang w:eastAsia="de-DE"/>
        </w:rPr>
        <w:t xml:space="preserve">This operation as specified by ISO 19142 implements the Get Spatial </w:t>
      </w:r>
      <w:r w:rsidR="00532D90">
        <w:rPr>
          <w:color w:val="000000"/>
          <w:lang w:eastAsia="de-DE"/>
        </w:rPr>
        <w:t>Object</w:t>
      </w:r>
      <w:r w:rsidRPr="008C32EF">
        <w:rPr>
          <w:color w:val="000000"/>
          <w:lang w:eastAsia="de-DE"/>
        </w:rPr>
        <w:t xml:space="preserve"> operation of</w:t>
      </w:r>
      <w:r w:rsidRPr="00250276">
        <w:rPr>
          <w:b/>
          <w:color w:val="000000"/>
          <w:lang w:eastAsia="de-DE"/>
        </w:rPr>
        <w:t xml:space="preserve"> [INS NS].</w:t>
      </w:r>
      <w:r w:rsidRPr="008C32EF">
        <w:rPr>
          <w:color w:val="000000"/>
          <w:lang w:eastAsia="de-DE"/>
        </w:rPr>
        <w:t xml:space="preserve"> </w:t>
      </w:r>
    </w:p>
    <w:p w14:paraId="1A479134" w14:textId="77777777" w:rsidR="002830E1" w:rsidRDefault="002830E1" w:rsidP="00D134B1">
      <w:pPr>
        <w:suppressAutoHyphens w:val="0"/>
        <w:autoSpaceDE w:val="0"/>
        <w:autoSpaceDN w:val="0"/>
        <w:adjustRightInd w:val="0"/>
      </w:pPr>
      <w:r w:rsidRPr="008C32EF">
        <w:rPr>
          <w:color w:val="000000"/>
          <w:lang w:eastAsia="de-DE"/>
        </w:rPr>
        <w:t xml:space="preserve">In the implementing rule, a language parameter is specified, but INSPIRE application schemas are modelled in a way so that in cases where multiple languages are possible for a feature property, the values in all languages may be provided simultaneously </w:t>
      </w:r>
      <w:r w:rsidR="00532D90">
        <w:rPr>
          <w:color w:val="000000"/>
          <w:lang w:eastAsia="de-DE"/>
        </w:rPr>
        <w:t>(e.g. for geographical names). i</w:t>
      </w:r>
      <w:r w:rsidRPr="008C32EF">
        <w:rPr>
          <w:color w:val="000000"/>
          <w:lang w:eastAsia="de-DE"/>
        </w:rPr>
        <w:t>.e., if multilingual data is provided by a download service, all languages are provided by the download service. As a result, this parameter is not applicable in practice.</w:t>
      </w:r>
      <w:r w:rsidRPr="008C32EF">
        <w:t xml:space="preserve"> </w:t>
      </w:r>
    </w:p>
    <w:p w14:paraId="469A29CB" w14:textId="77777777" w:rsidR="004D1663" w:rsidRDefault="004D1663" w:rsidP="004D1663">
      <w:pPr>
        <w:pStyle w:val="Titolo2"/>
        <w:ind w:left="576" w:hanging="576"/>
      </w:pPr>
      <w:bookmarkStart w:id="506" w:name="_Ref364084848"/>
      <w:bookmarkStart w:id="507" w:name="_Toc364091596"/>
      <w:r>
        <w:t>WFS metadata for “hybrid implementations”</w:t>
      </w:r>
      <w:bookmarkEnd w:id="506"/>
      <w:bookmarkEnd w:id="507"/>
    </w:p>
    <w:p w14:paraId="2342298A" w14:textId="77777777" w:rsidR="00E30D23" w:rsidRPr="00E30D23" w:rsidRDefault="004D1663" w:rsidP="00E30D23">
      <w:r w:rsidRPr="000E4744">
        <w:t xml:space="preserve">In case of a “hybrid implementation” based on Atom and WFS for Parts B and C, </w:t>
      </w:r>
      <w:r w:rsidR="00E30D23">
        <w:t xml:space="preserve">in addition to the Atom service, </w:t>
      </w:r>
      <w:r>
        <w:t xml:space="preserve">it is possible to also document the WFS service </w:t>
      </w:r>
      <w:r w:rsidRPr="000E4744">
        <w:t>through metadata in a discovery service</w:t>
      </w:r>
      <w:r>
        <w:t>.</w:t>
      </w:r>
      <w:r w:rsidR="00E30D23">
        <w:t xml:space="preserve"> In this case, the link between the Atom and WFS implementations can be established through the </w:t>
      </w:r>
      <w:r w:rsidRPr="000E4744">
        <w:t>‘coupled resource’ metadata element</w:t>
      </w:r>
      <w:r w:rsidR="00E30D23">
        <w:t>, which points to the same data set</w:t>
      </w:r>
      <w:r>
        <w:t>.</w:t>
      </w:r>
      <w:r>
        <w:rPr>
          <w:lang w:val="en-US"/>
        </w:rPr>
        <w:t xml:space="preserve"> </w:t>
      </w:r>
    </w:p>
    <w:p w14:paraId="3C404FFA" w14:textId="77777777" w:rsidR="004D1663" w:rsidRPr="0039031F" w:rsidRDefault="004D1663" w:rsidP="0039031F">
      <w:pPr>
        <w:pStyle w:val="TGRecommend"/>
      </w:pPr>
      <w:r w:rsidRPr="0039031F">
        <w:t>In addition, a textual reference to the Atom service implementing part A should be included in the ‘abstract’ metadata element of the WFS.</w:t>
      </w:r>
    </w:p>
    <w:p w14:paraId="0A48F02E" w14:textId="77777777" w:rsidR="00721D6F" w:rsidRPr="004D1663" w:rsidRDefault="00721D6F" w:rsidP="00D134B1">
      <w:pPr>
        <w:rPr>
          <w:lang w:val="x-none"/>
        </w:rPr>
      </w:pPr>
    </w:p>
    <w:p w14:paraId="2B32DDB1" w14:textId="77777777" w:rsidR="0075572F" w:rsidRPr="00D134B1" w:rsidRDefault="0075572F" w:rsidP="00B97D54">
      <w:pPr>
        <w:pStyle w:val="Titolo1"/>
        <w:rPr>
          <w:lang w:val="en-GB"/>
        </w:rPr>
      </w:pPr>
      <w:bookmarkStart w:id="508" w:name="_Ref317248239"/>
      <w:bookmarkStart w:id="509" w:name="_Toc364091597"/>
      <w:r w:rsidRPr="00D134B1">
        <w:rPr>
          <w:lang w:val="en-GB"/>
        </w:rPr>
        <w:t>Quality of Service</w:t>
      </w:r>
      <w:bookmarkEnd w:id="500"/>
      <w:bookmarkEnd w:id="501"/>
      <w:bookmarkEnd w:id="508"/>
      <w:bookmarkEnd w:id="509"/>
    </w:p>
    <w:p w14:paraId="596FA5FE" w14:textId="77777777" w:rsidR="00707B3C" w:rsidRPr="0018628A" w:rsidRDefault="00707B3C" w:rsidP="0039031F">
      <w:pPr>
        <w:pStyle w:val="Requirement"/>
        <w:rPr>
          <w:lang w:val="en-GB"/>
        </w:rPr>
      </w:pPr>
      <w:r w:rsidRPr="00D134B1">
        <w:rPr>
          <w:rStyle w:val="ConformanceClassChar"/>
          <w:lang w:val="en-GB"/>
        </w:rPr>
        <w:t xml:space="preserve">TG Conformance Class </w:t>
      </w:r>
      <w:r w:rsidRPr="0018628A">
        <w:rPr>
          <w:rStyle w:val="ConformanceClassChar"/>
          <w:lang w:val="en-GB"/>
        </w:rPr>
        <w:t>4</w:t>
      </w:r>
      <w:r w:rsidRPr="00D134B1">
        <w:rPr>
          <w:rStyle w:val="ConformanceClassChar"/>
          <w:lang w:val="en-GB"/>
        </w:rPr>
        <w:t xml:space="preserve">: </w:t>
      </w:r>
      <w:r w:rsidRPr="0018628A">
        <w:rPr>
          <w:rStyle w:val="ConformanceClassChar"/>
          <w:lang w:val="en-GB"/>
        </w:rPr>
        <w:t>Quality of Service</w:t>
      </w:r>
      <w:r w:rsidRPr="00D134B1">
        <w:rPr>
          <w:rStyle w:val="ConformanceClassChar"/>
          <w:lang w:val="en-GB"/>
        </w:rPr>
        <w:t xml:space="preserve">: </w:t>
      </w:r>
      <w:r w:rsidRPr="0018628A">
        <w:rPr>
          <w:lang w:val="en-GB"/>
        </w:rPr>
        <w:t>Meet Quality of Service requirements.</w:t>
      </w:r>
    </w:p>
    <w:p w14:paraId="2B3FE12F" w14:textId="77777777" w:rsidR="00D86A08" w:rsidRPr="00D134B1" w:rsidRDefault="00D86A08" w:rsidP="002517B1">
      <w:pPr>
        <w:spacing w:before="120"/>
      </w:pPr>
      <w:r w:rsidRPr="00D134B1">
        <w:t>Since quality of service (QoS) depends on the specific testing procedure for a given service, this section describes and normalizes the testing procedure that is to be applied for the assessment of QoS for a given INSPIRE download service.</w:t>
      </w:r>
    </w:p>
    <w:p w14:paraId="4CAE8EBB" w14:textId="77777777" w:rsidR="00D86A08" w:rsidRPr="00D134B1" w:rsidRDefault="00D86A08" w:rsidP="00D86A08">
      <w:r w:rsidRPr="00D134B1">
        <w:t>The monitoring parameter NSi4 in the Commission decision for monitoring and reporting measures the conformity of all network services with the implementing rules. The conformity of a network service requires the compliance with the Quality of Service as defined in Annex I of the NS regulation (in particular NSi4,1 and NSi4,2 for the current monitoring period).</w:t>
      </w:r>
    </w:p>
    <w:p w14:paraId="5FA680C9" w14:textId="77777777" w:rsidR="00DB2B6B" w:rsidRPr="0018628A" w:rsidRDefault="00D86A08" w:rsidP="006128FF">
      <w:pPr>
        <w:pStyle w:val="Titolo2"/>
      </w:pPr>
      <w:bookmarkStart w:id="510" w:name="_Toc364091598"/>
      <w:r w:rsidRPr="0018628A">
        <w:t>General requirements</w:t>
      </w:r>
      <w:bookmarkEnd w:id="510"/>
    </w:p>
    <w:p w14:paraId="11A78B98" w14:textId="77777777" w:rsidR="00D86A08" w:rsidRPr="00D134B1" w:rsidRDefault="00D86A08" w:rsidP="00D86A08">
      <w:pPr>
        <w:pStyle w:val="Requirement"/>
        <w:rPr>
          <w:lang w:val="en-GB"/>
        </w:rPr>
      </w:pPr>
      <w:r w:rsidRPr="00D134B1">
        <w:rPr>
          <w:lang w:val="en-GB"/>
        </w:rPr>
        <w:t>Two options exist for the measurements of Quality of Services:</w:t>
      </w:r>
    </w:p>
    <w:p w14:paraId="63A30143" w14:textId="77777777" w:rsidR="00D86A08" w:rsidRPr="00D134B1" w:rsidRDefault="00D86A08" w:rsidP="00D86A08">
      <w:pPr>
        <w:pStyle w:val="Requirement"/>
        <w:rPr>
          <w:lang w:val="en-GB"/>
        </w:rPr>
      </w:pPr>
      <w:r w:rsidRPr="00D134B1">
        <w:rPr>
          <w:lang w:val="en-GB"/>
        </w:rPr>
        <w:t xml:space="preserve">1. Quality of Services requirements are measured at the service side exposed to the Internet. </w:t>
      </w:r>
    </w:p>
    <w:p w14:paraId="7F744645" w14:textId="77777777" w:rsidR="00D86A08" w:rsidRPr="00D134B1" w:rsidRDefault="00D86A08" w:rsidP="00D86A08">
      <w:pPr>
        <w:pStyle w:val="Requirement"/>
        <w:rPr>
          <w:lang w:val="en-GB"/>
        </w:rPr>
      </w:pPr>
      <w:r w:rsidRPr="00D134B1">
        <w:rPr>
          <w:lang w:val="en-GB"/>
        </w:rPr>
        <w:t>2. Quality of Services requirements are measured from a central network node within the infrastructure.</w:t>
      </w:r>
    </w:p>
    <w:p w14:paraId="2AB8CA97" w14:textId="77777777" w:rsidR="008562A8" w:rsidRPr="00D134B1" w:rsidRDefault="008562A8" w:rsidP="008562A8">
      <w:r w:rsidRPr="00D134B1">
        <w:t xml:space="preserve">Option 2 </w:t>
      </w:r>
      <w:r w:rsidR="002517B1" w:rsidRPr="00D134B1">
        <w:t xml:space="preserve">above </w:t>
      </w:r>
      <w:r w:rsidRPr="00D134B1">
        <w:t>was includ</w:t>
      </w:r>
      <w:r w:rsidR="002517B1" w:rsidRPr="00D134B1">
        <w:t>ed for practical reasons. If a Member S</w:t>
      </w:r>
      <w:r w:rsidRPr="00D134B1">
        <w:t xml:space="preserve">tate uses a central network node in the testing infrastructure, it shall take into account the network transport time. For a detailed overview of the testing procedure when using a central node, see Figure 6. Based on the evaluation of experiences this option may be revisited in the </w:t>
      </w:r>
      <w:r w:rsidR="002517B1" w:rsidRPr="00D134B1">
        <w:t>future</w:t>
      </w:r>
      <w:r w:rsidRPr="00D134B1">
        <w:t>.</w:t>
      </w:r>
      <w:r w:rsidRPr="00D134B1" w:rsidDel="006A3540">
        <w:t xml:space="preserve"> </w:t>
      </w:r>
    </w:p>
    <w:p w14:paraId="0E40D0B6" w14:textId="77777777" w:rsidR="008562A8" w:rsidRPr="00D134B1" w:rsidRDefault="008562A8" w:rsidP="008562A8">
      <w:r w:rsidRPr="00D134B1">
        <w:t xml:space="preserve">For feasibility reasons the testing procedure is based on the following simplifications: </w:t>
      </w:r>
    </w:p>
    <w:p w14:paraId="67937F07" w14:textId="77777777" w:rsidR="008562A8" w:rsidRPr="00D134B1" w:rsidRDefault="008562A8" w:rsidP="008562A8">
      <w:pPr>
        <w:numPr>
          <w:ilvl w:val="0"/>
          <w:numId w:val="47"/>
        </w:numPr>
      </w:pPr>
      <w:r w:rsidRPr="00D134B1">
        <w:t xml:space="preserve">For the transport of a small size of data over the network, the network latency can be considered as a constant value and is denoted x. So each network transport (request and response) is considered to consume the duration of x/2. </w:t>
      </w:r>
    </w:p>
    <w:p w14:paraId="207D1021" w14:textId="77777777" w:rsidR="008562A8" w:rsidRPr="00D134B1" w:rsidRDefault="008562A8" w:rsidP="008562A8">
      <w:pPr>
        <w:numPr>
          <w:ilvl w:val="1"/>
          <w:numId w:val="47"/>
        </w:numPr>
      </w:pPr>
      <w:r w:rsidRPr="00D134B1">
        <w:t>In case of option 1, x shall be set to 0.</w:t>
      </w:r>
    </w:p>
    <w:p w14:paraId="78E07AA2" w14:textId="77777777" w:rsidR="008562A8" w:rsidRPr="00D134B1" w:rsidRDefault="008562A8" w:rsidP="008562A8">
      <w:pPr>
        <w:numPr>
          <w:ilvl w:val="1"/>
          <w:numId w:val="47"/>
        </w:numPr>
      </w:pPr>
      <w:r w:rsidRPr="00D134B1">
        <w:t>In case of option 2, a member state should initiate a comparison between sample measures from the central node to sample measures at the service side, to find a realistic value of x for the specific national setting.</w:t>
      </w:r>
    </w:p>
    <w:p w14:paraId="56CD7EFA" w14:textId="77777777" w:rsidR="008562A8" w:rsidRPr="00D134B1" w:rsidRDefault="008562A8" w:rsidP="008562A8">
      <w:pPr>
        <w:numPr>
          <w:ilvl w:val="0"/>
          <w:numId w:val="47"/>
        </w:numPr>
      </w:pPr>
      <w:r w:rsidRPr="00D134B1">
        <w:t>It is assumed that the network transport rate is not slower than the rate of the service response output stream to avoid any data jam at the production stream.</w:t>
      </w:r>
    </w:p>
    <w:p w14:paraId="248D2CD7" w14:textId="45158E69" w:rsidR="008562A8" w:rsidRPr="00D134B1" w:rsidRDefault="00140FE2" w:rsidP="00877C8D">
      <w:pPr>
        <w:jc w:val="center"/>
      </w:pPr>
      <w:r w:rsidRPr="00D134B1">
        <w:rPr>
          <w:noProof/>
        </w:rPr>
        <w:drawing>
          <wp:inline distT="0" distB="0" distL="0" distR="0" wp14:anchorId="13663AF9" wp14:editId="3B9B04D7">
            <wp:extent cx="4391025" cy="3057525"/>
            <wp:effectExtent l="19050" t="1905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91025" cy="3057525"/>
                    </a:xfrm>
                    <a:prstGeom prst="rect">
                      <a:avLst/>
                    </a:prstGeom>
                    <a:noFill/>
                    <a:ln w="6350" cmpd="sng">
                      <a:solidFill>
                        <a:srgbClr val="000000"/>
                      </a:solidFill>
                      <a:miter lim="800000"/>
                      <a:headEnd/>
                      <a:tailEnd/>
                    </a:ln>
                    <a:effectLst/>
                  </pic:spPr>
                </pic:pic>
              </a:graphicData>
            </a:graphic>
          </wp:inline>
        </w:drawing>
      </w:r>
    </w:p>
    <w:p w14:paraId="56FDFCC9" w14:textId="77777777" w:rsidR="00D86A08" w:rsidRPr="00D134B1" w:rsidRDefault="008562A8" w:rsidP="00877C8D">
      <w:pPr>
        <w:pStyle w:val="Didascalia"/>
        <w:jc w:val="center"/>
        <w:rPr>
          <w:sz w:val="20"/>
        </w:rPr>
      </w:pPr>
      <w:bookmarkStart w:id="511" w:name="_Toc364091673"/>
      <w:r w:rsidRPr="0018628A">
        <w:rPr>
          <w:sz w:val="20"/>
        </w:rPr>
        <w:t xml:space="preserve">Figure </w:t>
      </w:r>
      <w:r w:rsidRPr="0018628A">
        <w:rPr>
          <w:sz w:val="20"/>
        </w:rPr>
        <w:fldChar w:fldCharType="begin"/>
      </w:r>
      <w:r w:rsidRPr="0018628A">
        <w:rPr>
          <w:sz w:val="20"/>
        </w:rPr>
        <w:instrText xml:space="preserve"> SEQ Figure \* ARABIC </w:instrText>
      </w:r>
      <w:r w:rsidRPr="0018628A">
        <w:rPr>
          <w:sz w:val="20"/>
        </w:rPr>
        <w:fldChar w:fldCharType="separate"/>
      </w:r>
      <w:r w:rsidR="00BB00B0">
        <w:rPr>
          <w:noProof/>
          <w:sz w:val="20"/>
        </w:rPr>
        <w:t>9</w:t>
      </w:r>
      <w:r w:rsidRPr="0018628A">
        <w:rPr>
          <w:sz w:val="20"/>
        </w:rPr>
        <w:fldChar w:fldCharType="end"/>
      </w:r>
      <w:r w:rsidRPr="0018628A">
        <w:rPr>
          <w:sz w:val="20"/>
        </w:rPr>
        <w:t xml:space="preserve">: </w:t>
      </w:r>
      <w:r w:rsidRPr="0018628A">
        <w:rPr>
          <w:noProof/>
          <w:sz w:val="20"/>
        </w:rPr>
        <w:t>Detailed Sequence</w:t>
      </w:r>
      <w:r w:rsidRPr="0018628A">
        <w:rPr>
          <w:sz w:val="20"/>
        </w:rPr>
        <w:t xml:space="preserve"> Diagram Download Service</w:t>
      </w:r>
      <w:bookmarkEnd w:id="511"/>
    </w:p>
    <w:p w14:paraId="68D78C33" w14:textId="77777777" w:rsidR="008562A8" w:rsidRPr="00D134B1" w:rsidRDefault="008562A8" w:rsidP="00877C8D">
      <w:pPr>
        <w:pStyle w:val="Titolo2"/>
      </w:pPr>
      <w:bookmarkStart w:id="512" w:name="_Toc364091599"/>
      <w:r w:rsidRPr="00D134B1">
        <w:t>Perfo</w:t>
      </w:r>
      <w:r w:rsidR="00D510DC" w:rsidRPr="00D134B1">
        <w:t>rmance</w:t>
      </w:r>
      <w:bookmarkEnd w:id="512"/>
    </w:p>
    <w:p w14:paraId="302A70EC" w14:textId="77777777" w:rsidR="00D510DC" w:rsidRPr="00D134B1" w:rsidRDefault="00D510DC" w:rsidP="00877C8D">
      <w:pPr>
        <w:pStyle w:val="Titolo3"/>
      </w:pPr>
      <w:bookmarkStart w:id="513" w:name="_Toc364091600"/>
      <w:r w:rsidRPr="00D134B1">
        <w:t>Implementation requirements mandated by the Implementing Rule</w:t>
      </w:r>
      <w:bookmarkEnd w:id="513"/>
    </w:p>
    <w:p w14:paraId="673AD2E4" w14:textId="77777777" w:rsidR="00D510DC" w:rsidRPr="00D134B1" w:rsidRDefault="00D510DC" w:rsidP="00877C8D">
      <w:pPr>
        <w:ind w:firstLine="708"/>
        <w:rPr>
          <w:i/>
        </w:rPr>
      </w:pPr>
      <w:r w:rsidRPr="00D134B1">
        <w:rPr>
          <w:i/>
        </w:rPr>
        <w:t>“For the Get Download Service Metadata operation, the response time for sending the initial response shall be maximum 10 seconds in normal situation.</w:t>
      </w:r>
    </w:p>
    <w:p w14:paraId="56B967C4" w14:textId="77777777" w:rsidR="00D510DC" w:rsidRPr="00D134B1" w:rsidRDefault="00D510DC" w:rsidP="00877C8D">
      <w:pPr>
        <w:ind w:firstLine="708"/>
        <w:rPr>
          <w:i/>
        </w:rPr>
      </w:pPr>
      <w:r w:rsidRPr="00D134B1">
        <w:rPr>
          <w:i/>
        </w:rPr>
        <w:t>For the Get Spatial Data Set operation and for the Get Spatial Object operation, and for a query consisting exclusively of a bounding box, the response time for sending the initial response shall be maximum 30 seconds in normal situation then, and still in normal situation, the download service shall maintain a sustained response greater than 0,5 Megabytes per second or greater than 500 Spatial Objects per second.</w:t>
      </w:r>
    </w:p>
    <w:p w14:paraId="21CEBC79" w14:textId="77777777" w:rsidR="00D510DC" w:rsidRPr="00D134B1" w:rsidRDefault="00D510DC" w:rsidP="00877C8D">
      <w:pPr>
        <w:ind w:firstLine="708"/>
        <w:rPr>
          <w:i/>
        </w:rPr>
      </w:pPr>
      <w:r w:rsidRPr="00D134B1">
        <w:rPr>
          <w:i/>
        </w:rPr>
        <w:t>For the Describe Spatial Data Set operation and for the Describe Spatial Object Type operation, the response time for sending the initial response shall be maximum 10 seconds in normal situation then, and still in normal situation, the download service shall maintain a sustained response greater than 0,5 Megabytes per second or greater than 500 descriptions of Spatial Objects per second.</w:t>
      </w:r>
    </w:p>
    <w:p w14:paraId="13212183" w14:textId="77777777" w:rsidR="00D510DC" w:rsidRPr="00D134B1" w:rsidRDefault="00D510DC" w:rsidP="00877C8D">
      <w:pPr>
        <w:ind w:firstLine="432"/>
        <w:rPr>
          <w:i/>
        </w:rPr>
      </w:pPr>
      <w:r w:rsidRPr="00D134B1">
        <w:rPr>
          <w:i/>
        </w:rPr>
        <w:t>[…]</w:t>
      </w:r>
    </w:p>
    <w:p w14:paraId="790F50DD" w14:textId="77777777" w:rsidR="00D510DC" w:rsidRPr="00D134B1" w:rsidRDefault="00D510DC" w:rsidP="00877C8D">
      <w:pPr>
        <w:ind w:firstLine="432"/>
        <w:rPr>
          <w:i/>
        </w:rPr>
      </w:pPr>
      <w:r w:rsidRPr="00D134B1">
        <w:rPr>
          <w:i/>
        </w:rPr>
        <w:t>The normal situation represents periods out of peak load. It is set at 90 % of the time.”</w:t>
      </w:r>
    </w:p>
    <w:p w14:paraId="5B9E29EA" w14:textId="77777777" w:rsidR="00D510DC" w:rsidRPr="00D134B1" w:rsidRDefault="002F7ECB" w:rsidP="00877C8D">
      <w:pPr>
        <w:pStyle w:val="Titolo3"/>
      </w:pPr>
      <w:r w:rsidRPr="00D134B1">
        <w:br w:type="page"/>
      </w:r>
      <w:bookmarkStart w:id="514" w:name="_Toc364091601"/>
      <w:r w:rsidR="00D510DC" w:rsidRPr="00D134B1">
        <w:t>Normalized testing procedure</w:t>
      </w:r>
      <w:bookmarkEnd w:id="514"/>
    </w:p>
    <w:p w14:paraId="5DBAEB1F" w14:textId="77777777" w:rsidR="00D510DC" w:rsidRPr="00F064E6" w:rsidRDefault="00D510DC" w:rsidP="0039031F">
      <w:pPr>
        <w:pStyle w:val="TGStyle1"/>
      </w:pPr>
      <w:r w:rsidRPr="00F064E6">
        <w:t>Performance shall be measured consistently based on sample reference requests to a given service. Minimum 10 reference requests per hour shall be issued to the service continuously during its lifetime</w:t>
      </w:r>
      <w:r w:rsidR="00F064E6" w:rsidRPr="00F064E6">
        <w:t xml:space="preserve"> during the period of testing</w:t>
      </w:r>
      <w:r w:rsidRPr="00F064E6">
        <w:t>.</w:t>
      </w:r>
      <w:r w:rsidR="00F064E6">
        <w:br/>
      </w:r>
      <w:r w:rsidR="00F064E6">
        <w:br/>
      </w:r>
      <w:r w:rsidR="002F7ECB" w:rsidRPr="00F064E6">
        <w:t>To respect long running operations, the number of requests may be reduced. In such cases, a new request can be issued maximum 6 minutes after the previous request has finished.</w:t>
      </w:r>
    </w:p>
    <w:p w14:paraId="66DADA6D" w14:textId="77777777" w:rsidR="00F064E6" w:rsidRPr="00F064E6" w:rsidRDefault="00F064E6" w:rsidP="00F064E6">
      <w:pPr>
        <w:pStyle w:val="Exampletitle"/>
        <w:rPr>
          <w:i w:val="0"/>
          <w:lang w:val="en-GB"/>
        </w:rPr>
      </w:pPr>
      <w:bookmarkStart w:id="515" w:name="_Toc364091662"/>
      <w:r>
        <w:rPr>
          <w:i w:val="0"/>
          <w:lang w:val="en-GB"/>
        </w:rPr>
        <w:t>Performance</w:t>
      </w:r>
      <w:r w:rsidRPr="00F064E6">
        <w:rPr>
          <w:i w:val="0"/>
          <w:lang w:val="en-GB"/>
        </w:rPr>
        <w:t xml:space="preserve"> tests for long-running operations</w:t>
      </w:r>
      <w:bookmarkEnd w:id="515"/>
    </w:p>
    <w:p w14:paraId="74FA8374" w14:textId="77777777" w:rsidR="002F7ECB" w:rsidRPr="00F064E6" w:rsidRDefault="002F7ECB" w:rsidP="00F65F24">
      <w:pPr>
        <w:rPr>
          <w:rStyle w:val="Enfasicorsivo"/>
        </w:rPr>
      </w:pPr>
      <w:r w:rsidRPr="00F064E6">
        <w:rPr>
          <w:rStyle w:val="Enfasicorsivo"/>
        </w:rPr>
        <w:t xml:space="preserve">If a previous Get Spatial Data Set operation requesting a 1 GB data set was issued at 8:00 and lasts until 8:30, the next reference request shall be issued at the latest at 8:36. </w:t>
      </w:r>
    </w:p>
    <w:p w14:paraId="4991DCA5" w14:textId="77777777" w:rsidR="00F064E6" w:rsidRPr="00D134B1" w:rsidRDefault="00F064E6" w:rsidP="00F064E6">
      <w:pPr>
        <w:spacing w:before="120"/>
      </w:pPr>
      <w:r w:rsidRPr="00D134B1">
        <w:t xml:space="preserve">NOTE: The result of </w:t>
      </w:r>
      <w:r>
        <w:t>performance</w:t>
      </w:r>
      <w:r w:rsidRPr="00D134B1">
        <w:t xml:space="preserve"> measurements in a production system may be ambiguous due to the amount of user load that the service processes at the same time and therefore it is recommended capacity tests to be processed during maintenance time frames only.</w:t>
      </w:r>
    </w:p>
    <w:p w14:paraId="7BCA882B" w14:textId="77777777" w:rsidR="00F064E6" w:rsidRPr="0039031F" w:rsidRDefault="00F064E6" w:rsidP="0039031F">
      <w:pPr>
        <w:pStyle w:val="TGRecommend"/>
      </w:pPr>
      <w:r w:rsidRPr="0039031F">
        <w:t>The frequency of the performance tests is recommended to be monthly, e.g., during systems maintenance.</w:t>
      </w:r>
    </w:p>
    <w:p w14:paraId="23D6DED8" w14:textId="77777777" w:rsidR="00F064E6" w:rsidRPr="00D134B1" w:rsidRDefault="00F064E6" w:rsidP="00F65F24"/>
    <w:p w14:paraId="052FDCD0" w14:textId="77777777" w:rsidR="002F7ECB" w:rsidRPr="00D134B1" w:rsidRDefault="002F7ECB" w:rsidP="0039031F">
      <w:pPr>
        <w:pStyle w:val="TGStyle1"/>
      </w:pPr>
      <w:r w:rsidRPr="00D134B1">
        <w:t xml:space="preserve">Performance shall be measured using the Get Download Service Metadata, </w:t>
      </w:r>
      <w:bookmarkStart w:id="516" w:name="OLE_LINK3"/>
      <w:r w:rsidRPr="00D134B1">
        <w:t>Get Spatial Data Set, Get Spatial Object</w:t>
      </w:r>
      <w:bookmarkEnd w:id="516"/>
      <w:r w:rsidRPr="00D134B1">
        <w:t>, Describe Spatial Data Set and Describe Spatial Object Type operations.</w:t>
      </w:r>
    </w:p>
    <w:p w14:paraId="1836D0F6" w14:textId="77777777" w:rsidR="002F7ECB" w:rsidRPr="00D134B1" w:rsidRDefault="002F7ECB" w:rsidP="002F7ECB"/>
    <w:p w14:paraId="09FB2617" w14:textId="77777777" w:rsidR="002F7ECB" w:rsidRPr="0039031F" w:rsidRDefault="002F7ECB" w:rsidP="0039031F">
      <w:pPr>
        <w:pStyle w:val="TGRecommend"/>
      </w:pPr>
      <w:r w:rsidRPr="0039031F">
        <w:t>The structure of the sample reference request packages is recommended to be composed of: 10% Get Download Service Metadata requests, 10% Describe Spatial Data Set or Describe Spatial Object Type and 80% Get Spatial Data Set or Get Spatial Object. At least 2% of the requests should be Get Spatial Data Set.</w:t>
      </w:r>
    </w:p>
    <w:p w14:paraId="02F10718" w14:textId="77777777" w:rsidR="002F7ECB" w:rsidRPr="00D134B1" w:rsidRDefault="00634577" w:rsidP="002F7ECB">
      <w:r w:rsidRPr="00D134B1">
        <w:br/>
      </w:r>
      <w:r w:rsidR="002F7ECB" w:rsidRPr="00D134B1">
        <w:t>NOTE:</w:t>
      </w:r>
      <w:r w:rsidR="002F7ECB" w:rsidRPr="00D134B1">
        <w:tab/>
        <w:t>This composition is assumed to represent a “normal situation”.</w:t>
      </w:r>
    </w:p>
    <w:p w14:paraId="73A9C2D0" w14:textId="77777777" w:rsidR="00924B84" w:rsidRDefault="002F7ECB" w:rsidP="0039031F">
      <w:pPr>
        <w:pStyle w:val="TGStyle1"/>
      </w:pPr>
      <w:r w:rsidRPr="00D134B1">
        <w:t>For Get Spatial Object operations, the sample reference request shall</w:t>
      </w:r>
      <w:r w:rsidR="00924B84" w:rsidRPr="00D134B1">
        <w:t xml:space="preserve"> </w:t>
      </w:r>
      <w:r w:rsidRPr="00D134B1">
        <w:t>Contain a BBOX parameter</w:t>
      </w:r>
      <w:r w:rsidR="00924B84" w:rsidRPr="00D134B1">
        <w:t>.</w:t>
      </w:r>
    </w:p>
    <w:p w14:paraId="52A38E04" w14:textId="77777777" w:rsidR="00F65F24" w:rsidRPr="00D134B1" w:rsidRDefault="00F65F24" w:rsidP="00F65F24"/>
    <w:p w14:paraId="678C01F2" w14:textId="77777777" w:rsidR="00924B84" w:rsidRDefault="00924B84" w:rsidP="0039031F">
      <w:pPr>
        <w:pStyle w:val="TGStyle1"/>
      </w:pPr>
      <w:r w:rsidRPr="00D134B1">
        <w:t>If a download service serves more than one feature type, only one feature type shall be requested by a Get Spatial Object operation.</w:t>
      </w:r>
    </w:p>
    <w:p w14:paraId="0133A099" w14:textId="77777777" w:rsidR="00F65F24" w:rsidRPr="00D134B1" w:rsidRDefault="00F65F24" w:rsidP="00F65F24"/>
    <w:p w14:paraId="34A4AE7A" w14:textId="77777777" w:rsidR="00924B84" w:rsidRPr="00D134B1" w:rsidRDefault="00924B84" w:rsidP="0039031F">
      <w:pPr>
        <w:pStyle w:val="TGStyle1"/>
      </w:pPr>
      <w:r w:rsidRPr="00D134B1">
        <w:t xml:space="preserve">If a download service serves more than one (pre-defined) spatial data set, only one spatial data set shall be requested by a Get Spatial Data Set operation. </w:t>
      </w:r>
    </w:p>
    <w:p w14:paraId="2CC64E32" w14:textId="77777777" w:rsidR="002F7ECB" w:rsidRPr="00D134B1" w:rsidRDefault="002F7ECB" w:rsidP="00877C8D">
      <w:pPr>
        <w:spacing w:before="120"/>
      </w:pPr>
      <w:r w:rsidRPr="00D134B1">
        <w:t>NOTE 1</w:t>
      </w:r>
      <w:r w:rsidR="00634577" w:rsidRPr="00D134B1">
        <w:t xml:space="preserve">: </w:t>
      </w:r>
      <w:r w:rsidRPr="00D134B1">
        <w:t>It is assumed that the feature type or data set requested in a reference request results in a representative measure for a specific download service.</w:t>
      </w:r>
    </w:p>
    <w:p w14:paraId="4EB2AB45" w14:textId="77777777" w:rsidR="00301E7C" w:rsidRPr="00D134B1" w:rsidRDefault="002F7ECB" w:rsidP="002F7ECB">
      <w:r w:rsidRPr="00D134B1">
        <w:t>NOTE 2</w:t>
      </w:r>
      <w:r w:rsidR="00634577" w:rsidRPr="00D134B1">
        <w:t xml:space="preserve">: </w:t>
      </w:r>
      <w:r w:rsidRPr="00D134B1">
        <w:t>For both the Get Spatial Data Set and Get Spatial Object operations, the default language and CRS shall be used.</w:t>
      </w:r>
    </w:p>
    <w:p w14:paraId="376142C2" w14:textId="77777777" w:rsidR="002F7ECB" w:rsidRPr="0039031F" w:rsidRDefault="002F7ECB" w:rsidP="0039031F">
      <w:pPr>
        <w:pStyle w:val="TGRecommend"/>
      </w:pPr>
      <w:r w:rsidRPr="0039031F">
        <w:t>For Get Spatial Object operations, the sample refe</w:t>
      </w:r>
      <w:r w:rsidR="004F45B1" w:rsidRPr="0039031F">
        <w:t>rence request is recommended to r</w:t>
      </w:r>
      <w:r w:rsidRPr="0039031F">
        <w:t>eturn at least 1 MB.</w:t>
      </w:r>
    </w:p>
    <w:p w14:paraId="294ACF9D" w14:textId="77777777" w:rsidR="002F7ECB" w:rsidRPr="00D134B1" w:rsidRDefault="00634577" w:rsidP="002F7ECB">
      <w:pPr>
        <w:pStyle w:val="Recommendation"/>
        <w:rPr>
          <w:lang w:val="en-GB"/>
        </w:rPr>
      </w:pPr>
      <w:r w:rsidRPr="00D134B1">
        <w:rPr>
          <w:lang w:val="en-GB"/>
        </w:rPr>
        <w:t>For the Get Spatial Object operation, if the BBOX parameter is random it is recommended that the last 100 responses to a reference request have an average of at least 1 MB.</w:t>
      </w:r>
    </w:p>
    <w:p w14:paraId="360B8A49" w14:textId="77777777" w:rsidR="00C6124C" w:rsidRPr="00D134B1" w:rsidRDefault="00C6124C" w:rsidP="004F45B1">
      <w:pPr>
        <w:spacing w:before="120"/>
      </w:pPr>
    </w:p>
    <w:p w14:paraId="73C4DA99" w14:textId="77777777" w:rsidR="00634577" w:rsidRPr="00D134B1" w:rsidRDefault="00634577" w:rsidP="004F45B1">
      <w:pPr>
        <w:spacing w:before="120"/>
      </w:pPr>
      <w:r w:rsidRPr="00D134B1">
        <w:t>According to Figure 6, the performance requirements are described by the following formulas:</w:t>
      </w:r>
    </w:p>
    <w:p w14:paraId="620315BE" w14:textId="77777777" w:rsidR="00634577" w:rsidRPr="00D134B1" w:rsidRDefault="00634577" w:rsidP="00634577">
      <w:pPr>
        <w:jc w:val="left"/>
        <w:rPr>
          <w:b/>
          <w:u w:val="single"/>
        </w:rPr>
      </w:pPr>
      <w:r w:rsidRPr="00D134B1">
        <w:rPr>
          <w:b/>
          <w:u w:val="single"/>
        </w:rPr>
        <w:t>Initial byte:</w:t>
      </w:r>
    </w:p>
    <w:p w14:paraId="2B660519" w14:textId="77777777" w:rsidR="00634577" w:rsidRPr="00D134B1" w:rsidRDefault="00634577" w:rsidP="00634577">
      <w:pPr>
        <w:numPr>
          <w:ilvl w:val="0"/>
          <w:numId w:val="48"/>
        </w:numPr>
        <w:suppressAutoHyphens w:val="0"/>
        <w:spacing w:after="200" w:line="276" w:lineRule="auto"/>
        <w:ind w:left="0" w:firstLine="0"/>
        <w:jc w:val="left"/>
        <w:rPr>
          <w:i/>
        </w:rPr>
      </w:pPr>
      <w:r w:rsidRPr="00D134B1">
        <w:rPr>
          <w:i/>
        </w:rPr>
        <w:t>t</w:t>
      </w:r>
      <w:r w:rsidRPr="00D134B1">
        <w:rPr>
          <w:i/>
          <w:vertAlign w:val="subscript"/>
        </w:rPr>
        <w:t xml:space="preserve">first  </w:t>
      </w:r>
      <w:r w:rsidRPr="00D134B1">
        <w:rPr>
          <w:rFonts w:cs="Calibri"/>
          <w:i/>
        </w:rPr>
        <w:t>≤</w:t>
      </w:r>
      <w:r w:rsidRPr="00D134B1">
        <w:rPr>
          <w:i/>
        </w:rPr>
        <w:t xml:space="preserve"> x/2 + d + x/2 = x + d</w:t>
      </w:r>
    </w:p>
    <w:p w14:paraId="03DE5937" w14:textId="77777777" w:rsidR="00634577" w:rsidRPr="00D134B1" w:rsidRDefault="00634577" w:rsidP="00634577">
      <w:pPr>
        <w:numPr>
          <w:ilvl w:val="0"/>
          <w:numId w:val="48"/>
        </w:numPr>
        <w:suppressAutoHyphens w:val="0"/>
        <w:spacing w:after="200" w:line="276" w:lineRule="auto"/>
        <w:ind w:left="0" w:firstLine="0"/>
        <w:jc w:val="left"/>
        <w:rPr>
          <w:i/>
        </w:rPr>
      </w:pPr>
      <w:r w:rsidRPr="00D134B1">
        <w:rPr>
          <w:i/>
        </w:rPr>
        <w:t>t</w:t>
      </w:r>
      <w:r w:rsidRPr="00D134B1">
        <w:rPr>
          <w:i/>
          <w:vertAlign w:val="subscript"/>
        </w:rPr>
        <w:t>first</w:t>
      </w:r>
      <w:r w:rsidRPr="00D134B1">
        <w:rPr>
          <w:i/>
        </w:rPr>
        <w:t xml:space="preserve"> – x </w:t>
      </w:r>
      <w:r w:rsidRPr="00D134B1">
        <w:rPr>
          <w:rFonts w:cs="Calibri"/>
          <w:i/>
        </w:rPr>
        <w:t xml:space="preserve">≤ </w:t>
      </w:r>
      <w:r w:rsidRPr="00D134B1">
        <w:rPr>
          <w:i/>
        </w:rPr>
        <w:t>d</w:t>
      </w:r>
    </w:p>
    <w:p w14:paraId="04115140" w14:textId="77777777" w:rsidR="00634577" w:rsidRPr="00D134B1" w:rsidRDefault="00634577" w:rsidP="00634577">
      <w:pPr>
        <w:jc w:val="left"/>
        <w:rPr>
          <w:b/>
          <w:u w:val="single"/>
        </w:rPr>
      </w:pPr>
      <w:r w:rsidRPr="00D134B1">
        <w:rPr>
          <w:b/>
          <w:u w:val="single"/>
        </w:rPr>
        <w:t>Last byte:</w:t>
      </w:r>
    </w:p>
    <w:p w14:paraId="2766B58E" w14:textId="77777777" w:rsidR="00634577" w:rsidRPr="00D134B1" w:rsidRDefault="00634577" w:rsidP="00634577">
      <w:pPr>
        <w:numPr>
          <w:ilvl w:val="0"/>
          <w:numId w:val="48"/>
        </w:numPr>
        <w:suppressAutoHyphens w:val="0"/>
        <w:spacing w:after="200" w:line="276" w:lineRule="auto"/>
        <w:ind w:left="0" w:firstLine="0"/>
        <w:jc w:val="left"/>
        <w:rPr>
          <w:i/>
        </w:rPr>
      </w:pPr>
      <w:r w:rsidRPr="00D134B1">
        <w:rPr>
          <w:i/>
        </w:rPr>
        <w:t>t</w:t>
      </w:r>
      <w:r w:rsidRPr="00D134B1">
        <w:rPr>
          <w:i/>
          <w:vertAlign w:val="subscript"/>
        </w:rPr>
        <w:t>last</w:t>
      </w:r>
      <w:r w:rsidRPr="00D134B1">
        <w:rPr>
          <w:i/>
        </w:rPr>
        <w:t xml:space="preserve">  </w:t>
      </w:r>
      <w:r w:rsidRPr="00D134B1">
        <w:rPr>
          <w:rFonts w:cs="Calibri"/>
          <w:i/>
        </w:rPr>
        <w:t>≤</w:t>
      </w:r>
      <w:r w:rsidRPr="00D134B1">
        <w:rPr>
          <w:i/>
        </w:rPr>
        <w:t xml:space="preserve"> x/2 + d + max (y/0.5, z/500) + x/2 = x + d + max( y/0.5 , z/500)</w:t>
      </w:r>
    </w:p>
    <w:p w14:paraId="2A4FCFFF" w14:textId="77777777" w:rsidR="00634577" w:rsidRPr="00D134B1" w:rsidRDefault="00634577" w:rsidP="00634577">
      <w:pPr>
        <w:numPr>
          <w:ilvl w:val="0"/>
          <w:numId w:val="48"/>
        </w:numPr>
        <w:suppressAutoHyphens w:val="0"/>
        <w:spacing w:after="200" w:line="276" w:lineRule="auto"/>
        <w:ind w:left="0" w:firstLine="0"/>
        <w:jc w:val="left"/>
        <w:rPr>
          <w:i/>
        </w:rPr>
      </w:pPr>
      <w:r w:rsidRPr="00D134B1">
        <w:rPr>
          <w:i/>
        </w:rPr>
        <w:t>t</w:t>
      </w:r>
      <w:r w:rsidRPr="00D134B1">
        <w:rPr>
          <w:i/>
          <w:vertAlign w:val="subscript"/>
        </w:rPr>
        <w:t>last</w:t>
      </w:r>
      <w:r w:rsidRPr="00D134B1">
        <w:rPr>
          <w:i/>
        </w:rPr>
        <w:t xml:space="preserve"> – x – d </w:t>
      </w:r>
      <w:r w:rsidRPr="00D134B1">
        <w:rPr>
          <w:rFonts w:cs="Calibri"/>
          <w:i/>
        </w:rPr>
        <w:t xml:space="preserve">≤ </w:t>
      </w:r>
      <w:r w:rsidRPr="00D134B1">
        <w:rPr>
          <w:i/>
        </w:rPr>
        <w:t>max( y/0.5 , z/500)</w:t>
      </w:r>
    </w:p>
    <w:p w14:paraId="52EB2115" w14:textId="64CF8A4C" w:rsidR="00634577" w:rsidRPr="00D134B1" w:rsidRDefault="00140FE2" w:rsidP="00634577">
      <w:pPr>
        <w:numPr>
          <w:ilvl w:val="0"/>
          <w:numId w:val="48"/>
        </w:numPr>
        <w:suppressAutoHyphens w:val="0"/>
        <w:spacing w:after="200" w:line="276" w:lineRule="auto"/>
        <w:ind w:left="0" w:firstLine="0"/>
        <w:jc w:val="left"/>
        <w:rPr>
          <w:i/>
        </w:rPr>
      </w:pPr>
      <m:oMath>
        <m:f>
          <m:fPr>
            <m:ctrlPr>
              <w:rPr>
                <w:rFonts w:ascii="Cambria Math" w:hAnsi="Cambria Math"/>
              </w:rPr>
            </m:ctrlPr>
          </m:fPr>
          <m:num>
            <m:r>
              <m:rPr>
                <m:sty m:val="p"/>
              </m:rPr>
              <w:rPr>
                <w:rFonts w:ascii="Cambria Math" w:hAnsi="Cambria Math" w:cs="Cambria Math"/>
              </w:rPr>
              <m:t>y</m:t>
            </m:r>
          </m:num>
          <m:den>
            <m:sSub>
              <m:sSubPr>
                <m:ctrlPr>
                  <w:rPr>
                    <w:rFonts w:ascii="Cambria Math" w:eastAsia="Calibri" w:hAnsi="Cambria Math" w:cs="Cambria Math"/>
                    <w:i/>
                    <w:sz w:val="22"/>
                    <w:szCs w:val="22"/>
                    <w:lang w:val="de-DE" w:eastAsia="en-US"/>
                  </w:rPr>
                </m:ctrlPr>
              </m:sSubPr>
              <m:e>
                <m:r>
                  <w:rPr>
                    <w:rFonts w:ascii="Cambria Math" w:hAnsi="Cambria Math" w:cs="Cambria Math"/>
                  </w:rPr>
                  <m:t>t</m:t>
                </m:r>
              </m:e>
              <m:sub>
                <m:r>
                  <w:rPr>
                    <w:rFonts w:ascii="Cambria Math" w:hAnsi="Cambria Math" w:cs="Cambria Math"/>
                  </w:rPr>
                  <m:t>last</m:t>
                </m:r>
              </m:sub>
            </m:sSub>
            <m:r>
              <w:rPr>
                <w:rFonts w:ascii="Cambria Math" w:hAnsi="Cambria Math" w:cs="Cambria Math"/>
              </w:rPr>
              <m:t>-x-d</m:t>
            </m:r>
          </m:den>
        </m:f>
        <m:r>
          <m:rPr>
            <m:sty m:val="p"/>
          </m:rPr>
          <w:rPr>
            <w:rFonts w:ascii="Cambria Math" w:hAnsi="Cambria Math"/>
          </w:rPr>
          <m:t xml:space="preserve">≥0.5 </m:t>
        </m:r>
        <m:d>
          <m:dPr>
            <m:begChr m:val="["/>
            <m:endChr m:val="]"/>
            <m:ctrlPr>
              <w:rPr>
                <w:rFonts w:ascii="Cambria Math" w:hAnsi="Cambria Math"/>
              </w:rPr>
            </m:ctrlPr>
          </m:dPr>
          <m:e>
            <m:r>
              <m:rPr>
                <m:sty m:val="p"/>
              </m:rPr>
              <w:rPr>
                <w:rFonts w:ascii="Cambria Math" w:hAnsi="Cambria Math"/>
              </w:rPr>
              <m:t>MB/s</m:t>
            </m:r>
          </m:e>
        </m:d>
        <m:r>
          <m:rPr>
            <m:sty m:val="p"/>
          </m:rPr>
          <w:rPr>
            <w:rFonts w:ascii="Cambria Math" w:hAnsi="Cambria Math"/>
          </w:rPr>
          <m:t xml:space="preserve">     or      </m:t>
        </m:r>
        <m:f>
          <m:fPr>
            <m:ctrlPr>
              <w:rPr>
                <w:rFonts w:ascii="Cambria Math" w:hAnsi="Cambria Math"/>
              </w:rPr>
            </m:ctrlPr>
          </m:fPr>
          <m:num>
            <m:r>
              <m:rPr>
                <m:sty m:val="p"/>
              </m:rPr>
              <w:rPr>
                <w:rFonts w:ascii="Cambria Math" w:hAnsi="Cambria Math" w:cs="Cambria Math"/>
              </w:rPr>
              <m:t>z</m:t>
            </m:r>
          </m:num>
          <m:den>
            <m:sSub>
              <m:sSubPr>
                <m:ctrlPr>
                  <w:rPr>
                    <w:rFonts w:ascii="Cambria Math" w:eastAsia="Calibri" w:hAnsi="Cambria Math" w:cs="Cambria Math"/>
                    <w:i/>
                    <w:sz w:val="22"/>
                    <w:szCs w:val="22"/>
                    <w:lang w:val="de-DE" w:eastAsia="en-US"/>
                  </w:rPr>
                </m:ctrlPr>
              </m:sSubPr>
              <m:e>
                <m:r>
                  <w:rPr>
                    <w:rFonts w:ascii="Cambria Math" w:hAnsi="Cambria Math" w:cs="Cambria Math"/>
                  </w:rPr>
                  <m:t>t</m:t>
                </m:r>
              </m:e>
              <m:sub>
                <m:r>
                  <w:rPr>
                    <w:rFonts w:ascii="Cambria Math" w:hAnsi="Cambria Math" w:cs="Cambria Math"/>
                  </w:rPr>
                  <m:t>last</m:t>
                </m:r>
              </m:sub>
            </m:sSub>
            <m:r>
              <w:rPr>
                <w:rFonts w:ascii="Cambria Math" w:hAnsi="Cambria Math" w:cs="Cambria Math"/>
              </w:rPr>
              <m:t>-x-d</m:t>
            </m:r>
          </m:den>
        </m:f>
        <m:r>
          <m:rPr>
            <m:sty m:val="p"/>
          </m:rPr>
          <w:rPr>
            <w:rFonts w:ascii="Cambria Math" w:hAnsi="Cambria Math"/>
          </w:rPr>
          <m:t>≥500 [(objects|descriptions) /s]</m:t>
        </m:r>
      </m:oMath>
    </w:p>
    <w:p w14:paraId="21610C5B" w14:textId="77777777" w:rsidR="00634577" w:rsidRPr="0018628A" w:rsidRDefault="00634577" w:rsidP="00634577">
      <w:r w:rsidRPr="00D134B1">
        <w:t>where,</w:t>
      </w:r>
    </w:p>
    <w:p w14:paraId="2323BDDA" w14:textId="77777777" w:rsidR="00634577" w:rsidRPr="0018628A" w:rsidRDefault="00634577" w:rsidP="00634577">
      <w:pPr>
        <w:ind w:left="902" w:hanging="902"/>
      </w:pPr>
      <w:r w:rsidRPr="0018628A">
        <w:rPr>
          <w:i/>
        </w:rPr>
        <w:t>t</w:t>
      </w:r>
      <w:r w:rsidRPr="0018628A">
        <w:rPr>
          <w:i/>
          <w:vertAlign w:val="subscript"/>
        </w:rPr>
        <w:t>first</w:t>
      </w:r>
      <w:r w:rsidRPr="0018628A">
        <w:tab/>
        <w:t>is the measured duration of time between initiating the request and receiving the initial byte of the response in seconds,</w:t>
      </w:r>
    </w:p>
    <w:p w14:paraId="2D370FEA" w14:textId="77777777" w:rsidR="00634577" w:rsidRPr="0018628A" w:rsidRDefault="00634577" w:rsidP="00634577">
      <w:pPr>
        <w:ind w:left="902" w:hanging="902"/>
      </w:pPr>
      <w:r w:rsidRPr="0018628A">
        <w:rPr>
          <w:i/>
        </w:rPr>
        <w:t>t</w:t>
      </w:r>
      <w:r w:rsidRPr="0018628A">
        <w:rPr>
          <w:i/>
          <w:vertAlign w:val="subscript"/>
        </w:rPr>
        <w:t>last</w:t>
      </w:r>
      <w:r w:rsidRPr="0018628A">
        <w:tab/>
        <w:t>is the measured duration of time between initiating the request and receiving the last byte of the response in seconds,</w:t>
      </w:r>
    </w:p>
    <w:p w14:paraId="346A54EE" w14:textId="77777777" w:rsidR="00634577" w:rsidRPr="0018628A" w:rsidRDefault="00634577" w:rsidP="00634577">
      <w:pPr>
        <w:ind w:left="902" w:hanging="902"/>
      </w:pPr>
      <w:r w:rsidRPr="0018628A">
        <w:rPr>
          <w:b/>
        </w:rPr>
        <w:t>d</w:t>
      </w:r>
      <w:r w:rsidRPr="0018628A">
        <w:tab/>
        <w:t xml:space="preserve">is the time required to send the initial response at service side and shall be set to </w:t>
      </w:r>
    </w:p>
    <w:p w14:paraId="6E490EE4" w14:textId="77777777" w:rsidR="00634577" w:rsidRPr="00D134B1" w:rsidRDefault="00634577" w:rsidP="00634577">
      <w:pPr>
        <w:ind w:left="902" w:hanging="902"/>
      </w:pPr>
      <w:r w:rsidRPr="0018628A">
        <w:tab/>
        <w:t>10 seconds (operations: Get Download Service Metadata, Describe Spatial Data Set, Describe Spatial O</w:t>
      </w:r>
      <w:r w:rsidRPr="00D134B1">
        <w:t>bject Type) or 30 seconds (operations: Get Spatial Data Set, Get Spatial Object),</w:t>
      </w:r>
    </w:p>
    <w:p w14:paraId="03CD3845" w14:textId="77777777" w:rsidR="00634577" w:rsidRPr="0018628A" w:rsidRDefault="00634577" w:rsidP="00634577">
      <w:pPr>
        <w:ind w:left="902" w:hanging="902"/>
      </w:pPr>
      <w:r w:rsidRPr="00D134B1">
        <w:rPr>
          <w:b/>
        </w:rPr>
        <w:t>x</w:t>
      </w:r>
      <w:r w:rsidRPr="00D134B1">
        <w:tab/>
        <w:t>is the time estimated for the network latency (x=0s if measured at the service side).</w:t>
      </w:r>
    </w:p>
    <w:p w14:paraId="72F450DB" w14:textId="77777777" w:rsidR="00634577" w:rsidRPr="00D134B1" w:rsidRDefault="00634577" w:rsidP="00634577">
      <w:pPr>
        <w:ind w:left="902" w:hanging="902"/>
      </w:pPr>
      <w:r w:rsidRPr="00D134B1">
        <w:rPr>
          <w:b/>
        </w:rPr>
        <w:t>y</w:t>
      </w:r>
      <w:r w:rsidRPr="00D134B1">
        <w:tab/>
        <w:t>is the size of data in MB,</w:t>
      </w:r>
    </w:p>
    <w:p w14:paraId="21CEDEB1" w14:textId="77777777" w:rsidR="00634577" w:rsidRPr="00D134B1" w:rsidRDefault="00634577" w:rsidP="00634577">
      <w:pPr>
        <w:ind w:left="902" w:hanging="902"/>
      </w:pPr>
      <w:r w:rsidRPr="00D134B1">
        <w:rPr>
          <w:b/>
        </w:rPr>
        <w:t>z</w:t>
      </w:r>
      <w:r w:rsidRPr="00D134B1">
        <w:rPr>
          <w:b/>
        </w:rPr>
        <w:tab/>
      </w:r>
      <w:r w:rsidRPr="00D134B1">
        <w:t>is the size of data in count of objects or object descriptions,</w:t>
      </w:r>
    </w:p>
    <w:p w14:paraId="1841ECF7" w14:textId="77777777" w:rsidR="00634577" w:rsidRPr="00D134B1" w:rsidRDefault="00634577" w:rsidP="0039031F">
      <w:pPr>
        <w:pStyle w:val="TGStyle1"/>
      </w:pPr>
      <w:r w:rsidRPr="00D134B1">
        <w:t>Evaluation and assessment criteria:</w:t>
      </w:r>
    </w:p>
    <w:p w14:paraId="342C9034" w14:textId="77777777" w:rsidR="00634577" w:rsidRPr="00D134B1" w:rsidRDefault="00634577" w:rsidP="00634577">
      <w:pPr>
        <w:pStyle w:val="Requirement"/>
        <w:rPr>
          <w:bCs/>
          <w:lang w:val="en-GB"/>
        </w:rPr>
      </w:pPr>
      <w:r w:rsidRPr="00D134B1">
        <w:rPr>
          <w:bCs/>
          <w:lang w:val="en-GB"/>
        </w:rPr>
        <w:t xml:space="preserve">The “response time for sending the initial response” is </w:t>
      </w:r>
    </w:p>
    <w:p w14:paraId="2CA4F7E1" w14:textId="77777777" w:rsidR="00634577" w:rsidRPr="00D134B1" w:rsidRDefault="00634577" w:rsidP="00D61F35">
      <w:pPr>
        <w:pStyle w:val="Requirement"/>
        <w:ind w:firstLine="708"/>
        <w:rPr>
          <w:lang w:val="en-GB"/>
        </w:rPr>
      </w:pPr>
      <w:r w:rsidRPr="00D134B1">
        <w:rPr>
          <w:i/>
          <w:lang w:val="en-GB"/>
        </w:rPr>
        <w:t>t</w:t>
      </w:r>
      <w:r w:rsidRPr="00D134B1">
        <w:rPr>
          <w:i/>
          <w:vertAlign w:val="subscript"/>
          <w:lang w:val="en-GB"/>
        </w:rPr>
        <w:t xml:space="preserve">first </w:t>
      </w:r>
      <w:r w:rsidRPr="00D134B1">
        <w:rPr>
          <w:i/>
          <w:lang w:val="en-GB"/>
        </w:rPr>
        <w:t xml:space="preserve">– </w:t>
      </w:r>
      <w:r w:rsidRPr="00D134B1">
        <w:rPr>
          <w:rFonts w:ascii="Times New Roman" w:hAnsi="Times New Roman"/>
          <w:i/>
          <w:iCs/>
          <w:lang w:val="en-GB"/>
        </w:rPr>
        <w:t>x</w:t>
      </w:r>
      <w:r w:rsidRPr="00D134B1">
        <w:rPr>
          <w:lang w:val="en-GB"/>
        </w:rPr>
        <w:tab/>
        <w:t>and shall be maximum d (10 seconds or 30 seconds depending on operation).</w:t>
      </w:r>
    </w:p>
    <w:p w14:paraId="4FC6362C" w14:textId="77777777" w:rsidR="00634577" w:rsidRPr="00D134B1" w:rsidRDefault="00634577" w:rsidP="00634577">
      <w:pPr>
        <w:pStyle w:val="Requirement"/>
        <w:rPr>
          <w:lang w:val="en-GB"/>
        </w:rPr>
      </w:pPr>
      <w:r w:rsidRPr="00D134B1">
        <w:rPr>
          <w:bCs/>
          <w:lang w:val="en-GB"/>
        </w:rPr>
        <w:t>The throughput of the “maintained</w:t>
      </w:r>
      <w:r w:rsidRPr="00D134B1">
        <w:rPr>
          <w:lang w:val="en-GB"/>
        </w:rPr>
        <w:t xml:space="preserve"> </w:t>
      </w:r>
      <w:r w:rsidRPr="00D134B1">
        <w:rPr>
          <w:bCs/>
          <w:lang w:val="en-GB"/>
        </w:rPr>
        <w:t>sustained</w:t>
      </w:r>
      <w:r w:rsidRPr="00D134B1">
        <w:rPr>
          <w:lang w:val="en-GB"/>
        </w:rPr>
        <w:t xml:space="preserve"> response” is</w:t>
      </w:r>
    </w:p>
    <w:p w14:paraId="0219221C" w14:textId="6B775173" w:rsidR="00634577" w:rsidRPr="00D134B1" w:rsidRDefault="00634577" w:rsidP="00634577">
      <w:pPr>
        <w:pStyle w:val="Requirement"/>
        <w:rPr>
          <w:lang w:val="en-GB"/>
        </w:rPr>
      </w:pPr>
      <w:r w:rsidRPr="00D134B1">
        <w:rPr>
          <w:lang w:val="en-GB"/>
        </w:rPr>
        <w:tab/>
      </w:r>
      <m:oMath>
        <m:f>
          <m:fPr>
            <m:ctrlPr>
              <w:ins w:id="517" w:author="doemming" w:date="2012-07-20T15:16:00Z">
                <w:rPr>
                  <w:rFonts w:ascii="Cambria Math" w:hAnsi="Cambria Math"/>
                </w:rPr>
              </w:ins>
            </m:ctrlPr>
          </m:fPr>
          <m:num>
            <m:r>
              <w:ins w:id="518" w:author="doemming" w:date="2012-07-20T15:16:00Z">
                <m:rPr>
                  <m:sty m:val="p"/>
                </m:rPr>
                <w:rPr>
                  <w:rFonts w:ascii="Cambria Math" w:hAnsi="Cambria Math" w:cs="Cambria Math"/>
                </w:rPr>
                <m:t>y</m:t>
              </w:ins>
            </m:r>
          </m:num>
          <m:den>
            <m:sSub>
              <m:sSubPr>
                <m:ctrlPr>
                  <w:ins w:id="519" w:author="doemming" w:date="2012-07-20T15:16:00Z">
                    <w:rPr>
                      <w:rFonts w:ascii="Cambria Math" w:eastAsia="Calibri" w:hAnsi="Cambria Math" w:cs="Cambria Math"/>
                      <w:i/>
                      <w:sz w:val="22"/>
                      <w:szCs w:val="22"/>
                      <w:lang w:val="de-DE" w:eastAsia="en-US"/>
                    </w:rPr>
                  </w:ins>
                </m:ctrlPr>
              </m:sSubPr>
              <m:e>
                <m:r>
                  <w:ins w:id="520" w:author="doemming" w:date="2012-07-20T15:16:00Z">
                    <w:rPr>
                      <w:rFonts w:ascii="Cambria Math" w:hAnsi="Cambria Math" w:cs="Cambria Math"/>
                    </w:rPr>
                    <m:t>t</m:t>
                  </w:ins>
                </m:r>
              </m:e>
              <m:sub>
                <m:r>
                  <w:ins w:id="521" w:author="doemming" w:date="2012-07-20T15:16:00Z">
                    <w:rPr>
                      <w:rFonts w:ascii="Cambria Math" w:hAnsi="Cambria Math" w:cs="Cambria Math"/>
                    </w:rPr>
                    <m:t>last</m:t>
                  </w:ins>
                </m:r>
              </m:sub>
            </m:sSub>
            <m:r>
              <w:ins w:id="522" w:author="doemming" w:date="2012-07-20T15:16:00Z">
                <w:rPr>
                  <w:rFonts w:ascii="Cambria Math" w:hAnsi="Cambria Math" w:cs="Cambria Math"/>
                </w:rPr>
                <m:t>-x-d</m:t>
              </w:ins>
            </m:r>
          </m:den>
        </m:f>
      </m:oMath>
      <w:r w:rsidRPr="00D134B1">
        <w:rPr>
          <w:lang w:val="en-GB"/>
        </w:rPr>
        <w:t xml:space="preserve"> </w:t>
      </w:r>
      <w:r w:rsidRPr="00D134B1">
        <w:rPr>
          <w:lang w:val="en-GB"/>
        </w:rPr>
        <w:tab/>
        <w:t xml:space="preserve">and shall be greater than </w:t>
      </w:r>
      <w:r w:rsidRPr="00D134B1">
        <w:rPr>
          <w:b/>
          <w:lang w:val="en-GB"/>
        </w:rPr>
        <w:t xml:space="preserve">0.5 MB/s </w:t>
      </w:r>
      <w:r w:rsidRPr="00D134B1">
        <w:rPr>
          <w:b/>
          <w:u w:val="single"/>
          <w:lang w:val="en-GB"/>
        </w:rPr>
        <w:t>or</w:t>
      </w:r>
    </w:p>
    <w:p w14:paraId="193E43C5" w14:textId="291D77D0" w:rsidR="00634577" w:rsidRPr="00D134B1" w:rsidRDefault="00634577" w:rsidP="00634577">
      <w:pPr>
        <w:pStyle w:val="Requirement"/>
        <w:rPr>
          <w:b/>
          <w:lang w:val="en-GB"/>
        </w:rPr>
      </w:pPr>
      <w:r w:rsidRPr="00D134B1">
        <w:rPr>
          <w:lang w:val="en-GB"/>
        </w:rPr>
        <w:tab/>
      </w:r>
      <m:oMath>
        <m:r>
          <w:ins w:id="523" w:author="doemming" w:date="2012-07-20T15:15:00Z">
            <m:rPr>
              <m:sty m:val="p"/>
            </m:rPr>
            <w:rPr>
              <w:rFonts w:ascii="Cambria Math" w:hAnsi="Cambria Math"/>
            </w:rPr>
            <m:t xml:space="preserve"> </m:t>
          </w:ins>
        </m:r>
        <m:f>
          <m:fPr>
            <m:ctrlPr>
              <w:ins w:id="524" w:author="doemming" w:date="2012-07-20T15:15:00Z">
                <w:rPr>
                  <w:rFonts w:ascii="Cambria Math" w:hAnsi="Cambria Math"/>
                </w:rPr>
              </w:ins>
            </m:ctrlPr>
          </m:fPr>
          <m:num>
            <m:r>
              <w:ins w:id="525" w:author="doemming" w:date="2012-07-20T15:15:00Z">
                <m:rPr>
                  <m:sty m:val="p"/>
                </m:rPr>
                <w:rPr>
                  <w:rFonts w:ascii="Cambria Math" w:hAnsi="Cambria Math" w:cs="Cambria Math"/>
                </w:rPr>
                <m:t>z</m:t>
              </w:ins>
            </m:r>
          </m:num>
          <m:den>
            <m:sSub>
              <m:sSubPr>
                <m:ctrlPr>
                  <w:ins w:id="526" w:author="doemming" w:date="2012-07-20T15:15:00Z">
                    <w:rPr>
                      <w:rFonts w:ascii="Cambria Math" w:eastAsia="Calibri" w:hAnsi="Cambria Math" w:cs="Cambria Math"/>
                      <w:i/>
                      <w:sz w:val="22"/>
                      <w:szCs w:val="22"/>
                      <w:lang w:val="de-DE" w:eastAsia="en-US"/>
                    </w:rPr>
                  </w:ins>
                </m:ctrlPr>
              </m:sSubPr>
              <m:e>
                <m:r>
                  <w:ins w:id="527" w:author="doemming" w:date="2012-07-20T15:15:00Z">
                    <w:rPr>
                      <w:rFonts w:ascii="Cambria Math" w:hAnsi="Cambria Math" w:cs="Cambria Math"/>
                    </w:rPr>
                    <m:t>t</m:t>
                  </w:ins>
                </m:r>
              </m:e>
              <m:sub>
                <m:r>
                  <w:ins w:id="528" w:author="doemming" w:date="2012-07-20T15:15:00Z">
                    <w:rPr>
                      <w:rFonts w:ascii="Cambria Math" w:hAnsi="Cambria Math" w:cs="Cambria Math"/>
                    </w:rPr>
                    <m:t>last</m:t>
                  </w:ins>
                </m:r>
              </m:sub>
            </m:sSub>
            <m:r>
              <w:ins w:id="529" w:author="doemming" w:date="2012-07-20T15:15:00Z">
                <w:rPr>
                  <w:rFonts w:ascii="Cambria Math" w:hAnsi="Cambria Math" w:cs="Cambria Math"/>
                </w:rPr>
                <m:t>-x-d</m:t>
              </w:ins>
            </m:r>
          </m:den>
        </m:f>
      </m:oMath>
      <w:r w:rsidRPr="00D134B1">
        <w:rPr>
          <w:lang w:val="en-GB"/>
        </w:rPr>
        <w:tab/>
        <w:t xml:space="preserve">and shall be greater than </w:t>
      </w:r>
      <w:r w:rsidRPr="00D134B1">
        <w:rPr>
          <w:b/>
          <w:lang w:val="en-GB"/>
        </w:rPr>
        <w:t>500 spatial objects / descriptions per second.</w:t>
      </w:r>
    </w:p>
    <w:p w14:paraId="04BAADDF" w14:textId="77777777" w:rsidR="00634577" w:rsidRPr="00D134B1" w:rsidRDefault="00634577" w:rsidP="00634577">
      <w:pPr>
        <w:pStyle w:val="Requirement"/>
        <w:tabs>
          <w:tab w:val="left" w:pos="532"/>
        </w:tabs>
        <w:rPr>
          <w:b/>
          <w:lang w:val="en-GB"/>
        </w:rPr>
      </w:pPr>
      <w:r w:rsidRPr="00D134B1">
        <w:rPr>
          <w:lang w:val="en-GB"/>
        </w:rPr>
        <w:t>All in normal situation, which shall be identified by the 90% best performing sample reference requests.</w:t>
      </w:r>
    </w:p>
    <w:p w14:paraId="08ACEB34" w14:textId="77777777" w:rsidR="00634577" w:rsidRPr="0018628A" w:rsidRDefault="00634577" w:rsidP="00634577"/>
    <w:p w14:paraId="6CC7DD4A" w14:textId="77777777" w:rsidR="00634577" w:rsidRPr="00D134B1" w:rsidRDefault="00634577" w:rsidP="009135FC">
      <w:pPr>
        <w:pStyle w:val="Exampletitle"/>
        <w:spacing w:after="120"/>
        <w:rPr>
          <w:lang w:val="en-GB"/>
        </w:rPr>
      </w:pPr>
      <w:bookmarkStart w:id="530" w:name="_Toc364091663"/>
      <w:r w:rsidRPr="00D134B1">
        <w:rPr>
          <w:lang w:val="en-GB"/>
        </w:rPr>
        <w:t>Get Spatial Data Set operation</w:t>
      </w:r>
      <w:bookmarkEnd w:id="530"/>
    </w:p>
    <w:p w14:paraId="4A8150F3" w14:textId="77777777" w:rsidR="00634577" w:rsidRPr="0018628A" w:rsidRDefault="00634577" w:rsidP="00634577">
      <w:r w:rsidRPr="0018628A">
        <w:t xml:space="preserve">With a network latency set to </w:t>
      </w:r>
      <w:r w:rsidRPr="0018628A">
        <w:rPr>
          <w:rFonts w:ascii="Times New Roman" w:hAnsi="Times New Roman" w:cs="Times New Roman"/>
          <w:i/>
        </w:rPr>
        <w:t>x</w:t>
      </w:r>
      <w:r w:rsidR="009C58EE" w:rsidRPr="0018628A">
        <w:rPr>
          <w:i/>
        </w:rPr>
        <w:t xml:space="preserve"> </w:t>
      </w:r>
      <w:r w:rsidRPr="0018628A">
        <w:t xml:space="preserve">= 5s, the duration </w:t>
      </w:r>
      <w:r w:rsidRPr="00D134B1">
        <w:rPr>
          <w:i/>
        </w:rPr>
        <w:t>t</w:t>
      </w:r>
      <w:r w:rsidRPr="00D134B1">
        <w:rPr>
          <w:i/>
          <w:vertAlign w:val="subscript"/>
        </w:rPr>
        <w:t>first</w:t>
      </w:r>
      <w:r w:rsidRPr="0018628A">
        <w:t xml:space="preserve"> from issuing the request at client side till the first byte returned to the client side shall be </w:t>
      </w:r>
      <w:r w:rsidRPr="00D134B1">
        <w:rPr>
          <w:i/>
        </w:rPr>
        <w:t>t</w:t>
      </w:r>
      <w:r w:rsidRPr="00D134B1">
        <w:rPr>
          <w:i/>
          <w:vertAlign w:val="subscript"/>
        </w:rPr>
        <w:t>first</w:t>
      </w:r>
      <w:r w:rsidRPr="0018628A">
        <w:t xml:space="preserve"> ≤ 35 seconds and the duration </w:t>
      </w:r>
      <w:r w:rsidRPr="00D134B1">
        <w:rPr>
          <w:i/>
        </w:rPr>
        <w:t>t</w:t>
      </w:r>
      <w:r w:rsidRPr="00D134B1">
        <w:rPr>
          <w:i/>
          <w:vertAlign w:val="subscript"/>
        </w:rPr>
        <w:t>last</w:t>
      </w:r>
      <w:r w:rsidRPr="0018628A">
        <w:t xml:space="preserve"> from issuing a request at client side till the complete download (last byte returned) to the client side depends on the size of </w:t>
      </w:r>
      <w:r w:rsidR="00C6124C" w:rsidRPr="0018628A">
        <w:t xml:space="preserve">the </w:t>
      </w:r>
      <w:r w:rsidRPr="0018628A">
        <w:t xml:space="preserve">data set and shall be according </w:t>
      </w:r>
      <w:r w:rsidR="00C6124C" w:rsidRPr="0018628A">
        <w:t xml:space="preserve">to </w:t>
      </w:r>
      <w:r w:rsidRPr="0018628A">
        <w:t>one of the tables</w:t>
      </w:r>
      <w:r w:rsidR="00CB2DE6" w:rsidRPr="0018628A">
        <w:t xml:space="preserve"> below</w:t>
      </w:r>
      <w:r w:rsidRPr="0018628A">
        <w:t>:</w:t>
      </w:r>
    </w:p>
    <w:tbl>
      <w:tblPr>
        <w:tblW w:w="9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897"/>
        <w:gridCol w:w="236"/>
        <w:gridCol w:w="1843"/>
        <w:gridCol w:w="2835"/>
        <w:tblGridChange w:id="531">
          <w:tblGrid>
            <w:gridCol w:w="1242"/>
            <w:gridCol w:w="2897"/>
            <w:gridCol w:w="236"/>
            <w:gridCol w:w="1843"/>
            <w:gridCol w:w="2835"/>
          </w:tblGrid>
        </w:tblGridChange>
      </w:tblGrid>
      <w:tr w:rsidR="00CB2DE6" w:rsidRPr="00D134B1" w14:paraId="1C4537DD" w14:textId="77777777" w:rsidTr="00CB2DE6">
        <w:trPr>
          <w:trHeight w:val="823"/>
        </w:trPr>
        <w:tc>
          <w:tcPr>
            <w:tcW w:w="1242" w:type="dxa"/>
          </w:tcPr>
          <w:p w14:paraId="5E0B57DC" w14:textId="77777777" w:rsidR="00634577" w:rsidRPr="00D134B1" w:rsidRDefault="00634577" w:rsidP="00634577">
            <w:pPr>
              <w:spacing w:after="100" w:afterAutospacing="1"/>
              <w:jc w:val="center"/>
            </w:pPr>
            <w:r w:rsidRPr="00D134B1">
              <w:t>size of data set</w:t>
            </w:r>
          </w:p>
        </w:tc>
        <w:tc>
          <w:tcPr>
            <w:tcW w:w="2897" w:type="dxa"/>
            <w:tcBorders>
              <w:right w:val="single" w:sz="4" w:space="0" w:color="auto"/>
            </w:tcBorders>
          </w:tcPr>
          <w:p w14:paraId="74368E1A" w14:textId="77777777" w:rsidR="00634577" w:rsidRPr="00D134B1" w:rsidRDefault="00634577" w:rsidP="00634577">
            <w:pPr>
              <w:spacing w:after="100" w:afterAutospacing="1"/>
              <w:jc w:val="center"/>
            </w:pPr>
            <w:r w:rsidRPr="00D134B1">
              <w:t>Maximum duration</w:t>
            </w:r>
            <w:r w:rsidRPr="00D134B1">
              <w:br/>
              <w:t>till complete download finished</w:t>
            </w:r>
          </w:p>
        </w:tc>
        <w:tc>
          <w:tcPr>
            <w:tcW w:w="236" w:type="dxa"/>
            <w:tcBorders>
              <w:top w:val="nil"/>
              <w:left w:val="single" w:sz="4" w:space="0" w:color="auto"/>
              <w:bottom w:val="nil"/>
              <w:right w:val="single" w:sz="4" w:space="0" w:color="auto"/>
            </w:tcBorders>
          </w:tcPr>
          <w:p w14:paraId="6BF66CF6" w14:textId="77777777" w:rsidR="00634577" w:rsidRPr="00D134B1" w:rsidRDefault="00634577" w:rsidP="00634577">
            <w:pPr>
              <w:spacing w:after="100" w:afterAutospacing="1"/>
              <w:jc w:val="center"/>
            </w:pPr>
          </w:p>
        </w:tc>
        <w:tc>
          <w:tcPr>
            <w:tcW w:w="1843" w:type="dxa"/>
            <w:tcBorders>
              <w:left w:val="single" w:sz="4" w:space="0" w:color="auto"/>
            </w:tcBorders>
          </w:tcPr>
          <w:p w14:paraId="67BEFA66" w14:textId="77777777" w:rsidR="00634577" w:rsidRPr="00D134B1" w:rsidRDefault="00634577" w:rsidP="00634577">
            <w:pPr>
              <w:spacing w:after="100" w:afterAutospacing="1"/>
              <w:jc w:val="center"/>
            </w:pPr>
            <w:r w:rsidRPr="00D134B1">
              <w:t>size of</w:t>
            </w:r>
            <w:r w:rsidRPr="00D134B1">
              <w:br/>
              <w:t>data set</w:t>
            </w:r>
          </w:p>
        </w:tc>
        <w:tc>
          <w:tcPr>
            <w:tcW w:w="2835" w:type="dxa"/>
          </w:tcPr>
          <w:p w14:paraId="2498FD96" w14:textId="77777777" w:rsidR="00634577" w:rsidRPr="00D134B1" w:rsidRDefault="00634577" w:rsidP="00634577">
            <w:pPr>
              <w:spacing w:after="100" w:afterAutospacing="1"/>
              <w:jc w:val="center"/>
            </w:pPr>
            <w:r w:rsidRPr="00D134B1">
              <w:t>Maximum duration</w:t>
            </w:r>
            <w:r w:rsidRPr="00D134B1">
              <w:br/>
              <w:t>till complete download finished</w:t>
            </w:r>
          </w:p>
        </w:tc>
      </w:tr>
      <w:tr w:rsidR="00CB2DE6" w:rsidRPr="00D134B1" w14:paraId="30A94A59" w14:textId="77777777" w:rsidTr="00CB2DE6">
        <w:tc>
          <w:tcPr>
            <w:tcW w:w="1242" w:type="dxa"/>
          </w:tcPr>
          <w:p w14:paraId="267CE0FE" w14:textId="77777777" w:rsidR="00634577" w:rsidRPr="00D134B1" w:rsidRDefault="00634577" w:rsidP="00634577">
            <w:pPr>
              <w:spacing w:after="100" w:afterAutospacing="1"/>
              <w:jc w:val="right"/>
            </w:pPr>
            <w:r w:rsidRPr="00D134B1">
              <w:t xml:space="preserve">  100 KB</w:t>
            </w:r>
          </w:p>
        </w:tc>
        <w:tc>
          <w:tcPr>
            <w:tcW w:w="2897" w:type="dxa"/>
            <w:tcBorders>
              <w:right w:val="single" w:sz="4" w:space="0" w:color="auto"/>
            </w:tcBorders>
          </w:tcPr>
          <w:p w14:paraId="1FD04399" w14:textId="77777777" w:rsidR="00634577" w:rsidRPr="00D134B1" w:rsidRDefault="00634577" w:rsidP="00CB2DE6">
            <w:pPr>
              <w:spacing w:after="100" w:afterAutospacing="1"/>
              <w:jc w:val="right"/>
            </w:pPr>
            <w:r w:rsidRPr="00D134B1">
              <w:t>35 s</w:t>
            </w:r>
          </w:p>
        </w:tc>
        <w:tc>
          <w:tcPr>
            <w:tcW w:w="236" w:type="dxa"/>
            <w:tcBorders>
              <w:top w:val="nil"/>
              <w:left w:val="single" w:sz="4" w:space="0" w:color="auto"/>
              <w:bottom w:val="nil"/>
              <w:right w:val="single" w:sz="4" w:space="0" w:color="auto"/>
            </w:tcBorders>
          </w:tcPr>
          <w:p w14:paraId="13BDF776" w14:textId="77777777" w:rsidR="00634577" w:rsidRPr="00D134B1" w:rsidRDefault="00634577" w:rsidP="00634577">
            <w:pPr>
              <w:spacing w:after="100" w:afterAutospacing="1"/>
              <w:jc w:val="right"/>
            </w:pPr>
          </w:p>
        </w:tc>
        <w:tc>
          <w:tcPr>
            <w:tcW w:w="1843" w:type="dxa"/>
            <w:tcBorders>
              <w:left w:val="single" w:sz="4" w:space="0" w:color="auto"/>
            </w:tcBorders>
          </w:tcPr>
          <w:p w14:paraId="79CB2A27" w14:textId="77777777" w:rsidR="00634577" w:rsidRPr="00D134B1" w:rsidRDefault="00634577" w:rsidP="00634577">
            <w:pPr>
              <w:spacing w:after="100" w:afterAutospacing="1"/>
              <w:jc w:val="right"/>
            </w:pPr>
            <w:r w:rsidRPr="00D134B1">
              <w:t>100 objects</w:t>
            </w:r>
          </w:p>
        </w:tc>
        <w:tc>
          <w:tcPr>
            <w:tcW w:w="2835" w:type="dxa"/>
          </w:tcPr>
          <w:p w14:paraId="021D1488" w14:textId="77777777" w:rsidR="00634577" w:rsidRPr="00D134B1" w:rsidRDefault="00634577" w:rsidP="00CB2DE6">
            <w:pPr>
              <w:spacing w:after="100" w:afterAutospacing="1"/>
              <w:jc w:val="right"/>
            </w:pPr>
            <w:r w:rsidRPr="00D134B1">
              <w:t>35 s</w:t>
            </w:r>
          </w:p>
        </w:tc>
      </w:tr>
      <w:tr w:rsidR="00CB2DE6" w:rsidRPr="00D134B1" w14:paraId="7726FEB4" w14:textId="77777777" w:rsidTr="00CB2DE6">
        <w:tc>
          <w:tcPr>
            <w:tcW w:w="1242" w:type="dxa"/>
          </w:tcPr>
          <w:p w14:paraId="699600DD" w14:textId="77777777" w:rsidR="00634577" w:rsidRPr="00D134B1" w:rsidRDefault="00634577" w:rsidP="00634577">
            <w:pPr>
              <w:spacing w:after="100" w:afterAutospacing="1"/>
              <w:jc w:val="right"/>
            </w:pPr>
            <w:r w:rsidRPr="00D134B1">
              <w:t>1 MB</w:t>
            </w:r>
          </w:p>
        </w:tc>
        <w:tc>
          <w:tcPr>
            <w:tcW w:w="2897" w:type="dxa"/>
            <w:tcBorders>
              <w:right w:val="single" w:sz="4" w:space="0" w:color="auto"/>
            </w:tcBorders>
          </w:tcPr>
          <w:p w14:paraId="3AAC0889" w14:textId="77777777" w:rsidR="00634577" w:rsidRPr="00D134B1" w:rsidRDefault="00634577" w:rsidP="00CB2DE6">
            <w:pPr>
              <w:spacing w:after="100" w:afterAutospacing="1"/>
              <w:jc w:val="right"/>
            </w:pPr>
            <w:r w:rsidRPr="00D134B1">
              <w:t>37 s</w:t>
            </w:r>
          </w:p>
        </w:tc>
        <w:tc>
          <w:tcPr>
            <w:tcW w:w="236" w:type="dxa"/>
            <w:tcBorders>
              <w:top w:val="nil"/>
              <w:left w:val="single" w:sz="4" w:space="0" w:color="auto"/>
              <w:bottom w:val="nil"/>
              <w:right w:val="single" w:sz="4" w:space="0" w:color="auto"/>
            </w:tcBorders>
          </w:tcPr>
          <w:p w14:paraId="74D038F9" w14:textId="77777777" w:rsidR="00634577" w:rsidRPr="00D134B1" w:rsidRDefault="00634577" w:rsidP="00634577">
            <w:pPr>
              <w:spacing w:after="100" w:afterAutospacing="1"/>
              <w:jc w:val="right"/>
            </w:pPr>
          </w:p>
        </w:tc>
        <w:tc>
          <w:tcPr>
            <w:tcW w:w="1843" w:type="dxa"/>
            <w:tcBorders>
              <w:left w:val="single" w:sz="4" w:space="0" w:color="auto"/>
            </w:tcBorders>
          </w:tcPr>
          <w:p w14:paraId="7326940D" w14:textId="77777777" w:rsidR="00634577" w:rsidRPr="00D134B1" w:rsidRDefault="00634577" w:rsidP="00634577">
            <w:pPr>
              <w:spacing w:after="100" w:afterAutospacing="1"/>
              <w:jc w:val="right"/>
            </w:pPr>
            <w:r w:rsidRPr="00D134B1">
              <w:t>1,000 objects</w:t>
            </w:r>
          </w:p>
        </w:tc>
        <w:tc>
          <w:tcPr>
            <w:tcW w:w="2835" w:type="dxa"/>
          </w:tcPr>
          <w:p w14:paraId="2A0AB0A2" w14:textId="77777777" w:rsidR="00634577" w:rsidRPr="00D134B1" w:rsidRDefault="00634577" w:rsidP="00CB2DE6">
            <w:pPr>
              <w:spacing w:after="100" w:afterAutospacing="1"/>
              <w:jc w:val="right"/>
            </w:pPr>
            <w:r w:rsidRPr="00D134B1">
              <w:t>37 s</w:t>
            </w:r>
          </w:p>
        </w:tc>
      </w:tr>
      <w:tr w:rsidR="00CB2DE6" w:rsidRPr="00D134B1" w14:paraId="6DF60332" w14:textId="77777777" w:rsidTr="00CB2DE6">
        <w:tc>
          <w:tcPr>
            <w:tcW w:w="1242" w:type="dxa"/>
          </w:tcPr>
          <w:p w14:paraId="2E064703" w14:textId="77777777" w:rsidR="00634577" w:rsidRPr="00D134B1" w:rsidRDefault="00634577" w:rsidP="00634577">
            <w:pPr>
              <w:spacing w:after="100" w:afterAutospacing="1"/>
              <w:jc w:val="right"/>
            </w:pPr>
            <w:r w:rsidRPr="00D134B1">
              <w:t>10 MB</w:t>
            </w:r>
          </w:p>
        </w:tc>
        <w:tc>
          <w:tcPr>
            <w:tcW w:w="2897" w:type="dxa"/>
            <w:tcBorders>
              <w:right w:val="single" w:sz="4" w:space="0" w:color="auto"/>
            </w:tcBorders>
          </w:tcPr>
          <w:p w14:paraId="41DF0F3D" w14:textId="77777777" w:rsidR="00634577" w:rsidRPr="00D134B1" w:rsidRDefault="00634577" w:rsidP="00CB2DE6">
            <w:pPr>
              <w:spacing w:after="100" w:afterAutospacing="1"/>
              <w:jc w:val="right"/>
            </w:pPr>
            <w:r w:rsidRPr="00D134B1">
              <w:t>55 s</w:t>
            </w:r>
          </w:p>
        </w:tc>
        <w:tc>
          <w:tcPr>
            <w:tcW w:w="236" w:type="dxa"/>
            <w:tcBorders>
              <w:top w:val="nil"/>
              <w:left w:val="single" w:sz="4" w:space="0" w:color="auto"/>
              <w:bottom w:val="nil"/>
              <w:right w:val="single" w:sz="4" w:space="0" w:color="auto"/>
            </w:tcBorders>
          </w:tcPr>
          <w:p w14:paraId="25586623" w14:textId="77777777" w:rsidR="00634577" w:rsidRPr="00D134B1" w:rsidRDefault="00634577" w:rsidP="00634577">
            <w:pPr>
              <w:spacing w:after="100" w:afterAutospacing="1"/>
              <w:jc w:val="right"/>
            </w:pPr>
          </w:p>
        </w:tc>
        <w:tc>
          <w:tcPr>
            <w:tcW w:w="1843" w:type="dxa"/>
            <w:tcBorders>
              <w:left w:val="single" w:sz="4" w:space="0" w:color="auto"/>
            </w:tcBorders>
          </w:tcPr>
          <w:p w14:paraId="4B53116C" w14:textId="77777777" w:rsidR="00634577" w:rsidRPr="00D134B1" w:rsidRDefault="00634577" w:rsidP="00634577">
            <w:pPr>
              <w:spacing w:after="100" w:afterAutospacing="1"/>
              <w:jc w:val="right"/>
            </w:pPr>
            <w:r w:rsidRPr="00D134B1">
              <w:t>10,000 objects</w:t>
            </w:r>
          </w:p>
        </w:tc>
        <w:tc>
          <w:tcPr>
            <w:tcW w:w="2835" w:type="dxa"/>
          </w:tcPr>
          <w:p w14:paraId="4CD04BBA" w14:textId="77777777" w:rsidR="00634577" w:rsidRPr="00D134B1" w:rsidRDefault="00634577" w:rsidP="00CB2DE6">
            <w:pPr>
              <w:spacing w:after="100" w:afterAutospacing="1"/>
              <w:jc w:val="right"/>
            </w:pPr>
            <w:r w:rsidRPr="00D134B1">
              <w:t>55 s</w:t>
            </w:r>
          </w:p>
        </w:tc>
      </w:tr>
      <w:tr w:rsidR="00CB2DE6" w:rsidRPr="00D134B1" w14:paraId="46285F7B" w14:textId="77777777" w:rsidTr="00CB2DE6">
        <w:tc>
          <w:tcPr>
            <w:tcW w:w="1242" w:type="dxa"/>
          </w:tcPr>
          <w:p w14:paraId="11E59332" w14:textId="77777777" w:rsidR="00634577" w:rsidRPr="00D134B1" w:rsidRDefault="00634577" w:rsidP="00634577">
            <w:pPr>
              <w:spacing w:after="100" w:afterAutospacing="1"/>
              <w:jc w:val="right"/>
            </w:pPr>
            <w:r w:rsidRPr="00D134B1">
              <w:t>100 MB</w:t>
            </w:r>
          </w:p>
        </w:tc>
        <w:tc>
          <w:tcPr>
            <w:tcW w:w="2897" w:type="dxa"/>
            <w:tcBorders>
              <w:right w:val="single" w:sz="4" w:space="0" w:color="auto"/>
            </w:tcBorders>
          </w:tcPr>
          <w:p w14:paraId="2F4CACB9" w14:textId="77777777" w:rsidR="00634577" w:rsidRPr="00D134B1" w:rsidRDefault="00634577" w:rsidP="00CB2DE6">
            <w:pPr>
              <w:spacing w:after="100" w:afterAutospacing="1"/>
              <w:jc w:val="right"/>
            </w:pPr>
            <w:r w:rsidRPr="00D134B1">
              <w:t>4 min</w:t>
            </w:r>
          </w:p>
        </w:tc>
        <w:tc>
          <w:tcPr>
            <w:tcW w:w="236" w:type="dxa"/>
            <w:tcBorders>
              <w:top w:val="nil"/>
              <w:left w:val="single" w:sz="4" w:space="0" w:color="auto"/>
              <w:bottom w:val="nil"/>
              <w:right w:val="single" w:sz="4" w:space="0" w:color="auto"/>
            </w:tcBorders>
          </w:tcPr>
          <w:p w14:paraId="2B8AFA98" w14:textId="77777777" w:rsidR="00634577" w:rsidRPr="00D134B1" w:rsidRDefault="00634577" w:rsidP="00634577">
            <w:pPr>
              <w:spacing w:after="100" w:afterAutospacing="1"/>
              <w:jc w:val="right"/>
            </w:pPr>
          </w:p>
        </w:tc>
        <w:tc>
          <w:tcPr>
            <w:tcW w:w="1843" w:type="dxa"/>
            <w:tcBorders>
              <w:left w:val="single" w:sz="4" w:space="0" w:color="auto"/>
            </w:tcBorders>
          </w:tcPr>
          <w:p w14:paraId="0DBC5457" w14:textId="77777777" w:rsidR="00634577" w:rsidRPr="00D134B1" w:rsidRDefault="00634577" w:rsidP="00634577">
            <w:pPr>
              <w:spacing w:after="100" w:afterAutospacing="1"/>
              <w:jc w:val="right"/>
            </w:pPr>
            <w:r w:rsidRPr="00D134B1">
              <w:t>100,000 objects</w:t>
            </w:r>
          </w:p>
        </w:tc>
        <w:tc>
          <w:tcPr>
            <w:tcW w:w="2835" w:type="dxa"/>
          </w:tcPr>
          <w:p w14:paraId="0CFC4D26" w14:textId="77777777" w:rsidR="00634577" w:rsidRPr="00D134B1" w:rsidRDefault="00634577" w:rsidP="00CB2DE6">
            <w:pPr>
              <w:spacing w:after="100" w:afterAutospacing="1"/>
              <w:jc w:val="right"/>
            </w:pPr>
            <w:r w:rsidRPr="00D134B1">
              <w:t>4 min</w:t>
            </w:r>
          </w:p>
        </w:tc>
      </w:tr>
      <w:tr w:rsidR="00CB2DE6" w:rsidRPr="00D134B1" w14:paraId="5F12BFBF" w14:textId="77777777" w:rsidTr="00CB2DE6">
        <w:tc>
          <w:tcPr>
            <w:tcW w:w="1242" w:type="dxa"/>
          </w:tcPr>
          <w:p w14:paraId="15E3BFC3" w14:textId="77777777" w:rsidR="00634577" w:rsidRPr="00D134B1" w:rsidRDefault="00634577" w:rsidP="00634577">
            <w:pPr>
              <w:spacing w:after="100" w:afterAutospacing="1"/>
              <w:jc w:val="right"/>
            </w:pPr>
            <w:r w:rsidRPr="00D134B1">
              <w:t>1 GB</w:t>
            </w:r>
          </w:p>
        </w:tc>
        <w:tc>
          <w:tcPr>
            <w:tcW w:w="2897" w:type="dxa"/>
            <w:tcBorders>
              <w:right w:val="single" w:sz="4" w:space="0" w:color="auto"/>
            </w:tcBorders>
          </w:tcPr>
          <w:p w14:paraId="5D4059A7" w14:textId="77777777" w:rsidR="00634577" w:rsidRPr="00D134B1" w:rsidRDefault="00634577" w:rsidP="00CB2DE6">
            <w:pPr>
              <w:spacing w:after="100" w:afterAutospacing="1"/>
              <w:jc w:val="right"/>
            </w:pPr>
            <w:r w:rsidRPr="00D134B1">
              <w:t>34 min</w:t>
            </w:r>
          </w:p>
        </w:tc>
        <w:tc>
          <w:tcPr>
            <w:tcW w:w="236" w:type="dxa"/>
            <w:tcBorders>
              <w:top w:val="nil"/>
              <w:left w:val="single" w:sz="4" w:space="0" w:color="auto"/>
              <w:bottom w:val="nil"/>
              <w:right w:val="single" w:sz="4" w:space="0" w:color="auto"/>
            </w:tcBorders>
          </w:tcPr>
          <w:p w14:paraId="08BC5641" w14:textId="77777777" w:rsidR="00634577" w:rsidRPr="00D134B1" w:rsidRDefault="00634577" w:rsidP="00634577">
            <w:pPr>
              <w:spacing w:after="100" w:afterAutospacing="1"/>
              <w:jc w:val="right"/>
            </w:pPr>
          </w:p>
        </w:tc>
        <w:tc>
          <w:tcPr>
            <w:tcW w:w="1843" w:type="dxa"/>
            <w:tcBorders>
              <w:left w:val="single" w:sz="4" w:space="0" w:color="auto"/>
            </w:tcBorders>
          </w:tcPr>
          <w:p w14:paraId="3C45B562" w14:textId="77777777" w:rsidR="00634577" w:rsidRPr="00D134B1" w:rsidRDefault="00634577" w:rsidP="00634577">
            <w:pPr>
              <w:spacing w:after="100" w:afterAutospacing="1"/>
              <w:jc w:val="right"/>
            </w:pPr>
            <w:r w:rsidRPr="00D134B1">
              <w:t>1,000,000 objects</w:t>
            </w:r>
          </w:p>
        </w:tc>
        <w:tc>
          <w:tcPr>
            <w:tcW w:w="2835" w:type="dxa"/>
          </w:tcPr>
          <w:p w14:paraId="594C4C2A" w14:textId="77777777" w:rsidR="00634577" w:rsidRPr="00D134B1" w:rsidRDefault="00634577" w:rsidP="00CB2DE6">
            <w:pPr>
              <w:spacing w:after="100" w:afterAutospacing="1"/>
              <w:jc w:val="right"/>
            </w:pPr>
            <w:r w:rsidRPr="00D134B1">
              <w:t>34 min</w:t>
            </w:r>
          </w:p>
        </w:tc>
      </w:tr>
    </w:tbl>
    <w:p w14:paraId="6D52F014" w14:textId="77777777" w:rsidR="00D510DC" w:rsidRPr="0018628A" w:rsidRDefault="00D510DC" w:rsidP="00877C8D">
      <w:pPr>
        <w:spacing w:after="0"/>
      </w:pPr>
    </w:p>
    <w:p w14:paraId="21D12C79" w14:textId="77777777" w:rsidR="00EA05FB" w:rsidRPr="0018628A" w:rsidRDefault="00EA05FB" w:rsidP="00877C8D">
      <w:pPr>
        <w:pStyle w:val="Titolo2"/>
      </w:pPr>
      <w:bookmarkStart w:id="532" w:name="_Toc364091602"/>
      <w:r w:rsidRPr="0018628A">
        <w:t>Capacity</w:t>
      </w:r>
      <w:bookmarkEnd w:id="532"/>
    </w:p>
    <w:p w14:paraId="70A3E583" w14:textId="77777777" w:rsidR="00EA05FB" w:rsidRPr="00D134B1" w:rsidRDefault="00EA05FB" w:rsidP="00877C8D">
      <w:pPr>
        <w:pStyle w:val="Titolo3"/>
      </w:pPr>
      <w:bookmarkStart w:id="533" w:name="_Toc364091603"/>
      <w:r w:rsidRPr="00D134B1">
        <w:t>Implementation requirements mandated by the Implementing Rule</w:t>
      </w:r>
      <w:bookmarkEnd w:id="533"/>
    </w:p>
    <w:p w14:paraId="5AA8BE56" w14:textId="77777777" w:rsidR="00EA05FB" w:rsidRPr="0018628A" w:rsidRDefault="00EA05FB" w:rsidP="00877C8D">
      <w:pPr>
        <w:ind w:firstLine="432"/>
      </w:pPr>
      <w:r w:rsidRPr="00D134B1">
        <w:rPr>
          <w:i/>
        </w:rPr>
        <w:t>“The minimum number of simultaneous requests to a download service to be served in accordance with the quality of service performance criteria shall be 10 requests per second. The number of requests processed in parallel may be limited to 50.”</w:t>
      </w:r>
    </w:p>
    <w:p w14:paraId="169ACAE0" w14:textId="77777777" w:rsidR="00EA05FB" w:rsidRPr="00D134B1" w:rsidRDefault="00EA05FB" w:rsidP="00877C8D">
      <w:pPr>
        <w:pStyle w:val="Titolo3"/>
      </w:pPr>
      <w:bookmarkStart w:id="534" w:name="_Toc364091604"/>
      <w:r w:rsidRPr="00D134B1">
        <w:t>Normalized testing procedure</w:t>
      </w:r>
      <w:bookmarkEnd w:id="534"/>
    </w:p>
    <w:p w14:paraId="4B65C0DA" w14:textId="77777777" w:rsidR="00EA05FB" w:rsidRPr="00D134B1" w:rsidRDefault="00EA05FB" w:rsidP="0039031F">
      <w:pPr>
        <w:pStyle w:val="TGStyle1"/>
      </w:pPr>
      <w:r w:rsidRPr="00D134B1">
        <w:t xml:space="preserve">Capacity shall be measured consistently based on sample reference request packages to a given service. </w:t>
      </w:r>
      <w:r w:rsidR="009135FC" w:rsidRPr="00D134B1">
        <w:br/>
      </w:r>
      <w:r w:rsidR="009135FC" w:rsidRPr="00D134B1">
        <w:br/>
      </w:r>
      <w:r w:rsidRPr="00D134B1">
        <w:t xml:space="preserve">Requests shall be made to the service at the rate of 10 new requests per second, using different types of requests according to the profile of the sample reference request packages. This rate shall be sustained throughout a measurement timeframe of 1 minute. In order to provide consistent and comparable measures, the capacity test shall restrict the number of requests being processed at any one time to a maximum of 50. A measurement shall take place at least once before launching the service in a production environment and monitored at regular intervals thereof to ensure that the compliance with the capacity requirement is still ensured. </w:t>
      </w:r>
    </w:p>
    <w:p w14:paraId="19A43DFE" w14:textId="77777777" w:rsidR="00EA05FB" w:rsidRPr="00D134B1" w:rsidRDefault="00EA05FB" w:rsidP="00877C8D">
      <w:pPr>
        <w:spacing w:before="120"/>
      </w:pPr>
      <w:r w:rsidRPr="00D134B1">
        <w:t>NOTE</w:t>
      </w:r>
      <w:r w:rsidR="0098694D" w:rsidRPr="00D134B1">
        <w:t xml:space="preserve">: </w:t>
      </w:r>
      <w:r w:rsidRPr="00D134B1">
        <w:t>The result of capacity measurements in a production system may be ambiguous due to the amount of user load that the service processes at the same time and therefore it is recommended capacity tests to be processed durin</w:t>
      </w:r>
      <w:r w:rsidR="0098694D" w:rsidRPr="00D134B1">
        <w:t>g maintenance time frames only.</w:t>
      </w:r>
    </w:p>
    <w:p w14:paraId="4CEB0819" w14:textId="77777777" w:rsidR="00EA05FB" w:rsidRPr="0039031F" w:rsidRDefault="00EA05FB" w:rsidP="0039031F">
      <w:pPr>
        <w:pStyle w:val="TGRecommend"/>
      </w:pPr>
      <w:r w:rsidRPr="0039031F">
        <w:t>The frequency of the capacity is recommended to be monthly, e.g., during systems maintenance.</w:t>
      </w:r>
    </w:p>
    <w:p w14:paraId="6FA28437" w14:textId="77777777" w:rsidR="00A16FBC" w:rsidRPr="00D134B1" w:rsidRDefault="00A16FBC" w:rsidP="00EA05FB"/>
    <w:p w14:paraId="48B729B7" w14:textId="77777777" w:rsidR="00EA05FB" w:rsidRPr="0039031F" w:rsidRDefault="00EA05FB" w:rsidP="0039031F">
      <w:pPr>
        <w:pStyle w:val="TGRecommend"/>
      </w:pPr>
      <w:bookmarkStart w:id="535" w:name="OLE_LINK4"/>
      <w:r w:rsidRPr="0039031F">
        <w:t>The structure of the sample reference request packages is recommended to</w:t>
      </w:r>
      <w:r w:rsidR="00A16FBC" w:rsidRPr="0039031F">
        <w:t xml:space="preserve"> be composed of</w:t>
      </w:r>
      <w:r w:rsidRPr="0039031F">
        <w:t xml:space="preserve"> 10% Get Download Service Metadata requests, 10% Describe Spatial Data Set or Describe Spatial Object Type and 80% Get Spatial Data Set or Get Spatial Object. At least 2% of the requests should be Get Spatial Data Set.</w:t>
      </w:r>
      <w:bookmarkEnd w:id="535"/>
    </w:p>
    <w:p w14:paraId="35C83583" w14:textId="77777777" w:rsidR="00EA05FB" w:rsidRPr="00D134B1" w:rsidRDefault="00EA05FB" w:rsidP="00877C8D">
      <w:r w:rsidRPr="00D134B1">
        <w:t>NOTE</w:t>
      </w:r>
      <w:r w:rsidR="00301E7C" w:rsidRPr="00D134B1">
        <w:t>:</w:t>
      </w:r>
      <w:r w:rsidRPr="00D134B1">
        <w:tab/>
        <w:t>This composition is assumed to represent a “normal situation”.</w:t>
      </w:r>
    </w:p>
    <w:p w14:paraId="5CB9A8DF" w14:textId="77777777" w:rsidR="00EA05FB" w:rsidRPr="00D134B1" w:rsidRDefault="00EA05FB" w:rsidP="0039031F">
      <w:pPr>
        <w:pStyle w:val="TGStyle1"/>
      </w:pPr>
      <w:r w:rsidRPr="00D134B1">
        <w:t xml:space="preserve">The measured capacity shall fulfil the requirements of the regulation (both capacity and performance) for all operations that are provided by the service. </w:t>
      </w:r>
    </w:p>
    <w:p w14:paraId="59905B63" w14:textId="77777777" w:rsidR="00EA05FB" w:rsidRPr="0018628A" w:rsidRDefault="00EA05FB" w:rsidP="00877C8D">
      <w:pPr>
        <w:pStyle w:val="Titolo2"/>
      </w:pPr>
      <w:bookmarkStart w:id="536" w:name="_Toc364091605"/>
      <w:r w:rsidRPr="0018628A">
        <w:t>Availability</w:t>
      </w:r>
      <w:bookmarkEnd w:id="536"/>
    </w:p>
    <w:p w14:paraId="120EBFC8" w14:textId="77777777" w:rsidR="00EA05FB" w:rsidRPr="0018628A" w:rsidRDefault="00EA05FB" w:rsidP="00877C8D">
      <w:pPr>
        <w:pStyle w:val="Titolo3"/>
      </w:pPr>
      <w:bookmarkStart w:id="537" w:name="_Toc364091606"/>
      <w:r w:rsidRPr="0018628A">
        <w:t>Implementation requirements mandated by the Implementing Rule</w:t>
      </w:r>
      <w:bookmarkEnd w:id="537"/>
    </w:p>
    <w:p w14:paraId="5AE014D3" w14:textId="77777777" w:rsidR="00EA05FB" w:rsidRPr="00D134B1" w:rsidRDefault="00EA05FB" w:rsidP="00EA05FB">
      <w:pPr>
        <w:pStyle w:val="Para"/>
        <w:rPr>
          <w:i/>
        </w:rPr>
      </w:pPr>
      <w:r w:rsidRPr="00D134B1">
        <w:rPr>
          <w:i/>
        </w:rPr>
        <w:t>“The probability of a Network Service to be available shall be 99% of the time.”</w:t>
      </w:r>
    </w:p>
    <w:p w14:paraId="618BD331" w14:textId="77777777" w:rsidR="00EA05FB" w:rsidRPr="0018628A" w:rsidRDefault="00EA05FB" w:rsidP="00877C8D">
      <w:pPr>
        <w:pStyle w:val="Titolo3"/>
      </w:pPr>
      <w:bookmarkStart w:id="538" w:name="_Toc364091607"/>
      <w:r w:rsidRPr="0018628A">
        <w:t>Normalized testing procedure</w:t>
      </w:r>
      <w:bookmarkEnd w:id="538"/>
    </w:p>
    <w:p w14:paraId="4C31F842" w14:textId="77777777" w:rsidR="00EA05FB" w:rsidRPr="00D134B1" w:rsidRDefault="00EA05FB" w:rsidP="0039031F">
      <w:pPr>
        <w:pStyle w:val="TGStyle1"/>
      </w:pPr>
      <w:r w:rsidRPr="00D134B1">
        <w:t xml:space="preserve">Availability shall be measured consistently based on sample reference requests to a given service. </w:t>
      </w:r>
      <w:r w:rsidR="00C6124C" w:rsidRPr="00D134B1">
        <w:t xml:space="preserve"> </w:t>
      </w:r>
      <w:r w:rsidRPr="00D134B1">
        <w:t>Minimum 10 reference requests per hour shall be issued to the service continuously during its lifetime.</w:t>
      </w:r>
      <w:r w:rsidRPr="00D134B1" w:rsidDel="005B3414">
        <w:t xml:space="preserve"> </w:t>
      </w:r>
    </w:p>
    <w:p w14:paraId="340DE6AD" w14:textId="77777777" w:rsidR="00EA05FB" w:rsidRPr="00D134B1" w:rsidRDefault="00EA05FB" w:rsidP="00877C8D">
      <w:pPr>
        <w:pStyle w:val="Requirement"/>
        <w:rPr>
          <w:lang w:val="en-GB"/>
        </w:rPr>
      </w:pPr>
      <w:r w:rsidRPr="00D134B1">
        <w:rPr>
          <w:lang w:val="en-GB"/>
        </w:rPr>
        <w:t>To respect long running operations, the number of requests may be reduced. In such cases, a new request can be issued maximum 6 minutes after the previous request has finished.</w:t>
      </w:r>
    </w:p>
    <w:p w14:paraId="14574781" w14:textId="77777777" w:rsidR="003103E9" w:rsidRPr="00D134B1" w:rsidRDefault="00F064E6" w:rsidP="003103E9">
      <w:pPr>
        <w:pStyle w:val="Exampletitle"/>
        <w:rPr>
          <w:lang w:val="en-GB"/>
        </w:rPr>
      </w:pPr>
      <w:bookmarkStart w:id="539" w:name="_Toc364091664"/>
      <w:r>
        <w:rPr>
          <w:lang w:val="en-GB"/>
        </w:rPr>
        <w:t>Availability tests for long-running operations</w:t>
      </w:r>
      <w:bookmarkEnd w:id="539"/>
    </w:p>
    <w:p w14:paraId="735ECC5E" w14:textId="77777777" w:rsidR="00EA05FB" w:rsidRPr="00F064E6" w:rsidRDefault="00EA05FB" w:rsidP="003103E9">
      <w:pPr>
        <w:rPr>
          <w:rStyle w:val="Enfasicorsivo"/>
        </w:rPr>
      </w:pPr>
      <w:r w:rsidRPr="00F064E6">
        <w:rPr>
          <w:rStyle w:val="Enfasicorsivo"/>
        </w:rPr>
        <w:t>If a previous Get Spatial Data Set operation requesting a 1 GB data set was issued at 8:00 and lasts until 8:30, the next reference request shall be issued at the latest at 8:36.</w:t>
      </w:r>
    </w:p>
    <w:p w14:paraId="16D32E4F" w14:textId="77777777" w:rsidR="00EA05FB" w:rsidRPr="0039031F" w:rsidRDefault="00EA05FB" w:rsidP="0039031F">
      <w:pPr>
        <w:pStyle w:val="TGRecommend"/>
      </w:pPr>
      <w:r w:rsidRPr="0039031F">
        <w:t xml:space="preserve">The sample request issued to the service to measure performance can be used to measure availability as well, thus also fulfilling the same evaluation and assessment criteria. </w:t>
      </w:r>
    </w:p>
    <w:p w14:paraId="3EA43F6D" w14:textId="77777777" w:rsidR="00EA05FB" w:rsidRPr="00D134B1" w:rsidRDefault="00EA05FB" w:rsidP="0039031F">
      <w:pPr>
        <w:pStyle w:val="TGStyle1"/>
      </w:pPr>
      <w:r w:rsidRPr="00D134B1">
        <w:t>The availability shall be based on a time frame of one year meaning a maximum unplanned downtime of 3.63 days per year. Periods of planned downtime e.g. because of system maintenance, shall not be included in the measure. Downtime is considered planned when notified to the community well in advance (minimum 1 week), e.g. via notifications to registered users or on portals.</w:t>
      </w:r>
    </w:p>
    <w:p w14:paraId="3E221150" w14:textId="77777777" w:rsidR="00EA05FB" w:rsidRPr="00D134B1" w:rsidRDefault="00EA05FB" w:rsidP="00EA05FB">
      <w:r w:rsidRPr="00D134B1">
        <w:t>NOTE</w:t>
      </w:r>
      <w:r w:rsidRPr="00D134B1">
        <w:tab/>
        <w:t>It is assumed that the availability is calculated in the following way:</w:t>
      </w:r>
    </w:p>
    <w:p w14:paraId="3BFF064D" w14:textId="77777777" w:rsidR="00EA05FB" w:rsidRPr="00D134B1" w:rsidRDefault="00EA05FB" w:rsidP="00877C8D">
      <w:pPr>
        <w:rPr>
          <w:rFonts w:ascii="Courier New" w:hAnsi="Courier New" w:cs="Courier New"/>
          <w:sz w:val="18"/>
          <w:szCs w:val="18"/>
        </w:rPr>
      </w:pPr>
      <w:r w:rsidRPr="00D134B1">
        <w:rPr>
          <w:rFonts w:ascii="Courier New" w:hAnsi="Courier New" w:cs="Courier New"/>
          <w:sz w:val="18"/>
          <w:szCs w:val="18"/>
        </w:rPr>
        <w:t>100% ↔ 365 x 24 - (planned downtime)</w:t>
      </w:r>
    </w:p>
    <w:p w14:paraId="41A18274" w14:textId="77777777" w:rsidR="00EA05FB" w:rsidRPr="00D134B1" w:rsidRDefault="00EA05FB" w:rsidP="00877C8D">
      <w:pPr>
        <w:rPr>
          <w:rFonts w:ascii="Courier New" w:hAnsi="Courier New" w:cs="Courier New"/>
          <w:sz w:val="18"/>
          <w:szCs w:val="18"/>
        </w:rPr>
      </w:pPr>
      <w:r w:rsidRPr="00D134B1">
        <w:rPr>
          <w:rFonts w:ascii="Courier New" w:hAnsi="Courier New" w:cs="Courier New"/>
          <w:sz w:val="18"/>
          <w:szCs w:val="18"/>
        </w:rPr>
        <w:t>99% ↔ [365 x 24 - (planned downtime)] * 0.99</w:t>
      </w:r>
    </w:p>
    <w:p w14:paraId="6C1664BE" w14:textId="77777777" w:rsidR="00EA05FB" w:rsidRPr="00D134B1" w:rsidRDefault="00EA05FB" w:rsidP="00877C8D">
      <w:pPr>
        <w:rPr>
          <w:rFonts w:ascii="Courier New" w:hAnsi="Courier New" w:cs="Courier New"/>
          <w:sz w:val="18"/>
          <w:szCs w:val="18"/>
        </w:rPr>
      </w:pPr>
      <w:r w:rsidRPr="00D134B1">
        <w:rPr>
          <w:rFonts w:ascii="Courier New" w:hAnsi="Courier New" w:cs="Courier New"/>
          <w:sz w:val="18"/>
          <w:szCs w:val="18"/>
        </w:rPr>
        <w:t>etc.</w:t>
      </w:r>
    </w:p>
    <w:p w14:paraId="3223CD9A" w14:textId="77777777" w:rsidR="00EA05FB" w:rsidRPr="0039031F" w:rsidRDefault="00EA05FB" w:rsidP="0039031F">
      <w:pPr>
        <w:pStyle w:val="TGRecommend"/>
      </w:pPr>
      <w:r w:rsidRPr="0039031F">
        <w:t>Planned downtime is recommended to be less than 10 hours per month (i.e., less than 120 hours per year).</w:t>
      </w:r>
    </w:p>
    <w:p w14:paraId="22935B19" w14:textId="77777777" w:rsidR="00EA05FB" w:rsidRPr="0018628A" w:rsidRDefault="00EA05FB" w:rsidP="002F7ECB"/>
    <w:p w14:paraId="0A1A92DF" w14:textId="77777777" w:rsidR="00254089" w:rsidRPr="00D134B1" w:rsidRDefault="00254089" w:rsidP="006B3E26">
      <w:pPr>
        <w:pStyle w:val="AnnexX"/>
        <w:rPr>
          <w:lang w:val="en-GB"/>
        </w:rPr>
      </w:pPr>
      <w:bookmarkStart w:id="540" w:name="_Ref323036514"/>
      <w:bookmarkStart w:id="541" w:name="_Toc364091608"/>
      <w:r w:rsidRPr="00D134B1">
        <w:rPr>
          <w:lang w:val="en-GB"/>
        </w:rPr>
        <w:t>Annex A</w:t>
      </w:r>
      <w:bookmarkEnd w:id="540"/>
      <w:r w:rsidR="009E5E7E" w:rsidRPr="00D134B1">
        <w:rPr>
          <w:lang w:val="en-GB"/>
        </w:rPr>
        <w:t xml:space="preserve">: Example OpenSearch </w:t>
      </w:r>
      <w:r w:rsidR="007D6EC7" w:rsidRPr="00D134B1">
        <w:rPr>
          <w:lang w:val="en-GB"/>
        </w:rPr>
        <w:t>script</w:t>
      </w:r>
      <w:bookmarkEnd w:id="541"/>
    </w:p>
    <w:p w14:paraId="38811EBF" w14:textId="77777777" w:rsidR="00254089" w:rsidRPr="0018628A" w:rsidRDefault="00254089" w:rsidP="0039031F">
      <w:r w:rsidRPr="0018628A">
        <w:t>The following code shows a sample server side script to implement the search engine needed for the OpenSearch implementation.</w:t>
      </w:r>
      <w:r w:rsidR="007C7DA3" w:rsidRPr="0018628A">
        <w:t xml:space="preserve"> This is a simple example implementation in a particular language (PHP), however any programming language may be used for the OpenSearch implementation. </w:t>
      </w:r>
      <w:r w:rsidR="007C7DA3" w:rsidRPr="0018628A">
        <w:rPr>
          <w:i/>
        </w:rPr>
        <w:t>This example is purely informative and does not constitute a normative part of this Technical Guidance.</w:t>
      </w:r>
    </w:p>
    <w:p w14:paraId="4C8565E5" w14:textId="77777777" w:rsidR="00254089" w:rsidRPr="00D134B1" w:rsidRDefault="00254089" w:rsidP="0039031F">
      <w:pPr>
        <w:pStyle w:val="XMLExample"/>
        <w:rPr>
          <w:lang w:val="en-GB"/>
        </w:rPr>
      </w:pPr>
      <w:r w:rsidRPr="00D134B1">
        <w:rPr>
          <w:lang w:val="en-GB"/>
        </w:rPr>
        <w:t>Sample PHP script for the search engine</w:t>
      </w:r>
    </w:p>
    <w:p w14:paraId="34A2DA3C" w14:textId="77777777" w:rsidR="00254089" w:rsidRPr="00D134B1" w:rsidRDefault="00254089" w:rsidP="0039031F">
      <w:pPr>
        <w:pStyle w:val="XMLExample"/>
        <w:rPr>
          <w:lang w:val="en-GB"/>
        </w:rPr>
      </w:pPr>
      <w:r w:rsidRPr="00D134B1">
        <w:rPr>
          <w:lang w:val="en-GB"/>
        </w:rPr>
        <w:t>&lt;?php</w:t>
      </w:r>
    </w:p>
    <w:p w14:paraId="669AF3AE" w14:textId="77777777" w:rsidR="00254089" w:rsidRPr="00D134B1" w:rsidRDefault="00254089" w:rsidP="0039031F">
      <w:pPr>
        <w:pStyle w:val="XMLExample"/>
        <w:rPr>
          <w:lang w:val="en-GB"/>
        </w:rPr>
      </w:pPr>
      <w:r w:rsidRPr="00D134B1">
        <w:rPr>
          <w:lang w:val="en-GB"/>
        </w:rPr>
        <w:t>$returnFile = false;</w:t>
      </w:r>
    </w:p>
    <w:p w14:paraId="618349C7" w14:textId="77777777" w:rsidR="00254089" w:rsidRPr="00D134B1" w:rsidRDefault="00254089" w:rsidP="0039031F">
      <w:pPr>
        <w:pStyle w:val="XMLExample"/>
        <w:rPr>
          <w:lang w:val="en-GB"/>
        </w:rPr>
      </w:pPr>
      <w:r w:rsidRPr="00D134B1">
        <w:rPr>
          <w:lang w:val="en-GB"/>
        </w:rPr>
        <w:t>foreach (apache_request_headers() as $name =&gt; $value) {</w:t>
      </w:r>
    </w:p>
    <w:p w14:paraId="04B242E5" w14:textId="77777777" w:rsidR="00254089" w:rsidRPr="00D134B1" w:rsidRDefault="00254089" w:rsidP="0039031F">
      <w:pPr>
        <w:pStyle w:val="XMLExample"/>
        <w:rPr>
          <w:lang w:val="en-GB"/>
        </w:rPr>
      </w:pPr>
      <w:r w:rsidRPr="00D134B1">
        <w:rPr>
          <w:lang w:val="en-GB"/>
        </w:rPr>
        <w:t xml:space="preserve">    //echo("$name: $value\n");</w:t>
      </w:r>
    </w:p>
    <w:p w14:paraId="45BCF860" w14:textId="77777777" w:rsidR="00254089" w:rsidRPr="00D134B1" w:rsidRDefault="00254089" w:rsidP="0039031F">
      <w:pPr>
        <w:pStyle w:val="XMLExample"/>
        <w:rPr>
          <w:lang w:val="en-GB"/>
        </w:rPr>
      </w:pPr>
      <w:r w:rsidRPr="00D134B1">
        <w:rPr>
          <w:lang w:val="en-GB"/>
        </w:rPr>
        <w:t xml:space="preserve">    if ($name=="Accept" &amp;&amp; $value=="</w:t>
      </w:r>
      <w:r w:rsidR="007C5868" w:rsidRPr="00D134B1">
        <w:rPr>
          <w:lang w:val="en-GB"/>
        </w:rPr>
        <w:t>application/x-filegdb</w:t>
      </w:r>
      <w:r w:rsidRPr="00D134B1">
        <w:rPr>
          <w:lang w:val="en-GB"/>
        </w:rPr>
        <w:t>"){</w:t>
      </w:r>
    </w:p>
    <w:p w14:paraId="7D9142A7" w14:textId="77777777" w:rsidR="00254089" w:rsidRPr="00D134B1" w:rsidRDefault="00254089" w:rsidP="0039031F">
      <w:pPr>
        <w:pStyle w:val="XMLExample"/>
        <w:rPr>
          <w:lang w:val="en-GB"/>
        </w:rPr>
      </w:pPr>
      <w:r w:rsidRPr="00D134B1">
        <w:rPr>
          <w:lang w:val="en-GB"/>
        </w:rPr>
        <w:t xml:space="preserve">       $returnFile = true;</w:t>
      </w:r>
    </w:p>
    <w:p w14:paraId="48B70152" w14:textId="77777777" w:rsidR="00254089" w:rsidRPr="00D134B1" w:rsidRDefault="00254089" w:rsidP="0039031F">
      <w:pPr>
        <w:pStyle w:val="XMLExample"/>
        <w:rPr>
          <w:lang w:val="en-GB"/>
        </w:rPr>
      </w:pPr>
      <w:r w:rsidRPr="00D134B1">
        <w:rPr>
          <w:lang w:val="en-GB"/>
        </w:rPr>
        <w:t xml:space="preserve">    }</w:t>
      </w:r>
    </w:p>
    <w:p w14:paraId="2FBA7BFC" w14:textId="77777777" w:rsidR="00254089" w:rsidRPr="00D134B1" w:rsidRDefault="00254089" w:rsidP="0039031F">
      <w:pPr>
        <w:pStyle w:val="XMLExample"/>
        <w:rPr>
          <w:lang w:val="en-GB"/>
        </w:rPr>
      </w:pPr>
      <w:r w:rsidRPr="00D134B1">
        <w:rPr>
          <w:lang w:val="en-GB"/>
        </w:rPr>
        <w:t>}</w:t>
      </w:r>
    </w:p>
    <w:p w14:paraId="20333A2E" w14:textId="77777777" w:rsidR="00254089" w:rsidRPr="00D134B1" w:rsidRDefault="00254089" w:rsidP="0039031F">
      <w:pPr>
        <w:pStyle w:val="XMLExample"/>
        <w:rPr>
          <w:lang w:val="en-GB"/>
        </w:rPr>
      </w:pPr>
      <w:r w:rsidRPr="00D134B1">
        <w:rPr>
          <w:lang w:val="en-GB"/>
        </w:rPr>
        <w:t>echo ("returnFile: $returnFile");</w:t>
      </w:r>
    </w:p>
    <w:p w14:paraId="684BC310" w14:textId="77777777" w:rsidR="00254089" w:rsidRPr="00D134B1" w:rsidRDefault="00254089" w:rsidP="0039031F">
      <w:pPr>
        <w:pStyle w:val="XMLExample"/>
        <w:rPr>
          <w:lang w:val="en-GB"/>
        </w:rPr>
      </w:pPr>
    </w:p>
    <w:p w14:paraId="3D871A2C" w14:textId="77777777" w:rsidR="00254089" w:rsidRPr="00D134B1" w:rsidRDefault="00254089" w:rsidP="0039031F">
      <w:pPr>
        <w:pStyle w:val="XMLExample"/>
        <w:rPr>
          <w:lang w:val="en-GB"/>
        </w:rPr>
      </w:pPr>
    </w:p>
    <w:p w14:paraId="0303F044" w14:textId="77777777" w:rsidR="00254089" w:rsidRPr="00D134B1" w:rsidRDefault="00254089" w:rsidP="0039031F">
      <w:pPr>
        <w:pStyle w:val="XMLExample"/>
        <w:rPr>
          <w:lang w:val="en-GB"/>
        </w:rPr>
      </w:pPr>
      <w:r w:rsidRPr="00D134B1">
        <w:rPr>
          <w:lang w:val="en-GB"/>
        </w:rPr>
        <w:t xml:space="preserve">   $q= $_GET['q'];</w:t>
      </w:r>
    </w:p>
    <w:p w14:paraId="492511DB" w14:textId="77777777" w:rsidR="00254089" w:rsidRPr="00D134B1" w:rsidRDefault="00254089" w:rsidP="0039031F">
      <w:pPr>
        <w:pStyle w:val="XMLExample"/>
        <w:rPr>
          <w:lang w:val="en-GB"/>
        </w:rPr>
      </w:pPr>
    </w:p>
    <w:p w14:paraId="2E2ADE65" w14:textId="77777777" w:rsidR="00254089" w:rsidRPr="00D134B1" w:rsidRDefault="00254089" w:rsidP="0039031F">
      <w:pPr>
        <w:pStyle w:val="XMLExample"/>
        <w:rPr>
          <w:lang w:val="en-GB"/>
        </w:rPr>
      </w:pPr>
      <w:r w:rsidRPr="00D134B1">
        <w:rPr>
          <w:lang w:val="en-GB"/>
        </w:rPr>
        <w:t xml:space="preserve">   $uriCode = $_GET['</w:t>
      </w:r>
      <w:r w:rsidR="00D30DC2" w:rsidRPr="00D134B1">
        <w:rPr>
          <w:lang w:val="en-GB"/>
        </w:rPr>
        <w:t>spatial_dataset_identifier_code</w:t>
      </w:r>
      <w:r w:rsidRPr="00D134B1">
        <w:rPr>
          <w:lang w:val="en-GB"/>
        </w:rPr>
        <w:t>'];</w:t>
      </w:r>
    </w:p>
    <w:p w14:paraId="3DA29F62" w14:textId="77777777" w:rsidR="00254089" w:rsidRPr="00D134B1" w:rsidRDefault="00254089" w:rsidP="0039031F">
      <w:pPr>
        <w:pStyle w:val="XMLExample"/>
        <w:rPr>
          <w:lang w:val="en-GB"/>
        </w:rPr>
      </w:pPr>
      <w:r w:rsidRPr="00D134B1">
        <w:rPr>
          <w:lang w:val="en-GB"/>
        </w:rPr>
        <w:t xml:space="preserve">   if (!$uriCode)</w:t>
      </w:r>
    </w:p>
    <w:p w14:paraId="22C95283" w14:textId="77777777" w:rsidR="00254089" w:rsidRPr="00D134B1" w:rsidRDefault="00254089" w:rsidP="0039031F">
      <w:pPr>
        <w:pStyle w:val="XMLExample"/>
        <w:rPr>
          <w:lang w:val="en-GB"/>
        </w:rPr>
      </w:pPr>
      <w:r w:rsidRPr="00D134B1">
        <w:rPr>
          <w:lang w:val="en-GB"/>
        </w:rPr>
        <w:t xml:space="preserve">   {</w:t>
      </w:r>
    </w:p>
    <w:p w14:paraId="206F3240" w14:textId="77777777" w:rsidR="00254089" w:rsidRPr="00D134B1" w:rsidRDefault="00254089" w:rsidP="0039031F">
      <w:pPr>
        <w:pStyle w:val="XMLExample"/>
        <w:rPr>
          <w:lang w:val="en-GB"/>
        </w:rPr>
      </w:pPr>
      <w:r w:rsidRPr="00D134B1">
        <w:rPr>
          <w:lang w:val="en-GB"/>
        </w:rPr>
        <w:t xml:space="preserve">      if (!$q)</w:t>
      </w:r>
    </w:p>
    <w:p w14:paraId="64E77FBD" w14:textId="77777777" w:rsidR="00254089" w:rsidRPr="00D134B1" w:rsidRDefault="00254089" w:rsidP="0039031F">
      <w:pPr>
        <w:pStyle w:val="XMLExample"/>
        <w:rPr>
          <w:lang w:val="en-GB"/>
        </w:rPr>
      </w:pPr>
      <w:r w:rsidRPr="00D134B1">
        <w:rPr>
          <w:lang w:val="en-GB"/>
        </w:rPr>
        <w:t xml:space="preserve">      {</w:t>
      </w:r>
    </w:p>
    <w:p w14:paraId="201C623C" w14:textId="77777777" w:rsidR="00254089" w:rsidRPr="00D134B1" w:rsidRDefault="00254089" w:rsidP="0039031F">
      <w:pPr>
        <w:pStyle w:val="XMLExample"/>
        <w:rPr>
          <w:lang w:val="en-GB"/>
        </w:rPr>
      </w:pPr>
      <w:r w:rsidRPr="00D134B1">
        <w:rPr>
          <w:lang w:val="en-GB"/>
        </w:rPr>
        <w:t xml:space="preserve">      header("Location: democcmdownloadservice.atom.en.xml");</w:t>
      </w:r>
    </w:p>
    <w:p w14:paraId="7BF152D6" w14:textId="77777777" w:rsidR="00254089" w:rsidRPr="00D134B1" w:rsidRDefault="00254089" w:rsidP="0039031F">
      <w:pPr>
        <w:pStyle w:val="XMLExample"/>
        <w:rPr>
          <w:lang w:val="en-GB"/>
        </w:rPr>
      </w:pPr>
      <w:r w:rsidRPr="00D134B1">
        <w:rPr>
          <w:lang w:val="en-GB"/>
        </w:rPr>
        <w:t xml:space="preserve">      exit;</w:t>
      </w:r>
    </w:p>
    <w:p w14:paraId="7403E109" w14:textId="77777777" w:rsidR="00254089" w:rsidRPr="00D134B1" w:rsidRDefault="00254089" w:rsidP="0039031F">
      <w:pPr>
        <w:pStyle w:val="XMLExample"/>
        <w:rPr>
          <w:lang w:val="en-GB"/>
        </w:rPr>
      </w:pPr>
      <w:r w:rsidRPr="00D134B1">
        <w:rPr>
          <w:lang w:val="en-GB"/>
        </w:rPr>
        <w:t xml:space="preserve">      }</w:t>
      </w:r>
    </w:p>
    <w:p w14:paraId="53DD1BDE" w14:textId="77777777" w:rsidR="00254089" w:rsidRPr="00D134B1" w:rsidRDefault="00254089" w:rsidP="0039031F">
      <w:pPr>
        <w:pStyle w:val="XMLExample"/>
        <w:rPr>
          <w:lang w:val="en-GB"/>
        </w:rPr>
      </w:pPr>
      <w:r w:rsidRPr="00D134B1">
        <w:rPr>
          <w:lang w:val="en-GB"/>
        </w:rPr>
        <w:t xml:space="preserve">      $uriCode = $q;</w:t>
      </w:r>
    </w:p>
    <w:p w14:paraId="6482E864" w14:textId="77777777" w:rsidR="00254089" w:rsidRPr="00D134B1" w:rsidRDefault="00254089" w:rsidP="0039031F">
      <w:pPr>
        <w:pStyle w:val="XMLExample"/>
        <w:rPr>
          <w:lang w:val="en-GB"/>
        </w:rPr>
      </w:pPr>
      <w:r w:rsidRPr="00D134B1">
        <w:rPr>
          <w:lang w:val="en-GB"/>
        </w:rPr>
        <w:t xml:space="preserve">   }</w:t>
      </w:r>
    </w:p>
    <w:p w14:paraId="0D1A2EE1" w14:textId="77777777" w:rsidR="00254089" w:rsidRPr="00D134B1" w:rsidRDefault="00254089" w:rsidP="0039031F">
      <w:pPr>
        <w:pStyle w:val="XMLExample"/>
        <w:rPr>
          <w:lang w:val="en-GB"/>
        </w:rPr>
      </w:pPr>
    </w:p>
    <w:p w14:paraId="40852C74" w14:textId="77777777" w:rsidR="00254089" w:rsidRPr="00D134B1" w:rsidRDefault="00254089" w:rsidP="0039031F">
      <w:pPr>
        <w:pStyle w:val="XMLExample"/>
        <w:rPr>
          <w:lang w:val="en-GB"/>
        </w:rPr>
      </w:pPr>
      <w:r w:rsidRPr="00D134B1">
        <w:rPr>
          <w:lang w:val="en-GB"/>
        </w:rPr>
        <w:t xml:space="preserve">   $uriNamespace= $_GET['</w:t>
      </w:r>
      <w:r w:rsidR="00D30DC2" w:rsidRPr="00D134B1">
        <w:rPr>
          <w:lang w:val="en-GB"/>
        </w:rPr>
        <w:t>spatial_dataset_identifier_namespace</w:t>
      </w:r>
      <w:r w:rsidRPr="00D134B1">
        <w:rPr>
          <w:lang w:val="en-GB"/>
        </w:rPr>
        <w:t>'];</w:t>
      </w:r>
    </w:p>
    <w:p w14:paraId="50073941" w14:textId="77777777" w:rsidR="00254089" w:rsidRPr="00D134B1" w:rsidRDefault="00254089" w:rsidP="0039031F">
      <w:pPr>
        <w:pStyle w:val="XMLExample"/>
        <w:rPr>
          <w:lang w:val="en-GB"/>
        </w:rPr>
      </w:pPr>
      <w:r w:rsidRPr="00D134B1">
        <w:rPr>
          <w:lang w:val="en-GB"/>
        </w:rPr>
        <w:t xml:space="preserve">   $crs= $_GET['crs'];</w:t>
      </w:r>
    </w:p>
    <w:p w14:paraId="402C47A8" w14:textId="77777777" w:rsidR="00254089" w:rsidRPr="00D134B1" w:rsidRDefault="00254089" w:rsidP="0039031F">
      <w:pPr>
        <w:pStyle w:val="XMLExample"/>
        <w:rPr>
          <w:lang w:val="en-GB"/>
        </w:rPr>
      </w:pPr>
    </w:p>
    <w:p w14:paraId="7DC5D816" w14:textId="77777777" w:rsidR="00254089" w:rsidRPr="00D134B1" w:rsidRDefault="00254089" w:rsidP="0039031F">
      <w:pPr>
        <w:pStyle w:val="XMLExample"/>
        <w:rPr>
          <w:lang w:val="en-GB"/>
        </w:rPr>
      </w:pPr>
      <w:r w:rsidRPr="00D134B1">
        <w:rPr>
          <w:lang w:val="en-GB"/>
        </w:rPr>
        <w:t xml:space="preserve">   $language= $_GET['language'];</w:t>
      </w:r>
    </w:p>
    <w:p w14:paraId="29FFBEF4" w14:textId="77777777" w:rsidR="00254089" w:rsidRPr="00D134B1" w:rsidRDefault="00254089" w:rsidP="0039031F">
      <w:pPr>
        <w:pStyle w:val="XMLExample"/>
        <w:rPr>
          <w:lang w:val="en-GB"/>
        </w:rPr>
      </w:pPr>
      <w:r w:rsidRPr="00D134B1">
        <w:rPr>
          <w:lang w:val="en-GB"/>
        </w:rPr>
        <w:t xml:space="preserve">   if (!$language || $language == "*"){</w:t>
      </w:r>
    </w:p>
    <w:p w14:paraId="534D4CF6" w14:textId="77777777" w:rsidR="00254089" w:rsidRPr="00D134B1" w:rsidRDefault="00254089" w:rsidP="0039031F">
      <w:pPr>
        <w:pStyle w:val="XMLExample"/>
        <w:rPr>
          <w:lang w:val="en-GB"/>
        </w:rPr>
      </w:pPr>
      <w:r w:rsidRPr="00D134B1">
        <w:rPr>
          <w:lang w:val="en-GB"/>
        </w:rPr>
        <w:t xml:space="preserve">      $language = "en";</w:t>
      </w:r>
    </w:p>
    <w:p w14:paraId="578E6DA8" w14:textId="77777777" w:rsidR="00254089" w:rsidRPr="00D134B1" w:rsidRDefault="00254089" w:rsidP="0039031F">
      <w:pPr>
        <w:pStyle w:val="XMLExample"/>
        <w:rPr>
          <w:lang w:val="en-GB"/>
        </w:rPr>
      </w:pPr>
      <w:r w:rsidRPr="00D134B1">
        <w:rPr>
          <w:lang w:val="en-GB"/>
        </w:rPr>
        <w:t xml:space="preserve">   }</w:t>
      </w:r>
    </w:p>
    <w:p w14:paraId="0E119C47" w14:textId="77777777" w:rsidR="00254089" w:rsidRPr="00D134B1" w:rsidRDefault="00254089" w:rsidP="0039031F">
      <w:pPr>
        <w:pStyle w:val="XMLExample"/>
        <w:rPr>
          <w:lang w:val="en-GB"/>
        </w:rPr>
      </w:pPr>
    </w:p>
    <w:p w14:paraId="54A505E4" w14:textId="77777777" w:rsidR="00254089" w:rsidRPr="00D134B1" w:rsidRDefault="00254089" w:rsidP="0039031F">
      <w:pPr>
        <w:pStyle w:val="XMLExample"/>
        <w:rPr>
          <w:lang w:val="en-GB"/>
        </w:rPr>
      </w:pPr>
      <w:r w:rsidRPr="00D134B1">
        <w:rPr>
          <w:lang w:val="en-GB"/>
        </w:rPr>
        <w:t xml:space="preserve">   if ($language != 'en' &amp;&amp; $language != 'it'){</w:t>
      </w:r>
    </w:p>
    <w:p w14:paraId="59DFDB36" w14:textId="77777777" w:rsidR="00254089" w:rsidRPr="00D134B1" w:rsidRDefault="00254089" w:rsidP="0039031F">
      <w:pPr>
        <w:pStyle w:val="XMLExample"/>
        <w:rPr>
          <w:lang w:val="en-GB"/>
        </w:rPr>
      </w:pPr>
      <w:r w:rsidRPr="00D134B1">
        <w:rPr>
          <w:lang w:val="en-GB"/>
        </w:rPr>
        <w:t xml:space="preserve">      die( "Only en and it languages are supported" );</w:t>
      </w:r>
    </w:p>
    <w:p w14:paraId="7BE98938" w14:textId="77777777" w:rsidR="00254089" w:rsidRPr="00D134B1" w:rsidRDefault="00254089" w:rsidP="0039031F">
      <w:pPr>
        <w:pStyle w:val="XMLExample"/>
        <w:rPr>
          <w:lang w:val="en-GB"/>
        </w:rPr>
      </w:pPr>
      <w:r w:rsidRPr="00D134B1">
        <w:rPr>
          <w:lang w:val="en-GB"/>
        </w:rPr>
        <w:t xml:space="preserve">   }</w:t>
      </w:r>
    </w:p>
    <w:p w14:paraId="49422B0B" w14:textId="77777777" w:rsidR="00254089" w:rsidRPr="00D134B1" w:rsidRDefault="00254089" w:rsidP="0039031F">
      <w:pPr>
        <w:pStyle w:val="XMLExample"/>
        <w:rPr>
          <w:lang w:val="en-GB"/>
        </w:rPr>
      </w:pPr>
    </w:p>
    <w:p w14:paraId="0A7A2F06" w14:textId="77777777" w:rsidR="00254089" w:rsidRPr="00D134B1" w:rsidRDefault="00254089" w:rsidP="0039031F">
      <w:pPr>
        <w:pStyle w:val="XMLExample"/>
        <w:rPr>
          <w:lang w:val="en-GB"/>
        </w:rPr>
      </w:pPr>
      <w:r w:rsidRPr="00D134B1">
        <w:rPr>
          <w:lang w:val="en-GB"/>
        </w:rPr>
        <w:t xml:space="preserve">   if ($uriCode == "ccm2.1_2000"){</w:t>
      </w:r>
    </w:p>
    <w:p w14:paraId="0C6AAD7C" w14:textId="77777777" w:rsidR="00254089" w:rsidRPr="00D134B1" w:rsidRDefault="00254089" w:rsidP="0039031F">
      <w:pPr>
        <w:pStyle w:val="XMLExample"/>
        <w:rPr>
          <w:lang w:val="en-GB"/>
        </w:rPr>
      </w:pPr>
      <w:r w:rsidRPr="00D134B1">
        <w:rPr>
          <w:lang w:val="en-GB"/>
        </w:rPr>
        <w:t xml:space="preserve">      if ($returnFile){</w:t>
      </w:r>
    </w:p>
    <w:p w14:paraId="738E1947" w14:textId="77777777" w:rsidR="00254089" w:rsidRPr="00D134B1" w:rsidRDefault="00254089" w:rsidP="0039031F">
      <w:pPr>
        <w:pStyle w:val="XMLExample"/>
        <w:rPr>
          <w:lang w:val="en-GB"/>
        </w:rPr>
      </w:pPr>
      <w:r w:rsidRPr="00D134B1">
        <w:rPr>
          <w:lang w:val="en-GB"/>
        </w:rPr>
        <w:t xml:space="preserve">         header("Location: files/CCM21_WGS84_window2000.zip");</w:t>
      </w:r>
    </w:p>
    <w:p w14:paraId="2D6CB194" w14:textId="77777777" w:rsidR="00254089" w:rsidRPr="00D134B1" w:rsidRDefault="00254089" w:rsidP="0039031F">
      <w:pPr>
        <w:pStyle w:val="XMLExample"/>
        <w:rPr>
          <w:lang w:val="en-GB"/>
        </w:rPr>
      </w:pPr>
      <w:r w:rsidRPr="00D134B1">
        <w:rPr>
          <w:lang w:val="en-GB"/>
        </w:rPr>
        <w:t xml:space="preserve">      } else{</w:t>
      </w:r>
    </w:p>
    <w:p w14:paraId="3DE54D1D" w14:textId="77777777" w:rsidR="00254089" w:rsidRPr="00D134B1" w:rsidRDefault="00254089" w:rsidP="0039031F">
      <w:pPr>
        <w:pStyle w:val="XMLExample"/>
        <w:rPr>
          <w:lang w:val="en-GB"/>
        </w:rPr>
      </w:pPr>
      <w:r w:rsidRPr="00D134B1">
        <w:rPr>
          <w:lang w:val="en-GB"/>
        </w:rPr>
        <w:t xml:space="preserve">         header("Location: subfeed2000.atom.en.xml");</w:t>
      </w:r>
    </w:p>
    <w:p w14:paraId="20CC1CEA" w14:textId="77777777" w:rsidR="00254089" w:rsidRPr="00D134B1" w:rsidRDefault="00254089" w:rsidP="0039031F">
      <w:pPr>
        <w:pStyle w:val="XMLExample"/>
        <w:rPr>
          <w:lang w:val="en-GB"/>
        </w:rPr>
      </w:pPr>
      <w:r w:rsidRPr="00D134B1">
        <w:rPr>
          <w:lang w:val="en-GB"/>
        </w:rPr>
        <w:t xml:space="preserve">      }</w:t>
      </w:r>
    </w:p>
    <w:p w14:paraId="517E0C82" w14:textId="77777777" w:rsidR="00254089" w:rsidRPr="00D134B1" w:rsidRDefault="00254089" w:rsidP="0039031F">
      <w:pPr>
        <w:pStyle w:val="XMLExample"/>
        <w:rPr>
          <w:lang w:val="en-GB"/>
        </w:rPr>
      </w:pPr>
      <w:r w:rsidRPr="00D134B1">
        <w:rPr>
          <w:lang w:val="en-GB"/>
        </w:rPr>
        <w:t xml:space="preserve">      exit;</w:t>
      </w:r>
    </w:p>
    <w:p w14:paraId="6BB2A659" w14:textId="77777777" w:rsidR="00254089" w:rsidRPr="00D134B1" w:rsidRDefault="00254089" w:rsidP="0039031F">
      <w:pPr>
        <w:pStyle w:val="XMLExample"/>
        <w:rPr>
          <w:lang w:val="en-GB"/>
        </w:rPr>
      </w:pPr>
      <w:r w:rsidRPr="00D134B1">
        <w:rPr>
          <w:lang w:val="en-GB"/>
        </w:rPr>
        <w:t xml:space="preserve">   }</w:t>
      </w:r>
    </w:p>
    <w:p w14:paraId="3FA49D57" w14:textId="77777777" w:rsidR="00254089" w:rsidRPr="00D134B1" w:rsidRDefault="00254089" w:rsidP="0039031F">
      <w:pPr>
        <w:pStyle w:val="XMLExample"/>
        <w:rPr>
          <w:lang w:val="en-GB"/>
        </w:rPr>
      </w:pPr>
      <w:r w:rsidRPr="00D134B1">
        <w:rPr>
          <w:lang w:val="en-GB"/>
        </w:rPr>
        <w:t xml:space="preserve">   if ($uriCode == "ccm2.1_2001"){</w:t>
      </w:r>
    </w:p>
    <w:p w14:paraId="2934F9EF" w14:textId="77777777" w:rsidR="00254089" w:rsidRPr="00D134B1" w:rsidRDefault="00254089" w:rsidP="0039031F">
      <w:pPr>
        <w:pStyle w:val="XMLExample"/>
        <w:rPr>
          <w:lang w:val="en-GB"/>
        </w:rPr>
      </w:pPr>
      <w:r w:rsidRPr="00D134B1">
        <w:rPr>
          <w:lang w:val="en-GB"/>
        </w:rPr>
        <w:t xml:space="preserve">      if ($returnFile){</w:t>
      </w:r>
    </w:p>
    <w:p w14:paraId="70650BCE" w14:textId="77777777" w:rsidR="00254089" w:rsidRPr="00D134B1" w:rsidRDefault="00254089" w:rsidP="0039031F">
      <w:pPr>
        <w:pStyle w:val="XMLExample"/>
        <w:rPr>
          <w:lang w:val="en-GB"/>
        </w:rPr>
      </w:pPr>
      <w:r w:rsidRPr="00D134B1">
        <w:rPr>
          <w:lang w:val="en-GB"/>
        </w:rPr>
        <w:t xml:space="preserve">         header("Location: files/CCM21_WGS84_window2001.zip");</w:t>
      </w:r>
    </w:p>
    <w:p w14:paraId="6F82D0B3" w14:textId="77777777" w:rsidR="00254089" w:rsidRPr="00D134B1" w:rsidRDefault="00254089" w:rsidP="0039031F">
      <w:pPr>
        <w:pStyle w:val="XMLExample"/>
        <w:rPr>
          <w:lang w:val="en-GB"/>
        </w:rPr>
      </w:pPr>
      <w:r w:rsidRPr="00D134B1">
        <w:rPr>
          <w:lang w:val="en-GB"/>
        </w:rPr>
        <w:t xml:space="preserve">      } else{</w:t>
      </w:r>
    </w:p>
    <w:p w14:paraId="088D4E67" w14:textId="77777777" w:rsidR="00254089" w:rsidRPr="00D134B1" w:rsidRDefault="00254089" w:rsidP="0039031F">
      <w:pPr>
        <w:pStyle w:val="XMLExample"/>
        <w:rPr>
          <w:lang w:val="en-GB"/>
        </w:rPr>
      </w:pPr>
      <w:r w:rsidRPr="00D134B1">
        <w:rPr>
          <w:lang w:val="en-GB"/>
        </w:rPr>
        <w:t xml:space="preserve">         header("Location: subfeed2001.atom.en.xml");</w:t>
      </w:r>
    </w:p>
    <w:p w14:paraId="30058422" w14:textId="77777777" w:rsidR="00254089" w:rsidRPr="00D134B1" w:rsidRDefault="00254089" w:rsidP="0039031F">
      <w:pPr>
        <w:pStyle w:val="XMLExample"/>
        <w:rPr>
          <w:lang w:val="en-GB"/>
        </w:rPr>
      </w:pPr>
      <w:r w:rsidRPr="00D134B1">
        <w:rPr>
          <w:lang w:val="en-GB"/>
        </w:rPr>
        <w:t xml:space="preserve">      }</w:t>
      </w:r>
    </w:p>
    <w:p w14:paraId="5EAAE776" w14:textId="77777777" w:rsidR="00254089" w:rsidRPr="00D134B1" w:rsidRDefault="00254089" w:rsidP="0039031F">
      <w:pPr>
        <w:pStyle w:val="XMLExample"/>
        <w:rPr>
          <w:lang w:val="en-GB"/>
        </w:rPr>
      </w:pPr>
      <w:r w:rsidRPr="00D134B1">
        <w:rPr>
          <w:lang w:val="en-GB"/>
        </w:rPr>
        <w:t xml:space="preserve">      exit;</w:t>
      </w:r>
    </w:p>
    <w:p w14:paraId="5D7E9546" w14:textId="77777777" w:rsidR="00254089" w:rsidRPr="00D134B1" w:rsidRDefault="00254089" w:rsidP="0039031F">
      <w:pPr>
        <w:pStyle w:val="XMLExample"/>
        <w:rPr>
          <w:lang w:val="en-GB"/>
        </w:rPr>
      </w:pPr>
      <w:r w:rsidRPr="00D134B1">
        <w:rPr>
          <w:lang w:val="en-GB"/>
        </w:rPr>
        <w:t xml:space="preserve">   }</w:t>
      </w:r>
    </w:p>
    <w:p w14:paraId="5C317E7D" w14:textId="77777777" w:rsidR="00254089" w:rsidRPr="00D134B1" w:rsidRDefault="00254089" w:rsidP="0039031F">
      <w:pPr>
        <w:pStyle w:val="XMLExample"/>
        <w:rPr>
          <w:lang w:val="en-GB"/>
        </w:rPr>
      </w:pPr>
      <w:r w:rsidRPr="00D134B1">
        <w:rPr>
          <w:lang w:val="en-GB"/>
        </w:rPr>
        <w:t xml:space="preserve">   if ($uriCode == "ccm2.1_2002"){</w:t>
      </w:r>
    </w:p>
    <w:p w14:paraId="71CE5600" w14:textId="77777777" w:rsidR="00254089" w:rsidRPr="00D134B1" w:rsidRDefault="00254089" w:rsidP="0039031F">
      <w:pPr>
        <w:pStyle w:val="XMLExample"/>
        <w:rPr>
          <w:lang w:val="en-GB"/>
        </w:rPr>
      </w:pPr>
      <w:r w:rsidRPr="00D134B1">
        <w:rPr>
          <w:lang w:val="en-GB"/>
        </w:rPr>
        <w:t xml:space="preserve">      if ($returnFile){</w:t>
      </w:r>
    </w:p>
    <w:p w14:paraId="13C640FA" w14:textId="77777777" w:rsidR="00254089" w:rsidRPr="00D134B1" w:rsidRDefault="00254089" w:rsidP="0039031F">
      <w:pPr>
        <w:pStyle w:val="XMLExample"/>
        <w:rPr>
          <w:lang w:val="en-GB"/>
        </w:rPr>
      </w:pPr>
      <w:r w:rsidRPr="00D134B1">
        <w:rPr>
          <w:lang w:val="en-GB"/>
        </w:rPr>
        <w:t xml:space="preserve">         header("Location: files/CCM21_WGS84_window2002.zip");</w:t>
      </w:r>
    </w:p>
    <w:p w14:paraId="37B77DC7" w14:textId="77777777" w:rsidR="00254089" w:rsidRPr="00D134B1" w:rsidRDefault="00254089" w:rsidP="0039031F">
      <w:pPr>
        <w:pStyle w:val="XMLExample"/>
        <w:rPr>
          <w:lang w:val="en-GB"/>
        </w:rPr>
      </w:pPr>
      <w:r w:rsidRPr="00D134B1">
        <w:rPr>
          <w:lang w:val="en-GB"/>
        </w:rPr>
        <w:t xml:space="preserve">      } else{</w:t>
      </w:r>
    </w:p>
    <w:p w14:paraId="156115A9" w14:textId="77777777" w:rsidR="00254089" w:rsidRPr="00D134B1" w:rsidRDefault="00254089" w:rsidP="0039031F">
      <w:pPr>
        <w:pStyle w:val="XMLExample"/>
        <w:rPr>
          <w:lang w:val="en-GB"/>
        </w:rPr>
      </w:pPr>
      <w:r w:rsidRPr="00D134B1">
        <w:rPr>
          <w:lang w:val="en-GB"/>
        </w:rPr>
        <w:t xml:space="preserve">         header("Location: subfeed2002.atom.en.xml");</w:t>
      </w:r>
    </w:p>
    <w:p w14:paraId="4888AA1E" w14:textId="77777777" w:rsidR="00254089" w:rsidRPr="00D134B1" w:rsidRDefault="00254089" w:rsidP="0039031F">
      <w:pPr>
        <w:pStyle w:val="XMLExample"/>
        <w:rPr>
          <w:lang w:val="en-GB"/>
        </w:rPr>
      </w:pPr>
      <w:r w:rsidRPr="00D134B1">
        <w:rPr>
          <w:lang w:val="en-GB"/>
        </w:rPr>
        <w:t xml:space="preserve">      }</w:t>
      </w:r>
    </w:p>
    <w:p w14:paraId="3DF323CE" w14:textId="77777777" w:rsidR="00254089" w:rsidRPr="00D134B1" w:rsidRDefault="00254089" w:rsidP="0039031F">
      <w:pPr>
        <w:pStyle w:val="XMLExample"/>
        <w:rPr>
          <w:lang w:val="en-GB"/>
        </w:rPr>
      </w:pPr>
      <w:r w:rsidRPr="00D134B1">
        <w:rPr>
          <w:lang w:val="en-GB"/>
        </w:rPr>
        <w:t xml:space="preserve">      exit;</w:t>
      </w:r>
    </w:p>
    <w:p w14:paraId="33B166AF" w14:textId="77777777" w:rsidR="00254089" w:rsidRPr="00D134B1" w:rsidRDefault="00254089" w:rsidP="0039031F">
      <w:pPr>
        <w:pStyle w:val="XMLExample"/>
        <w:rPr>
          <w:lang w:val="en-GB"/>
        </w:rPr>
      </w:pPr>
      <w:r w:rsidRPr="00D134B1">
        <w:rPr>
          <w:lang w:val="en-GB"/>
        </w:rPr>
        <w:t xml:space="preserve">   }</w:t>
      </w:r>
    </w:p>
    <w:p w14:paraId="37BD210A" w14:textId="77777777" w:rsidR="00254089" w:rsidRPr="00D134B1" w:rsidRDefault="00254089" w:rsidP="0039031F">
      <w:pPr>
        <w:pStyle w:val="XMLExample"/>
        <w:rPr>
          <w:lang w:val="en-GB"/>
        </w:rPr>
      </w:pPr>
      <w:r w:rsidRPr="00D134B1">
        <w:rPr>
          <w:lang w:val="en-GB"/>
        </w:rPr>
        <w:t xml:space="preserve">   if ($uriCode == "ccm2.1_2003"){</w:t>
      </w:r>
    </w:p>
    <w:p w14:paraId="6DA951D3" w14:textId="77777777" w:rsidR="00254089" w:rsidRPr="00D134B1" w:rsidRDefault="00254089" w:rsidP="0039031F">
      <w:pPr>
        <w:pStyle w:val="XMLExample"/>
        <w:rPr>
          <w:lang w:val="en-GB"/>
        </w:rPr>
      </w:pPr>
      <w:r w:rsidRPr="00D134B1">
        <w:rPr>
          <w:lang w:val="en-GB"/>
        </w:rPr>
        <w:t xml:space="preserve">      if ($returnFile){</w:t>
      </w:r>
    </w:p>
    <w:p w14:paraId="13B4F9A6" w14:textId="77777777" w:rsidR="00254089" w:rsidRPr="00D134B1" w:rsidRDefault="00254089" w:rsidP="0039031F">
      <w:pPr>
        <w:pStyle w:val="XMLExample"/>
        <w:rPr>
          <w:lang w:val="en-GB"/>
        </w:rPr>
      </w:pPr>
      <w:r w:rsidRPr="00D134B1">
        <w:rPr>
          <w:lang w:val="en-GB"/>
        </w:rPr>
        <w:t xml:space="preserve">         header("Location: files/CCM21_WGS84_window2003.zip");</w:t>
      </w:r>
    </w:p>
    <w:p w14:paraId="20DA21A9" w14:textId="77777777" w:rsidR="00254089" w:rsidRPr="00D134B1" w:rsidRDefault="00254089" w:rsidP="0039031F">
      <w:pPr>
        <w:pStyle w:val="XMLExample"/>
        <w:rPr>
          <w:lang w:val="en-GB"/>
        </w:rPr>
      </w:pPr>
      <w:r w:rsidRPr="00D134B1">
        <w:rPr>
          <w:lang w:val="en-GB"/>
        </w:rPr>
        <w:t xml:space="preserve">      } else{</w:t>
      </w:r>
    </w:p>
    <w:p w14:paraId="6B4A0764" w14:textId="77777777" w:rsidR="00254089" w:rsidRPr="00D134B1" w:rsidRDefault="00254089" w:rsidP="0039031F">
      <w:pPr>
        <w:pStyle w:val="XMLExample"/>
        <w:rPr>
          <w:lang w:val="en-GB"/>
        </w:rPr>
      </w:pPr>
      <w:r w:rsidRPr="00D134B1">
        <w:rPr>
          <w:lang w:val="en-GB"/>
        </w:rPr>
        <w:t xml:space="preserve">         header("Location: subfeed2003.atom.en.xml");</w:t>
      </w:r>
    </w:p>
    <w:p w14:paraId="120A6D9C" w14:textId="77777777" w:rsidR="00254089" w:rsidRPr="00D134B1" w:rsidRDefault="00254089" w:rsidP="0039031F">
      <w:pPr>
        <w:pStyle w:val="XMLExample"/>
        <w:rPr>
          <w:lang w:val="en-GB"/>
        </w:rPr>
      </w:pPr>
      <w:r w:rsidRPr="00D134B1">
        <w:rPr>
          <w:lang w:val="en-GB"/>
        </w:rPr>
        <w:t xml:space="preserve">      }</w:t>
      </w:r>
    </w:p>
    <w:p w14:paraId="351BAAE7" w14:textId="77777777" w:rsidR="00254089" w:rsidRPr="00D134B1" w:rsidRDefault="00254089" w:rsidP="0039031F">
      <w:pPr>
        <w:pStyle w:val="XMLExample"/>
        <w:rPr>
          <w:lang w:val="en-GB"/>
        </w:rPr>
      </w:pPr>
      <w:r w:rsidRPr="00D134B1">
        <w:rPr>
          <w:lang w:val="en-GB"/>
        </w:rPr>
        <w:t xml:space="preserve">      exit;</w:t>
      </w:r>
    </w:p>
    <w:p w14:paraId="0178205C" w14:textId="77777777" w:rsidR="00254089" w:rsidRPr="00D134B1" w:rsidRDefault="00254089" w:rsidP="0039031F">
      <w:pPr>
        <w:pStyle w:val="XMLExample"/>
        <w:rPr>
          <w:lang w:val="en-GB"/>
        </w:rPr>
      </w:pPr>
      <w:r w:rsidRPr="00D134B1">
        <w:rPr>
          <w:lang w:val="en-GB"/>
        </w:rPr>
        <w:t xml:space="preserve">   }</w:t>
      </w:r>
    </w:p>
    <w:p w14:paraId="787E24FD" w14:textId="77777777" w:rsidR="00254089" w:rsidRPr="00D134B1" w:rsidRDefault="00254089" w:rsidP="0039031F">
      <w:pPr>
        <w:pStyle w:val="XMLExample"/>
        <w:rPr>
          <w:lang w:val="en-GB"/>
        </w:rPr>
      </w:pPr>
    </w:p>
    <w:p w14:paraId="1A5DE743" w14:textId="77777777" w:rsidR="00254089" w:rsidRPr="00D134B1" w:rsidRDefault="00254089" w:rsidP="0039031F">
      <w:pPr>
        <w:pStyle w:val="XMLExample"/>
        <w:rPr>
          <w:lang w:val="en-GB"/>
        </w:rPr>
      </w:pPr>
    </w:p>
    <w:p w14:paraId="1F7DC331" w14:textId="77777777" w:rsidR="00254089" w:rsidRPr="00D134B1" w:rsidRDefault="00254089" w:rsidP="0039031F">
      <w:pPr>
        <w:pStyle w:val="XMLExample"/>
        <w:rPr>
          <w:lang w:val="en-GB"/>
        </w:rPr>
      </w:pPr>
      <w:r w:rsidRPr="00D134B1">
        <w:rPr>
          <w:lang w:val="en-GB"/>
        </w:rPr>
        <w:t xml:space="preserve">   echo 'Not found';</w:t>
      </w:r>
    </w:p>
    <w:p w14:paraId="36B5FE13" w14:textId="77777777" w:rsidR="00254089" w:rsidRPr="00D134B1" w:rsidRDefault="00254089" w:rsidP="0039031F">
      <w:pPr>
        <w:pStyle w:val="XMLExample"/>
        <w:rPr>
          <w:lang w:val="en-GB"/>
        </w:rPr>
      </w:pPr>
      <w:r w:rsidRPr="00D134B1">
        <w:rPr>
          <w:lang w:val="en-GB"/>
        </w:rPr>
        <w:t>?&gt;</w:t>
      </w:r>
    </w:p>
    <w:p w14:paraId="7EE0FF7B" w14:textId="77777777" w:rsidR="008D52EF" w:rsidRPr="0018628A" w:rsidRDefault="00B35108" w:rsidP="004D7741">
      <w:pPr>
        <w:pStyle w:val="AnnexX"/>
        <w:rPr>
          <w:lang w:val="en-GB"/>
        </w:rPr>
      </w:pPr>
      <w:bookmarkStart w:id="542" w:name="_Toc364091609"/>
      <w:r w:rsidRPr="00D134B1">
        <w:rPr>
          <w:lang w:val="en-GB"/>
        </w:rPr>
        <w:t>Annex B: UML Atom/OpenSearch Deployment Diagram</w:t>
      </w:r>
      <w:bookmarkEnd w:id="542"/>
    </w:p>
    <w:p w14:paraId="18B6170F" w14:textId="2C2D2F26" w:rsidR="00E40358" w:rsidRPr="0018628A" w:rsidRDefault="00100C0D">
      <w:pPr>
        <w:autoSpaceDE w:val="0"/>
        <w:ind w:left="-12"/>
      </w:pPr>
      <w:r w:rsidRPr="0018628A">
        <w:t xml:space="preserve"> </w:t>
      </w:r>
      <w:r w:rsidR="00140FE2" w:rsidRPr="0018628A">
        <w:rPr>
          <w:noProof/>
        </w:rPr>
        <w:drawing>
          <wp:inline distT="0" distB="0" distL="0" distR="0" wp14:anchorId="69235912" wp14:editId="1AB851F7">
            <wp:extent cx="4924425" cy="7810500"/>
            <wp:effectExtent l="19050" t="1905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4425" cy="7810500"/>
                    </a:xfrm>
                    <a:prstGeom prst="rect">
                      <a:avLst/>
                    </a:prstGeom>
                    <a:noFill/>
                    <a:ln w="6350" cmpd="sng">
                      <a:solidFill>
                        <a:srgbClr val="000000"/>
                      </a:solidFill>
                      <a:miter lim="800000"/>
                      <a:headEnd/>
                      <a:tailEnd/>
                    </a:ln>
                    <a:effectLst/>
                  </pic:spPr>
                </pic:pic>
              </a:graphicData>
            </a:graphic>
          </wp:inline>
        </w:drawing>
      </w:r>
    </w:p>
    <w:sectPr w:rsidR="00E40358" w:rsidRPr="0018628A">
      <w:type w:val="continuous"/>
      <w:pgSz w:w="11906" w:h="16838"/>
      <w:pgMar w:top="1412" w:right="1412" w:bottom="1412" w:left="1412"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A0212" w14:textId="77777777" w:rsidR="00247584" w:rsidRDefault="00247584">
      <w:pPr>
        <w:spacing w:after="0"/>
      </w:pPr>
      <w:r>
        <w:separator/>
      </w:r>
    </w:p>
  </w:endnote>
  <w:endnote w:type="continuationSeparator" w:id="0">
    <w:p w14:paraId="5D987C3C" w14:textId="77777777" w:rsidR="00247584" w:rsidRDefault="002475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tarSymbol">
    <w:altName w:val="Cambria"/>
    <w:panose1 w:val="00000000000000000000"/>
    <w:charset w:val="4D"/>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 PL UMing HK">
    <w:altName w:val="MS Mincho"/>
    <w:charset w:val="80"/>
    <w:family w:val="auto"/>
    <w:pitch w:val="variable"/>
  </w:font>
  <w:font w:name="Lohit Hindi">
    <w:altName w:val="Arial Unicode MS"/>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MT">
    <w:altName w:val="Arial"/>
    <w:charset w:val="00"/>
    <w:family w:val="swiss"/>
    <w:pitch w:val="default"/>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36868" w14:textId="77777777" w:rsidR="009D71F7" w:rsidRDefault="009D71F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2C72" w14:textId="77777777" w:rsidR="009D71F7" w:rsidRDefault="009D71F7">
    <w:pPr>
      <w:pStyle w:val="Pidipa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44799" w14:textId="77777777" w:rsidR="009D71F7" w:rsidRDefault="009D71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4B990" w14:textId="77777777" w:rsidR="00247584" w:rsidRDefault="00247584">
      <w:pPr>
        <w:spacing w:after="0"/>
      </w:pPr>
      <w:r>
        <w:separator/>
      </w:r>
    </w:p>
  </w:footnote>
  <w:footnote w:type="continuationSeparator" w:id="0">
    <w:p w14:paraId="4D654A7B" w14:textId="77777777" w:rsidR="00247584" w:rsidRDefault="00247584">
      <w:pPr>
        <w:spacing w:after="0"/>
      </w:pPr>
      <w:r>
        <w:continuationSeparator/>
      </w:r>
    </w:p>
  </w:footnote>
  <w:footnote w:id="1">
    <w:p w14:paraId="562CC226" w14:textId="77777777" w:rsidR="009D71F7" w:rsidRPr="004575CC" w:rsidRDefault="009D71F7" w:rsidP="004575CC">
      <w:r>
        <w:rPr>
          <w:rStyle w:val="Rimandonotaapidipagina"/>
        </w:rPr>
        <w:footnoteRef/>
      </w:r>
      <w:r>
        <w:t xml:space="preserve"> Mandatory/Optional/Conditional to conform with Network Services Regulation [</w:t>
      </w:r>
      <w:r w:rsidRPr="00AF45BC">
        <w:rPr>
          <w:b/>
        </w:rPr>
        <w:t>INS NS</w:t>
      </w:r>
      <w:r>
        <w:t>]</w:t>
      </w:r>
      <w:r>
        <w:rPr>
          <w:rStyle w:val="Rimandocommento"/>
          <w:rFonts w:cs="Times New Roman"/>
          <w:lang w:val="x-none"/>
        </w:rPr>
        <w:t/>
      </w:r>
    </w:p>
  </w:footnote>
  <w:footnote w:id="2">
    <w:p w14:paraId="0E20FC81" w14:textId="77777777" w:rsidR="009D71F7" w:rsidRPr="005B762E" w:rsidRDefault="009D71F7">
      <w:pPr>
        <w:pStyle w:val="Testonotaapidipagina"/>
        <w:rPr>
          <w:lang w:val="en-GB"/>
        </w:rPr>
      </w:pPr>
      <w:r>
        <w:rPr>
          <w:rStyle w:val="Rimandonotaapidipagina"/>
        </w:rPr>
        <w:footnoteRef/>
      </w:r>
      <w:r>
        <w:t xml:space="preserve"> the terms “Download Service Feed(s)” and “Dataset Feed(s)” are used in this chapter to differentiate between the two types of feed. However the terms have no wider meaning in INSPIRE (legally or otherwise).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A175E" w14:textId="77777777" w:rsidR="009D71F7" w:rsidRDefault="009D71F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 w:type="dxa"/>
      <w:tblLayout w:type="fixed"/>
      <w:tblCellMar>
        <w:left w:w="70" w:type="dxa"/>
        <w:right w:w="70" w:type="dxa"/>
      </w:tblCellMar>
      <w:tblLook w:val="0000" w:firstRow="0" w:lastRow="0" w:firstColumn="0" w:lastColumn="0" w:noHBand="0" w:noVBand="0"/>
    </w:tblPr>
    <w:tblGrid>
      <w:gridCol w:w="2764"/>
      <w:gridCol w:w="2886"/>
      <w:gridCol w:w="1508"/>
      <w:gridCol w:w="1994"/>
    </w:tblGrid>
    <w:tr w:rsidR="009D71F7" w14:paraId="21A414D4" w14:textId="77777777">
      <w:trPr>
        <w:cantSplit/>
        <w:trHeight w:val="275"/>
      </w:trPr>
      <w:tc>
        <w:tcPr>
          <w:tcW w:w="2764" w:type="dxa"/>
          <w:tcBorders>
            <w:top w:val="single" w:sz="4" w:space="0" w:color="000000"/>
            <w:left w:val="single" w:sz="4" w:space="0" w:color="000000"/>
            <w:bottom w:val="single" w:sz="4" w:space="0" w:color="000000"/>
          </w:tcBorders>
          <w:shd w:val="clear" w:color="auto" w:fill="auto"/>
        </w:tcPr>
        <w:p w14:paraId="1B25F5A4" w14:textId="77777777" w:rsidR="009D71F7" w:rsidRDefault="009D71F7">
          <w:pPr>
            <w:pStyle w:val="Didascalia"/>
            <w:snapToGrid w:val="0"/>
            <w:rPr>
              <w:lang w:val="en-US"/>
            </w:rPr>
          </w:pPr>
          <w:r>
            <w:rPr>
              <w:lang w:val="en-US"/>
            </w:rPr>
            <w:t>INSPIRE</w:t>
          </w:r>
        </w:p>
      </w:tc>
      <w:tc>
        <w:tcPr>
          <w:tcW w:w="6388" w:type="dxa"/>
          <w:gridSpan w:val="3"/>
          <w:tcBorders>
            <w:top w:val="single" w:sz="4" w:space="0" w:color="000000"/>
            <w:left w:val="single" w:sz="4" w:space="0" w:color="000000"/>
            <w:bottom w:val="single" w:sz="4" w:space="0" w:color="000000"/>
            <w:right w:val="single" w:sz="4" w:space="0" w:color="000000"/>
          </w:tcBorders>
          <w:shd w:val="clear" w:color="auto" w:fill="auto"/>
        </w:tcPr>
        <w:p w14:paraId="1A4D46DC" w14:textId="77777777" w:rsidR="009D71F7" w:rsidRPr="009617C6" w:rsidRDefault="009D71F7" w:rsidP="00473721">
          <w:pPr>
            <w:pStyle w:val="Didascalia"/>
            <w:snapToGrid w:val="0"/>
            <w:jc w:val="right"/>
            <w:rPr>
              <w:szCs w:val="18"/>
            </w:rPr>
          </w:pPr>
          <w:r>
            <w:rPr>
              <w:szCs w:val="18"/>
            </w:rPr>
            <w:t>Technical Guidance for INSPIRE Download Services 3.1</w:t>
          </w:r>
        </w:p>
      </w:tc>
    </w:tr>
    <w:tr w:rsidR="009D71F7" w14:paraId="78F1C376" w14:textId="77777777">
      <w:trPr>
        <w:cantSplit/>
      </w:trPr>
      <w:tc>
        <w:tcPr>
          <w:tcW w:w="5650" w:type="dxa"/>
          <w:gridSpan w:val="2"/>
          <w:tcBorders>
            <w:top w:val="single" w:sz="4" w:space="0" w:color="000000"/>
            <w:left w:val="single" w:sz="4" w:space="0" w:color="000000"/>
            <w:bottom w:val="single" w:sz="4" w:space="0" w:color="000000"/>
          </w:tcBorders>
          <w:shd w:val="clear" w:color="auto" w:fill="auto"/>
        </w:tcPr>
        <w:p w14:paraId="2EBFD79E" w14:textId="77777777" w:rsidR="009D71F7" w:rsidRDefault="009D71F7">
          <w:pPr>
            <w:pStyle w:val="Didascalia"/>
            <w:snapToGrid w:val="0"/>
            <w:rPr>
              <w:szCs w:val="18"/>
            </w:rPr>
          </w:pPr>
        </w:p>
      </w:tc>
      <w:tc>
        <w:tcPr>
          <w:tcW w:w="1508" w:type="dxa"/>
          <w:tcBorders>
            <w:top w:val="single" w:sz="4" w:space="0" w:color="000000"/>
            <w:left w:val="single" w:sz="4" w:space="0" w:color="000000"/>
            <w:bottom w:val="single" w:sz="4" w:space="0" w:color="000000"/>
          </w:tcBorders>
          <w:shd w:val="clear" w:color="auto" w:fill="auto"/>
        </w:tcPr>
        <w:p w14:paraId="10BF90A2" w14:textId="77777777" w:rsidR="009D71F7" w:rsidRDefault="009D71F7" w:rsidP="00162B13">
          <w:pPr>
            <w:pStyle w:val="Didascalia"/>
            <w:snapToGrid w:val="0"/>
            <w:jc w:val="center"/>
            <w:rPr>
              <w:lang w:val="en-US"/>
            </w:rPr>
          </w:pPr>
          <w:r>
            <w:rPr>
              <w:lang w:val="en-US"/>
            </w:rPr>
            <w:t>09-08-2013</w:t>
          </w:r>
        </w:p>
      </w:tc>
      <w:tc>
        <w:tcPr>
          <w:tcW w:w="1994" w:type="dxa"/>
          <w:tcBorders>
            <w:top w:val="single" w:sz="4" w:space="0" w:color="000000"/>
            <w:left w:val="single" w:sz="4" w:space="0" w:color="000000"/>
            <w:bottom w:val="single" w:sz="4" w:space="0" w:color="000000"/>
            <w:right w:val="single" w:sz="4" w:space="0" w:color="000000"/>
          </w:tcBorders>
          <w:shd w:val="clear" w:color="auto" w:fill="auto"/>
        </w:tcPr>
        <w:p w14:paraId="201C4E3A" w14:textId="77777777" w:rsidR="009D71F7" w:rsidRDefault="009D71F7">
          <w:pPr>
            <w:pStyle w:val="Didascalia"/>
            <w:snapToGrid w:val="0"/>
            <w:jc w:val="right"/>
          </w:pPr>
          <w:r>
            <w:rPr>
              <w:lang w:val="en-US"/>
            </w:rPr>
            <w:t xml:space="preserve">Page </w:t>
          </w:r>
          <w:r>
            <w:rPr>
              <w:rStyle w:val="Numeropagina"/>
              <w:lang w:val="en-US"/>
            </w:rPr>
            <w:fldChar w:fldCharType="begin"/>
          </w:r>
          <w:r>
            <w:rPr>
              <w:rStyle w:val="Numeropagina"/>
              <w:lang w:val="en-US"/>
            </w:rPr>
            <w:instrText xml:space="preserve"> PAGE </w:instrText>
          </w:r>
          <w:r>
            <w:rPr>
              <w:rStyle w:val="Numeropagina"/>
              <w:lang w:val="en-US"/>
            </w:rPr>
            <w:fldChar w:fldCharType="separate"/>
          </w:r>
          <w:r w:rsidR="00BB00B0">
            <w:rPr>
              <w:rStyle w:val="Numeropagina"/>
              <w:noProof/>
              <w:lang w:val="en-US"/>
            </w:rPr>
            <w:t>12</w:t>
          </w:r>
          <w:r>
            <w:rPr>
              <w:rStyle w:val="Numeropagina"/>
              <w:lang w:val="en-US"/>
            </w:rPr>
            <w:fldChar w:fldCharType="end"/>
          </w:r>
          <w:r>
            <w:rPr>
              <w:rStyle w:val="Numeropagina"/>
              <w:lang w:val="en-US"/>
            </w:rPr>
            <w:t xml:space="preserve"> of </w:t>
          </w:r>
          <w:r>
            <w:rPr>
              <w:rStyle w:val="Numeropagina"/>
              <w:lang w:val="en-US"/>
            </w:rPr>
            <w:fldChar w:fldCharType="begin"/>
          </w:r>
          <w:r>
            <w:rPr>
              <w:rStyle w:val="Numeropagina"/>
              <w:lang w:val="en-US"/>
            </w:rPr>
            <w:instrText xml:space="preserve"> NUMPAGES \*Arabic </w:instrText>
          </w:r>
          <w:r>
            <w:rPr>
              <w:rStyle w:val="Numeropagina"/>
              <w:lang w:val="en-US"/>
            </w:rPr>
            <w:fldChar w:fldCharType="separate"/>
          </w:r>
          <w:r w:rsidR="00BB00B0">
            <w:rPr>
              <w:rStyle w:val="Numeropagina"/>
              <w:noProof/>
              <w:lang w:val="en-US"/>
            </w:rPr>
            <w:t>89</w:t>
          </w:r>
          <w:r>
            <w:rPr>
              <w:rStyle w:val="Numeropagina"/>
              <w:lang w:val="en-US"/>
            </w:rPr>
            <w:fldChar w:fldCharType="end"/>
          </w:r>
        </w:p>
      </w:tc>
    </w:tr>
  </w:tbl>
  <w:p w14:paraId="6DE46F24" w14:textId="77777777" w:rsidR="009D71F7" w:rsidRDefault="009D71F7" w:rsidP="000A7AF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7B38" w14:textId="77777777" w:rsidR="009D71F7" w:rsidRDefault="009D71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08C74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52B69F90"/>
    <w:lvl w:ilvl="0">
      <w:start w:val="1"/>
      <w:numFmt w:val="decimal"/>
      <w:pStyle w:val="Titolo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799"/>
        </w:tabs>
        <w:ind w:left="1799"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000002"/>
    <w:multiLevelType w:val="singleLevel"/>
    <w:tmpl w:val="00000002"/>
    <w:name w:val="WW8Num5"/>
    <w:lvl w:ilvl="0">
      <w:start w:val="1"/>
      <w:numFmt w:val="decimal"/>
      <w:lvlText w:val="%1."/>
      <w:lvlJc w:val="left"/>
      <w:pPr>
        <w:tabs>
          <w:tab w:val="num" w:pos="720"/>
        </w:tabs>
        <w:ind w:left="0" w:firstLine="0"/>
      </w:pPr>
    </w:lvl>
  </w:abstractNum>
  <w:abstractNum w:abstractNumId="3" w15:restartNumberingAfterBreak="0">
    <w:nsid w:val="00000003"/>
    <w:multiLevelType w:val="singleLevel"/>
    <w:tmpl w:val="00000003"/>
    <w:name w:val="WW8Num23"/>
    <w:lvl w:ilvl="0">
      <w:start w:val="1"/>
      <w:numFmt w:val="bullet"/>
      <w:lvlText w:val=""/>
      <w:lvlJc w:val="left"/>
      <w:pPr>
        <w:tabs>
          <w:tab w:val="num" w:pos="720"/>
        </w:tabs>
        <w:ind w:left="0" w:firstLine="0"/>
      </w:pPr>
      <w:rPr>
        <w:rFonts w:ascii="Symbol" w:hAnsi="Symbol" w:cs="Symbol"/>
      </w:rPr>
    </w:lvl>
  </w:abstractNum>
  <w:abstractNum w:abstractNumId="4" w15:restartNumberingAfterBreak="0">
    <w:nsid w:val="00000004"/>
    <w:multiLevelType w:val="singleLevel"/>
    <w:tmpl w:val="00000004"/>
    <w:name w:val="WW8Num56"/>
    <w:lvl w:ilvl="0">
      <w:start w:val="1"/>
      <w:numFmt w:val="decimal"/>
      <w:lvlText w:val="%1."/>
      <w:lvlJc w:val="left"/>
      <w:pPr>
        <w:tabs>
          <w:tab w:val="num" w:pos="720"/>
        </w:tabs>
        <w:ind w:left="720" w:hanging="360"/>
      </w:pPr>
    </w:lvl>
  </w:abstractNum>
  <w:abstractNum w:abstractNumId="5" w15:restartNumberingAfterBreak="0">
    <w:nsid w:val="00000005"/>
    <w:multiLevelType w:val="singleLevel"/>
    <w:tmpl w:val="00000005"/>
    <w:name w:val="WW8Num61"/>
    <w:lvl w:ilvl="0">
      <w:start w:val="1"/>
      <w:numFmt w:val="decimal"/>
      <w:lvlText w:val="%1)"/>
      <w:lvlJc w:val="left"/>
      <w:pPr>
        <w:tabs>
          <w:tab w:val="num" w:pos="0"/>
        </w:tabs>
        <w:ind w:left="720" w:hanging="360"/>
      </w:pPr>
    </w:lvl>
  </w:abstractNum>
  <w:abstractNum w:abstractNumId="6" w15:restartNumberingAfterBreak="0">
    <w:nsid w:val="00000006"/>
    <w:multiLevelType w:val="multilevel"/>
    <w:tmpl w:val="00000006"/>
    <w:lvl w:ilvl="0">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799"/>
        </w:tabs>
        <w:ind w:left="1799"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0E739BA"/>
    <w:multiLevelType w:val="multilevel"/>
    <w:tmpl w:val="19F06224"/>
    <w:lvl w:ilvl="0">
      <w:start w:val="1"/>
      <w:numFmt w:val="upperLetter"/>
      <w:lvlText w:val="%1."/>
      <w:lvlJc w:val="center"/>
      <w:pPr>
        <w:tabs>
          <w:tab w:val="num" w:pos="432"/>
        </w:tabs>
        <w:ind w:left="432" w:hanging="432"/>
      </w:pPr>
      <w:rPr>
        <w:rFont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799"/>
        </w:tabs>
        <w:ind w:left="1799"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02E1242E"/>
    <w:multiLevelType w:val="multilevel"/>
    <w:tmpl w:val="2674B58A"/>
    <w:lvl w:ilvl="0">
      <w:start w:val="1"/>
      <w:numFmt w:val="decimal"/>
      <w:lvlText w:val="TG Recommendation %1"/>
      <w:lvlJc w:val="left"/>
      <w:pPr>
        <w:ind w:left="2138" w:hanging="2138"/>
      </w:pPr>
      <w:rPr>
        <w:rFonts w:ascii="Arial" w:hAnsi="Arial" w:hint="default"/>
        <w:color w:val="0000CC"/>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035917DB"/>
    <w:multiLevelType w:val="hybridMultilevel"/>
    <w:tmpl w:val="0C94DEE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3B307CA"/>
    <w:multiLevelType w:val="hybridMultilevel"/>
    <w:tmpl w:val="D84A3884"/>
    <w:lvl w:ilvl="0" w:tplc="0C070001">
      <w:start w:val="1"/>
      <w:numFmt w:val="decimal"/>
      <w:lvlText w:val="%1."/>
      <w:lvlJc w:val="left"/>
      <w:pPr>
        <w:ind w:left="720" w:hanging="360"/>
      </w:pPr>
      <w:rPr>
        <w:rFonts w:hint="default"/>
      </w:rPr>
    </w:lvl>
    <w:lvl w:ilvl="1" w:tplc="0C070003">
      <w:start w:val="1"/>
      <w:numFmt w:val="lowerLetter"/>
      <w:lvlText w:val="%2."/>
      <w:lvlJc w:val="left"/>
      <w:pPr>
        <w:ind w:left="1440" w:hanging="360"/>
      </w:pPr>
    </w:lvl>
    <w:lvl w:ilvl="2" w:tplc="0C070005" w:tentative="1">
      <w:start w:val="1"/>
      <w:numFmt w:val="lowerRoman"/>
      <w:lvlText w:val="%3."/>
      <w:lvlJc w:val="right"/>
      <w:pPr>
        <w:ind w:left="2160" w:hanging="180"/>
      </w:pPr>
    </w:lvl>
    <w:lvl w:ilvl="3" w:tplc="0C070001" w:tentative="1">
      <w:start w:val="1"/>
      <w:numFmt w:val="decimal"/>
      <w:lvlText w:val="%4."/>
      <w:lvlJc w:val="left"/>
      <w:pPr>
        <w:ind w:left="2880" w:hanging="360"/>
      </w:pPr>
    </w:lvl>
    <w:lvl w:ilvl="4" w:tplc="0C070003" w:tentative="1">
      <w:start w:val="1"/>
      <w:numFmt w:val="lowerLetter"/>
      <w:lvlText w:val="%5."/>
      <w:lvlJc w:val="left"/>
      <w:pPr>
        <w:ind w:left="3600" w:hanging="360"/>
      </w:pPr>
    </w:lvl>
    <w:lvl w:ilvl="5" w:tplc="0C070005" w:tentative="1">
      <w:start w:val="1"/>
      <w:numFmt w:val="lowerRoman"/>
      <w:lvlText w:val="%6."/>
      <w:lvlJc w:val="right"/>
      <w:pPr>
        <w:ind w:left="4320" w:hanging="180"/>
      </w:pPr>
    </w:lvl>
    <w:lvl w:ilvl="6" w:tplc="0C070001" w:tentative="1">
      <w:start w:val="1"/>
      <w:numFmt w:val="decimal"/>
      <w:lvlText w:val="%7."/>
      <w:lvlJc w:val="left"/>
      <w:pPr>
        <w:ind w:left="5040" w:hanging="360"/>
      </w:pPr>
    </w:lvl>
    <w:lvl w:ilvl="7" w:tplc="0C070003" w:tentative="1">
      <w:start w:val="1"/>
      <w:numFmt w:val="lowerLetter"/>
      <w:lvlText w:val="%8."/>
      <w:lvlJc w:val="left"/>
      <w:pPr>
        <w:ind w:left="5760" w:hanging="360"/>
      </w:pPr>
    </w:lvl>
    <w:lvl w:ilvl="8" w:tplc="0C070005" w:tentative="1">
      <w:start w:val="1"/>
      <w:numFmt w:val="lowerRoman"/>
      <w:lvlText w:val="%9."/>
      <w:lvlJc w:val="right"/>
      <w:pPr>
        <w:ind w:left="6480" w:hanging="180"/>
      </w:pPr>
    </w:lvl>
  </w:abstractNum>
  <w:abstractNum w:abstractNumId="11" w15:restartNumberingAfterBreak="0">
    <w:nsid w:val="06065492"/>
    <w:multiLevelType w:val="hybridMultilevel"/>
    <w:tmpl w:val="421C7C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61C19F7"/>
    <w:multiLevelType w:val="hybridMultilevel"/>
    <w:tmpl w:val="7DBE5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A243AEE"/>
    <w:multiLevelType w:val="hybridMultilevel"/>
    <w:tmpl w:val="D94CFA24"/>
    <w:lvl w:ilvl="0" w:tplc="F2EC0CA8">
      <w:start w:val="1"/>
      <w:numFmt w:val="decimal"/>
      <w:lvlText w:val="TG Requirement %1"/>
      <w:lvlJc w:val="left"/>
      <w:pPr>
        <w:ind w:left="720" w:hanging="360"/>
      </w:pPr>
      <w:rPr>
        <w:rFonts w:ascii="Arial" w:hAnsi="Arial" w:hint="default"/>
        <w:b/>
        <w:i w:val="0"/>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C652C16"/>
    <w:multiLevelType w:val="hybridMultilevel"/>
    <w:tmpl w:val="E1AAC0BC"/>
    <w:lvl w:ilvl="0" w:tplc="FEB28CD8">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130F5E78"/>
    <w:multiLevelType w:val="hybridMultilevel"/>
    <w:tmpl w:val="3DBA83B8"/>
    <w:lvl w:ilvl="0" w:tplc="4F68E106">
      <w:start w:val="4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60F7C93"/>
    <w:multiLevelType w:val="hybridMultilevel"/>
    <w:tmpl w:val="D5F8436E"/>
    <w:lvl w:ilvl="0" w:tplc="7152C2E0">
      <w:start w:val="1"/>
      <w:numFmt w:val="bullet"/>
      <w:lvlText w:val=""/>
      <w:lvlJc w:val="left"/>
      <w:pPr>
        <w:ind w:left="720" w:hanging="360"/>
      </w:pPr>
      <w:rPr>
        <w:rFonts w:ascii="Symbol" w:hAnsi="Symbol" w:hint="default"/>
      </w:rPr>
    </w:lvl>
    <w:lvl w:ilvl="1" w:tplc="A324183C">
      <w:start w:val="1"/>
      <w:numFmt w:val="bullet"/>
      <w:lvlText w:val="o"/>
      <w:lvlJc w:val="left"/>
      <w:pPr>
        <w:ind w:left="1440" w:hanging="360"/>
      </w:pPr>
      <w:rPr>
        <w:rFonts w:ascii="Courier New" w:hAnsi="Courier New" w:cs="HIACML+TimesNewRoman" w:hint="default"/>
      </w:rPr>
    </w:lvl>
    <w:lvl w:ilvl="2" w:tplc="1B6C5476" w:tentative="1">
      <w:start w:val="1"/>
      <w:numFmt w:val="bullet"/>
      <w:lvlText w:val=""/>
      <w:lvlJc w:val="left"/>
      <w:pPr>
        <w:ind w:left="2160" w:hanging="360"/>
      </w:pPr>
      <w:rPr>
        <w:rFonts w:ascii="Wingdings" w:hAnsi="Wingdings" w:hint="default"/>
      </w:rPr>
    </w:lvl>
    <w:lvl w:ilvl="3" w:tplc="9BA6A328" w:tentative="1">
      <w:start w:val="1"/>
      <w:numFmt w:val="bullet"/>
      <w:lvlText w:val=""/>
      <w:lvlJc w:val="left"/>
      <w:pPr>
        <w:ind w:left="2880" w:hanging="360"/>
      </w:pPr>
      <w:rPr>
        <w:rFonts w:ascii="Symbol" w:hAnsi="Symbol" w:hint="default"/>
      </w:rPr>
    </w:lvl>
    <w:lvl w:ilvl="4" w:tplc="DA42AA9C" w:tentative="1">
      <w:start w:val="1"/>
      <w:numFmt w:val="bullet"/>
      <w:lvlText w:val="o"/>
      <w:lvlJc w:val="left"/>
      <w:pPr>
        <w:ind w:left="3600" w:hanging="360"/>
      </w:pPr>
      <w:rPr>
        <w:rFonts w:ascii="Courier New" w:hAnsi="Courier New" w:cs="HIACML+TimesNewRoman" w:hint="default"/>
      </w:rPr>
    </w:lvl>
    <w:lvl w:ilvl="5" w:tplc="9D400894" w:tentative="1">
      <w:start w:val="1"/>
      <w:numFmt w:val="bullet"/>
      <w:lvlText w:val=""/>
      <w:lvlJc w:val="left"/>
      <w:pPr>
        <w:ind w:left="4320" w:hanging="360"/>
      </w:pPr>
      <w:rPr>
        <w:rFonts w:ascii="Wingdings" w:hAnsi="Wingdings" w:hint="default"/>
      </w:rPr>
    </w:lvl>
    <w:lvl w:ilvl="6" w:tplc="5626529A" w:tentative="1">
      <w:start w:val="1"/>
      <w:numFmt w:val="bullet"/>
      <w:lvlText w:val=""/>
      <w:lvlJc w:val="left"/>
      <w:pPr>
        <w:ind w:left="5040" w:hanging="360"/>
      </w:pPr>
      <w:rPr>
        <w:rFonts w:ascii="Symbol" w:hAnsi="Symbol" w:hint="default"/>
      </w:rPr>
    </w:lvl>
    <w:lvl w:ilvl="7" w:tplc="5CBC1602" w:tentative="1">
      <w:start w:val="1"/>
      <w:numFmt w:val="bullet"/>
      <w:lvlText w:val="o"/>
      <w:lvlJc w:val="left"/>
      <w:pPr>
        <w:ind w:left="5760" w:hanging="360"/>
      </w:pPr>
      <w:rPr>
        <w:rFonts w:ascii="Courier New" w:hAnsi="Courier New" w:cs="HIACML+TimesNewRoman" w:hint="default"/>
      </w:rPr>
    </w:lvl>
    <w:lvl w:ilvl="8" w:tplc="C162410A" w:tentative="1">
      <w:start w:val="1"/>
      <w:numFmt w:val="bullet"/>
      <w:lvlText w:val=""/>
      <w:lvlJc w:val="left"/>
      <w:pPr>
        <w:ind w:left="6480" w:hanging="360"/>
      </w:pPr>
      <w:rPr>
        <w:rFonts w:ascii="Wingdings" w:hAnsi="Wingdings" w:hint="default"/>
      </w:rPr>
    </w:lvl>
  </w:abstractNum>
  <w:abstractNum w:abstractNumId="17" w15:restartNumberingAfterBreak="0">
    <w:nsid w:val="1D450BE4"/>
    <w:multiLevelType w:val="hybridMultilevel"/>
    <w:tmpl w:val="DA14C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465991"/>
    <w:multiLevelType w:val="hybridMultilevel"/>
    <w:tmpl w:val="7B12F52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541D36"/>
    <w:multiLevelType w:val="hybridMultilevel"/>
    <w:tmpl w:val="16BEDE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44408A"/>
    <w:multiLevelType w:val="multilevel"/>
    <w:tmpl w:val="7C2E79F2"/>
    <w:lvl w:ilvl="0">
      <w:start w:val="1"/>
      <w:numFmt w:val="upperLetter"/>
      <w:pStyle w:val="a5"/>
      <w:lvlText w:val="Annex %1"/>
      <w:lvlJc w:val="left"/>
      <w:pPr>
        <w:ind w:left="432" w:hanging="432"/>
      </w:pPr>
      <w:rPr>
        <w:rFonts w:hint="default"/>
      </w:rPr>
    </w:lvl>
    <w:lvl w:ilvl="1">
      <w:start w:val="1"/>
      <w:numFmt w:val="decimal"/>
      <w:pStyle w:val="Listepuces1"/>
      <w:lvlText w:val="%1.%2"/>
      <w:lvlJc w:val="left"/>
      <w:pPr>
        <w:ind w:left="576" w:hanging="576"/>
      </w:pPr>
      <w:rPr>
        <w:rFonts w:ascii="Arial" w:hAnsi="Arial" w:hint="default"/>
      </w:rPr>
    </w:lvl>
    <w:lvl w:ilvl="2">
      <w:start w:val="1"/>
      <w:numFmt w:val="decimal"/>
      <w:pStyle w:val="a2"/>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29765E2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AC87FD4"/>
    <w:multiLevelType w:val="hybridMultilevel"/>
    <w:tmpl w:val="C706C42E"/>
    <w:lvl w:ilvl="0" w:tplc="9F5AF1BE">
      <w:start w:val="1"/>
      <w:numFmt w:val="decimal"/>
      <w:pStyle w:val="TGRecommend"/>
      <w:lvlText w:val="TG Recommendation %1"/>
      <w:lvlJc w:val="left"/>
      <w:pPr>
        <w:ind w:left="2138" w:hanging="2138"/>
      </w:pPr>
      <w:rPr>
        <w:rFonts w:ascii="Arial" w:hAnsi="Arial" w:hint="default"/>
        <w:i w:val="0"/>
        <w:color w:val="0000CC"/>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35EF469E"/>
    <w:multiLevelType w:val="hybridMultilevel"/>
    <w:tmpl w:val="C6E276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985B92"/>
    <w:multiLevelType w:val="hybridMultilevel"/>
    <w:tmpl w:val="454AB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2533BCE"/>
    <w:multiLevelType w:val="hybridMultilevel"/>
    <w:tmpl w:val="3000C5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A676B5"/>
    <w:multiLevelType w:val="hybridMultilevel"/>
    <w:tmpl w:val="7EDAE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BD692B"/>
    <w:multiLevelType w:val="hybridMultilevel"/>
    <w:tmpl w:val="A94E95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E3280D"/>
    <w:multiLevelType w:val="hybridMultilevel"/>
    <w:tmpl w:val="05E0A2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AB25FBD"/>
    <w:multiLevelType w:val="hybridMultilevel"/>
    <w:tmpl w:val="5836798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0" w15:restartNumberingAfterBreak="0">
    <w:nsid w:val="531C2EB3"/>
    <w:multiLevelType w:val="hybridMultilevel"/>
    <w:tmpl w:val="67EAF5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4C42871"/>
    <w:multiLevelType w:val="hybridMultilevel"/>
    <w:tmpl w:val="61F8D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5A3795"/>
    <w:multiLevelType w:val="hybridMultilevel"/>
    <w:tmpl w:val="130613F8"/>
    <w:lvl w:ilvl="0" w:tplc="AAD8BB00">
      <w:start w:val="1"/>
      <w:numFmt w:val="decimal"/>
      <w:lvlText w:val="Example %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3" w15:restartNumberingAfterBreak="0">
    <w:nsid w:val="58AA3471"/>
    <w:multiLevelType w:val="hybridMultilevel"/>
    <w:tmpl w:val="4058EC00"/>
    <w:lvl w:ilvl="0" w:tplc="B7F0F52E">
      <w:start w:val="1"/>
      <w:numFmt w:val="bullet"/>
      <w:lvlText w:val=""/>
      <w:lvlJc w:val="left"/>
      <w:pPr>
        <w:ind w:left="720" w:hanging="360"/>
      </w:pPr>
      <w:rPr>
        <w:rFonts w:ascii="Symbol" w:hAnsi="Symbol" w:hint="default"/>
      </w:rPr>
    </w:lvl>
    <w:lvl w:ilvl="1" w:tplc="6D8272EC" w:tentative="1">
      <w:start w:val="1"/>
      <w:numFmt w:val="bullet"/>
      <w:lvlText w:val="o"/>
      <w:lvlJc w:val="left"/>
      <w:pPr>
        <w:ind w:left="1440" w:hanging="360"/>
      </w:pPr>
      <w:rPr>
        <w:rFonts w:ascii="Courier New" w:hAnsi="Courier New" w:hint="default"/>
      </w:rPr>
    </w:lvl>
    <w:lvl w:ilvl="2" w:tplc="2B4444A6">
      <w:start w:val="1"/>
      <w:numFmt w:val="bullet"/>
      <w:lvlText w:val=""/>
      <w:lvlJc w:val="left"/>
      <w:pPr>
        <w:ind w:left="2160" w:hanging="360"/>
      </w:pPr>
      <w:rPr>
        <w:rFonts w:ascii="Wingdings" w:hAnsi="Wingdings" w:hint="default"/>
      </w:rPr>
    </w:lvl>
    <w:lvl w:ilvl="3" w:tplc="FD22C2B6" w:tentative="1">
      <w:start w:val="1"/>
      <w:numFmt w:val="bullet"/>
      <w:lvlText w:val=""/>
      <w:lvlJc w:val="left"/>
      <w:pPr>
        <w:ind w:left="2880" w:hanging="360"/>
      </w:pPr>
      <w:rPr>
        <w:rFonts w:ascii="Symbol" w:hAnsi="Symbol" w:hint="default"/>
      </w:rPr>
    </w:lvl>
    <w:lvl w:ilvl="4" w:tplc="66CC335A" w:tentative="1">
      <w:start w:val="1"/>
      <w:numFmt w:val="bullet"/>
      <w:lvlText w:val="o"/>
      <w:lvlJc w:val="left"/>
      <w:pPr>
        <w:ind w:left="3600" w:hanging="360"/>
      </w:pPr>
      <w:rPr>
        <w:rFonts w:ascii="Courier New" w:hAnsi="Courier New" w:hint="default"/>
      </w:rPr>
    </w:lvl>
    <w:lvl w:ilvl="5" w:tplc="5A68B2AA" w:tentative="1">
      <w:start w:val="1"/>
      <w:numFmt w:val="bullet"/>
      <w:lvlText w:val=""/>
      <w:lvlJc w:val="left"/>
      <w:pPr>
        <w:ind w:left="4320" w:hanging="360"/>
      </w:pPr>
      <w:rPr>
        <w:rFonts w:ascii="Wingdings" w:hAnsi="Wingdings" w:hint="default"/>
      </w:rPr>
    </w:lvl>
    <w:lvl w:ilvl="6" w:tplc="C308A38C" w:tentative="1">
      <w:start w:val="1"/>
      <w:numFmt w:val="bullet"/>
      <w:lvlText w:val=""/>
      <w:lvlJc w:val="left"/>
      <w:pPr>
        <w:ind w:left="5040" w:hanging="360"/>
      </w:pPr>
      <w:rPr>
        <w:rFonts w:ascii="Symbol" w:hAnsi="Symbol" w:hint="default"/>
      </w:rPr>
    </w:lvl>
    <w:lvl w:ilvl="7" w:tplc="B6906058" w:tentative="1">
      <w:start w:val="1"/>
      <w:numFmt w:val="bullet"/>
      <w:lvlText w:val="o"/>
      <w:lvlJc w:val="left"/>
      <w:pPr>
        <w:ind w:left="5760" w:hanging="360"/>
      </w:pPr>
      <w:rPr>
        <w:rFonts w:ascii="Courier New" w:hAnsi="Courier New" w:hint="default"/>
      </w:rPr>
    </w:lvl>
    <w:lvl w:ilvl="8" w:tplc="66C27CD0" w:tentative="1">
      <w:start w:val="1"/>
      <w:numFmt w:val="bullet"/>
      <w:lvlText w:val=""/>
      <w:lvlJc w:val="left"/>
      <w:pPr>
        <w:ind w:left="6480" w:hanging="360"/>
      </w:pPr>
      <w:rPr>
        <w:rFonts w:ascii="Wingdings" w:hAnsi="Wingdings" w:hint="default"/>
      </w:rPr>
    </w:lvl>
  </w:abstractNum>
  <w:abstractNum w:abstractNumId="34" w15:restartNumberingAfterBreak="0">
    <w:nsid w:val="590903AF"/>
    <w:multiLevelType w:val="multilevel"/>
    <w:tmpl w:val="19F06224"/>
    <w:lvl w:ilvl="0">
      <w:start w:val="1"/>
      <w:numFmt w:val="upperLetter"/>
      <w:lvlText w:val="%1."/>
      <w:lvlJc w:val="center"/>
      <w:pPr>
        <w:tabs>
          <w:tab w:val="num" w:pos="432"/>
        </w:tabs>
        <w:ind w:left="432" w:hanging="432"/>
      </w:pPr>
      <w:rPr>
        <w:rFont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799"/>
        </w:tabs>
        <w:ind w:left="1799"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5C2548B2"/>
    <w:multiLevelType w:val="hybridMultilevel"/>
    <w:tmpl w:val="333266CC"/>
    <w:lvl w:ilvl="0" w:tplc="08090001">
      <w:start w:val="1"/>
      <w:numFmt w:val="decimal"/>
      <w:lvlText w:val="(%1)"/>
      <w:lvlJc w:val="left"/>
      <w:pPr>
        <w:ind w:left="360" w:hanging="360"/>
      </w:pPr>
      <w:rPr>
        <w:rFonts w:hint="default"/>
      </w:rPr>
    </w:lvl>
    <w:lvl w:ilvl="1" w:tplc="08090003" w:tentative="1">
      <w:start w:val="1"/>
      <w:numFmt w:val="lowerLetter"/>
      <w:lvlText w:val="%2."/>
      <w:lvlJc w:val="left"/>
      <w:pPr>
        <w:ind w:left="973" w:hanging="360"/>
      </w:pPr>
    </w:lvl>
    <w:lvl w:ilvl="2" w:tplc="08090005" w:tentative="1">
      <w:start w:val="1"/>
      <w:numFmt w:val="lowerRoman"/>
      <w:lvlText w:val="%3."/>
      <w:lvlJc w:val="right"/>
      <w:pPr>
        <w:ind w:left="1693" w:hanging="180"/>
      </w:pPr>
    </w:lvl>
    <w:lvl w:ilvl="3" w:tplc="08090001" w:tentative="1">
      <w:start w:val="1"/>
      <w:numFmt w:val="decimal"/>
      <w:lvlText w:val="%4."/>
      <w:lvlJc w:val="left"/>
      <w:pPr>
        <w:ind w:left="2413" w:hanging="360"/>
      </w:pPr>
    </w:lvl>
    <w:lvl w:ilvl="4" w:tplc="08090003" w:tentative="1">
      <w:start w:val="1"/>
      <w:numFmt w:val="lowerLetter"/>
      <w:lvlText w:val="%5."/>
      <w:lvlJc w:val="left"/>
      <w:pPr>
        <w:ind w:left="3133" w:hanging="360"/>
      </w:pPr>
    </w:lvl>
    <w:lvl w:ilvl="5" w:tplc="08090005" w:tentative="1">
      <w:start w:val="1"/>
      <w:numFmt w:val="lowerRoman"/>
      <w:lvlText w:val="%6."/>
      <w:lvlJc w:val="right"/>
      <w:pPr>
        <w:ind w:left="3853" w:hanging="180"/>
      </w:pPr>
    </w:lvl>
    <w:lvl w:ilvl="6" w:tplc="08090001" w:tentative="1">
      <w:start w:val="1"/>
      <w:numFmt w:val="decimal"/>
      <w:lvlText w:val="%7."/>
      <w:lvlJc w:val="left"/>
      <w:pPr>
        <w:ind w:left="4573" w:hanging="360"/>
      </w:pPr>
    </w:lvl>
    <w:lvl w:ilvl="7" w:tplc="08090003" w:tentative="1">
      <w:start w:val="1"/>
      <w:numFmt w:val="lowerLetter"/>
      <w:lvlText w:val="%8."/>
      <w:lvlJc w:val="left"/>
      <w:pPr>
        <w:ind w:left="5293" w:hanging="360"/>
      </w:pPr>
    </w:lvl>
    <w:lvl w:ilvl="8" w:tplc="08090005" w:tentative="1">
      <w:start w:val="1"/>
      <w:numFmt w:val="lowerRoman"/>
      <w:lvlText w:val="%9."/>
      <w:lvlJc w:val="right"/>
      <w:pPr>
        <w:ind w:left="6013" w:hanging="180"/>
      </w:pPr>
    </w:lvl>
  </w:abstractNum>
  <w:abstractNum w:abstractNumId="36" w15:restartNumberingAfterBreak="0">
    <w:nsid w:val="5CA61A6F"/>
    <w:multiLevelType w:val="hybridMultilevel"/>
    <w:tmpl w:val="B050A2C2"/>
    <w:lvl w:ilvl="0" w:tplc="13365840">
      <w:start w:val="1"/>
      <w:numFmt w:val="bullet"/>
      <w:lvlText w:val=""/>
      <w:lvlJc w:val="left"/>
      <w:pPr>
        <w:tabs>
          <w:tab w:val="num" w:pos="720"/>
        </w:tabs>
        <w:ind w:left="720" w:hanging="360"/>
      </w:pPr>
      <w:rPr>
        <w:rFonts w:ascii="Symbol" w:hAnsi="Symbol" w:hint="default"/>
      </w:rPr>
    </w:lvl>
    <w:lvl w:ilvl="1" w:tplc="50121378" w:tentative="1">
      <w:start w:val="1"/>
      <w:numFmt w:val="bullet"/>
      <w:lvlText w:val="o"/>
      <w:lvlJc w:val="left"/>
      <w:pPr>
        <w:ind w:left="1440" w:hanging="360"/>
      </w:pPr>
      <w:rPr>
        <w:rFonts w:ascii="Courier New" w:hAnsi="Courier New" w:hint="default"/>
      </w:rPr>
    </w:lvl>
    <w:lvl w:ilvl="2" w:tplc="4C8CE9FE" w:tentative="1">
      <w:start w:val="1"/>
      <w:numFmt w:val="bullet"/>
      <w:lvlText w:val=""/>
      <w:lvlJc w:val="left"/>
      <w:pPr>
        <w:ind w:left="2160" w:hanging="360"/>
      </w:pPr>
      <w:rPr>
        <w:rFonts w:ascii="Wingdings" w:hAnsi="Wingdings" w:hint="default"/>
      </w:rPr>
    </w:lvl>
    <w:lvl w:ilvl="3" w:tplc="43E4E3E2" w:tentative="1">
      <w:start w:val="1"/>
      <w:numFmt w:val="bullet"/>
      <w:lvlText w:val=""/>
      <w:lvlJc w:val="left"/>
      <w:pPr>
        <w:ind w:left="2880" w:hanging="360"/>
      </w:pPr>
      <w:rPr>
        <w:rFonts w:ascii="Symbol" w:hAnsi="Symbol" w:hint="default"/>
      </w:rPr>
    </w:lvl>
    <w:lvl w:ilvl="4" w:tplc="FC223096" w:tentative="1">
      <w:start w:val="1"/>
      <w:numFmt w:val="bullet"/>
      <w:lvlText w:val="o"/>
      <w:lvlJc w:val="left"/>
      <w:pPr>
        <w:ind w:left="3600" w:hanging="360"/>
      </w:pPr>
      <w:rPr>
        <w:rFonts w:ascii="Courier New" w:hAnsi="Courier New" w:hint="default"/>
      </w:rPr>
    </w:lvl>
    <w:lvl w:ilvl="5" w:tplc="49E8AC4A" w:tentative="1">
      <w:start w:val="1"/>
      <w:numFmt w:val="bullet"/>
      <w:lvlText w:val=""/>
      <w:lvlJc w:val="left"/>
      <w:pPr>
        <w:ind w:left="4320" w:hanging="360"/>
      </w:pPr>
      <w:rPr>
        <w:rFonts w:ascii="Wingdings" w:hAnsi="Wingdings" w:hint="default"/>
      </w:rPr>
    </w:lvl>
    <w:lvl w:ilvl="6" w:tplc="18B8C7C0" w:tentative="1">
      <w:start w:val="1"/>
      <w:numFmt w:val="bullet"/>
      <w:lvlText w:val=""/>
      <w:lvlJc w:val="left"/>
      <w:pPr>
        <w:ind w:left="5040" w:hanging="360"/>
      </w:pPr>
      <w:rPr>
        <w:rFonts w:ascii="Symbol" w:hAnsi="Symbol" w:hint="default"/>
      </w:rPr>
    </w:lvl>
    <w:lvl w:ilvl="7" w:tplc="CE009282" w:tentative="1">
      <w:start w:val="1"/>
      <w:numFmt w:val="bullet"/>
      <w:lvlText w:val="o"/>
      <w:lvlJc w:val="left"/>
      <w:pPr>
        <w:ind w:left="5760" w:hanging="360"/>
      </w:pPr>
      <w:rPr>
        <w:rFonts w:ascii="Courier New" w:hAnsi="Courier New" w:hint="default"/>
      </w:rPr>
    </w:lvl>
    <w:lvl w:ilvl="8" w:tplc="E912E892" w:tentative="1">
      <w:start w:val="1"/>
      <w:numFmt w:val="bullet"/>
      <w:lvlText w:val=""/>
      <w:lvlJc w:val="left"/>
      <w:pPr>
        <w:ind w:left="6480" w:hanging="360"/>
      </w:pPr>
      <w:rPr>
        <w:rFonts w:ascii="Wingdings" w:hAnsi="Wingdings" w:hint="default"/>
      </w:rPr>
    </w:lvl>
  </w:abstractNum>
  <w:abstractNum w:abstractNumId="37" w15:restartNumberingAfterBreak="0">
    <w:nsid w:val="616D6E97"/>
    <w:multiLevelType w:val="hybridMultilevel"/>
    <w:tmpl w:val="AED49AD6"/>
    <w:lvl w:ilvl="0" w:tplc="7E84326C">
      <w:start w:val="1"/>
      <w:numFmt w:val="decimal"/>
      <w:lvlText w:val="Example %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2AE7E40"/>
    <w:multiLevelType w:val="hybridMultilevel"/>
    <w:tmpl w:val="3DBE09B4"/>
    <w:lvl w:ilvl="0" w:tplc="4094CF3C">
      <w:start w:val="1"/>
      <w:numFmt w:val="bullet"/>
      <w:lvlText w:val=""/>
      <w:lvlJc w:val="left"/>
      <w:pPr>
        <w:ind w:left="720" w:hanging="360"/>
      </w:pPr>
      <w:rPr>
        <w:rFonts w:ascii="Symbol" w:hAnsi="Symbol" w:hint="default"/>
      </w:rPr>
    </w:lvl>
    <w:lvl w:ilvl="1" w:tplc="A77A9598" w:tentative="1">
      <w:start w:val="1"/>
      <w:numFmt w:val="bullet"/>
      <w:lvlText w:val="o"/>
      <w:lvlJc w:val="left"/>
      <w:pPr>
        <w:ind w:left="1440" w:hanging="360"/>
      </w:pPr>
      <w:rPr>
        <w:rFonts w:ascii="Courier New" w:hAnsi="Courier New" w:cs="HIACML+TimesNewRoman" w:hint="default"/>
      </w:rPr>
    </w:lvl>
    <w:lvl w:ilvl="2" w:tplc="69486246" w:tentative="1">
      <w:start w:val="1"/>
      <w:numFmt w:val="bullet"/>
      <w:lvlText w:val=""/>
      <w:lvlJc w:val="left"/>
      <w:pPr>
        <w:ind w:left="2160" w:hanging="360"/>
      </w:pPr>
      <w:rPr>
        <w:rFonts w:ascii="Wingdings" w:hAnsi="Wingdings" w:hint="default"/>
      </w:rPr>
    </w:lvl>
    <w:lvl w:ilvl="3" w:tplc="95A8BB20" w:tentative="1">
      <w:start w:val="1"/>
      <w:numFmt w:val="bullet"/>
      <w:lvlText w:val=""/>
      <w:lvlJc w:val="left"/>
      <w:pPr>
        <w:ind w:left="2880" w:hanging="360"/>
      </w:pPr>
      <w:rPr>
        <w:rFonts w:ascii="Symbol" w:hAnsi="Symbol" w:hint="default"/>
      </w:rPr>
    </w:lvl>
    <w:lvl w:ilvl="4" w:tplc="5936C7A4" w:tentative="1">
      <w:start w:val="1"/>
      <w:numFmt w:val="bullet"/>
      <w:lvlText w:val="o"/>
      <w:lvlJc w:val="left"/>
      <w:pPr>
        <w:ind w:left="3600" w:hanging="360"/>
      </w:pPr>
      <w:rPr>
        <w:rFonts w:ascii="Courier New" w:hAnsi="Courier New" w:cs="HIACML+TimesNewRoman" w:hint="default"/>
      </w:rPr>
    </w:lvl>
    <w:lvl w:ilvl="5" w:tplc="8398F91C" w:tentative="1">
      <w:start w:val="1"/>
      <w:numFmt w:val="bullet"/>
      <w:lvlText w:val=""/>
      <w:lvlJc w:val="left"/>
      <w:pPr>
        <w:ind w:left="4320" w:hanging="360"/>
      </w:pPr>
      <w:rPr>
        <w:rFonts w:ascii="Wingdings" w:hAnsi="Wingdings" w:hint="default"/>
      </w:rPr>
    </w:lvl>
    <w:lvl w:ilvl="6" w:tplc="3E5221D4" w:tentative="1">
      <w:start w:val="1"/>
      <w:numFmt w:val="bullet"/>
      <w:lvlText w:val=""/>
      <w:lvlJc w:val="left"/>
      <w:pPr>
        <w:ind w:left="5040" w:hanging="360"/>
      </w:pPr>
      <w:rPr>
        <w:rFonts w:ascii="Symbol" w:hAnsi="Symbol" w:hint="default"/>
      </w:rPr>
    </w:lvl>
    <w:lvl w:ilvl="7" w:tplc="0ED67FCA" w:tentative="1">
      <w:start w:val="1"/>
      <w:numFmt w:val="bullet"/>
      <w:lvlText w:val="o"/>
      <w:lvlJc w:val="left"/>
      <w:pPr>
        <w:ind w:left="5760" w:hanging="360"/>
      </w:pPr>
      <w:rPr>
        <w:rFonts w:ascii="Courier New" w:hAnsi="Courier New" w:cs="HIACML+TimesNewRoman" w:hint="default"/>
      </w:rPr>
    </w:lvl>
    <w:lvl w:ilvl="8" w:tplc="DA4E6A54" w:tentative="1">
      <w:start w:val="1"/>
      <w:numFmt w:val="bullet"/>
      <w:lvlText w:val=""/>
      <w:lvlJc w:val="left"/>
      <w:pPr>
        <w:ind w:left="6480" w:hanging="360"/>
      </w:pPr>
      <w:rPr>
        <w:rFonts w:ascii="Wingdings" w:hAnsi="Wingdings" w:hint="default"/>
      </w:rPr>
    </w:lvl>
  </w:abstractNum>
  <w:abstractNum w:abstractNumId="39" w15:restartNumberingAfterBreak="0">
    <w:nsid w:val="6BCB0949"/>
    <w:multiLevelType w:val="hybridMultilevel"/>
    <w:tmpl w:val="84F63CF8"/>
    <w:lvl w:ilvl="0" w:tplc="16A882E8">
      <w:numFmt w:val="bullet"/>
      <w:lvlText w:val=""/>
      <w:lvlJc w:val="left"/>
      <w:pPr>
        <w:ind w:left="720" w:hanging="360"/>
      </w:pPr>
      <w:rPr>
        <w:rFonts w:ascii="Wingdings" w:eastAsia="Calibr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8714B48"/>
    <w:multiLevelType w:val="hybridMultilevel"/>
    <w:tmpl w:val="D95674EC"/>
    <w:lvl w:ilvl="0" w:tplc="5D74867C">
      <w:start w:val="1"/>
      <w:numFmt w:val="decimal"/>
      <w:pStyle w:val="TGStyle1"/>
      <w:lvlText w:val="TG Requirement %1"/>
      <w:lvlJc w:val="left"/>
      <w:pPr>
        <w:ind w:left="3488" w:hanging="2138"/>
      </w:pPr>
      <w:rPr>
        <w:rFonts w:ascii="Arial" w:hAnsi="Arial" w:hint="default"/>
        <w:b/>
        <w:i w:val="0"/>
        <w:color w:val="FF000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1B7AF4"/>
    <w:multiLevelType w:val="hybridMultilevel"/>
    <w:tmpl w:val="60CA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B9966CC"/>
    <w:multiLevelType w:val="hybridMultilevel"/>
    <w:tmpl w:val="58A64A24"/>
    <w:lvl w:ilvl="0" w:tplc="C7DE49E4">
      <w:start w:val="1"/>
      <w:numFmt w:val="decimal"/>
      <w:pStyle w:val="Exampletitle"/>
      <w:lvlText w:val="Example %1:"/>
      <w:lvlJc w:val="left"/>
      <w:pPr>
        <w:ind w:left="1710" w:hanging="360"/>
      </w:pPr>
      <w:rPr>
        <w:rFonts w:hint="default"/>
        <w:b w:val="0"/>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36"/>
  </w:num>
  <w:num w:numId="8">
    <w:abstractNumId w:val="14"/>
  </w:num>
  <w:num w:numId="9">
    <w:abstractNumId w:val="35"/>
  </w:num>
  <w:num w:numId="10">
    <w:abstractNumId w:val="30"/>
  </w:num>
  <w:num w:numId="11">
    <w:abstractNumId w:val="33"/>
  </w:num>
  <w:num w:numId="12">
    <w:abstractNumId w:val="25"/>
  </w:num>
  <w:num w:numId="13">
    <w:abstractNumId w:val="24"/>
  </w:num>
  <w:num w:numId="14">
    <w:abstractNumId w:val="26"/>
  </w:num>
  <w:num w:numId="15">
    <w:abstractNumId w:val="23"/>
  </w:num>
  <w:num w:numId="16">
    <w:abstractNumId w:val="17"/>
  </w:num>
  <w:num w:numId="17">
    <w:abstractNumId w:val="9"/>
  </w:num>
  <w:num w:numId="18">
    <w:abstractNumId w:val="41"/>
  </w:num>
  <w:num w:numId="19">
    <w:abstractNumId w:val="29"/>
  </w:num>
  <w:num w:numId="20">
    <w:abstractNumId w:val="16"/>
  </w:num>
  <w:num w:numId="21">
    <w:abstractNumId w:val="38"/>
  </w:num>
  <w:num w:numId="22">
    <w:abstractNumId w:val="10"/>
  </w:num>
  <w:num w:numId="23">
    <w:abstractNumId w:val="32"/>
  </w:num>
  <w:num w:numId="24">
    <w:abstractNumId w:val="21"/>
  </w:num>
  <w:num w:numId="25">
    <w:abstractNumId w:val="37"/>
  </w:num>
  <w:num w:numId="26">
    <w:abstractNumId w:val="42"/>
  </w:num>
  <w:num w:numId="27">
    <w:abstractNumId w:val="12"/>
  </w:num>
  <w:num w:numId="28">
    <w:abstractNumId w:val="42"/>
    <w:lvlOverride w:ilvl="0">
      <w:startOverride w:val="1"/>
    </w:lvlOverride>
  </w:num>
  <w:num w:numId="29">
    <w:abstractNumId w:val="0"/>
  </w:num>
  <w:num w:numId="30">
    <w:abstractNumId w:val="15"/>
  </w:num>
  <w:num w:numId="31">
    <w:abstractNumId w:val="42"/>
    <w:lvlOverride w:ilvl="0">
      <w:startOverride w:val="1"/>
    </w:lvlOverride>
  </w:num>
  <w:num w:numId="32">
    <w:abstractNumId w:val="42"/>
    <w:lvlOverride w:ilvl="0">
      <w:startOverride w:val="1"/>
    </w:lvlOverride>
  </w:num>
  <w:num w:numId="33">
    <w:abstractNumId w:val="42"/>
    <w:lvlOverride w:ilvl="0">
      <w:startOverride w:val="1"/>
    </w:lvlOverride>
  </w:num>
  <w:num w:numId="34">
    <w:abstractNumId w:val="42"/>
    <w:lvlOverride w:ilvl="0">
      <w:startOverride w:val="1"/>
    </w:lvlOverride>
  </w:num>
  <w:num w:numId="35">
    <w:abstractNumId w:val="42"/>
    <w:lvlOverride w:ilvl="0">
      <w:startOverride w:val="1"/>
    </w:lvlOverride>
  </w:num>
  <w:num w:numId="36">
    <w:abstractNumId w:val="40"/>
  </w:num>
  <w:num w:numId="37">
    <w:abstractNumId w:val="13"/>
  </w:num>
  <w:num w:numId="38">
    <w:abstractNumId w:val="22"/>
  </w:num>
  <w:num w:numId="39">
    <w:abstractNumId w:val="31"/>
  </w:num>
  <w:num w:numId="40">
    <w:abstractNumId w:val="7"/>
  </w:num>
  <w:num w:numId="41">
    <w:abstractNumId w:val="34"/>
  </w:num>
  <w:num w:numId="42">
    <w:abstractNumId w:val="42"/>
    <w:lvlOverride w:ilvl="0">
      <w:startOverride w:val="1"/>
    </w:lvlOverride>
  </w:num>
  <w:num w:numId="43">
    <w:abstractNumId w:val="8"/>
  </w:num>
  <w:num w:numId="44">
    <w:abstractNumId w:val="28"/>
  </w:num>
  <w:num w:numId="45">
    <w:abstractNumId w:val="27"/>
  </w:num>
  <w:num w:numId="46">
    <w:abstractNumId w:val="42"/>
    <w:lvlOverride w:ilvl="0">
      <w:startOverride w:val="1"/>
    </w:lvlOverride>
  </w:num>
  <w:num w:numId="47">
    <w:abstractNumId w:val="11"/>
  </w:num>
  <w:num w:numId="48">
    <w:abstractNumId w:val="39"/>
  </w:num>
  <w:num w:numId="49">
    <w:abstractNumId w:val="20"/>
  </w:num>
  <w:num w:numId="50">
    <w:abstractNumId w:val="22"/>
  </w:num>
  <w:num w:numId="51">
    <w:abstractNumId w:val="22"/>
  </w:num>
  <w:num w:numId="52">
    <w:abstractNumId w:val="22"/>
  </w:num>
  <w:num w:numId="53">
    <w:abstractNumId w:val="22"/>
  </w:num>
  <w:num w:numId="54">
    <w:abstractNumId w:val="22"/>
  </w:num>
  <w:num w:numId="55">
    <w:abstractNumId w:val="19"/>
  </w:num>
  <w:num w:numId="56">
    <w:abstractNumId w:val="18"/>
  </w:num>
  <w:num w:numId="57">
    <w:abstractNumId w:val="22"/>
  </w:num>
  <w:num w:numId="58">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attachedTemplate r:id="rId1"/>
  <w:defaultTabStop w:val="708"/>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3074"/>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TCS PROGRESS REPORT TEMPLATE V0-1 EN"/>
  </w:docVars>
  <w:rsids>
    <w:rsidRoot w:val="00787595"/>
    <w:rsid w:val="00003DF0"/>
    <w:rsid w:val="00004969"/>
    <w:rsid w:val="000073FD"/>
    <w:rsid w:val="0000763F"/>
    <w:rsid w:val="000076DD"/>
    <w:rsid w:val="00007BA6"/>
    <w:rsid w:val="00010B0E"/>
    <w:rsid w:val="00012F2A"/>
    <w:rsid w:val="00013E31"/>
    <w:rsid w:val="000224E7"/>
    <w:rsid w:val="000257A0"/>
    <w:rsid w:val="00026534"/>
    <w:rsid w:val="00033191"/>
    <w:rsid w:val="000339FE"/>
    <w:rsid w:val="00033B73"/>
    <w:rsid w:val="0003582B"/>
    <w:rsid w:val="00035DD0"/>
    <w:rsid w:val="0003734C"/>
    <w:rsid w:val="00040386"/>
    <w:rsid w:val="00043B14"/>
    <w:rsid w:val="00047A29"/>
    <w:rsid w:val="00051406"/>
    <w:rsid w:val="0005257B"/>
    <w:rsid w:val="0005415B"/>
    <w:rsid w:val="000570D6"/>
    <w:rsid w:val="00060140"/>
    <w:rsid w:val="0006131D"/>
    <w:rsid w:val="00061BCB"/>
    <w:rsid w:val="00064FE1"/>
    <w:rsid w:val="00067FAD"/>
    <w:rsid w:val="00070FFE"/>
    <w:rsid w:val="00071586"/>
    <w:rsid w:val="00071690"/>
    <w:rsid w:val="0007178C"/>
    <w:rsid w:val="00072B72"/>
    <w:rsid w:val="00074882"/>
    <w:rsid w:val="0007645A"/>
    <w:rsid w:val="00080734"/>
    <w:rsid w:val="00080ADA"/>
    <w:rsid w:val="00081314"/>
    <w:rsid w:val="00081B42"/>
    <w:rsid w:val="00081D82"/>
    <w:rsid w:val="0008315C"/>
    <w:rsid w:val="00087E17"/>
    <w:rsid w:val="0009000A"/>
    <w:rsid w:val="000904BE"/>
    <w:rsid w:val="00090CB3"/>
    <w:rsid w:val="0009221A"/>
    <w:rsid w:val="00092C48"/>
    <w:rsid w:val="00092DF1"/>
    <w:rsid w:val="00093AB2"/>
    <w:rsid w:val="000945CD"/>
    <w:rsid w:val="00094E57"/>
    <w:rsid w:val="000A21D9"/>
    <w:rsid w:val="000A3485"/>
    <w:rsid w:val="000A3CDF"/>
    <w:rsid w:val="000A4F95"/>
    <w:rsid w:val="000A5AEF"/>
    <w:rsid w:val="000A6B02"/>
    <w:rsid w:val="000A7180"/>
    <w:rsid w:val="000A7AF6"/>
    <w:rsid w:val="000B13C8"/>
    <w:rsid w:val="000B54D8"/>
    <w:rsid w:val="000B57D7"/>
    <w:rsid w:val="000B60B6"/>
    <w:rsid w:val="000B6974"/>
    <w:rsid w:val="000C28E3"/>
    <w:rsid w:val="000C725A"/>
    <w:rsid w:val="000C736E"/>
    <w:rsid w:val="000C775D"/>
    <w:rsid w:val="000C7BAF"/>
    <w:rsid w:val="000D0E9E"/>
    <w:rsid w:val="000D0F08"/>
    <w:rsid w:val="000D2E17"/>
    <w:rsid w:val="000D31B1"/>
    <w:rsid w:val="000D5935"/>
    <w:rsid w:val="000D717E"/>
    <w:rsid w:val="000D740B"/>
    <w:rsid w:val="000E1D94"/>
    <w:rsid w:val="000E24DC"/>
    <w:rsid w:val="000E2A7E"/>
    <w:rsid w:val="000E2B8A"/>
    <w:rsid w:val="000E3CD5"/>
    <w:rsid w:val="000E3E8D"/>
    <w:rsid w:val="000E44CF"/>
    <w:rsid w:val="000E4614"/>
    <w:rsid w:val="000E4744"/>
    <w:rsid w:val="000E4C08"/>
    <w:rsid w:val="000E6DDD"/>
    <w:rsid w:val="000E7139"/>
    <w:rsid w:val="000F641E"/>
    <w:rsid w:val="000F74B2"/>
    <w:rsid w:val="000F7B7C"/>
    <w:rsid w:val="00100C0D"/>
    <w:rsid w:val="00101BA5"/>
    <w:rsid w:val="0010200B"/>
    <w:rsid w:val="00102095"/>
    <w:rsid w:val="00102129"/>
    <w:rsid w:val="001032D9"/>
    <w:rsid w:val="001046FA"/>
    <w:rsid w:val="00105281"/>
    <w:rsid w:val="001062A2"/>
    <w:rsid w:val="00111691"/>
    <w:rsid w:val="001128BE"/>
    <w:rsid w:val="00113880"/>
    <w:rsid w:val="00115702"/>
    <w:rsid w:val="00115F51"/>
    <w:rsid w:val="00115FE4"/>
    <w:rsid w:val="0011651E"/>
    <w:rsid w:val="00116F75"/>
    <w:rsid w:val="001172C2"/>
    <w:rsid w:val="00117E01"/>
    <w:rsid w:val="00122B9A"/>
    <w:rsid w:val="00122BA6"/>
    <w:rsid w:val="00124459"/>
    <w:rsid w:val="001244EA"/>
    <w:rsid w:val="00124AE9"/>
    <w:rsid w:val="001251E2"/>
    <w:rsid w:val="0012547D"/>
    <w:rsid w:val="00127E4B"/>
    <w:rsid w:val="00134723"/>
    <w:rsid w:val="00134819"/>
    <w:rsid w:val="00135BDE"/>
    <w:rsid w:val="00136109"/>
    <w:rsid w:val="00137530"/>
    <w:rsid w:val="00140FE2"/>
    <w:rsid w:val="001433EA"/>
    <w:rsid w:val="001440BB"/>
    <w:rsid w:val="00144CEF"/>
    <w:rsid w:val="00145AC7"/>
    <w:rsid w:val="00146140"/>
    <w:rsid w:val="00150F57"/>
    <w:rsid w:val="0015170D"/>
    <w:rsid w:val="001518BB"/>
    <w:rsid w:val="00153732"/>
    <w:rsid w:val="00153ED5"/>
    <w:rsid w:val="00154765"/>
    <w:rsid w:val="001553F2"/>
    <w:rsid w:val="00155A9C"/>
    <w:rsid w:val="00157031"/>
    <w:rsid w:val="00157880"/>
    <w:rsid w:val="00157F1D"/>
    <w:rsid w:val="0016018E"/>
    <w:rsid w:val="00160A1D"/>
    <w:rsid w:val="00160DFE"/>
    <w:rsid w:val="001624F1"/>
    <w:rsid w:val="00162B13"/>
    <w:rsid w:val="00166744"/>
    <w:rsid w:val="001667D2"/>
    <w:rsid w:val="001677D3"/>
    <w:rsid w:val="00170685"/>
    <w:rsid w:val="0017080B"/>
    <w:rsid w:val="0017134D"/>
    <w:rsid w:val="00171B8B"/>
    <w:rsid w:val="00173C31"/>
    <w:rsid w:val="00177131"/>
    <w:rsid w:val="00177CE9"/>
    <w:rsid w:val="00182F8F"/>
    <w:rsid w:val="00184965"/>
    <w:rsid w:val="00185701"/>
    <w:rsid w:val="00186005"/>
    <w:rsid w:val="0018628A"/>
    <w:rsid w:val="00186CCB"/>
    <w:rsid w:val="00187989"/>
    <w:rsid w:val="0019000D"/>
    <w:rsid w:val="001902C1"/>
    <w:rsid w:val="00190F63"/>
    <w:rsid w:val="00192417"/>
    <w:rsid w:val="001928B1"/>
    <w:rsid w:val="00192F0A"/>
    <w:rsid w:val="001934CA"/>
    <w:rsid w:val="00193768"/>
    <w:rsid w:val="00194489"/>
    <w:rsid w:val="00194D6D"/>
    <w:rsid w:val="00195925"/>
    <w:rsid w:val="001969FA"/>
    <w:rsid w:val="00197797"/>
    <w:rsid w:val="001A0953"/>
    <w:rsid w:val="001A1A9D"/>
    <w:rsid w:val="001A1ED1"/>
    <w:rsid w:val="001A1EF6"/>
    <w:rsid w:val="001A2381"/>
    <w:rsid w:val="001A37CF"/>
    <w:rsid w:val="001A431F"/>
    <w:rsid w:val="001A55EF"/>
    <w:rsid w:val="001A71B2"/>
    <w:rsid w:val="001A7AC0"/>
    <w:rsid w:val="001A7E5F"/>
    <w:rsid w:val="001B2752"/>
    <w:rsid w:val="001B3268"/>
    <w:rsid w:val="001B4361"/>
    <w:rsid w:val="001C0804"/>
    <w:rsid w:val="001C0ECF"/>
    <w:rsid w:val="001C2422"/>
    <w:rsid w:val="001C3CE0"/>
    <w:rsid w:val="001C518C"/>
    <w:rsid w:val="001C64BC"/>
    <w:rsid w:val="001C7E67"/>
    <w:rsid w:val="001D08E2"/>
    <w:rsid w:val="001D137A"/>
    <w:rsid w:val="001D1FA8"/>
    <w:rsid w:val="001D2112"/>
    <w:rsid w:val="001D768B"/>
    <w:rsid w:val="001E0C13"/>
    <w:rsid w:val="001E1AEE"/>
    <w:rsid w:val="001E443B"/>
    <w:rsid w:val="001E5D78"/>
    <w:rsid w:val="001E6280"/>
    <w:rsid w:val="001E7571"/>
    <w:rsid w:val="001F105D"/>
    <w:rsid w:val="001F1609"/>
    <w:rsid w:val="001F1AB9"/>
    <w:rsid w:val="001F2719"/>
    <w:rsid w:val="001F35E7"/>
    <w:rsid w:val="001F367E"/>
    <w:rsid w:val="001F3C4A"/>
    <w:rsid w:val="001F4A2E"/>
    <w:rsid w:val="001F4E84"/>
    <w:rsid w:val="001F5296"/>
    <w:rsid w:val="001F684B"/>
    <w:rsid w:val="002008E7"/>
    <w:rsid w:val="00201036"/>
    <w:rsid w:val="00201341"/>
    <w:rsid w:val="002018E8"/>
    <w:rsid w:val="0020226A"/>
    <w:rsid w:val="002042E4"/>
    <w:rsid w:val="00204B72"/>
    <w:rsid w:val="002120AF"/>
    <w:rsid w:val="002127FC"/>
    <w:rsid w:val="00213394"/>
    <w:rsid w:val="00213F00"/>
    <w:rsid w:val="002156C3"/>
    <w:rsid w:val="00216317"/>
    <w:rsid w:val="00216FDA"/>
    <w:rsid w:val="0021781F"/>
    <w:rsid w:val="00220266"/>
    <w:rsid w:val="002217E0"/>
    <w:rsid w:val="002224AC"/>
    <w:rsid w:val="00222C9A"/>
    <w:rsid w:val="00223A45"/>
    <w:rsid w:val="00224B00"/>
    <w:rsid w:val="002267A6"/>
    <w:rsid w:val="002273E8"/>
    <w:rsid w:val="00227F8B"/>
    <w:rsid w:val="0023078C"/>
    <w:rsid w:val="002352F7"/>
    <w:rsid w:val="002356BB"/>
    <w:rsid w:val="00235A9A"/>
    <w:rsid w:val="002365C7"/>
    <w:rsid w:val="00241D53"/>
    <w:rsid w:val="00244C8F"/>
    <w:rsid w:val="00246840"/>
    <w:rsid w:val="002469E7"/>
    <w:rsid w:val="0024740F"/>
    <w:rsid w:val="00247584"/>
    <w:rsid w:val="00247F85"/>
    <w:rsid w:val="00250276"/>
    <w:rsid w:val="002517B1"/>
    <w:rsid w:val="00251BB4"/>
    <w:rsid w:val="00252E7B"/>
    <w:rsid w:val="00254089"/>
    <w:rsid w:val="00256C73"/>
    <w:rsid w:val="002578EA"/>
    <w:rsid w:val="0026424D"/>
    <w:rsid w:val="002654C7"/>
    <w:rsid w:val="002655C0"/>
    <w:rsid w:val="0026589E"/>
    <w:rsid w:val="00265B3E"/>
    <w:rsid w:val="0026693B"/>
    <w:rsid w:val="0027263A"/>
    <w:rsid w:val="002742F2"/>
    <w:rsid w:val="00275530"/>
    <w:rsid w:val="0027578C"/>
    <w:rsid w:val="00275C01"/>
    <w:rsid w:val="00276C89"/>
    <w:rsid w:val="00276F4A"/>
    <w:rsid w:val="0027731D"/>
    <w:rsid w:val="00280190"/>
    <w:rsid w:val="00280ACB"/>
    <w:rsid w:val="002830E1"/>
    <w:rsid w:val="0028369A"/>
    <w:rsid w:val="00284C85"/>
    <w:rsid w:val="002854A7"/>
    <w:rsid w:val="002917C4"/>
    <w:rsid w:val="0029206A"/>
    <w:rsid w:val="00292C12"/>
    <w:rsid w:val="002945C1"/>
    <w:rsid w:val="002947C2"/>
    <w:rsid w:val="002950E9"/>
    <w:rsid w:val="002963D5"/>
    <w:rsid w:val="002979E5"/>
    <w:rsid w:val="00297B3B"/>
    <w:rsid w:val="002A0E60"/>
    <w:rsid w:val="002A44A2"/>
    <w:rsid w:val="002A6738"/>
    <w:rsid w:val="002A77EF"/>
    <w:rsid w:val="002B02B3"/>
    <w:rsid w:val="002B0507"/>
    <w:rsid w:val="002B0751"/>
    <w:rsid w:val="002B0951"/>
    <w:rsid w:val="002B2149"/>
    <w:rsid w:val="002B413B"/>
    <w:rsid w:val="002B53C8"/>
    <w:rsid w:val="002B5BB0"/>
    <w:rsid w:val="002B5C0D"/>
    <w:rsid w:val="002C1052"/>
    <w:rsid w:val="002C1BBD"/>
    <w:rsid w:val="002C47C5"/>
    <w:rsid w:val="002C4EB0"/>
    <w:rsid w:val="002C5E2B"/>
    <w:rsid w:val="002C7C20"/>
    <w:rsid w:val="002D07FB"/>
    <w:rsid w:val="002D44DB"/>
    <w:rsid w:val="002D4975"/>
    <w:rsid w:val="002D5434"/>
    <w:rsid w:val="002E05E7"/>
    <w:rsid w:val="002E0892"/>
    <w:rsid w:val="002E0CD5"/>
    <w:rsid w:val="002E2A6A"/>
    <w:rsid w:val="002E4720"/>
    <w:rsid w:val="002E6191"/>
    <w:rsid w:val="002E708F"/>
    <w:rsid w:val="002F192E"/>
    <w:rsid w:val="002F1B37"/>
    <w:rsid w:val="002F2928"/>
    <w:rsid w:val="002F3B92"/>
    <w:rsid w:val="002F4508"/>
    <w:rsid w:val="002F49BC"/>
    <w:rsid w:val="002F4EAC"/>
    <w:rsid w:val="002F5489"/>
    <w:rsid w:val="002F6F5F"/>
    <w:rsid w:val="002F7ECB"/>
    <w:rsid w:val="0030059A"/>
    <w:rsid w:val="0030084C"/>
    <w:rsid w:val="00300ED8"/>
    <w:rsid w:val="0030128C"/>
    <w:rsid w:val="00301E7C"/>
    <w:rsid w:val="003029B1"/>
    <w:rsid w:val="00302E98"/>
    <w:rsid w:val="00303CFB"/>
    <w:rsid w:val="003046FC"/>
    <w:rsid w:val="00304D95"/>
    <w:rsid w:val="00305244"/>
    <w:rsid w:val="00305C5B"/>
    <w:rsid w:val="00306403"/>
    <w:rsid w:val="0030689A"/>
    <w:rsid w:val="00307488"/>
    <w:rsid w:val="0030798A"/>
    <w:rsid w:val="003103E9"/>
    <w:rsid w:val="00312DCD"/>
    <w:rsid w:val="00317138"/>
    <w:rsid w:val="003205FD"/>
    <w:rsid w:val="0032096D"/>
    <w:rsid w:val="0032179F"/>
    <w:rsid w:val="0032432B"/>
    <w:rsid w:val="00331286"/>
    <w:rsid w:val="00331853"/>
    <w:rsid w:val="00333413"/>
    <w:rsid w:val="00333F10"/>
    <w:rsid w:val="003347D7"/>
    <w:rsid w:val="00335DD9"/>
    <w:rsid w:val="003363E2"/>
    <w:rsid w:val="0033758E"/>
    <w:rsid w:val="00337DE4"/>
    <w:rsid w:val="00340035"/>
    <w:rsid w:val="0034009F"/>
    <w:rsid w:val="00340B26"/>
    <w:rsid w:val="00341E6C"/>
    <w:rsid w:val="00342387"/>
    <w:rsid w:val="00343EA6"/>
    <w:rsid w:val="00345C44"/>
    <w:rsid w:val="00347738"/>
    <w:rsid w:val="00351B66"/>
    <w:rsid w:val="00352356"/>
    <w:rsid w:val="0035251D"/>
    <w:rsid w:val="0035313F"/>
    <w:rsid w:val="00353166"/>
    <w:rsid w:val="003548BD"/>
    <w:rsid w:val="00355A3C"/>
    <w:rsid w:val="00356135"/>
    <w:rsid w:val="003561EA"/>
    <w:rsid w:val="00357B4F"/>
    <w:rsid w:val="00357F8F"/>
    <w:rsid w:val="00360ED8"/>
    <w:rsid w:val="00363A76"/>
    <w:rsid w:val="00364864"/>
    <w:rsid w:val="00365909"/>
    <w:rsid w:val="0037185B"/>
    <w:rsid w:val="0037237D"/>
    <w:rsid w:val="0037740A"/>
    <w:rsid w:val="003774B6"/>
    <w:rsid w:val="00380C2A"/>
    <w:rsid w:val="00381403"/>
    <w:rsid w:val="003819A0"/>
    <w:rsid w:val="00382025"/>
    <w:rsid w:val="00382939"/>
    <w:rsid w:val="00382ED1"/>
    <w:rsid w:val="003844D6"/>
    <w:rsid w:val="0038519E"/>
    <w:rsid w:val="003863E7"/>
    <w:rsid w:val="0039031F"/>
    <w:rsid w:val="00390ACC"/>
    <w:rsid w:val="00390AD9"/>
    <w:rsid w:val="003910CC"/>
    <w:rsid w:val="00394E1D"/>
    <w:rsid w:val="003A345B"/>
    <w:rsid w:val="003A37AC"/>
    <w:rsid w:val="003A47B4"/>
    <w:rsid w:val="003A69B0"/>
    <w:rsid w:val="003A6CA4"/>
    <w:rsid w:val="003A6E63"/>
    <w:rsid w:val="003B104A"/>
    <w:rsid w:val="003B3214"/>
    <w:rsid w:val="003B3378"/>
    <w:rsid w:val="003B5BB4"/>
    <w:rsid w:val="003B6377"/>
    <w:rsid w:val="003B639B"/>
    <w:rsid w:val="003C0626"/>
    <w:rsid w:val="003C1A27"/>
    <w:rsid w:val="003C216B"/>
    <w:rsid w:val="003C26C0"/>
    <w:rsid w:val="003C29A8"/>
    <w:rsid w:val="003C477A"/>
    <w:rsid w:val="003C4833"/>
    <w:rsid w:val="003C5F3F"/>
    <w:rsid w:val="003C7ED1"/>
    <w:rsid w:val="003D0D40"/>
    <w:rsid w:val="003D1B70"/>
    <w:rsid w:val="003D30B5"/>
    <w:rsid w:val="003D579A"/>
    <w:rsid w:val="003D641B"/>
    <w:rsid w:val="003D76D7"/>
    <w:rsid w:val="003D7966"/>
    <w:rsid w:val="003E1180"/>
    <w:rsid w:val="003E1228"/>
    <w:rsid w:val="003E1DFA"/>
    <w:rsid w:val="003E421E"/>
    <w:rsid w:val="003E5746"/>
    <w:rsid w:val="003F0B5C"/>
    <w:rsid w:val="003F2441"/>
    <w:rsid w:val="003F27FF"/>
    <w:rsid w:val="003F2B6C"/>
    <w:rsid w:val="003F2FA3"/>
    <w:rsid w:val="003F3185"/>
    <w:rsid w:val="003F3DB1"/>
    <w:rsid w:val="003F46D5"/>
    <w:rsid w:val="003F5E39"/>
    <w:rsid w:val="003F5FEF"/>
    <w:rsid w:val="003F6BE5"/>
    <w:rsid w:val="003F7430"/>
    <w:rsid w:val="00400359"/>
    <w:rsid w:val="00403E1E"/>
    <w:rsid w:val="0040403F"/>
    <w:rsid w:val="004047BF"/>
    <w:rsid w:val="004049B1"/>
    <w:rsid w:val="004053A5"/>
    <w:rsid w:val="00405932"/>
    <w:rsid w:val="00407C91"/>
    <w:rsid w:val="00407DCC"/>
    <w:rsid w:val="00410772"/>
    <w:rsid w:val="00410BC2"/>
    <w:rsid w:val="00411028"/>
    <w:rsid w:val="004145F5"/>
    <w:rsid w:val="0041501D"/>
    <w:rsid w:val="00415A74"/>
    <w:rsid w:val="004204B2"/>
    <w:rsid w:val="00421656"/>
    <w:rsid w:val="004216A8"/>
    <w:rsid w:val="004245BC"/>
    <w:rsid w:val="0042512D"/>
    <w:rsid w:val="00425936"/>
    <w:rsid w:val="00426301"/>
    <w:rsid w:val="00427281"/>
    <w:rsid w:val="00427EDE"/>
    <w:rsid w:val="00430AE8"/>
    <w:rsid w:val="00430E8C"/>
    <w:rsid w:val="00432879"/>
    <w:rsid w:val="0043287B"/>
    <w:rsid w:val="00432EB7"/>
    <w:rsid w:val="0043316F"/>
    <w:rsid w:val="00433E4E"/>
    <w:rsid w:val="00434151"/>
    <w:rsid w:val="00434D81"/>
    <w:rsid w:val="00435F2E"/>
    <w:rsid w:val="0043602E"/>
    <w:rsid w:val="004367C5"/>
    <w:rsid w:val="00436E6C"/>
    <w:rsid w:val="00437829"/>
    <w:rsid w:val="004419C1"/>
    <w:rsid w:val="00442438"/>
    <w:rsid w:val="00442A8F"/>
    <w:rsid w:val="0044335E"/>
    <w:rsid w:val="00445D92"/>
    <w:rsid w:val="00452DC9"/>
    <w:rsid w:val="004560E9"/>
    <w:rsid w:val="004575CC"/>
    <w:rsid w:val="00460ADB"/>
    <w:rsid w:val="004613D7"/>
    <w:rsid w:val="00462094"/>
    <w:rsid w:val="00462D4B"/>
    <w:rsid w:val="004631BC"/>
    <w:rsid w:val="00463215"/>
    <w:rsid w:val="00463F8D"/>
    <w:rsid w:val="004659E0"/>
    <w:rsid w:val="00471BE0"/>
    <w:rsid w:val="004728B2"/>
    <w:rsid w:val="00473721"/>
    <w:rsid w:val="004740D4"/>
    <w:rsid w:val="00475172"/>
    <w:rsid w:val="0047619C"/>
    <w:rsid w:val="004773BE"/>
    <w:rsid w:val="004778EA"/>
    <w:rsid w:val="00481A06"/>
    <w:rsid w:val="00483107"/>
    <w:rsid w:val="0048395A"/>
    <w:rsid w:val="00484F0A"/>
    <w:rsid w:val="0048557F"/>
    <w:rsid w:val="00491886"/>
    <w:rsid w:val="00494301"/>
    <w:rsid w:val="0049458C"/>
    <w:rsid w:val="00494847"/>
    <w:rsid w:val="00495515"/>
    <w:rsid w:val="00495985"/>
    <w:rsid w:val="004964AF"/>
    <w:rsid w:val="004968F6"/>
    <w:rsid w:val="004A28C1"/>
    <w:rsid w:val="004A2B46"/>
    <w:rsid w:val="004A4793"/>
    <w:rsid w:val="004A5A04"/>
    <w:rsid w:val="004A5AA7"/>
    <w:rsid w:val="004A6056"/>
    <w:rsid w:val="004A755A"/>
    <w:rsid w:val="004A7A33"/>
    <w:rsid w:val="004A7CA5"/>
    <w:rsid w:val="004B0002"/>
    <w:rsid w:val="004B0095"/>
    <w:rsid w:val="004B1775"/>
    <w:rsid w:val="004B1FD7"/>
    <w:rsid w:val="004B2466"/>
    <w:rsid w:val="004B2F16"/>
    <w:rsid w:val="004B4D78"/>
    <w:rsid w:val="004C38CA"/>
    <w:rsid w:val="004C3AA4"/>
    <w:rsid w:val="004C3E48"/>
    <w:rsid w:val="004C4AA4"/>
    <w:rsid w:val="004D0BD4"/>
    <w:rsid w:val="004D1663"/>
    <w:rsid w:val="004D1BD7"/>
    <w:rsid w:val="004D1F28"/>
    <w:rsid w:val="004D32D5"/>
    <w:rsid w:val="004D3C59"/>
    <w:rsid w:val="004D7741"/>
    <w:rsid w:val="004E1E5C"/>
    <w:rsid w:val="004E2632"/>
    <w:rsid w:val="004E2AA5"/>
    <w:rsid w:val="004E32BA"/>
    <w:rsid w:val="004E3693"/>
    <w:rsid w:val="004E4180"/>
    <w:rsid w:val="004E55B4"/>
    <w:rsid w:val="004E679C"/>
    <w:rsid w:val="004E6DD8"/>
    <w:rsid w:val="004E6FFD"/>
    <w:rsid w:val="004E74CD"/>
    <w:rsid w:val="004E7A27"/>
    <w:rsid w:val="004E7CE4"/>
    <w:rsid w:val="004F0775"/>
    <w:rsid w:val="004F2DAE"/>
    <w:rsid w:val="004F408C"/>
    <w:rsid w:val="004F45B1"/>
    <w:rsid w:val="004F5959"/>
    <w:rsid w:val="004F5B5B"/>
    <w:rsid w:val="004F5BA4"/>
    <w:rsid w:val="00501256"/>
    <w:rsid w:val="00501656"/>
    <w:rsid w:val="00502016"/>
    <w:rsid w:val="00503594"/>
    <w:rsid w:val="00503DFA"/>
    <w:rsid w:val="005047A6"/>
    <w:rsid w:val="00504E23"/>
    <w:rsid w:val="00505D97"/>
    <w:rsid w:val="0050669E"/>
    <w:rsid w:val="00510A77"/>
    <w:rsid w:val="00512743"/>
    <w:rsid w:val="00514313"/>
    <w:rsid w:val="005151C7"/>
    <w:rsid w:val="005159C1"/>
    <w:rsid w:val="00515C3A"/>
    <w:rsid w:val="00520DEC"/>
    <w:rsid w:val="00521A67"/>
    <w:rsid w:val="005224A4"/>
    <w:rsid w:val="00523996"/>
    <w:rsid w:val="005253A1"/>
    <w:rsid w:val="0052545D"/>
    <w:rsid w:val="005269BE"/>
    <w:rsid w:val="0053153C"/>
    <w:rsid w:val="00532124"/>
    <w:rsid w:val="0053271B"/>
    <w:rsid w:val="00532D90"/>
    <w:rsid w:val="0053326D"/>
    <w:rsid w:val="00533604"/>
    <w:rsid w:val="00533EB6"/>
    <w:rsid w:val="0053440D"/>
    <w:rsid w:val="00536FF1"/>
    <w:rsid w:val="00537653"/>
    <w:rsid w:val="005407A4"/>
    <w:rsid w:val="00540D61"/>
    <w:rsid w:val="00541153"/>
    <w:rsid w:val="005411AD"/>
    <w:rsid w:val="0054132F"/>
    <w:rsid w:val="00543B45"/>
    <w:rsid w:val="00545C80"/>
    <w:rsid w:val="0054630B"/>
    <w:rsid w:val="005472CD"/>
    <w:rsid w:val="00550513"/>
    <w:rsid w:val="00551714"/>
    <w:rsid w:val="00552682"/>
    <w:rsid w:val="00552E93"/>
    <w:rsid w:val="00553A31"/>
    <w:rsid w:val="00554F3D"/>
    <w:rsid w:val="0055532F"/>
    <w:rsid w:val="00555E12"/>
    <w:rsid w:val="005610C9"/>
    <w:rsid w:val="0056192E"/>
    <w:rsid w:val="0056271B"/>
    <w:rsid w:val="0056335B"/>
    <w:rsid w:val="00564A54"/>
    <w:rsid w:val="00564B7C"/>
    <w:rsid w:val="00566E1E"/>
    <w:rsid w:val="00567FD0"/>
    <w:rsid w:val="0057279A"/>
    <w:rsid w:val="00577786"/>
    <w:rsid w:val="00577AA1"/>
    <w:rsid w:val="00580E8D"/>
    <w:rsid w:val="00582D02"/>
    <w:rsid w:val="00583EB0"/>
    <w:rsid w:val="00585F70"/>
    <w:rsid w:val="005871D5"/>
    <w:rsid w:val="00590FBA"/>
    <w:rsid w:val="00591856"/>
    <w:rsid w:val="0059389D"/>
    <w:rsid w:val="00595058"/>
    <w:rsid w:val="0059665A"/>
    <w:rsid w:val="0059742F"/>
    <w:rsid w:val="005A121D"/>
    <w:rsid w:val="005A2295"/>
    <w:rsid w:val="005A2878"/>
    <w:rsid w:val="005A497E"/>
    <w:rsid w:val="005A4B4C"/>
    <w:rsid w:val="005A7E46"/>
    <w:rsid w:val="005B06B9"/>
    <w:rsid w:val="005B2263"/>
    <w:rsid w:val="005B30AA"/>
    <w:rsid w:val="005B378D"/>
    <w:rsid w:val="005B5C45"/>
    <w:rsid w:val="005B619C"/>
    <w:rsid w:val="005B6492"/>
    <w:rsid w:val="005B6BEB"/>
    <w:rsid w:val="005B762E"/>
    <w:rsid w:val="005B78C6"/>
    <w:rsid w:val="005C21F7"/>
    <w:rsid w:val="005C4437"/>
    <w:rsid w:val="005C61D7"/>
    <w:rsid w:val="005C7D90"/>
    <w:rsid w:val="005D1586"/>
    <w:rsid w:val="005D1FAF"/>
    <w:rsid w:val="005D2267"/>
    <w:rsid w:val="005D2899"/>
    <w:rsid w:val="005D2D7A"/>
    <w:rsid w:val="005D3E3E"/>
    <w:rsid w:val="005D4305"/>
    <w:rsid w:val="005D4554"/>
    <w:rsid w:val="005D552D"/>
    <w:rsid w:val="005E04AE"/>
    <w:rsid w:val="005E09B0"/>
    <w:rsid w:val="005E42AA"/>
    <w:rsid w:val="005E76CF"/>
    <w:rsid w:val="005E7D62"/>
    <w:rsid w:val="005F25DA"/>
    <w:rsid w:val="005F2A45"/>
    <w:rsid w:val="005F4158"/>
    <w:rsid w:val="005F7B99"/>
    <w:rsid w:val="005F7DB7"/>
    <w:rsid w:val="00600AC5"/>
    <w:rsid w:val="00600BC6"/>
    <w:rsid w:val="00601267"/>
    <w:rsid w:val="00602096"/>
    <w:rsid w:val="00602B2E"/>
    <w:rsid w:val="0060470D"/>
    <w:rsid w:val="00604D71"/>
    <w:rsid w:val="00606AE5"/>
    <w:rsid w:val="006073CF"/>
    <w:rsid w:val="006075FA"/>
    <w:rsid w:val="00607896"/>
    <w:rsid w:val="00610BE6"/>
    <w:rsid w:val="0061194E"/>
    <w:rsid w:val="006128FF"/>
    <w:rsid w:val="00614C67"/>
    <w:rsid w:val="00616EFD"/>
    <w:rsid w:val="00617D12"/>
    <w:rsid w:val="00621D42"/>
    <w:rsid w:val="00623254"/>
    <w:rsid w:val="00624772"/>
    <w:rsid w:val="00625D99"/>
    <w:rsid w:val="006272D5"/>
    <w:rsid w:val="00627883"/>
    <w:rsid w:val="00630736"/>
    <w:rsid w:val="0063148C"/>
    <w:rsid w:val="006314B8"/>
    <w:rsid w:val="00631F6C"/>
    <w:rsid w:val="00632A4F"/>
    <w:rsid w:val="00632B60"/>
    <w:rsid w:val="006330AF"/>
    <w:rsid w:val="00634577"/>
    <w:rsid w:val="006353FE"/>
    <w:rsid w:val="006361A2"/>
    <w:rsid w:val="00636C08"/>
    <w:rsid w:val="00636C3D"/>
    <w:rsid w:val="00637F14"/>
    <w:rsid w:val="006401E0"/>
    <w:rsid w:val="00642081"/>
    <w:rsid w:val="006438C0"/>
    <w:rsid w:val="00645353"/>
    <w:rsid w:val="006454E7"/>
    <w:rsid w:val="006475E4"/>
    <w:rsid w:val="006509A7"/>
    <w:rsid w:val="0065127B"/>
    <w:rsid w:val="00652EC4"/>
    <w:rsid w:val="00654A81"/>
    <w:rsid w:val="00655D97"/>
    <w:rsid w:val="006568AD"/>
    <w:rsid w:val="00657EFD"/>
    <w:rsid w:val="006613CA"/>
    <w:rsid w:val="0066151C"/>
    <w:rsid w:val="00662985"/>
    <w:rsid w:val="00662F05"/>
    <w:rsid w:val="00662F2C"/>
    <w:rsid w:val="00665622"/>
    <w:rsid w:val="00667DD0"/>
    <w:rsid w:val="00667ECB"/>
    <w:rsid w:val="00670F92"/>
    <w:rsid w:val="00675A81"/>
    <w:rsid w:val="00677349"/>
    <w:rsid w:val="00684082"/>
    <w:rsid w:val="0068444D"/>
    <w:rsid w:val="0068584C"/>
    <w:rsid w:val="00685CF4"/>
    <w:rsid w:val="00686067"/>
    <w:rsid w:val="0068669A"/>
    <w:rsid w:val="00692E1A"/>
    <w:rsid w:val="006933BB"/>
    <w:rsid w:val="0069468F"/>
    <w:rsid w:val="00697A43"/>
    <w:rsid w:val="006A15CB"/>
    <w:rsid w:val="006A3BED"/>
    <w:rsid w:val="006A3D11"/>
    <w:rsid w:val="006A4E88"/>
    <w:rsid w:val="006A5048"/>
    <w:rsid w:val="006A7DC7"/>
    <w:rsid w:val="006B0160"/>
    <w:rsid w:val="006B1EA6"/>
    <w:rsid w:val="006B291C"/>
    <w:rsid w:val="006B378B"/>
    <w:rsid w:val="006B3E26"/>
    <w:rsid w:val="006B4FD2"/>
    <w:rsid w:val="006B5705"/>
    <w:rsid w:val="006B5E8D"/>
    <w:rsid w:val="006B64F0"/>
    <w:rsid w:val="006C0497"/>
    <w:rsid w:val="006C09D7"/>
    <w:rsid w:val="006C1297"/>
    <w:rsid w:val="006C23ED"/>
    <w:rsid w:val="006C25E2"/>
    <w:rsid w:val="006C2BC5"/>
    <w:rsid w:val="006C3B58"/>
    <w:rsid w:val="006C3DC0"/>
    <w:rsid w:val="006C6A4E"/>
    <w:rsid w:val="006C6C4D"/>
    <w:rsid w:val="006D08B4"/>
    <w:rsid w:val="006D110D"/>
    <w:rsid w:val="006D1D75"/>
    <w:rsid w:val="006D27DC"/>
    <w:rsid w:val="006D3DF4"/>
    <w:rsid w:val="006D4254"/>
    <w:rsid w:val="006D7796"/>
    <w:rsid w:val="006E2F1A"/>
    <w:rsid w:val="006E2F40"/>
    <w:rsid w:val="006E3ABA"/>
    <w:rsid w:val="006E4717"/>
    <w:rsid w:val="006E4735"/>
    <w:rsid w:val="006E4CB5"/>
    <w:rsid w:val="006E5524"/>
    <w:rsid w:val="006E5E99"/>
    <w:rsid w:val="006E5F28"/>
    <w:rsid w:val="006E77D8"/>
    <w:rsid w:val="006E7C07"/>
    <w:rsid w:val="006F15E4"/>
    <w:rsid w:val="006F4377"/>
    <w:rsid w:val="006F443B"/>
    <w:rsid w:val="00701A6A"/>
    <w:rsid w:val="00704004"/>
    <w:rsid w:val="007048B0"/>
    <w:rsid w:val="007056DD"/>
    <w:rsid w:val="00705C28"/>
    <w:rsid w:val="00706B4D"/>
    <w:rsid w:val="00707B3C"/>
    <w:rsid w:val="0071035B"/>
    <w:rsid w:val="007126A4"/>
    <w:rsid w:val="0071334D"/>
    <w:rsid w:val="007133D7"/>
    <w:rsid w:val="0071460F"/>
    <w:rsid w:val="00714EB4"/>
    <w:rsid w:val="007155D7"/>
    <w:rsid w:val="00716148"/>
    <w:rsid w:val="007174E6"/>
    <w:rsid w:val="00717548"/>
    <w:rsid w:val="00721AC2"/>
    <w:rsid w:val="00721D6F"/>
    <w:rsid w:val="00722E53"/>
    <w:rsid w:val="007238BE"/>
    <w:rsid w:val="007256A3"/>
    <w:rsid w:val="00727ACC"/>
    <w:rsid w:val="00730E6D"/>
    <w:rsid w:val="00730FF3"/>
    <w:rsid w:val="007311F9"/>
    <w:rsid w:val="00732C5C"/>
    <w:rsid w:val="00732D87"/>
    <w:rsid w:val="0073314C"/>
    <w:rsid w:val="00737671"/>
    <w:rsid w:val="00740713"/>
    <w:rsid w:val="00741130"/>
    <w:rsid w:val="00743869"/>
    <w:rsid w:val="00744223"/>
    <w:rsid w:val="00744442"/>
    <w:rsid w:val="00745521"/>
    <w:rsid w:val="00746214"/>
    <w:rsid w:val="0074735A"/>
    <w:rsid w:val="00750AA3"/>
    <w:rsid w:val="00750C52"/>
    <w:rsid w:val="00751337"/>
    <w:rsid w:val="0075164B"/>
    <w:rsid w:val="00754787"/>
    <w:rsid w:val="0075572F"/>
    <w:rsid w:val="007564E3"/>
    <w:rsid w:val="00757003"/>
    <w:rsid w:val="00761479"/>
    <w:rsid w:val="007615AC"/>
    <w:rsid w:val="00762599"/>
    <w:rsid w:val="0076341F"/>
    <w:rsid w:val="00766CD7"/>
    <w:rsid w:val="0077036D"/>
    <w:rsid w:val="00770C1F"/>
    <w:rsid w:val="00771AB7"/>
    <w:rsid w:val="00771B4D"/>
    <w:rsid w:val="007725B5"/>
    <w:rsid w:val="00772F7D"/>
    <w:rsid w:val="0077410C"/>
    <w:rsid w:val="00774B8B"/>
    <w:rsid w:val="00775146"/>
    <w:rsid w:val="0077551A"/>
    <w:rsid w:val="00777D1E"/>
    <w:rsid w:val="00781618"/>
    <w:rsid w:val="00781666"/>
    <w:rsid w:val="007842ED"/>
    <w:rsid w:val="007867B7"/>
    <w:rsid w:val="0078693A"/>
    <w:rsid w:val="00786C1A"/>
    <w:rsid w:val="00787155"/>
    <w:rsid w:val="00787336"/>
    <w:rsid w:val="00787595"/>
    <w:rsid w:val="00787AF5"/>
    <w:rsid w:val="00790390"/>
    <w:rsid w:val="007917C0"/>
    <w:rsid w:val="00791CEF"/>
    <w:rsid w:val="00791F09"/>
    <w:rsid w:val="0079237D"/>
    <w:rsid w:val="00794AFE"/>
    <w:rsid w:val="007A2A44"/>
    <w:rsid w:val="007A5586"/>
    <w:rsid w:val="007A6DF1"/>
    <w:rsid w:val="007A6FB4"/>
    <w:rsid w:val="007B0771"/>
    <w:rsid w:val="007B1B33"/>
    <w:rsid w:val="007B1C1F"/>
    <w:rsid w:val="007B379B"/>
    <w:rsid w:val="007B62B2"/>
    <w:rsid w:val="007B641C"/>
    <w:rsid w:val="007B6ED2"/>
    <w:rsid w:val="007C0E65"/>
    <w:rsid w:val="007C205F"/>
    <w:rsid w:val="007C2A21"/>
    <w:rsid w:val="007C5868"/>
    <w:rsid w:val="007C58C5"/>
    <w:rsid w:val="007C6F38"/>
    <w:rsid w:val="007C7DA3"/>
    <w:rsid w:val="007D0B7B"/>
    <w:rsid w:val="007D0D47"/>
    <w:rsid w:val="007D0E7B"/>
    <w:rsid w:val="007D0E9B"/>
    <w:rsid w:val="007D146D"/>
    <w:rsid w:val="007D1AF7"/>
    <w:rsid w:val="007D1F17"/>
    <w:rsid w:val="007D31B9"/>
    <w:rsid w:val="007D5314"/>
    <w:rsid w:val="007D6649"/>
    <w:rsid w:val="007D6EC7"/>
    <w:rsid w:val="007E20DB"/>
    <w:rsid w:val="007E2248"/>
    <w:rsid w:val="007E4D14"/>
    <w:rsid w:val="007E7BAD"/>
    <w:rsid w:val="007F00E6"/>
    <w:rsid w:val="007F0380"/>
    <w:rsid w:val="007F090D"/>
    <w:rsid w:val="007F11EB"/>
    <w:rsid w:val="007F1735"/>
    <w:rsid w:val="007F4988"/>
    <w:rsid w:val="007F5473"/>
    <w:rsid w:val="007F547C"/>
    <w:rsid w:val="007F66E2"/>
    <w:rsid w:val="007F7D6E"/>
    <w:rsid w:val="007F7DB8"/>
    <w:rsid w:val="008006FD"/>
    <w:rsid w:val="00801861"/>
    <w:rsid w:val="008019A8"/>
    <w:rsid w:val="008025B0"/>
    <w:rsid w:val="008026A8"/>
    <w:rsid w:val="0080358A"/>
    <w:rsid w:val="00803B70"/>
    <w:rsid w:val="00810C5E"/>
    <w:rsid w:val="00810F1F"/>
    <w:rsid w:val="00811B4A"/>
    <w:rsid w:val="0081306C"/>
    <w:rsid w:val="00814520"/>
    <w:rsid w:val="00814A3F"/>
    <w:rsid w:val="00815B5E"/>
    <w:rsid w:val="00815F5B"/>
    <w:rsid w:val="008175E7"/>
    <w:rsid w:val="008177DA"/>
    <w:rsid w:val="0082085C"/>
    <w:rsid w:val="00824430"/>
    <w:rsid w:val="0082570C"/>
    <w:rsid w:val="008266A4"/>
    <w:rsid w:val="0083090B"/>
    <w:rsid w:val="00830D23"/>
    <w:rsid w:val="008313D4"/>
    <w:rsid w:val="008336E1"/>
    <w:rsid w:val="0083429B"/>
    <w:rsid w:val="008347DA"/>
    <w:rsid w:val="00834EF4"/>
    <w:rsid w:val="00835185"/>
    <w:rsid w:val="00836529"/>
    <w:rsid w:val="0083747B"/>
    <w:rsid w:val="00842318"/>
    <w:rsid w:val="0084270D"/>
    <w:rsid w:val="0084333C"/>
    <w:rsid w:val="008438AE"/>
    <w:rsid w:val="00845185"/>
    <w:rsid w:val="0084537F"/>
    <w:rsid w:val="00845502"/>
    <w:rsid w:val="00846125"/>
    <w:rsid w:val="00851C87"/>
    <w:rsid w:val="00853435"/>
    <w:rsid w:val="008535D2"/>
    <w:rsid w:val="00853AB6"/>
    <w:rsid w:val="008546DA"/>
    <w:rsid w:val="00855E76"/>
    <w:rsid w:val="008562A8"/>
    <w:rsid w:val="00856847"/>
    <w:rsid w:val="00856CF1"/>
    <w:rsid w:val="00861DBE"/>
    <w:rsid w:val="0086243E"/>
    <w:rsid w:val="00863C17"/>
    <w:rsid w:val="00864EC8"/>
    <w:rsid w:val="008675EE"/>
    <w:rsid w:val="00872994"/>
    <w:rsid w:val="00872B6B"/>
    <w:rsid w:val="00874515"/>
    <w:rsid w:val="0087668A"/>
    <w:rsid w:val="00877C8D"/>
    <w:rsid w:val="00881351"/>
    <w:rsid w:val="00882B40"/>
    <w:rsid w:val="0088373C"/>
    <w:rsid w:val="00884882"/>
    <w:rsid w:val="00884A48"/>
    <w:rsid w:val="008869E5"/>
    <w:rsid w:val="0088736B"/>
    <w:rsid w:val="00887566"/>
    <w:rsid w:val="00887BC7"/>
    <w:rsid w:val="008904B4"/>
    <w:rsid w:val="00891D07"/>
    <w:rsid w:val="0089232B"/>
    <w:rsid w:val="0089466A"/>
    <w:rsid w:val="008949AD"/>
    <w:rsid w:val="00895B06"/>
    <w:rsid w:val="008968EF"/>
    <w:rsid w:val="00897254"/>
    <w:rsid w:val="008A03B6"/>
    <w:rsid w:val="008A1A9B"/>
    <w:rsid w:val="008A28F2"/>
    <w:rsid w:val="008A38AC"/>
    <w:rsid w:val="008A7BF9"/>
    <w:rsid w:val="008B03FB"/>
    <w:rsid w:val="008B0E40"/>
    <w:rsid w:val="008B1271"/>
    <w:rsid w:val="008B14FB"/>
    <w:rsid w:val="008B1919"/>
    <w:rsid w:val="008B1B29"/>
    <w:rsid w:val="008B217E"/>
    <w:rsid w:val="008B312D"/>
    <w:rsid w:val="008B4B95"/>
    <w:rsid w:val="008B4E75"/>
    <w:rsid w:val="008B5B8D"/>
    <w:rsid w:val="008B74BD"/>
    <w:rsid w:val="008C1787"/>
    <w:rsid w:val="008C32EF"/>
    <w:rsid w:val="008C4CCB"/>
    <w:rsid w:val="008C6A20"/>
    <w:rsid w:val="008C6D80"/>
    <w:rsid w:val="008C6F36"/>
    <w:rsid w:val="008C7AE0"/>
    <w:rsid w:val="008D0A70"/>
    <w:rsid w:val="008D15AC"/>
    <w:rsid w:val="008D2398"/>
    <w:rsid w:val="008D3918"/>
    <w:rsid w:val="008D52EF"/>
    <w:rsid w:val="008D6AB7"/>
    <w:rsid w:val="008D7380"/>
    <w:rsid w:val="008E0299"/>
    <w:rsid w:val="008E02C8"/>
    <w:rsid w:val="008E0FE7"/>
    <w:rsid w:val="008E1367"/>
    <w:rsid w:val="008E159E"/>
    <w:rsid w:val="008E678C"/>
    <w:rsid w:val="008E6A45"/>
    <w:rsid w:val="008F1260"/>
    <w:rsid w:val="008F209E"/>
    <w:rsid w:val="008F25B7"/>
    <w:rsid w:val="008F2823"/>
    <w:rsid w:val="008F2B39"/>
    <w:rsid w:val="008F2D41"/>
    <w:rsid w:val="008F3148"/>
    <w:rsid w:val="008F3E1D"/>
    <w:rsid w:val="008F48E4"/>
    <w:rsid w:val="008F63B8"/>
    <w:rsid w:val="008F6FC5"/>
    <w:rsid w:val="00900894"/>
    <w:rsid w:val="00901476"/>
    <w:rsid w:val="00911136"/>
    <w:rsid w:val="00911AB7"/>
    <w:rsid w:val="00911B35"/>
    <w:rsid w:val="00912C96"/>
    <w:rsid w:val="009135FC"/>
    <w:rsid w:val="00916593"/>
    <w:rsid w:val="009174BA"/>
    <w:rsid w:val="009203DF"/>
    <w:rsid w:val="009217A7"/>
    <w:rsid w:val="00921B71"/>
    <w:rsid w:val="00921E53"/>
    <w:rsid w:val="00922C75"/>
    <w:rsid w:val="00923D09"/>
    <w:rsid w:val="00924B84"/>
    <w:rsid w:val="00925A5B"/>
    <w:rsid w:val="0092664A"/>
    <w:rsid w:val="009278DD"/>
    <w:rsid w:val="00927AAC"/>
    <w:rsid w:val="009301CE"/>
    <w:rsid w:val="00931F25"/>
    <w:rsid w:val="0093262E"/>
    <w:rsid w:val="00932F61"/>
    <w:rsid w:val="009362F7"/>
    <w:rsid w:val="009371BF"/>
    <w:rsid w:val="00942C04"/>
    <w:rsid w:val="00942EB5"/>
    <w:rsid w:val="0094502E"/>
    <w:rsid w:val="00946330"/>
    <w:rsid w:val="00946872"/>
    <w:rsid w:val="0094781A"/>
    <w:rsid w:val="00952875"/>
    <w:rsid w:val="00952DBE"/>
    <w:rsid w:val="009542AC"/>
    <w:rsid w:val="00955046"/>
    <w:rsid w:val="009617C6"/>
    <w:rsid w:val="009626A8"/>
    <w:rsid w:val="00963665"/>
    <w:rsid w:val="00963893"/>
    <w:rsid w:val="00967B25"/>
    <w:rsid w:val="00970E33"/>
    <w:rsid w:val="00971308"/>
    <w:rsid w:val="009718D4"/>
    <w:rsid w:val="0097234E"/>
    <w:rsid w:val="00974F6B"/>
    <w:rsid w:val="00975594"/>
    <w:rsid w:val="0097650D"/>
    <w:rsid w:val="0097686F"/>
    <w:rsid w:val="00977E93"/>
    <w:rsid w:val="00980EF7"/>
    <w:rsid w:val="009844F7"/>
    <w:rsid w:val="00984F5F"/>
    <w:rsid w:val="0098551B"/>
    <w:rsid w:val="0098694D"/>
    <w:rsid w:val="009903F1"/>
    <w:rsid w:val="00993FC6"/>
    <w:rsid w:val="009A066A"/>
    <w:rsid w:val="009A0778"/>
    <w:rsid w:val="009A17DD"/>
    <w:rsid w:val="009A19BC"/>
    <w:rsid w:val="009A2BDB"/>
    <w:rsid w:val="009A60F7"/>
    <w:rsid w:val="009B17B8"/>
    <w:rsid w:val="009B17C9"/>
    <w:rsid w:val="009B27BD"/>
    <w:rsid w:val="009B2E3A"/>
    <w:rsid w:val="009B335D"/>
    <w:rsid w:val="009B5A1B"/>
    <w:rsid w:val="009B656B"/>
    <w:rsid w:val="009B7D37"/>
    <w:rsid w:val="009C127F"/>
    <w:rsid w:val="009C26FA"/>
    <w:rsid w:val="009C58EE"/>
    <w:rsid w:val="009C64D8"/>
    <w:rsid w:val="009C6872"/>
    <w:rsid w:val="009D1848"/>
    <w:rsid w:val="009D3463"/>
    <w:rsid w:val="009D3F64"/>
    <w:rsid w:val="009D5893"/>
    <w:rsid w:val="009D681F"/>
    <w:rsid w:val="009D71F7"/>
    <w:rsid w:val="009D7296"/>
    <w:rsid w:val="009D7BB3"/>
    <w:rsid w:val="009E1509"/>
    <w:rsid w:val="009E1BD1"/>
    <w:rsid w:val="009E323A"/>
    <w:rsid w:val="009E3311"/>
    <w:rsid w:val="009E366D"/>
    <w:rsid w:val="009E5599"/>
    <w:rsid w:val="009E5E7E"/>
    <w:rsid w:val="009E60B1"/>
    <w:rsid w:val="009E6C14"/>
    <w:rsid w:val="009E7D6B"/>
    <w:rsid w:val="009F0605"/>
    <w:rsid w:val="009F0FE6"/>
    <w:rsid w:val="009F1729"/>
    <w:rsid w:val="009F1826"/>
    <w:rsid w:val="009F37D9"/>
    <w:rsid w:val="009F3FEB"/>
    <w:rsid w:val="009F68ED"/>
    <w:rsid w:val="009F7029"/>
    <w:rsid w:val="009F734F"/>
    <w:rsid w:val="009F758E"/>
    <w:rsid w:val="009F7666"/>
    <w:rsid w:val="009F76FE"/>
    <w:rsid w:val="00A005D7"/>
    <w:rsid w:val="00A01746"/>
    <w:rsid w:val="00A0267C"/>
    <w:rsid w:val="00A058E6"/>
    <w:rsid w:val="00A0711E"/>
    <w:rsid w:val="00A10AC0"/>
    <w:rsid w:val="00A10C4C"/>
    <w:rsid w:val="00A1277A"/>
    <w:rsid w:val="00A12EFB"/>
    <w:rsid w:val="00A1303E"/>
    <w:rsid w:val="00A14C4A"/>
    <w:rsid w:val="00A165AD"/>
    <w:rsid w:val="00A16B92"/>
    <w:rsid w:val="00A16CD1"/>
    <w:rsid w:val="00A16D68"/>
    <w:rsid w:val="00A16FBC"/>
    <w:rsid w:val="00A203E5"/>
    <w:rsid w:val="00A20B31"/>
    <w:rsid w:val="00A20E96"/>
    <w:rsid w:val="00A21390"/>
    <w:rsid w:val="00A23709"/>
    <w:rsid w:val="00A23D9A"/>
    <w:rsid w:val="00A25748"/>
    <w:rsid w:val="00A265EC"/>
    <w:rsid w:val="00A302ED"/>
    <w:rsid w:val="00A30530"/>
    <w:rsid w:val="00A31907"/>
    <w:rsid w:val="00A3195F"/>
    <w:rsid w:val="00A340DC"/>
    <w:rsid w:val="00A34687"/>
    <w:rsid w:val="00A362D9"/>
    <w:rsid w:val="00A36CAC"/>
    <w:rsid w:val="00A37938"/>
    <w:rsid w:val="00A40358"/>
    <w:rsid w:val="00A43DA5"/>
    <w:rsid w:val="00A43DB3"/>
    <w:rsid w:val="00A43E0A"/>
    <w:rsid w:val="00A4559C"/>
    <w:rsid w:val="00A45ECF"/>
    <w:rsid w:val="00A466B7"/>
    <w:rsid w:val="00A479BF"/>
    <w:rsid w:val="00A47F04"/>
    <w:rsid w:val="00A50731"/>
    <w:rsid w:val="00A51051"/>
    <w:rsid w:val="00A525A4"/>
    <w:rsid w:val="00A531FE"/>
    <w:rsid w:val="00A53703"/>
    <w:rsid w:val="00A540C1"/>
    <w:rsid w:val="00A54B9E"/>
    <w:rsid w:val="00A550B3"/>
    <w:rsid w:val="00A550E3"/>
    <w:rsid w:val="00A563C1"/>
    <w:rsid w:val="00A57A8D"/>
    <w:rsid w:val="00A60086"/>
    <w:rsid w:val="00A61144"/>
    <w:rsid w:val="00A6281B"/>
    <w:rsid w:val="00A63866"/>
    <w:rsid w:val="00A63B4F"/>
    <w:rsid w:val="00A640DE"/>
    <w:rsid w:val="00A64470"/>
    <w:rsid w:val="00A658F2"/>
    <w:rsid w:val="00A66645"/>
    <w:rsid w:val="00A66FC8"/>
    <w:rsid w:val="00A701B8"/>
    <w:rsid w:val="00A7167B"/>
    <w:rsid w:val="00A7187F"/>
    <w:rsid w:val="00A71E77"/>
    <w:rsid w:val="00A72101"/>
    <w:rsid w:val="00A740C6"/>
    <w:rsid w:val="00A76418"/>
    <w:rsid w:val="00A77732"/>
    <w:rsid w:val="00A800BD"/>
    <w:rsid w:val="00A803F9"/>
    <w:rsid w:val="00A81BBE"/>
    <w:rsid w:val="00A823A5"/>
    <w:rsid w:val="00A82509"/>
    <w:rsid w:val="00A835F5"/>
    <w:rsid w:val="00A83809"/>
    <w:rsid w:val="00A83F7A"/>
    <w:rsid w:val="00A84AFA"/>
    <w:rsid w:val="00A84B72"/>
    <w:rsid w:val="00A85ADF"/>
    <w:rsid w:val="00A86780"/>
    <w:rsid w:val="00A91DF0"/>
    <w:rsid w:val="00A92C17"/>
    <w:rsid w:val="00A93E0E"/>
    <w:rsid w:val="00A95369"/>
    <w:rsid w:val="00A95C8B"/>
    <w:rsid w:val="00AA0910"/>
    <w:rsid w:val="00AA0B49"/>
    <w:rsid w:val="00AA1799"/>
    <w:rsid w:val="00AA1913"/>
    <w:rsid w:val="00AA1A20"/>
    <w:rsid w:val="00AA33D4"/>
    <w:rsid w:val="00AA3BB9"/>
    <w:rsid w:val="00AA50D5"/>
    <w:rsid w:val="00AA768A"/>
    <w:rsid w:val="00AA7758"/>
    <w:rsid w:val="00AA7EA6"/>
    <w:rsid w:val="00AB02ED"/>
    <w:rsid w:val="00AB1BB5"/>
    <w:rsid w:val="00AB3794"/>
    <w:rsid w:val="00AB4E27"/>
    <w:rsid w:val="00AB5D0A"/>
    <w:rsid w:val="00AB60F7"/>
    <w:rsid w:val="00AB638E"/>
    <w:rsid w:val="00AB6CA4"/>
    <w:rsid w:val="00AC04DB"/>
    <w:rsid w:val="00AC150B"/>
    <w:rsid w:val="00AC1608"/>
    <w:rsid w:val="00AC1631"/>
    <w:rsid w:val="00AC239B"/>
    <w:rsid w:val="00AC4530"/>
    <w:rsid w:val="00AC4AAE"/>
    <w:rsid w:val="00AC60DA"/>
    <w:rsid w:val="00AD3D58"/>
    <w:rsid w:val="00AD4FD4"/>
    <w:rsid w:val="00AD51CE"/>
    <w:rsid w:val="00AD5E20"/>
    <w:rsid w:val="00AD60AF"/>
    <w:rsid w:val="00AD65A2"/>
    <w:rsid w:val="00AD6891"/>
    <w:rsid w:val="00AD7005"/>
    <w:rsid w:val="00AE4E2D"/>
    <w:rsid w:val="00AE72F0"/>
    <w:rsid w:val="00AF0E49"/>
    <w:rsid w:val="00AF0E8D"/>
    <w:rsid w:val="00AF45BC"/>
    <w:rsid w:val="00AF6861"/>
    <w:rsid w:val="00AF6A2D"/>
    <w:rsid w:val="00B01A19"/>
    <w:rsid w:val="00B01A20"/>
    <w:rsid w:val="00B01C59"/>
    <w:rsid w:val="00B05329"/>
    <w:rsid w:val="00B06268"/>
    <w:rsid w:val="00B0629F"/>
    <w:rsid w:val="00B075DE"/>
    <w:rsid w:val="00B07C05"/>
    <w:rsid w:val="00B1005A"/>
    <w:rsid w:val="00B11E09"/>
    <w:rsid w:val="00B120A8"/>
    <w:rsid w:val="00B12712"/>
    <w:rsid w:val="00B13B50"/>
    <w:rsid w:val="00B140EE"/>
    <w:rsid w:val="00B1459D"/>
    <w:rsid w:val="00B16311"/>
    <w:rsid w:val="00B16C94"/>
    <w:rsid w:val="00B17A27"/>
    <w:rsid w:val="00B17A4C"/>
    <w:rsid w:val="00B21356"/>
    <w:rsid w:val="00B257A0"/>
    <w:rsid w:val="00B270D7"/>
    <w:rsid w:val="00B275C1"/>
    <w:rsid w:val="00B27DF6"/>
    <w:rsid w:val="00B30BD0"/>
    <w:rsid w:val="00B30DB5"/>
    <w:rsid w:val="00B31B67"/>
    <w:rsid w:val="00B32BD1"/>
    <w:rsid w:val="00B35108"/>
    <w:rsid w:val="00B36408"/>
    <w:rsid w:val="00B40D04"/>
    <w:rsid w:val="00B44F13"/>
    <w:rsid w:val="00B461A8"/>
    <w:rsid w:val="00B46493"/>
    <w:rsid w:val="00B50227"/>
    <w:rsid w:val="00B50FB5"/>
    <w:rsid w:val="00B512DF"/>
    <w:rsid w:val="00B52EE8"/>
    <w:rsid w:val="00B55DBE"/>
    <w:rsid w:val="00B55FB5"/>
    <w:rsid w:val="00B57C13"/>
    <w:rsid w:val="00B610C0"/>
    <w:rsid w:val="00B627C8"/>
    <w:rsid w:val="00B64216"/>
    <w:rsid w:val="00B64882"/>
    <w:rsid w:val="00B66888"/>
    <w:rsid w:val="00B7050B"/>
    <w:rsid w:val="00B70E88"/>
    <w:rsid w:val="00B7177E"/>
    <w:rsid w:val="00B76862"/>
    <w:rsid w:val="00B77601"/>
    <w:rsid w:val="00B77DEE"/>
    <w:rsid w:val="00B8028F"/>
    <w:rsid w:val="00B81226"/>
    <w:rsid w:val="00B81C8D"/>
    <w:rsid w:val="00B825BB"/>
    <w:rsid w:val="00B827CE"/>
    <w:rsid w:val="00B82FCA"/>
    <w:rsid w:val="00B83AA6"/>
    <w:rsid w:val="00B8602C"/>
    <w:rsid w:val="00B910D5"/>
    <w:rsid w:val="00B93E5B"/>
    <w:rsid w:val="00B94FCB"/>
    <w:rsid w:val="00B9633F"/>
    <w:rsid w:val="00B96691"/>
    <w:rsid w:val="00B96A69"/>
    <w:rsid w:val="00B9773B"/>
    <w:rsid w:val="00B97D54"/>
    <w:rsid w:val="00BA023E"/>
    <w:rsid w:val="00BA38BE"/>
    <w:rsid w:val="00BA41EF"/>
    <w:rsid w:val="00BA6854"/>
    <w:rsid w:val="00BA6F44"/>
    <w:rsid w:val="00BA7F7E"/>
    <w:rsid w:val="00BB00B0"/>
    <w:rsid w:val="00BB17F1"/>
    <w:rsid w:val="00BB281C"/>
    <w:rsid w:val="00BB3AB8"/>
    <w:rsid w:val="00BB5146"/>
    <w:rsid w:val="00BB5E29"/>
    <w:rsid w:val="00BB6A77"/>
    <w:rsid w:val="00BB6E05"/>
    <w:rsid w:val="00BB701C"/>
    <w:rsid w:val="00BB706F"/>
    <w:rsid w:val="00BB7882"/>
    <w:rsid w:val="00BB7DF4"/>
    <w:rsid w:val="00BC0F74"/>
    <w:rsid w:val="00BC1FBB"/>
    <w:rsid w:val="00BC45C2"/>
    <w:rsid w:val="00BC5E4D"/>
    <w:rsid w:val="00BC6E40"/>
    <w:rsid w:val="00BC72FF"/>
    <w:rsid w:val="00BD045C"/>
    <w:rsid w:val="00BD22F7"/>
    <w:rsid w:val="00BD4DD5"/>
    <w:rsid w:val="00BD4F3D"/>
    <w:rsid w:val="00BD6C85"/>
    <w:rsid w:val="00BD79A6"/>
    <w:rsid w:val="00BE1DF7"/>
    <w:rsid w:val="00BE525F"/>
    <w:rsid w:val="00BE54D5"/>
    <w:rsid w:val="00BE5DC0"/>
    <w:rsid w:val="00BE606B"/>
    <w:rsid w:val="00BE635F"/>
    <w:rsid w:val="00BE66DE"/>
    <w:rsid w:val="00BE6F5D"/>
    <w:rsid w:val="00BE7976"/>
    <w:rsid w:val="00BE7C01"/>
    <w:rsid w:val="00BF081B"/>
    <w:rsid w:val="00BF0BE9"/>
    <w:rsid w:val="00BF0E9C"/>
    <w:rsid w:val="00BF278F"/>
    <w:rsid w:val="00BF2F4B"/>
    <w:rsid w:val="00BF338B"/>
    <w:rsid w:val="00BF52E4"/>
    <w:rsid w:val="00BF5850"/>
    <w:rsid w:val="00BF5D39"/>
    <w:rsid w:val="00BF63CD"/>
    <w:rsid w:val="00BF6C2B"/>
    <w:rsid w:val="00BF6C8F"/>
    <w:rsid w:val="00BF73C0"/>
    <w:rsid w:val="00C00D64"/>
    <w:rsid w:val="00C01163"/>
    <w:rsid w:val="00C01392"/>
    <w:rsid w:val="00C013A9"/>
    <w:rsid w:val="00C02246"/>
    <w:rsid w:val="00C04D9D"/>
    <w:rsid w:val="00C054FA"/>
    <w:rsid w:val="00C056FE"/>
    <w:rsid w:val="00C05BF5"/>
    <w:rsid w:val="00C0627F"/>
    <w:rsid w:val="00C062A9"/>
    <w:rsid w:val="00C06A8A"/>
    <w:rsid w:val="00C0751A"/>
    <w:rsid w:val="00C1075C"/>
    <w:rsid w:val="00C1078C"/>
    <w:rsid w:val="00C10C02"/>
    <w:rsid w:val="00C15277"/>
    <w:rsid w:val="00C15351"/>
    <w:rsid w:val="00C16EA9"/>
    <w:rsid w:val="00C177CA"/>
    <w:rsid w:val="00C17CFF"/>
    <w:rsid w:val="00C201D4"/>
    <w:rsid w:val="00C20679"/>
    <w:rsid w:val="00C21399"/>
    <w:rsid w:val="00C21B62"/>
    <w:rsid w:val="00C23056"/>
    <w:rsid w:val="00C2401E"/>
    <w:rsid w:val="00C2456E"/>
    <w:rsid w:val="00C254CE"/>
    <w:rsid w:val="00C25B8A"/>
    <w:rsid w:val="00C25C49"/>
    <w:rsid w:val="00C25C73"/>
    <w:rsid w:val="00C25D8D"/>
    <w:rsid w:val="00C27656"/>
    <w:rsid w:val="00C27F92"/>
    <w:rsid w:val="00C3048F"/>
    <w:rsid w:val="00C31D51"/>
    <w:rsid w:val="00C34A89"/>
    <w:rsid w:val="00C35BE0"/>
    <w:rsid w:val="00C35D67"/>
    <w:rsid w:val="00C40067"/>
    <w:rsid w:val="00C41EF5"/>
    <w:rsid w:val="00C42E96"/>
    <w:rsid w:val="00C43A42"/>
    <w:rsid w:val="00C44366"/>
    <w:rsid w:val="00C4592B"/>
    <w:rsid w:val="00C47805"/>
    <w:rsid w:val="00C517F2"/>
    <w:rsid w:val="00C5348E"/>
    <w:rsid w:val="00C53EEF"/>
    <w:rsid w:val="00C55AE7"/>
    <w:rsid w:val="00C600BA"/>
    <w:rsid w:val="00C602DE"/>
    <w:rsid w:val="00C6124C"/>
    <w:rsid w:val="00C61BF8"/>
    <w:rsid w:val="00C620F8"/>
    <w:rsid w:val="00C626C5"/>
    <w:rsid w:val="00C6296A"/>
    <w:rsid w:val="00C631F5"/>
    <w:rsid w:val="00C6330C"/>
    <w:rsid w:val="00C65DD6"/>
    <w:rsid w:val="00C66707"/>
    <w:rsid w:val="00C66E5B"/>
    <w:rsid w:val="00C67258"/>
    <w:rsid w:val="00C70CAE"/>
    <w:rsid w:val="00C733C7"/>
    <w:rsid w:val="00C738FA"/>
    <w:rsid w:val="00C74271"/>
    <w:rsid w:val="00C7476E"/>
    <w:rsid w:val="00C75174"/>
    <w:rsid w:val="00C76E09"/>
    <w:rsid w:val="00C77F67"/>
    <w:rsid w:val="00C80B74"/>
    <w:rsid w:val="00C834E4"/>
    <w:rsid w:val="00C84027"/>
    <w:rsid w:val="00C85EF7"/>
    <w:rsid w:val="00C864A3"/>
    <w:rsid w:val="00C865E7"/>
    <w:rsid w:val="00C86ADB"/>
    <w:rsid w:val="00C90305"/>
    <w:rsid w:val="00C910E3"/>
    <w:rsid w:val="00C9164E"/>
    <w:rsid w:val="00C91E0A"/>
    <w:rsid w:val="00C94A71"/>
    <w:rsid w:val="00C9551B"/>
    <w:rsid w:val="00C958B5"/>
    <w:rsid w:val="00C970B4"/>
    <w:rsid w:val="00CA0E00"/>
    <w:rsid w:val="00CA1178"/>
    <w:rsid w:val="00CA18DB"/>
    <w:rsid w:val="00CA3F1D"/>
    <w:rsid w:val="00CA5540"/>
    <w:rsid w:val="00CA5B61"/>
    <w:rsid w:val="00CA5BC4"/>
    <w:rsid w:val="00CA6D68"/>
    <w:rsid w:val="00CB0362"/>
    <w:rsid w:val="00CB0375"/>
    <w:rsid w:val="00CB0E36"/>
    <w:rsid w:val="00CB24DB"/>
    <w:rsid w:val="00CB2DE6"/>
    <w:rsid w:val="00CB3DA9"/>
    <w:rsid w:val="00CB4279"/>
    <w:rsid w:val="00CB6205"/>
    <w:rsid w:val="00CB78D9"/>
    <w:rsid w:val="00CB7947"/>
    <w:rsid w:val="00CC030B"/>
    <w:rsid w:val="00CC48D5"/>
    <w:rsid w:val="00CC59EE"/>
    <w:rsid w:val="00CC652A"/>
    <w:rsid w:val="00CC6E0D"/>
    <w:rsid w:val="00CD02F1"/>
    <w:rsid w:val="00CD09BF"/>
    <w:rsid w:val="00CD0F6D"/>
    <w:rsid w:val="00CD3A20"/>
    <w:rsid w:val="00CD43A0"/>
    <w:rsid w:val="00CD5027"/>
    <w:rsid w:val="00CD7E01"/>
    <w:rsid w:val="00CE052F"/>
    <w:rsid w:val="00CE2B3E"/>
    <w:rsid w:val="00CE56DD"/>
    <w:rsid w:val="00CF2C53"/>
    <w:rsid w:val="00CF3B85"/>
    <w:rsid w:val="00CF3CD4"/>
    <w:rsid w:val="00CF44AF"/>
    <w:rsid w:val="00CF5DE5"/>
    <w:rsid w:val="00CF7399"/>
    <w:rsid w:val="00CF79F0"/>
    <w:rsid w:val="00CF7C90"/>
    <w:rsid w:val="00D01B26"/>
    <w:rsid w:val="00D02B5F"/>
    <w:rsid w:val="00D04F71"/>
    <w:rsid w:val="00D05AA1"/>
    <w:rsid w:val="00D07A5D"/>
    <w:rsid w:val="00D124F4"/>
    <w:rsid w:val="00D134B1"/>
    <w:rsid w:val="00D15B44"/>
    <w:rsid w:val="00D16273"/>
    <w:rsid w:val="00D1759B"/>
    <w:rsid w:val="00D21300"/>
    <w:rsid w:val="00D216BF"/>
    <w:rsid w:val="00D21AFE"/>
    <w:rsid w:val="00D235D5"/>
    <w:rsid w:val="00D2500E"/>
    <w:rsid w:val="00D25926"/>
    <w:rsid w:val="00D27776"/>
    <w:rsid w:val="00D27B68"/>
    <w:rsid w:val="00D30DC2"/>
    <w:rsid w:val="00D31976"/>
    <w:rsid w:val="00D33A07"/>
    <w:rsid w:val="00D344F4"/>
    <w:rsid w:val="00D345DC"/>
    <w:rsid w:val="00D35243"/>
    <w:rsid w:val="00D3593F"/>
    <w:rsid w:val="00D360BC"/>
    <w:rsid w:val="00D42914"/>
    <w:rsid w:val="00D44CC5"/>
    <w:rsid w:val="00D452FB"/>
    <w:rsid w:val="00D47BB7"/>
    <w:rsid w:val="00D50FCF"/>
    <w:rsid w:val="00D510DC"/>
    <w:rsid w:val="00D51FD8"/>
    <w:rsid w:val="00D6101A"/>
    <w:rsid w:val="00D61B80"/>
    <w:rsid w:val="00D61F35"/>
    <w:rsid w:val="00D62249"/>
    <w:rsid w:val="00D623A8"/>
    <w:rsid w:val="00D649DB"/>
    <w:rsid w:val="00D6506A"/>
    <w:rsid w:val="00D6572F"/>
    <w:rsid w:val="00D667FD"/>
    <w:rsid w:val="00D7010A"/>
    <w:rsid w:val="00D709E7"/>
    <w:rsid w:val="00D715A8"/>
    <w:rsid w:val="00D71F96"/>
    <w:rsid w:val="00D7269B"/>
    <w:rsid w:val="00D733D1"/>
    <w:rsid w:val="00D7785A"/>
    <w:rsid w:val="00D8060C"/>
    <w:rsid w:val="00D80BC5"/>
    <w:rsid w:val="00D8108A"/>
    <w:rsid w:val="00D81693"/>
    <w:rsid w:val="00D83AC0"/>
    <w:rsid w:val="00D84EE9"/>
    <w:rsid w:val="00D85D8A"/>
    <w:rsid w:val="00D869EC"/>
    <w:rsid w:val="00D86A08"/>
    <w:rsid w:val="00D87A22"/>
    <w:rsid w:val="00D87BFA"/>
    <w:rsid w:val="00D9022E"/>
    <w:rsid w:val="00D90654"/>
    <w:rsid w:val="00D908AB"/>
    <w:rsid w:val="00D93A99"/>
    <w:rsid w:val="00D957FB"/>
    <w:rsid w:val="00D95ABF"/>
    <w:rsid w:val="00D97882"/>
    <w:rsid w:val="00D97A13"/>
    <w:rsid w:val="00DA12E7"/>
    <w:rsid w:val="00DA3D16"/>
    <w:rsid w:val="00DA4348"/>
    <w:rsid w:val="00DA5E08"/>
    <w:rsid w:val="00DB2B6B"/>
    <w:rsid w:val="00DB396C"/>
    <w:rsid w:val="00DB44DD"/>
    <w:rsid w:val="00DB5875"/>
    <w:rsid w:val="00DC0A74"/>
    <w:rsid w:val="00DC10C6"/>
    <w:rsid w:val="00DC1FE0"/>
    <w:rsid w:val="00DC43BF"/>
    <w:rsid w:val="00DC46F4"/>
    <w:rsid w:val="00DC640E"/>
    <w:rsid w:val="00DC7D9D"/>
    <w:rsid w:val="00DD0981"/>
    <w:rsid w:val="00DD1F45"/>
    <w:rsid w:val="00DD56FD"/>
    <w:rsid w:val="00DD596D"/>
    <w:rsid w:val="00DD60A3"/>
    <w:rsid w:val="00DD6AED"/>
    <w:rsid w:val="00DD71D2"/>
    <w:rsid w:val="00DD7F15"/>
    <w:rsid w:val="00DE0EE6"/>
    <w:rsid w:val="00DE5696"/>
    <w:rsid w:val="00DE64D4"/>
    <w:rsid w:val="00DE6905"/>
    <w:rsid w:val="00DE6AE4"/>
    <w:rsid w:val="00DE752C"/>
    <w:rsid w:val="00DE7F09"/>
    <w:rsid w:val="00DF1647"/>
    <w:rsid w:val="00DF344C"/>
    <w:rsid w:val="00DF3A3B"/>
    <w:rsid w:val="00DF5AF7"/>
    <w:rsid w:val="00DF64D8"/>
    <w:rsid w:val="00DF6A04"/>
    <w:rsid w:val="00DF786C"/>
    <w:rsid w:val="00E022FF"/>
    <w:rsid w:val="00E02C25"/>
    <w:rsid w:val="00E0304B"/>
    <w:rsid w:val="00E044A5"/>
    <w:rsid w:val="00E056F4"/>
    <w:rsid w:val="00E05F08"/>
    <w:rsid w:val="00E1115F"/>
    <w:rsid w:val="00E1205D"/>
    <w:rsid w:val="00E12CCD"/>
    <w:rsid w:val="00E14400"/>
    <w:rsid w:val="00E14AB3"/>
    <w:rsid w:val="00E15BD4"/>
    <w:rsid w:val="00E15C98"/>
    <w:rsid w:val="00E16ACE"/>
    <w:rsid w:val="00E2002B"/>
    <w:rsid w:val="00E20C7F"/>
    <w:rsid w:val="00E22414"/>
    <w:rsid w:val="00E2408F"/>
    <w:rsid w:val="00E250C2"/>
    <w:rsid w:val="00E25B4E"/>
    <w:rsid w:val="00E26567"/>
    <w:rsid w:val="00E26DE2"/>
    <w:rsid w:val="00E30184"/>
    <w:rsid w:val="00E30D23"/>
    <w:rsid w:val="00E3178D"/>
    <w:rsid w:val="00E3203C"/>
    <w:rsid w:val="00E32277"/>
    <w:rsid w:val="00E32888"/>
    <w:rsid w:val="00E32C8D"/>
    <w:rsid w:val="00E3317D"/>
    <w:rsid w:val="00E33C18"/>
    <w:rsid w:val="00E33C70"/>
    <w:rsid w:val="00E34B9C"/>
    <w:rsid w:val="00E40358"/>
    <w:rsid w:val="00E40D76"/>
    <w:rsid w:val="00E40DBF"/>
    <w:rsid w:val="00E40DC3"/>
    <w:rsid w:val="00E44666"/>
    <w:rsid w:val="00E453A1"/>
    <w:rsid w:val="00E4560E"/>
    <w:rsid w:val="00E46992"/>
    <w:rsid w:val="00E479E3"/>
    <w:rsid w:val="00E51416"/>
    <w:rsid w:val="00E51FDA"/>
    <w:rsid w:val="00E545DE"/>
    <w:rsid w:val="00E5596A"/>
    <w:rsid w:val="00E57078"/>
    <w:rsid w:val="00E57223"/>
    <w:rsid w:val="00E60DA8"/>
    <w:rsid w:val="00E64A05"/>
    <w:rsid w:val="00E6521A"/>
    <w:rsid w:val="00E678B9"/>
    <w:rsid w:val="00E70F30"/>
    <w:rsid w:val="00E71431"/>
    <w:rsid w:val="00E81A9D"/>
    <w:rsid w:val="00E81DCC"/>
    <w:rsid w:val="00E852ED"/>
    <w:rsid w:val="00E865F5"/>
    <w:rsid w:val="00E86606"/>
    <w:rsid w:val="00E8696D"/>
    <w:rsid w:val="00E876B7"/>
    <w:rsid w:val="00E921E1"/>
    <w:rsid w:val="00E92FF6"/>
    <w:rsid w:val="00E93DF1"/>
    <w:rsid w:val="00E94FCE"/>
    <w:rsid w:val="00E95110"/>
    <w:rsid w:val="00EA05FB"/>
    <w:rsid w:val="00EA1DCC"/>
    <w:rsid w:val="00EA324A"/>
    <w:rsid w:val="00EA4685"/>
    <w:rsid w:val="00EA4979"/>
    <w:rsid w:val="00EB541F"/>
    <w:rsid w:val="00EB5906"/>
    <w:rsid w:val="00EB5D44"/>
    <w:rsid w:val="00EB6AD1"/>
    <w:rsid w:val="00EB759E"/>
    <w:rsid w:val="00EC178B"/>
    <w:rsid w:val="00EC1F34"/>
    <w:rsid w:val="00EC36BD"/>
    <w:rsid w:val="00EC3CCC"/>
    <w:rsid w:val="00EC715D"/>
    <w:rsid w:val="00ED223E"/>
    <w:rsid w:val="00ED2375"/>
    <w:rsid w:val="00ED23CB"/>
    <w:rsid w:val="00ED27DC"/>
    <w:rsid w:val="00ED3CE0"/>
    <w:rsid w:val="00ED791F"/>
    <w:rsid w:val="00EE0424"/>
    <w:rsid w:val="00EE1EA6"/>
    <w:rsid w:val="00EE2927"/>
    <w:rsid w:val="00EE6569"/>
    <w:rsid w:val="00EE7E12"/>
    <w:rsid w:val="00EF06DB"/>
    <w:rsid w:val="00EF27B6"/>
    <w:rsid w:val="00EF3309"/>
    <w:rsid w:val="00EF45BA"/>
    <w:rsid w:val="00EF5840"/>
    <w:rsid w:val="00EF6365"/>
    <w:rsid w:val="00EF6616"/>
    <w:rsid w:val="00EF677D"/>
    <w:rsid w:val="00EF76B8"/>
    <w:rsid w:val="00EF7CF2"/>
    <w:rsid w:val="00F00382"/>
    <w:rsid w:val="00F0061A"/>
    <w:rsid w:val="00F01825"/>
    <w:rsid w:val="00F02159"/>
    <w:rsid w:val="00F02757"/>
    <w:rsid w:val="00F03507"/>
    <w:rsid w:val="00F04695"/>
    <w:rsid w:val="00F055EE"/>
    <w:rsid w:val="00F05C32"/>
    <w:rsid w:val="00F064E6"/>
    <w:rsid w:val="00F067B2"/>
    <w:rsid w:val="00F06F7C"/>
    <w:rsid w:val="00F07F46"/>
    <w:rsid w:val="00F11F59"/>
    <w:rsid w:val="00F12623"/>
    <w:rsid w:val="00F1390B"/>
    <w:rsid w:val="00F13C89"/>
    <w:rsid w:val="00F15694"/>
    <w:rsid w:val="00F16017"/>
    <w:rsid w:val="00F166B9"/>
    <w:rsid w:val="00F208A8"/>
    <w:rsid w:val="00F21404"/>
    <w:rsid w:val="00F226C4"/>
    <w:rsid w:val="00F22FC2"/>
    <w:rsid w:val="00F235F1"/>
    <w:rsid w:val="00F25911"/>
    <w:rsid w:val="00F25A2A"/>
    <w:rsid w:val="00F303F1"/>
    <w:rsid w:val="00F30899"/>
    <w:rsid w:val="00F30BC8"/>
    <w:rsid w:val="00F30E46"/>
    <w:rsid w:val="00F31203"/>
    <w:rsid w:val="00F31892"/>
    <w:rsid w:val="00F31E08"/>
    <w:rsid w:val="00F323DF"/>
    <w:rsid w:val="00F34FC6"/>
    <w:rsid w:val="00F35AF4"/>
    <w:rsid w:val="00F404DA"/>
    <w:rsid w:val="00F41427"/>
    <w:rsid w:val="00F42309"/>
    <w:rsid w:val="00F441D2"/>
    <w:rsid w:val="00F44E3F"/>
    <w:rsid w:val="00F45D1A"/>
    <w:rsid w:val="00F47126"/>
    <w:rsid w:val="00F52268"/>
    <w:rsid w:val="00F53685"/>
    <w:rsid w:val="00F53D0E"/>
    <w:rsid w:val="00F547EE"/>
    <w:rsid w:val="00F5520E"/>
    <w:rsid w:val="00F5648F"/>
    <w:rsid w:val="00F56523"/>
    <w:rsid w:val="00F6063F"/>
    <w:rsid w:val="00F61797"/>
    <w:rsid w:val="00F64360"/>
    <w:rsid w:val="00F650F9"/>
    <w:rsid w:val="00F65656"/>
    <w:rsid w:val="00F65CBE"/>
    <w:rsid w:val="00F65D64"/>
    <w:rsid w:val="00F65F24"/>
    <w:rsid w:val="00F6675F"/>
    <w:rsid w:val="00F667E7"/>
    <w:rsid w:val="00F676C1"/>
    <w:rsid w:val="00F71990"/>
    <w:rsid w:val="00F71F7B"/>
    <w:rsid w:val="00F73FDF"/>
    <w:rsid w:val="00F75207"/>
    <w:rsid w:val="00F775EF"/>
    <w:rsid w:val="00F816DE"/>
    <w:rsid w:val="00F819C6"/>
    <w:rsid w:val="00F81E70"/>
    <w:rsid w:val="00F82AC9"/>
    <w:rsid w:val="00F84EAA"/>
    <w:rsid w:val="00F8673A"/>
    <w:rsid w:val="00F86BB2"/>
    <w:rsid w:val="00F91A0C"/>
    <w:rsid w:val="00F91BA1"/>
    <w:rsid w:val="00F928ED"/>
    <w:rsid w:val="00F92D37"/>
    <w:rsid w:val="00F92D45"/>
    <w:rsid w:val="00F931AB"/>
    <w:rsid w:val="00F93721"/>
    <w:rsid w:val="00F94B49"/>
    <w:rsid w:val="00F95378"/>
    <w:rsid w:val="00FA36C6"/>
    <w:rsid w:val="00FA438B"/>
    <w:rsid w:val="00FA476B"/>
    <w:rsid w:val="00FA56B0"/>
    <w:rsid w:val="00FA5EF4"/>
    <w:rsid w:val="00FA60FD"/>
    <w:rsid w:val="00FA7F8F"/>
    <w:rsid w:val="00FB0480"/>
    <w:rsid w:val="00FB0B7D"/>
    <w:rsid w:val="00FB1210"/>
    <w:rsid w:val="00FB1568"/>
    <w:rsid w:val="00FB1C46"/>
    <w:rsid w:val="00FB35BC"/>
    <w:rsid w:val="00FB36E2"/>
    <w:rsid w:val="00FB3F00"/>
    <w:rsid w:val="00FB5160"/>
    <w:rsid w:val="00FB5264"/>
    <w:rsid w:val="00FB781C"/>
    <w:rsid w:val="00FC0078"/>
    <w:rsid w:val="00FC04D7"/>
    <w:rsid w:val="00FC059A"/>
    <w:rsid w:val="00FC07AB"/>
    <w:rsid w:val="00FC201F"/>
    <w:rsid w:val="00FC243C"/>
    <w:rsid w:val="00FC41FA"/>
    <w:rsid w:val="00FC6868"/>
    <w:rsid w:val="00FC6AE2"/>
    <w:rsid w:val="00FD0E7D"/>
    <w:rsid w:val="00FD2F1C"/>
    <w:rsid w:val="00FD45F6"/>
    <w:rsid w:val="00FD5064"/>
    <w:rsid w:val="00FD6F81"/>
    <w:rsid w:val="00FD7392"/>
    <w:rsid w:val="00FD753F"/>
    <w:rsid w:val="00FE17E9"/>
    <w:rsid w:val="00FE18A2"/>
    <w:rsid w:val="00FE2170"/>
    <w:rsid w:val="00FE2C4D"/>
    <w:rsid w:val="00FE3421"/>
    <w:rsid w:val="00FE35DA"/>
    <w:rsid w:val="00FE39F1"/>
    <w:rsid w:val="00FE48BB"/>
    <w:rsid w:val="00FE65B6"/>
    <w:rsid w:val="00FE6805"/>
    <w:rsid w:val="00FF06BB"/>
    <w:rsid w:val="00FF147B"/>
    <w:rsid w:val="00FF1686"/>
    <w:rsid w:val="00FF21C5"/>
    <w:rsid w:val="00FF261A"/>
    <w:rsid w:val="00FF5017"/>
    <w:rsid w:val="00FF55BE"/>
    <w:rsid w:val="00FF6C23"/>
    <w:rsid w:val="00FF79B9"/>
    <w:rsid w:val="00FF7D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oNotEmbedSmartTags/>
  <w:decimalSymbol w:val=","/>
  <w:listSeparator w:val=";"/>
  <w14:docId w14:val="39DC0716"/>
  <w15:chartTrackingRefBased/>
  <w15:docId w15:val="{4D3D4178-8B66-4BE5-969D-FAF46F5AF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3A76"/>
    <w:pPr>
      <w:suppressAutoHyphens/>
      <w:spacing w:before="60" w:after="60"/>
      <w:jc w:val="both"/>
    </w:pPr>
    <w:rPr>
      <w:rFonts w:ascii="Arial" w:hAnsi="Arial" w:cs="Arial"/>
      <w:lang w:val="en-GB" w:eastAsia="ar-SA"/>
    </w:rPr>
  </w:style>
  <w:style w:type="paragraph" w:styleId="Titolo1">
    <w:name w:val="heading 1"/>
    <w:basedOn w:val="Normale"/>
    <w:next w:val="Normale"/>
    <w:link w:val="Titolo1Carattere"/>
    <w:qFormat/>
    <w:pPr>
      <w:keepNext/>
      <w:pageBreakBefore/>
      <w:numPr>
        <w:numId w:val="1"/>
      </w:numPr>
      <w:tabs>
        <w:tab w:val="left" w:pos="567"/>
      </w:tabs>
      <w:spacing w:before="240" w:after="240"/>
      <w:ind w:left="431" w:hanging="431"/>
      <w:outlineLvl w:val="0"/>
    </w:pPr>
    <w:rPr>
      <w:rFonts w:cs="Times New Roman"/>
      <w:b/>
      <w:kern w:val="1"/>
      <w:sz w:val="32"/>
      <w:lang w:val="x-none"/>
    </w:rPr>
  </w:style>
  <w:style w:type="paragraph" w:styleId="Titolo2">
    <w:name w:val="heading 2"/>
    <w:basedOn w:val="Normale"/>
    <w:next w:val="Normale"/>
    <w:uiPriority w:val="99"/>
    <w:qFormat/>
    <w:pPr>
      <w:keepNext/>
      <w:numPr>
        <w:ilvl w:val="1"/>
        <w:numId w:val="1"/>
      </w:numPr>
      <w:spacing w:before="240" w:after="240"/>
      <w:ind w:left="578" w:hanging="578"/>
      <w:outlineLvl w:val="1"/>
    </w:pPr>
    <w:rPr>
      <w:b/>
      <w:i/>
      <w:sz w:val="28"/>
    </w:rPr>
  </w:style>
  <w:style w:type="paragraph" w:styleId="Titolo3">
    <w:name w:val="heading 3"/>
    <w:basedOn w:val="Normale"/>
    <w:next w:val="Normale"/>
    <w:uiPriority w:val="99"/>
    <w:qFormat/>
    <w:pPr>
      <w:keepNext/>
      <w:numPr>
        <w:ilvl w:val="2"/>
        <w:numId w:val="1"/>
      </w:numPr>
      <w:spacing w:before="240" w:after="240"/>
      <w:outlineLvl w:val="2"/>
    </w:pPr>
    <w:rPr>
      <w:b/>
      <w:sz w:val="24"/>
    </w:rPr>
  </w:style>
  <w:style w:type="paragraph" w:styleId="Titolo4">
    <w:name w:val="heading 4"/>
    <w:basedOn w:val="Normale"/>
    <w:next w:val="Normale"/>
    <w:uiPriority w:val="99"/>
    <w:qFormat/>
    <w:pPr>
      <w:keepNext/>
      <w:numPr>
        <w:ilvl w:val="3"/>
        <w:numId w:val="1"/>
      </w:numPr>
      <w:tabs>
        <w:tab w:val="left" w:pos="851"/>
      </w:tabs>
      <w:spacing w:before="240"/>
      <w:ind w:left="851" w:hanging="851"/>
      <w:outlineLvl w:val="3"/>
    </w:pPr>
    <w:rPr>
      <w:rFonts w:ascii="Times New Roman" w:hAnsi="Times New Roman" w:cs="Times New Roman"/>
      <w:b/>
      <w:bCs/>
      <w:sz w:val="28"/>
      <w:szCs w:val="28"/>
    </w:rPr>
  </w:style>
  <w:style w:type="paragraph" w:styleId="Titolo5">
    <w:name w:val="heading 5"/>
    <w:basedOn w:val="Normale"/>
    <w:next w:val="Normale"/>
    <w:qFormat/>
    <w:pPr>
      <w:numPr>
        <w:ilvl w:val="4"/>
        <w:numId w:val="1"/>
      </w:numPr>
      <w:spacing w:before="240"/>
      <w:outlineLvl w:val="4"/>
    </w:pPr>
    <w:rPr>
      <w:b/>
      <w:bCs/>
      <w:i/>
      <w:iCs/>
      <w:sz w:val="26"/>
      <w:szCs w:val="26"/>
    </w:rPr>
  </w:style>
  <w:style w:type="paragraph" w:styleId="Titolo6">
    <w:name w:val="heading 6"/>
    <w:basedOn w:val="Normale"/>
    <w:next w:val="Normale"/>
    <w:qFormat/>
    <w:pPr>
      <w:numPr>
        <w:ilvl w:val="5"/>
        <w:numId w:val="1"/>
      </w:numPr>
      <w:spacing w:before="240"/>
      <w:outlineLvl w:val="5"/>
    </w:pPr>
    <w:rPr>
      <w:rFonts w:ascii="Times New Roman" w:hAnsi="Times New Roman" w:cs="Times New Roman"/>
      <w:b/>
      <w:bCs/>
      <w:sz w:val="22"/>
      <w:szCs w:val="22"/>
    </w:rPr>
  </w:style>
  <w:style w:type="paragraph" w:styleId="Titolo7">
    <w:name w:val="heading 7"/>
    <w:basedOn w:val="Normale"/>
    <w:next w:val="Normale"/>
    <w:qFormat/>
    <w:pPr>
      <w:numPr>
        <w:ilvl w:val="6"/>
        <w:numId w:val="1"/>
      </w:numPr>
      <w:spacing w:before="240"/>
      <w:outlineLvl w:val="6"/>
    </w:pPr>
    <w:rPr>
      <w:rFonts w:ascii="Times New Roman" w:hAnsi="Times New Roman" w:cs="Times New Roman"/>
      <w:sz w:val="24"/>
      <w:szCs w:val="24"/>
    </w:rPr>
  </w:style>
  <w:style w:type="paragraph" w:styleId="Titolo8">
    <w:name w:val="heading 8"/>
    <w:basedOn w:val="Normale"/>
    <w:next w:val="Normale"/>
    <w:qFormat/>
    <w:pPr>
      <w:numPr>
        <w:ilvl w:val="7"/>
        <w:numId w:val="1"/>
      </w:numPr>
      <w:spacing w:before="240"/>
      <w:outlineLvl w:val="7"/>
    </w:pPr>
    <w:rPr>
      <w:rFonts w:ascii="Times New Roman" w:hAnsi="Times New Roman" w:cs="Times New Roman"/>
      <w:i/>
      <w:iCs/>
      <w:sz w:val="24"/>
      <w:szCs w:val="24"/>
    </w:rPr>
  </w:style>
  <w:style w:type="paragraph" w:styleId="Titolo9">
    <w:name w:val="heading 9"/>
    <w:basedOn w:val="Normale"/>
    <w:next w:val="Normale"/>
    <w:qFormat/>
    <w:pPr>
      <w:numPr>
        <w:ilvl w:val="8"/>
        <w:numId w:val="1"/>
      </w:numPr>
      <w:spacing w:before="240"/>
      <w:outlineLvl w:val="8"/>
    </w:pPr>
    <w:rPr>
      <w:sz w:val="22"/>
      <w:szCs w:val="22"/>
    </w:rPr>
  </w:style>
  <w:style w:type="character" w:default="1" w:styleId="Carpredefinitoparagrafo">
    <w:name w:val="Default Paragraph Fon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3">
    <w:name w:val="WW8Num1z3"/>
    <w:rPr>
      <w:b w:val="0"/>
      <w:i w:val="0"/>
      <w:color w:val="auto"/>
      <w:sz w:val="20"/>
      <w:szCs w:val="20"/>
    </w:rPr>
  </w:style>
  <w:style w:type="character" w:customStyle="1" w:styleId="WW8Num2z3">
    <w:name w:val="WW8Num2z3"/>
    <w:rPr>
      <w:b w:val="0"/>
      <w:i w:val="0"/>
      <w:sz w:val="20"/>
      <w:szCs w:val="20"/>
    </w:rPr>
  </w:style>
  <w:style w:type="character" w:customStyle="1" w:styleId="WW8Num4z2">
    <w:name w:val="WW8Num4z2"/>
    <w:rPr>
      <w:rFonts w:ascii="Symbol" w:hAnsi="Symbol" w:cs="Symbol"/>
    </w:rPr>
  </w:style>
  <w:style w:type="character" w:customStyle="1" w:styleId="WW8Num4z4">
    <w:name w:val="WW8Num4z4"/>
    <w:rPr>
      <w:rFonts w:ascii="Courier New" w:hAnsi="Courier New" w:cs="Courier New"/>
    </w:rPr>
  </w:style>
  <w:style w:type="character" w:customStyle="1" w:styleId="WW8Num4z5">
    <w:name w:val="WW8Num4z5"/>
    <w:rPr>
      <w:rFonts w:ascii="Wingdings" w:hAnsi="Wingdings" w:cs="Wingdings"/>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b/>
      <w:i w:val="0"/>
      <w:sz w:val="28"/>
    </w:rPr>
  </w:style>
  <w:style w:type="character" w:customStyle="1" w:styleId="WW8Num10z1">
    <w:name w:val="WW8Num10z1"/>
    <w:rPr>
      <w:rFonts w:ascii="Symbol" w:hAnsi="Symbol" w:cs="Symbol"/>
      <w:b/>
      <w:i w:val="0"/>
    </w:rPr>
  </w:style>
  <w:style w:type="character" w:customStyle="1" w:styleId="WW8Num11z0">
    <w:name w:val="WW8Num11z0"/>
    <w:rPr>
      <w:rFonts w:ascii="Symbol" w:hAnsi="Symbol" w:cs="Symbol"/>
    </w:rPr>
  </w:style>
  <w:style w:type="character" w:customStyle="1" w:styleId="WW8Num12z0">
    <w:name w:val="WW8Num12z0"/>
    <w:rPr>
      <w:rFonts w:ascii="Symbol" w:hAnsi="Symbol" w:cs="Symbol"/>
    </w:rPr>
  </w:style>
  <w:style w:type="character" w:customStyle="1" w:styleId="WW8Num14z0">
    <w:name w:val="WW8Num14z0"/>
    <w:rPr>
      <w:rFonts w:ascii="Symbol" w:hAnsi="Symbol" w:cs="Symbol"/>
    </w:rPr>
  </w:style>
  <w:style w:type="character" w:customStyle="1" w:styleId="WW8Num14z2">
    <w:name w:val="WW8Num14z2"/>
    <w:rPr>
      <w:rFonts w:ascii="Wingdings" w:hAnsi="Wingdings" w:cs="Wingdings"/>
    </w:rPr>
  </w:style>
  <w:style w:type="character" w:customStyle="1" w:styleId="WW8Num14z4">
    <w:name w:val="WW8Num14z4"/>
    <w:rPr>
      <w:rFonts w:ascii="Courier New" w:hAnsi="Courier New" w:cs="Courier New"/>
    </w:rPr>
  </w:style>
  <w:style w:type="character" w:customStyle="1" w:styleId="WW8Num16z0">
    <w:name w:val="WW8Num16z0"/>
    <w:rPr>
      <w:rFonts w:ascii="Symbol" w:hAnsi="Symbol" w:cs="Symbol"/>
    </w:rPr>
  </w:style>
  <w:style w:type="character" w:customStyle="1" w:styleId="WW8Num16z2">
    <w:name w:val="WW8Num16z2"/>
    <w:rPr>
      <w:rFonts w:ascii="Wingdings" w:hAnsi="Wingdings" w:cs="Wingdings"/>
    </w:rPr>
  </w:style>
  <w:style w:type="character" w:customStyle="1" w:styleId="WW8Num16z4">
    <w:name w:val="WW8Num16z4"/>
    <w:rPr>
      <w:rFonts w:ascii="Courier New" w:hAnsi="Courier New" w:cs="Courier New"/>
    </w:rPr>
  </w:style>
  <w:style w:type="character" w:customStyle="1" w:styleId="WW8Num18z0">
    <w:name w:val="WW8Num18z0"/>
    <w:rPr>
      <w:rFonts w:ascii="Arial" w:hAnsi="Arial" w:cs="Arial"/>
    </w:rPr>
  </w:style>
  <w:style w:type="character" w:customStyle="1" w:styleId="WW8Num19z0">
    <w:name w:val="WW8Num19z0"/>
    <w:rPr>
      <w:rFonts w:ascii="Symbol" w:hAnsi="Symbol" w:cs="Symbol"/>
    </w:rPr>
  </w:style>
  <w:style w:type="character" w:customStyle="1" w:styleId="WW8Num20z0">
    <w:name w:val="WW8Num20z0"/>
    <w:rPr>
      <w:rFonts w:ascii="Symbol" w:hAnsi="Symbol" w:cs="Symbol"/>
    </w:rPr>
  </w:style>
  <w:style w:type="character" w:customStyle="1" w:styleId="WW8Num22z0">
    <w:name w:val="WW8Num22z0"/>
    <w:rPr>
      <w:rFonts w:ascii="Symbol" w:hAnsi="Symbol" w:cs="Symbol"/>
    </w:rPr>
  </w:style>
  <w:style w:type="character" w:customStyle="1" w:styleId="WW8Num23z0">
    <w:name w:val="WW8Num23z0"/>
    <w:rPr>
      <w:rFonts w:ascii="Symbol" w:hAnsi="Symbol" w:cs="Symbol"/>
    </w:rPr>
  </w:style>
  <w:style w:type="character" w:customStyle="1" w:styleId="WW8Num27z0">
    <w:name w:val="WW8Num27z0"/>
    <w:rPr>
      <w:rFonts w:ascii="Symbol" w:hAnsi="Symbol" w:cs="Symbol"/>
    </w:rPr>
  </w:style>
  <w:style w:type="character" w:customStyle="1" w:styleId="WW8Num29z0">
    <w:name w:val="WW8Num29z0"/>
    <w:rPr>
      <w:rFonts w:ascii="Symbol" w:hAnsi="Symbol" w:cs="Symbol"/>
    </w:rPr>
  </w:style>
  <w:style w:type="character" w:customStyle="1" w:styleId="WW8Num29z2">
    <w:name w:val="WW8Num29z2"/>
    <w:rPr>
      <w:rFonts w:ascii="Wingdings" w:hAnsi="Wingdings" w:cs="Wingdings"/>
    </w:rPr>
  </w:style>
  <w:style w:type="character" w:customStyle="1" w:styleId="WW8Num29z4">
    <w:name w:val="WW8Num29z4"/>
    <w:rPr>
      <w:rFonts w:ascii="Courier New" w:hAnsi="Courier New" w:cs="Courier New"/>
    </w:rPr>
  </w:style>
  <w:style w:type="character" w:customStyle="1" w:styleId="WW8Num30z0">
    <w:name w:val="WW8Num30z0"/>
    <w:rPr>
      <w:rFonts w:ascii="Symbol" w:hAnsi="Symbol" w:cs="Symbol"/>
    </w:rPr>
  </w:style>
  <w:style w:type="character" w:customStyle="1" w:styleId="WW8Num34z0">
    <w:name w:val="WW8Num34z0"/>
    <w:rPr>
      <w:rFonts w:ascii="Arial" w:hAnsi="Arial" w:cs="Aria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8Num34z3">
    <w:name w:val="WW8Num34z3"/>
    <w:rPr>
      <w:rFonts w:ascii="Symbol" w:hAnsi="Symbol" w:cs="Symbol"/>
    </w:rPr>
  </w:style>
  <w:style w:type="character" w:customStyle="1" w:styleId="WW8Num35z0">
    <w:name w:val="WW8Num35z0"/>
    <w:rPr>
      <w:rFonts w:ascii="Symbol" w:hAnsi="Symbol" w:cs="Symbol"/>
    </w:rPr>
  </w:style>
  <w:style w:type="character" w:customStyle="1" w:styleId="WW8Num39z0">
    <w:name w:val="WW8Num39z0"/>
    <w:rPr>
      <w:rFonts w:ascii="Symbol" w:hAnsi="Symbol" w:cs="Symbol"/>
    </w:rPr>
  </w:style>
  <w:style w:type="character" w:customStyle="1" w:styleId="WW8Num40z0">
    <w:name w:val="WW8Num40z0"/>
    <w:rPr>
      <w:rFonts w:ascii="Symbol" w:hAnsi="Symbol" w:cs="Symbol"/>
    </w:rPr>
  </w:style>
  <w:style w:type="character" w:customStyle="1" w:styleId="WW8Num42z0">
    <w:name w:val="WW8Num42z0"/>
    <w:rPr>
      <w:rFonts w:ascii="Symbol" w:hAnsi="Symbol" w:cs="Symbol"/>
      <w:b/>
      <w:i w:val="0"/>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ascii="Arial" w:hAnsi="Arial" w:cs="Arial"/>
    </w:rPr>
  </w:style>
  <w:style w:type="character" w:customStyle="1" w:styleId="WW8Num45z0">
    <w:name w:val="WW8Num45z0"/>
    <w:rPr>
      <w:rFonts w:ascii="Wingdings" w:hAnsi="Wingdings" w:cs="Wingdings"/>
    </w:rPr>
  </w:style>
  <w:style w:type="character" w:customStyle="1" w:styleId="WW8Num45z1">
    <w:name w:val="WW8Num45z1"/>
    <w:rPr>
      <w:rFonts w:ascii="Wingdings 2" w:hAnsi="Wingdings 2" w:cs="Courier New"/>
    </w:rPr>
  </w:style>
  <w:style w:type="character" w:customStyle="1" w:styleId="WW8Num45z2">
    <w:name w:val="WW8Num45z2"/>
    <w:rPr>
      <w:rFonts w:ascii="StarSymbol" w:hAnsi="StarSymbol" w:cs="StarSymbol"/>
    </w:rPr>
  </w:style>
  <w:style w:type="character" w:customStyle="1" w:styleId="WW8Num46z0">
    <w:name w:val="WW8Num46z0"/>
    <w:rPr>
      <w:rFonts w:ascii="Wingdings" w:hAnsi="Wingdings" w:cs="Wingdings"/>
    </w:rPr>
  </w:style>
  <w:style w:type="character" w:customStyle="1" w:styleId="WW8Num46z1">
    <w:name w:val="WW8Num46z1"/>
    <w:rPr>
      <w:rFonts w:ascii="Wingdings 2" w:hAnsi="Wingdings 2" w:cs="Courier New"/>
    </w:rPr>
  </w:style>
  <w:style w:type="character" w:customStyle="1" w:styleId="WW8Num46z2">
    <w:name w:val="WW8Num46z2"/>
    <w:rPr>
      <w:rFonts w:ascii="StarSymbol" w:hAnsi="StarSymbol" w:cs="StarSymbol"/>
    </w:rPr>
  </w:style>
  <w:style w:type="character" w:customStyle="1" w:styleId="WW8Num47z0">
    <w:name w:val="WW8Num47z0"/>
    <w:rPr>
      <w:rFonts w:ascii="Wingdings" w:hAnsi="Wingdings" w:cs="Arial"/>
    </w:rPr>
  </w:style>
  <w:style w:type="character" w:customStyle="1" w:styleId="WW8Num47z1">
    <w:name w:val="WW8Num47z1"/>
    <w:rPr>
      <w:rFonts w:ascii="Wingdings 2" w:hAnsi="Wingdings 2" w:cs="Courier New"/>
    </w:rPr>
  </w:style>
  <w:style w:type="character" w:customStyle="1" w:styleId="WW8Num47z2">
    <w:name w:val="WW8Num47z2"/>
    <w:rPr>
      <w:rFonts w:ascii="StarSymbol" w:hAnsi="StarSymbol" w:cs="Arial"/>
    </w:rPr>
  </w:style>
  <w:style w:type="character" w:customStyle="1" w:styleId="WW8Num48z0">
    <w:name w:val="WW8Num48z0"/>
    <w:rPr>
      <w:rFonts w:ascii="Wingdings" w:hAnsi="Wingdings" w:cs="StarSymbol"/>
      <w:sz w:val="18"/>
      <w:szCs w:val="18"/>
    </w:rPr>
  </w:style>
  <w:style w:type="character" w:customStyle="1" w:styleId="WW8Num48z1">
    <w:name w:val="WW8Num48z1"/>
    <w:rPr>
      <w:rFonts w:ascii="Wingdings 2" w:hAnsi="Wingdings 2" w:cs="StarSymbol"/>
      <w:sz w:val="18"/>
      <w:szCs w:val="18"/>
    </w:rPr>
  </w:style>
  <w:style w:type="character" w:customStyle="1" w:styleId="WW8Num48z2">
    <w:name w:val="WW8Num48z2"/>
    <w:rPr>
      <w:rFonts w:ascii="StarSymbol" w:hAnsi="StarSymbol" w:cs="StarSymbol"/>
      <w:sz w:val="18"/>
      <w:szCs w:val="18"/>
    </w:rPr>
  </w:style>
  <w:style w:type="character" w:customStyle="1" w:styleId="WW8Num50z0">
    <w:name w:val="WW8Num50z0"/>
    <w:rPr>
      <w:rFonts w:ascii="Arial" w:eastAsia="Times New Roman" w:hAnsi="Arial" w:cs="Arial"/>
    </w:rPr>
  </w:style>
  <w:style w:type="character" w:customStyle="1" w:styleId="WW8Num51z0">
    <w:name w:val="WW8Num51z0"/>
    <w:rPr>
      <w:rFonts w:ascii="Symbol" w:hAnsi="Symbol" w:cs="Symbol"/>
    </w:rPr>
  </w:style>
  <w:style w:type="character" w:customStyle="1" w:styleId="WW8Num52z0">
    <w:name w:val="WW8Num52z0"/>
    <w:rPr>
      <w:rFonts w:ascii="Symbol" w:hAnsi="Symbol" w:cs="StarSymbol"/>
      <w:sz w:val="18"/>
      <w:szCs w:val="18"/>
    </w:rPr>
  </w:style>
  <w:style w:type="character" w:customStyle="1" w:styleId="WW8Num53z0">
    <w:name w:val="WW8Num53z0"/>
    <w:rPr>
      <w:rFonts w:ascii="Wingdings" w:hAnsi="Wingdings" w:cs="StarSymbol"/>
      <w:sz w:val="18"/>
      <w:szCs w:val="18"/>
    </w:rPr>
  </w:style>
  <w:style w:type="character" w:customStyle="1" w:styleId="WW8Num53z1">
    <w:name w:val="WW8Num53z1"/>
    <w:rPr>
      <w:rFonts w:ascii="Wingdings 2" w:hAnsi="Wingdings 2" w:cs="StarSymbol"/>
      <w:sz w:val="18"/>
      <w:szCs w:val="18"/>
    </w:rPr>
  </w:style>
  <w:style w:type="character" w:customStyle="1" w:styleId="WW8Num53z2">
    <w:name w:val="WW8Num53z2"/>
    <w:rPr>
      <w:rFonts w:ascii="StarSymbol" w:hAnsi="StarSymbol" w:cs="StarSymbol"/>
      <w:sz w:val="18"/>
      <w:szCs w:val="18"/>
    </w:rPr>
  </w:style>
  <w:style w:type="character" w:customStyle="1" w:styleId="WW8Num54z0">
    <w:name w:val="WW8Num54z0"/>
    <w:rPr>
      <w:rFonts w:ascii="Wingdings" w:hAnsi="Wingdings" w:cs="Arial"/>
    </w:rPr>
  </w:style>
  <w:style w:type="character" w:customStyle="1" w:styleId="WW8Num54z1">
    <w:name w:val="WW8Num54z1"/>
    <w:rPr>
      <w:rFonts w:ascii="Wingdings 2" w:hAnsi="Wingdings 2" w:cs="Courier New"/>
    </w:rPr>
  </w:style>
  <w:style w:type="character" w:customStyle="1" w:styleId="WW8Num54z2">
    <w:name w:val="WW8Num54z2"/>
    <w:rPr>
      <w:rFonts w:ascii="StarSymbol" w:hAnsi="StarSymbol" w:cs="StarSymbol"/>
    </w:rPr>
  </w:style>
  <w:style w:type="character" w:customStyle="1" w:styleId="WW8Num62z0">
    <w:name w:val="WW8Num62z0"/>
    <w:rPr>
      <w:rFonts w:ascii="Arial" w:hAnsi="Arial" w:cs="Arial"/>
    </w:rPr>
  </w:style>
  <w:style w:type="character" w:customStyle="1" w:styleId="WW8Num62z1">
    <w:name w:val="WW8Num62z1"/>
    <w:rPr>
      <w:rFonts w:ascii="Courier New" w:hAnsi="Courier New" w:cs="Courier New"/>
    </w:rPr>
  </w:style>
  <w:style w:type="character" w:customStyle="1" w:styleId="WW8Num62z2">
    <w:name w:val="WW8Num62z2"/>
    <w:rPr>
      <w:rFonts w:ascii="Wingdings" w:hAnsi="Wingdings" w:cs="Wingdings"/>
    </w:rPr>
  </w:style>
  <w:style w:type="character" w:customStyle="1" w:styleId="WW8Num62z3">
    <w:name w:val="WW8Num62z3"/>
    <w:rPr>
      <w:rFonts w:ascii="Symbol" w:hAnsi="Symbol" w:cs="Symbol"/>
    </w:rPr>
  </w:style>
  <w:style w:type="character" w:styleId="Carpredefinitoparagrafo0">
    <w:name w:val="Default Paragraph Font"/>
  </w:style>
  <w:style w:type="character" w:styleId="Collegamentoipertestuale">
    <w:name w:val="Hyperlink"/>
    <w:uiPriority w:val="99"/>
    <w:rPr>
      <w:color w:val="0000FF"/>
      <w:u w:val="single"/>
    </w:rPr>
  </w:style>
  <w:style w:type="character" w:styleId="Numeropagina">
    <w:name w:val="page number"/>
    <w:basedOn w:val="Carpredefinitoparagrafo0"/>
  </w:style>
  <w:style w:type="character" w:styleId="Rimandocommento">
    <w:name w:val="annotation reference"/>
    <w:rPr>
      <w:sz w:val="16"/>
      <w:szCs w:val="16"/>
    </w:rPr>
  </w:style>
  <w:style w:type="character" w:customStyle="1" w:styleId="FootnoteCharacters">
    <w:name w:val="Footnote Characters"/>
    <w:rPr>
      <w:vertAlign w:val="superscript"/>
    </w:rPr>
  </w:style>
  <w:style w:type="character" w:styleId="Collegamentovisitato">
    <w:name w:val="FollowedHyperlink"/>
    <w:rPr>
      <w:color w:val="800080"/>
      <w:u w:val="single"/>
    </w:rPr>
  </w:style>
  <w:style w:type="character" w:styleId="Numeroriga">
    <w:name w:val="line number"/>
    <w:basedOn w:val="Carpredefinitoparagrafo0"/>
  </w:style>
  <w:style w:type="character" w:styleId="Enfasigrassetto">
    <w:name w:val="Strong"/>
    <w:qFormat/>
    <w:rPr>
      <w:b/>
      <w:bCs/>
    </w:rPr>
  </w:style>
  <w:style w:type="character" w:customStyle="1" w:styleId="NormativeReference">
    <w:name w:val="Normative Reference"/>
    <w:rPr>
      <w:b/>
    </w:rPr>
  </w:style>
  <w:style w:type="character" w:customStyle="1" w:styleId="WW-FootnoteCharacters">
    <w:name w:val="WW-Footnote Characters"/>
    <w:rPr>
      <w:vertAlign w:val="superscript"/>
    </w:rPr>
  </w:style>
  <w:style w:type="character" w:customStyle="1" w:styleId="Appelnotedebasdep2">
    <w:name w:val="Appel note de bas de p.2"/>
    <w:rPr>
      <w:vertAlign w:val="superscript"/>
    </w:rPr>
  </w:style>
  <w:style w:type="character" w:customStyle="1" w:styleId="BalloonTextChar">
    <w:name w:val="Balloon Text Char"/>
    <w:rPr>
      <w:rFonts w:ascii="Tahoma" w:hAnsi="Tahoma" w:cs="Tahoma"/>
      <w:sz w:val="16"/>
      <w:szCs w:val="16"/>
      <w:lang w:val="en-GB"/>
    </w:rP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Corpotesto"/>
    <w:pPr>
      <w:keepNext/>
      <w:spacing w:before="240" w:after="120"/>
    </w:pPr>
    <w:rPr>
      <w:rFonts w:eastAsia="AR PL UMing HK" w:cs="Lohit Hindi"/>
      <w:sz w:val="28"/>
      <w:szCs w:val="28"/>
    </w:rPr>
  </w:style>
  <w:style w:type="paragraph" w:styleId="Corpotesto">
    <w:name w:val="Body Text"/>
    <w:basedOn w:val="Normale"/>
    <w:rPr>
      <w:rFonts w:ascii="Times New Roman" w:hAnsi="Times New Roman" w:cs="Times New Roman"/>
      <w:sz w:val="24"/>
    </w:rPr>
  </w:style>
  <w:style w:type="paragraph" w:styleId="Elenco">
    <w:name w:val="List"/>
    <w:basedOn w:val="Normale"/>
    <w:pPr>
      <w:ind w:left="283" w:hanging="283"/>
    </w:pPr>
  </w:style>
  <w:style w:type="paragraph" w:styleId="Didascalia">
    <w:name w:val="caption"/>
    <w:basedOn w:val="Normale"/>
    <w:next w:val="Normale"/>
    <w:qFormat/>
    <w:rsid w:val="006C6C4D"/>
    <w:pPr>
      <w:spacing w:after="0"/>
    </w:pPr>
    <w:rPr>
      <w:bCs/>
      <w:sz w:val="18"/>
    </w:rPr>
  </w:style>
  <w:style w:type="paragraph" w:customStyle="1" w:styleId="Index">
    <w:name w:val="Index"/>
    <w:basedOn w:val="Normale"/>
    <w:pPr>
      <w:suppressLineNumbers/>
    </w:pPr>
    <w:rPr>
      <w:rFonts w:cs="Lohit Hindi"/>
    </w:rPr>
  </w:style>
  <w:style w:type="paragraph" w:styleId="Intestazione">
    <w:name w:val="header"/>
    <w:basedOn w:val="Normale"/>
    <w:pPr>
      <w:tabs>
        <w:tab w:val="center" w:pos="4320"/>
        <w:tab w:val="right" w:pos="8640"/>
      </w:tabs>
    </w:pPr>
  </w:style>
  <w:style w:type="paragraph" w:styleId="Pidipagina">
    <w:name w:val="footer"/>
    <w:basedOn w:val="Normale"/>
    <w:pPr>
      <w:tabs>
        <w:tab w:val="center" w:pos="4320"/>
        <w:tab w:val="right" w:pos="8640"/>
      </w:tabs>
    </w:pPr>
  </w:style>
  <w:style w:type="paragraph" w:styleId="Sommario1">
    <w:name w:val="toc 1"/>
    <w:basedOn w:val="Normale"/>
    <w:next w:val="Normale"/>
    <w:uiPriority w:val="39"/>
    <w:rsid w:val="00C177CA"/>
    <w:pPr>
      <w:tabs>
        <w:tab w:val="left" w:pos="400"/>
        <w:tab w:val="right" w:leader="dot" w:pos="9073"/>
      </w:tabs>
      <w:spacing w:before="120" w:after="120"/>
    </w:pPr>
    <w:rPr>
      <w:bCs/>
      <w:lang w:val="it-IT"/>
    </w:rPr>
  </w:style>
  <w:style w:type="paragraph" w:styleId="Sommario2">
    <w:name w:val="toc 2"/>
    <w:basedOn w:val="Normale"/>
    <w:next w:val="Normale"/>
    <w:uiPriority w:val="39"/>
    <w:pPr>
      <w:ind w:left="200"/>
    </w:pPr>
  </w:style>
  <w:style w:type="paragraph" w:styleId="Sommario3">
    <w:name w:val="toc 3"/>
    <w:basedOn w:val="Normale"/>
    <w:next w:val="Normale"/>
    <w:uiPriority w:val="39"/>
    <w:pPr>
      <w:ind w:left="400"/>
    </w:pPr>
    <w:rPr>
      <w:iCs/>
    </w:rPr>
  </w:style>
  <w:style w:type="paragraph" w:styleId="Sommario4">
    <w:name w:val="toc 4"/>
    <w:basedOn w:val="Normale"/>
    <w:next w:val="Normale"/>
    <w:uiPriority w:val="39"/>
    <w:pPr>
      <w:ind w:left="600"/>
    </w:pPr>
    <w:rPr>
      <w:szCs w:val="21"/>
    </w:rPr>
  </w:style>
  <w:style w:type="paragraph" w:styleId="Indice1">
    <w:name w:val="index 1"/>
    <w:basedOn w:val="Normale"/>
    <w:next w:val="Normale"/>
    <w:pPr>
      <w:ind w:left="200" w:hanging="200"/>
    </w:pPr>
    <w:rPr>
      <w:rFonts w:ascii="Times New Roman" w:hAnsi="Times New Roman" w:cs="Times New Roman"/>
      <w:sz w:val="18"/>
      <w:szCs w:val="18"/>
    </w:rPr>
  </w:style>
  <w:style w:type="paragraph" w:styleId="Indice2">
    <w:name w:val="index 2"/>
    <w:basedOn w:val="Normale"/>
    <w:next w:val="Normale"/>
    <w:pPr>
      <w:ind w:left="400" w:hanging="200"/>
    </w:pPr>
    <w:rPr>
      <w:rFonts w:ascii="Times New Roman" w:hAnsi="Times New Roman" w:cs="Times New Roman"/>
      <w:sz w:val="18"/>
      <w:szCs w:val="18"/>
    </w:rPr>
  </w:style>
  <w:style w:type="paragraph" w:styleId="Indice3">
    <w:name w:val="index 3"/>
    <w:basedOn w:val="Normale"/>
    <w:next w:val="Normale"/>
    <w:pPr>
      <w:ind w:left="600" w:hanging="200"/>
    </w:pPr>
    <w:rPr>
      <w:rFonts w:ascii="Times New Roman" w:hAnsi="Times New Roman" w:cs="Times New Roman"/>
      <w:sz w:val="18"/>
      <w:szCs w:val="18"/>
    </w:rPr>
  </w:style>
  <w:style w:type="paragraph" w:styleId="Indice4">
    <w:name w:val="index 4"/>
    <w:basedOn w:val="Normale"/>
    <w:next w:val="Normale"/>
    <w:pPr>
      <w:ind w:left="800" w:hanging="200"/>
    </w:pPr>
    <w:rPr>
      <w:rFonts w:ascii="Times New Roman" w:hAnsi="Times New Roman" w:cs="Times New Roman"/>
      <w:sz w:val="18"/>
      <w:szCs w:val="18"/>
    </w:rPr>
  </w:style>
  <w:style w:type="paragraph" w:styleId="Indice5">
    <w:name w:val="index 5"/>
    <w:basedOn w:val="Normale"/>
    <w:next w:val="Normale"/>
    <w:pPr>
      <w:ind w:left="1000" w:hanging="200"/>
    </w:pPr>
    <w:rPr>
      <w:rFonts w:ascii="Times New Roman" w:hAnsi="Times New Roman" w:cs="Times New Roman"/>
      <w:sz w:val="18"/>
      <w:szCs w:val="18"/>
    </w:rPr>
  </w:style>
  <w:style w:type="paragraph" w:styleId="Indice6">
    <w:name w:val="index 6"/>
    <w:basedOn w:val="Normale"/>
    <w:next w:val="Normale"/>
    <w:pPr>
      <w:ind w:left="1200" w:hanging="200"/>
    </w:pPr>
    <w:rPr>
      <w:rFonts w:ascii="Times New Roman" w:hAnsi="Times New Roman" w:cs="Times New Roman"/>
      <w:sz w:val="18"/>
      <w:szCs w:val="18"/>
    </w:rPr>
  </w:style>
  <w:style w:type="paragraph" w:styleId="Indice7">
    <w:name w:val="index 7"/>
    <w:basedOn w:val="Normale"/>
    <w:next w:val="Normale"/>
    <w:pPr>
      <w:ind w:left="1400" w:hanging="200"/>
    </w:pPr>
    <w:rPr>
      <w:rFonts w:ascii="Times New Roman" w:hAnsi="Times New Roman" w:cs="Times New Roman"/>
      <w:sz w:val="18"/>
      <w:szCs w:val="18"/>
    </w:rPr>
  </w:style>
  <w:style w:type="paragraph" w:styleId="Indice8">
    <w:name w:val="index 8"/>
    <w:basedOn w:val="Normale"/>
    <w:next w:val="Normale"/>
    <w:pPr>
      <w:ind w:left="1600" w:hanging="200"/>
    </w:pPr>
    <w:rPr>
      <w:rFonts w:ascii="Times New Roman" w:hAnsi="Times New Roman" w:cs="Times New Roman"/>
      <w:sz w:val="18"/>
      <w:szCs w:val="18"/>
    </w:rPr>
  </w:style>
  <w:style w:type="paragraph" w:styleId="Indice9">
    <w:name w:val="index 9"/>
    <w:basedOn w:val="Normale"/>
    <w:next w:val="Normale"/>
    <w:pPr>
      <w:ind w:left="1800" w:hanging="200"/>
    </w:pPr>
    <w:rPr>
      <w:rFonts w:ascii="Times New Roman" w:hAnsi="Times New Roman" w:cs="Times New Roman"/>
      <w:sz w:val="18"/>
      <w:szCs w:val="18"/>
    </w:rPr>
  </w:style>
  <w:style w:type="paragraph" w:styleId="Titoloindice">
    <w:name w:val="index heading"/>
    <w:basedOn w:val="Normale"/>
    <w:next w:val="Indice1"/>
    <w:pPr>
      <w:spacing w:before="240" w:after="120"/>
      <w:jc w:val="center"/>
    </w:pPr>
    <w:rPr>
      <w:rFonts w:ascii="Times New Roman" w:hAnsi="Times New Roman" w:cs="Times New Roman"/>
      <w:b/>
      <w:bCs/>
      <w:sz w:val="26"/>
      <w:szCs w:val="26"/>
    </w:rPr>
  </w:style>
  <w:style w:type="paragraph" w:styleId="Testocommento">
    <w:name w:val="annotation text"/>
    <w:basedOn w:val="Normale"/>
    <w:link w:val="TestocommentoCarattere"/>
    <w:rPr>
      <w:rFonts w:cs="Times New Roman"/>
      <w:lang w:val="x-none"/>
    </w:rPr>
  </w:style>
  <w:style w:type="paragraph" w:customStyle="1" w:styleId="CommentSubject1">
    <w:name w:val="Comment Subject1"/>
    <w:basedOn w:val="Testocommento"/>
    <w:next w:val="Testocommento"/>
    <w:rPr>
      <w:b/>
      <w:bCs/>
    </w:rPr>
  </w:style>
  <w:style w:type="paragraph" w:customStyle="1" w:styleId="BalloonText1">
    <w:name w:val="Balloon Text1"/>
    <w:basedOn w:val="Normale"/>
    <w:rPr>
      <w:rFonts w:ascii="Tahoma" w:hAnsi="Tahoma" w:cs="Tahoma"/>
      <w:sz w:val="16"/>
      <w:szCs w:val="16"/>
    </w:rPr>
  </w:style>
  <w:style w:type="paragraph" w:styleId="Testonotaapidipagina">
    <w:name w:val="footnote text"/>
    <w:basedOn w:val="Normale"/>
    <w:link w:val="TestonotaapidipaginaCarattere"/>
    <w:rPr>
      <w:rFonts w:cs="Times New Roman"/>
      <w:sz w:val="16"/>
      <w:lang w:val="x-none"/>
    </w:rPr>
  </w:style>
  <w:style w:type="paragraph" w:customStyle="1" w:styleId="NormalIndent1">
    <w:name w:val="Normal Indent 1"/>
    <w:basedOn w:val="Normale"/>
    <w:rPr>
      <w:rFonts w:ascii="Times New Roman" w:hAnsi="Times New Roman" w:cs="Times New Roman"/>
    </w:rPr>
  </w:style>
  <w:style w:type="paragraph" w:styleId="NormaleWeb">
    <w:name w:val="Normal (Web)"/>
    <w:basedOn w:val="Normale"/>
    <w:pPr>
      <w:spacing w:before="100" w:after="100"/>
    </w:pPr>
    <w:rPr>
      <w:rFonts w:ascii="Times New Roman" w:hAnsi="Times New Roman" w:cs="Times New Roman"/>
      <w:sz w:val="24"/>
      <w:szCs w:val="24"/>
      <w:lang w:val="en-US"/>
    </w:rPr>
  </w:style>
  <w:style w:type="paragraph" w:customStyle="1" w:styleId="Text1">
    <w:name w:val="Text 1"/>
    <w:basedOn w:val="Normale"/>
    <w:pPr>
      <w:spacing w:before="0" w:after="240"/>
      <w:ind w:left="482"/>
    </w:pPr>
    <w:rPr>
      <w:rFonts w:ascii="Times New Roman" w:hAnsi="Times New Roman" w:cs="Times New Roman"/>
      <w:sz w:val="24"/>
    </w:rPr>
  </w:style>
  <w:style w:type="paragraph" w:styleId="Sommario5">
    <w:name w:val="toc 5"/>
    <w:basedOn w:val="Normale"/>
    <w:next w:val="Normale"/>
    <w:pPr>
      <w:ind w:left="800"/>
    </w:pPr>
  </w:style>
  <w:style w:type="paragraph" w:customStyle="1" w:styleId="StyleTitre1Gauche0cmSuspendu076cm">
    <w:name w:val="Style Titre 1 + Gauche :  0 cm Suspendu : 076 cm"/>
    <w:basedOn w:val="Titolo1"/>
    <w:pPr>
      <w:numPr>
        <w:numId w:val="4"/>
      </w:numPr>
      <w:ind w:left="0" w:firstLine="0"/>
    </w:pPr>
    <w:rPr>
      <w:bCs/>
    </w:rPr>
  </w:style>
  <w:style w:type="paragraph" w:styleId="Corpodeltesto2">
    <w:name w:val="Body Text 2"/>
    <w:basedOn w:val="Normale"/>
    <w:rPr>
      <w:b/>
      <w:bCs/>
      <w:sz w:val="44"/>
      <w:szCs w:val="52"/>
      <w:lang w:val="en-US"/>
    </w:rPr>
  </w:style>
  <w:style w:type="paragraph" w:styleId="Mappadocumento">
    <w:name w:val="Document Map"/>
    <w:basedOn w:val="Normale"/>
    <w:pPr>
      <w:shd w:val="clear" w:color="auto" w:fill="000080"/>
    </w:pPr>
    <w:rPr>
      <w:rFonts w:ascii="Tahoma" w:hAnsi="Tahoma" w:cs="Tahoma"/>
    </w:rPr>
  </w:style>
  <w:style w:type="paragraph" w:customStyle="1" w:styleId="Liste1">
    <w:name w:val="Liste1"/>
    <w:basedOn w:val="Normale"/>
    <w:pPr>
      <w:numPr>
        <w:numId w:val="2"/>
      </w:numPr>
      <w:ind w:left="-8840"/>
    </w:pPr>
  </w:style>
  <w:style w:type="paragraph" w:styleId="Corpodeltesto3">
    <w:name w:val="Body Text 3"/>
    <w:basedOn w:val="Normale"/>
    <w:pPr>
      <w:tabs>
        <w:tab w:val="left" w:pos="760"/>
      </w:tabs>
      <w:autoSpaceDE w:val="0"/>
    </w:pPr>
    <w:rPr>
      <w:i/>
    </w:rPr>
  </w:style>
  <w:style w:type="paragraph" w:customStyle="1" w:styleId="WW-Default">
    <w:name w:val="WW-Default"/>
    <w:pPr>
      <w:suppressAutoHyphens/>
      <w:autoSpaceDE w:val="0"/>
      <w:jc w:val="both"/>
    </w:pPr>
    <w:rPr>
      <w:rFonts w:ascii="Arial" w:hAnsi="Arial" w:cs="Arial"/>
      <w:color w:val="000000"/>
      <w:sz w:val="24"/>
      <w:szCs w:val="24"/>
      <w:lang w:val="nb-NO" w:eastAsia="ar-SA"/>
    </w:rPr>
  </w:style>
  <w:style w:type="paragraph" w:customStyle="1" w:styleId="Tabletext9">
    <w:name w:val="Table text (9)"/>
    <w:basedOn w:val="Normale"/>
    <w:pPr>
      <w:spacing w:line="210" w:lineRule="atLeast"/>
    </w:pPr>
    <w:rPr>
      <w:rFonts w:eastAsia="MS Mincho"/>
      <w:sz w:val="18"/>
    </w:rPr>
  </w:style>
  <w:style w:type="paragraph" w:styleId="Testofumetto">
    <w:name w:val="Balloon Text"/>
    <w:basedOn w:val="Normale"/>
    <w:pPr>
      <w:spacing w:before="0" w:after="0"/>
    </w:pPr>
    <w:rPr>
      <w:rFonts w:ascii="Tahoma" w:hAnsi="Tahoma" w:cs="Tahoma"/>
      <w:sz w:val="16"/>
      <w:szCs w:val="16"/>
    </w:rPr>
  </w:style>
  <w:style w:type="paragraph" w:customStyle="1" w:styleId="Para">
    <w:name w:val="Para"/>
    <w:basedOn w:val="Normale"/>
    <w:pPr>
      <w:spacing w:before="113" w:after="0"/>
      <w:ind w:firstLine="540"/>
    </w:pPr>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Sommario6">
    <w:name w:val="toc 6"/>
    <w:basedOn w:val="Index"/>
    <w:pPr>
      <w:tabs>
        <w:tab w:val="right" w:leader="dot" w:pos="8223"/>
      </w:tabs>
      <w:ind w:left="1415"/>
    </w:pPr>
  </w:style>
  <w:style w:type="paragraph" w:styleId="Sommario7">
    <w:name w:val="toc 7"/>
    <w:basedOn w:val="Index"/>
    <w:pPr>
      <w:tabs>
        <w:tab w:val="right" w:leader="dot" w:pos="7940"/>
      </w:tabs>
      <w:ind w:left="1698"/>
    </w:pPr>
  </w:style>
  <w:style w:type="paragraph" w:styleId="Sommario8">
    <w:name w:val="toc 8"/>
    <w:basedOn w:val="Index"/>
    <w:pPr>
      <w:tabs>
        <w:tab w:val="right" w:leader="dot" w:pos="7657"/>
      </w:tabs>
      <w:ind w:left="1981"/>
    </w:pPr>
  </w:style>
  <w:style w:type="paragraph" w:styleId="Sommario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Testonormale">
    <w:name w:val="Plain Text"/>
    <w:basedOn w:val="Normale"/>
    <w:link w:val="TestonormaleCarattere"/>
    <w:uiPriority w:val="99"/>
    <w:unhideWhenUsed/>
    <w:rsid w:val="00787595"/>
    <w:pPr>
      <w:suppressAutoHyphens w:val="0"/>
      <w:spacing w:after="0"/>
    </w:pPr>
    <w:rPr>
      <w:rFonts w:ascii="Consolas" w:eastAsia="Calibri" w:hAnsi="Consolas" w:cs="Times New Roman"/>
      <w:sz w:val="21"/>
      <w:szCs w:val="21"/>
      <w:lang w:val="x-none" w:eastAsia="en-US"/>
    </w:rPr>
  </w:style>
  <w:style w:type="character" w:customStyle="1" w:styleId="TestonormaleCarattere">
    <w:name w:val="Testo normale Carattere"/>
    <w:link w:val="Testonormale"/>
    <w:uiPriority w:val="99"/>
    <w:rsid w:val="00787595"/>
    <w:rPr>
      <w:rFonts w:ascii="Consolas" w:eastAsia="Calibri" w:hAnsi="Consolas" w:cs="Consolas"/>
      <w:sz w:val="21"/>
      <w:szCs w:val="21"/>
      <w:lang w:eastAsia="en-US"/>
    </w:rPr>
  </w:style>
  <w:style w:type="table" w:styleId="Grigliatabella">
    <w:name w:val="Table Grid"/>
    <w:basedOn w:val="Tabellanormale"/>
    <w:uiPriority w:val="59"/>
    <w:rsid w:val="00E4035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oggettocommento">
    <w:name w:val="annotation subject"/>
    <w:basedOn w:val="Testocommento"/>
    <w:next w:val="Testocommento"/>
    <w:uiPriority w:val="99"/>
    <w:semiHidden/>
    <w:unhideWhenUsed/>
    <w:rsid w:val="004A5A04"/>
    <w:rPr>
      <w:b/>
      <w:bCs/>
    </w:rPr>
  </w:style>
  <w:style w:type="character" w:customStyle="1" w:styleId="TestocommentoCarattere">
    <w:name w:val="Testo commento Carattere"/>
    <w:link w:val="Testocommento"/>
    <w:rsid w:val="004A5A04"/>
    <w:rPr>
      <w:rFonts w:ascii="Arial" w:hAnsi="Arial" w:cs="Arial"/>
      <w:lang w:eastAsia="ar-SA"/>
    </w:rPr>
  </w:style>
  <w:style w:type="character" w:customStyle="1" w:styleId="CommentSubjectChar">
    <w:name w:val="Comment Subject Char"/>
    <w:basedOn w:val="TestocommentoCarattere"/>
    <w:link w:val="Soggettocommento"/>
    <w:rsid w:val="004A5A04"/>
    <w:rPr>
      <w:rFonts w:ascii="Arial" w:hAnsi="Arial" w:cs="Arial"/>
      <w:lang w:eastAsia="ar-SA"/>
    </w:rPr>
  </w:style>
  <w:style w:type="character" w:customStyle="1" w:styleId="TestonotaapidipaginaCarattere">
    <w:name w:val="Testo nota a piè di pagina Carattere"/>
    <w:link w:val="Testonotaapidipagina"/>
    <w:rsid w:val="006B0160"/>
    <w:rPr>
      <w:rFonts w:ascii="Arial" w:hAnsi="Arial" w:cs="Arial"/>
      <w:sz w:val="16"/>
      <w:lang w:eastAsia="ar-SA"/>
    </w:rPr>
  </w:style>
  <w:style w:type="paragraph" w:customStyle="1" w:styleId="Requirement">
    <w:name w:val="Requirement"/>
    <w:basedOn w:val="Normale"/>
    <w:link w:val="RequirementChar"/>
    <w:qFormat/>
    <w:rsid w:val="00A10C4C"/>
    <w:pPr>
      <w:keepLines/>
      <w:pBdr>
        <w:top w:val="thinThickSmallGap" w:sz="24" w:space="1" w:color="auto" w:shadow="1"/>
        <w:left w:val="thinThickSmallGap" w:sz="24" w:space="4" w:color="auto" w:shadow="1"/>
        <w:bottom w:val="thinThickSmallGap" w:sz="24" w:space="1" w:color="auto" w:shadow="1"/>
        <w:right w:val="thinThickSmallGap" w:sz="24" w:space="4" w:color="auto" w:shadow="1"/>
      </w:pBdr>
      <w:spacing w:before="120" w:after="120"/>
    </w:pPr>
    <w:rPr>
      <w:rFonts w:cs="Times New Roman"/>
      <w:lang w:val="x-none"/>
    </w:rPr>
  </w:style>
  <w:style w:type="paragraph" w:customStyle="1" w:styleId="Recommendation">
    <w:name w:val="Recommendation"/>
    <w:basedOn w:val="Normale"/>
    <w:link w:val="RecommendationChar"/>
    <w:qFormat/>
    <w:rsid w:val="00A10C4C"/>
    <w:pPr>
      <w:keepLines/>
      <w:pBdr>
        <w:top w:val="dashSmallGap" w:sz="4" w:space="1" w:color="auto"/>
        <w:left w:val="dashSmallGap" w:sz="4" w:space="4" w:color="auto"/>
        <w:bottom w:val="dashSmallGap" w:sz="4" w:space="1" w:color="auto"/>
        <w:right w:val="dashSmallGap" w:sz="4" w:space="4" w:color="auto"/>
      </w:pBdr>
      <w:spacing w:before="120" w:after="120"/>
    </w:pPr>
    <w:rPr>
      <w:rFonts w:cs="Times New Roman"/>
      <w:lang w:val="x-none"/>
    </w:rPr>
  </w:style>
  <w:style w:type="paragraph" w:customStyle="1" w:styleId="XMLExample">
    <w:name w:val="XML Example"/>
    <w:basedOn w:val="Normale"/>
    <w:link w:val="XMLExampleChar"/>
    <w:qFormat/>
    <w:rsid w:val="00C3048F"/>
    <w:pPr>
      <w:shd w:val="clear" w:color="auto" w:fill="D9D9D9"/>
      <w:tabs>
        <w:tab w:val="left" w:pos="284"/>
        <w:tab w:val="left" w:pos="567"/>
        <w:tab w:val="left" w:pos="851"/>
        <w:tab w:val="left" w:pos="1134"/>
        <w:tab w:val="left" w:pos="1418"/>
        <w:tab w:val="left" w:pos="1701"/>
        <w:tab w:val="left" w:pos="1985"/>
        <w:tab w:val="left" w:pos="2268"/>
        <w:tab w:val="left" w:pos="2552"/>
      </w:tabs>
      <w:suppressAutoHyphens w:val="0"/>
      <w:autoSpaceDE w:val="0"/>
      <w:autoSpaceDN w:val="0"/>
      <w:adjustRightInd w:val="0"/>
      <w:spacing w:after="0"/>
      <w:jc w:val="left"/>
    </w:pPr>
    <w:rPr>
      <w:rFonts w:ascii="Courier New" w:hAnsi="Courier New" w:cs="Times New Roman"/>
      <w:noProof/>
      <w:shd w:val="clear" w:color="auto" w:fill="D9D9D9"/>
      <w:lang w:val="en-US" w:eastAsia="da-DK"/>
    </w:rPr>
  </w:style>
  <w:style w:type="paragraph" w:customStyle="1" w:styleId="XMLHighlight">
    <w:name w:val="XML Highlight"/>
    <w:basedOn w:val="XMLExample"/>
    <w:link w:val="XMLHighlightChar"/>
    <w:qFormat/>
    <w:rsid w:val="00A10C4C"/>
    <w:pPr>
      <w:shd w:val="clear" w:color="auto" w:fill="FFFF99"/>
    </w:pPr>
    <w:rPr>
      <w:shd w:val="clear" w:color="auto" w:fill="FFFF99"/>
    </w:rPr>
  </w:style>
  <w:style w:type="paragraph" w:customStyle="1" w:styleId="xmlhighlight0">
    <w:name w:val="xml highlight"/>
    <w:basedOn w:val="XMLHighlight"/>
    <w:rsid w:val="006C6A4E"/>
    <w:pPr>
      <w:ind w:firstLine="708"/>
    </w:pPr>
  </w:style>
  <w:style w:type="paragraph" w:customStyle="1" w:styleId="xmlgrey">
    <w:name w:val="xml grey"/>
    <w:basedOn w:val="XMLExample"/>
    <w:link w:val="xmlgreyChar"/>
    <w:rsid w:val="00C3048F"/>
  </w:style>
  <w:style w:type="character" w:customStyle="1" w:styleId="XMLExampleChar">
    <w:name w:val="XML Example Char"/>
    <w:link w:val="XMLExample"/>
    <w:rsid w:val="00C3048F"/>
    <w:rPr>
      <w:rFonts w:ascii="Courier New" w:hAnsi="Courier New" w:cs="Courier New"/>
      <w:noProof/>
      <w:shd w:val="clear" w:color="auto" w:fill="D9D9D9"/>
      <w:lang w:val="en-US" w:eastAsia="da-DK"/>
    </w:rPr>
  </w:style>
  <w:style w:type="character" w:customStyle="1" w:styleId="XMLHighlightChar">
    <w:name w:val="XML Highlight Char"/>
    <w:link w:val="XMLHighlight"/>
    <w:rsid w:val="006C6A4E"/>
    <w:rPr>
      <w:rFonts w:ascii="Courier New" w:hAnsi="Courier New" w:cs="Courier New"/>
      <w:noProof/>
      <w:shd w:val="clear" w:color="auto" w:fill="FFFF99"/>
      <w:lang w:val="en-US" w:eastAsia="da-DK"/>
    </w:rPr>
  </w:style>
  <w:style w:type="character" w:customStyle="1" w:styleId="xmlhighlightChar0">
    <w:name w:val="xml highlight Char"/>
    <w:basedOn w:val="XMLHighlightChar"/>
    <w:link w:val="xmlhighlight0"/>
    <w:rsid w:val="006C6A4E"/>
    <w:rPr>
      <w:rFonts w:ascii="Courier New" w:hAnsi="Courier New" w:cs="Courier New"/>
      <w:noProof/>
      <w:shd w:val="clear" w:color="auto" w:fill="FFFF99"/>
      <w:lang w:val="en-US" w:eastAsia="da-DK"/>
    </w:rPr>
  </w:style>
  <w:style w:type="character" w:styleId="Enfasicorsivo">
    <w:name w:val="Emphasis"/>
    <w:uiPriority w:val="20"/>
    <w:qFormat/>
    <w:rsid w:val="00A43DB3"/>
    <w:rPr>
      <w:i/>
      <w:iCs/>
    </w:rPr>
  </w:style>
  <w:style w:type="character" w:customStyle="1" w:styleId="xmlgreyChar">
    <w:name w:val="xml grey Char"/>
    <w:basedOn w:val="XMLExampleChar"/>
    <w:link w:val="xmlgrey"/>
    <w:rsid w:val="00C3048F"/>
    <w:rPr>
      <w:rFonts w:ascii="Courier New" w:hAnsi="Courier New" w:cs="Courier New"/>
      <w:noProof/>
      <w:shd w:val="clear" w:color="auto" w:fill="D9D9D9"/>
      <w:lang w:val="en-US" w:eastAsia="da-DK"/>
    </w:rPr>
  </w:style>
  <w:style w:type="character" w:customStyle="1" w:styleId="IntensiveHervorhebung">
    <w:name w:val="Intensive Hervorhebung"/>
    <w:uiPriority w:val="21"/>
    <w:qFormat/>
    <w:rsid w:val="00A43DB3"/>
    <w:rPr>
      <w:b/>
      <w:bCs/>
      <w:i/>
      <w:iCs/>
      <w:color w:val="4F81BD"/>
    </w:rPr>
  </w:style>
  <w:style w:type="paragraph" w:customStyle="1" w:styleId="requirementtext">
    <w:name w:val="requirement text"/>
    <w:basedOn w:val="Requirement"/>
    <w:link w:val="requirementtextChar1"/>
    <w:qFormat/>
    <w:rsid w:val="002F4508"/>
  </w:style>
  <w:style w:type="paragraph" w:customStyle="1" w:styleId="ConformanceClass">
    <w:name w:val="Conformance Class"/>
    <w:basedOn w:val="Requirement"/>
    <w:link w:val="ConformanceClassChar"/>
    <w:qFormat/>
    <w:rsid w:val="004964AF"/>
    <w:rPr>
      <w:b/>
      <w:color w:val="CC0099"/>
    </w:rPr>
  </w:style>
  <w:style w:type="character" w:customStyle="1" w:styleId="RequirementChar">
    <w:name w:val="Requirement Char"/>
    <w:link w:val="Requirement"/>
    <w:rsid w:val="002F4508"/>
    <w:rPr>
      <w:rFonts w:ascii="Arial" w:hAnsi="Arial"/>
      <w:lang w:eastAsia="ar-SA"/>
    </w:rPr>
  </w:style>
  <w:style w:type="character" w:customStyle="1" w:styleId="requirementtextChar">
    <w:name w:val="requirement text Char"/>
    <w:basedOn w:val="RequirementChar"/>
    <w:link w:val="requirementtext"/>
    <w:rsid w:val="002F4508"/>
    <w:rPr>
      <w:rFonts w:ascii="Arial" w:hAnsi="Arial"/>
      <w:lang w:eastAsia="ar-SA"/>
    </w:rPr>
  </w:style>
  <w:style w:type="character" w:customStyle="1" w:styleId="SchwacheHervorhebung">
    <w:name w:val="Schwache Hervorhebung"/>
    <w:uiPriority w:val="19"/>
    <w:qFormat/>
    <w:rsid w:val="00D93A99"/>
    <w:rPr>
      <w:i/>
      <w:iCs/>
      <w:color w:val="808080"/>
    </w:rPr>
  </w:style>
  <w:style w:type="character" w:customStyle="1" w:styleId="ConformanceClassChar">
    <w:name w:val="Conformance Class Char"/>
    <w:link w:val="ConformanceClass"/>
    <w:rsid w:val="004964AF"/>
    <w:rPr>
      <w:rFonts w:ascii="Arial" w:hAnsi="Arial"/>
      <w:b/>
      <w:color w:val="CC0099"/>
      <w:lang w:eastAsia="ar-SA"/>
    </w:rPr>
  </w:style>
  <w:style w:type="paragraph" w:styleId="Sfondoacolori-Colore3">
    <w:name w:val="Colorful Shading Accent 3"/>
    <w:basedOn w:val="Normale"/>
    <w:uiPriority w:val="34"/>
    <w:qFormat/>
    <w:rsid w:val="007D146D"/>
    <w:pPr>
      <w:ind w:left="720"/>
    </w:pPr>
  </w:style>
  <w:style w:type="paragraph" w:customStyle="1" w:styleId="Exampletitle">
    <w:name w:val="Example title"/>
    <w:basedOn w:val="Normale"/>
    <w:link w:val="ExampletitleChar"/>
    <w:qFormat/>
    <w:rsid w:val="00662F2C"/>
    <w:pPr>
      <w:keepNext/>
      <w:numPr>
        <w:numId w:val="26"/>
      </w:numPr>
      <w:tabs>
        <w:tab w:val="left" w:pos="1559"/>
      </w:tabs>
      <w:spacing w:before="240"/>
      <w:ind w:left="641" w:hanging="357"/>
      <w:jc w:val="left"/>
    </w:pPr>
    <w:rPr>
      <w:rFonts w:cs="Times New Roman"/>
      <w:i/>
      <w:lang w:val="x-none"/>
    </w:rPr>
  </w:style>
  <w:style w:type="paragraph" w:styleId="Indicedellefigure">
    <w:name w:val="table of figures"/>
    <w:basedOn w:val="Normale"/>
    <w:next w:val="Normale"/>
    <w:uiPriority w:val="99"/>
    <w:unhideWhenUsed/>
    <w:rsid w:val="002C1BBD"/>
  </w:style>
  <w:style w:type="character" w:customStyle="1" w:styleId="ExampletitleChar">
    <w:name w:val="Example title Char"/>
    <w:link w:val="Exampletitle"/>
    <w:rsid w:val="00662F2C"/>
    <w:rPr>
      <w:rFonts w:ascii="Arial" w:hAnsi="Arial"/>
      <w:i/>
      <w:lang w:val="x-none" w:eastAsia="ar-SA"/>
    </w:rPr>
  </w:style>
  <w:style w:type="paragraph" w:customStyle="1" w:styleId="TGStyle1">
    <w:name w:val="TG Style1"/>
    <w:basedOn w:val="requirementtext"/>
    <w:qFormat/>
    <w:rsid w:val="0039031F"/>
    <w:pPr>
      <w:numPr>
        <w:numId w:val="36"/>
      </w:numPr>
      <w:ind w:left="2138"/>
    </w:pPr>
  </w:style>
  <w:style w:type="paragraph" w:customStyle="1" w:styleId="TGRecommend">
    <w:name w:val="TG Recommend"/>
    <w:basedOn w:val="Recommendation"/>
    <w:qFormat/>
    <w:rsid w:val="000D740B"/>
    <w:pPr>
      <w:numPr>
        <w:numId w:val="38"/>
      </w:numPr>
      <w:tabs>
        <w:tab w:val="left" w:pos="2268"/>
      </w:tabs>
      <w:ind w:left="2268" w:hanging="2268"/>
    </w:pPr>
  </w:style>
  <w:style w:type="character" w:customStyle="1" w:styleId="requirementtextChar1">
    <w:name w:val="requirement text Char1"/>
    <w:link w:val="requirementtext"/>
    <w:rsid w:val="00DC0A74"/>
    <w:rPr>
      <w:rFonts w:ascii="Arial" w:hAnsi="Arial"/>
      <w:lang w:val="x-none" w:eastAsia="ar-SA"/>
    </w:rPr>
  </w:style>
  <w:style w:type="character" w:customStyle="1" w:styleId="TGStyle1Char">
    <w:name w:val="TG Style1 Char"/>
    <w:basedOn w:val="requirementtextChar1"/>
    <w:link w:val="TGStyle1"/>
    <w:rsid w:val="00DC0A74"/>
    <w:rPr>
      <w:rFonts w:ascii="Arial" w:hAnsi="Arial"/>
      <w:lang w:val="x-none" w:eastAsia="ar-SA"/>
    </w:rPr>
  </w:style>
  <w:style w:type="paragraph" w:styleId="Grigliachiara-Colore3">
    <w:name w:val="Light Grid Accent 3"/>
    <w:basedOn w:val="Normale"/>
    <w:uiPriority w:val="34"/>
    <w:qFormat/>
    <w:rsid w:val="002E0CD5"/>
    <w:pPr>
      <w:ind w:left="720"/>
    </w:pPr>
  </w:style>
  <w:style w:type="character" w:customStyle="1" w:styleId="RecommendationChar">
    <w:name w:val="Recommendation Char"/>
    <w:link w:val="Recommendation"/>
    <w:rsid w:val="00E33C18"/>
    <w:rPr>
      <w:rFonts w:ascii="Arial" w:hAnsi="Arial"/>
      <w:lang w:eastAsia="ar-SA"/>
    </w:rPr>
  </w:style>
  <w:style w:type="character" w:customStyle="1" w:styleId="TGRecommendChar">
    <w:name w:val="TG Recommend Char"/>
    <w:basedOn w:val="RecommendationChar"/>
    <w:link w:val="TGRecommend"/>
    <w:rsid w:val="00E33C18"/>
    <w:rPr>
      <w:rFonts w:ascii="Arial" w:hAnsi="Arial"/>
      <w:lang w:eastAsia="ar-SA"/>
    </w:rPr>
  </w:style>
  <w:style w:type="paragraph" w:styleId="Elencochiaro-Colore3">
    <w:name w:val="Light List Accent 3"/>
    <w:hidden/>
    <w:uiPriority w:val="99"/>
    <w:semiHidden/>
    <w:rsid w:val="00BF0BE9"/>
    <w:rPr>
      <w:rFonts w:ascii="Arial" w:hAnsi="Arial" w:cs="Arial"/>
      <w:lang w:val="en-GB" w:eastAsia="ar-SA"/>
    </w:rPr>
  </w:style>
  <w:style w:type="paragraph" w:customStyle="1" w:styleId="Annex">
    <w:name w:val="Annex"/>
    <w:basedOn w:val="Titolo1"/>
    <w:link w:val="AnnexChar"/>
    <w:qFormat/>
    <w:rsid w:val="00254089"/>
    <w:rPr>
      <w:lang w:val="en-US"/>
    </w:rPr>
  </w:style>
  <w:style w:type="paragraph" w:customStyle="1" w:styleId="AnnexX">
    <w:name w:val="Annex X"/>
    <w:basedOn w:val="Annex"/>
    <w:link w:val="AnnexXChar"/>
    <w:qFormat/>
    <w:rsid w:val="00254089"/>
    <w:pPr>
      <w:numPr>
        <w:numId w:val="0"/>
      </w:numPr>
      <w:ind w:left="432"/>
    </w:pPr>
  </w:style>
  <w:style w:type="character" w:customStyle="1" w:styleId="Titolo1Carattere">
    <w:name w:val="Titolo 1 Carattere"/>
    <w:link w:val="Titolo1"/>
    <w:rsid w:val="00254089"/>
    <w:rPr>
      <w:rFonts w:ascii="Arial" w:hAnsi="Arial" w:cs="Arial"/>
      <w:b/>
      <w:kern w:val="1"/>
      <w:sz w:val="32"/>
      <w:lang w:eastAsia="ar-SA"/>
    </w:rPr>
  </w:style>
  <w:style w:type="character" w:customStyle="1" w:styleId="AnnexChar">
    <w:name w:val="Annex Char"/>
    <w:link w:val="Annex"/>
    <w:rsid w:val="00254089"/>
    <w:rPr>
      <w:rFonts w:ascii="Arial" w:hAnsi="Arial" w:cs="Arial"/>
      <w:b/>
      <w:kern w:val="1"/>
      <w:sz w:val="32"/>
      <w:lang w:val="en-US" w:eastAsia="ar-SA"/>
    </w:rPr>
  </w:style>
  <w:style w:type="paragraph" w:styleId="Grigliamedia1-Colore2">
    <w:name w:val="Medium Grid 1 Accent 2"/>
    <w:basedOn w:val="Normale"/>
    <w:uiPriority w:val="34"/>
    <w:qFormat/>
    <w:rsid w:val="00F45D1A"/>
    <w:pPr>
      <w:ind w:left="720"/>
    </w:pPr>
  </w:style>
  <w:style w:type="character" w:customStyle="1" w:styleId="AnnexXChar">
    <w:name w:val="Annex X Char"/>
    <w:basedOn w:val="AnnexChar"/>
    <w:link w:val="AnnexX"/>
    <w:rsid w:val="00254089"/>
    <w:rPr>
      <w:rFonts w:ascii="Arial" w:hAnsi="Arial" w:cs="Arial"/>
      <w:b/>
      <w:kern w:val="1"/>
      <w:sz w:val="32"/>
      <w:lang w:val="en-US" w:eastAsia="ar-SA"/>
    </w:rPr>
  </w:style>
  <w:style w:type="paragraph" w:styleId="Elencomedio2-Colore2">
    <w:name w:val="Medium List 2 Accent 2"/>
    <w:hidden/>
    <w:uiPriority w:val="99"/>
    <w:semiHidden/>
    <w:rsid w:val="00791CEF"/>
    <w:rPr>
      <w:rFonts w:ascii="Arial" w:hAnsi="Arial" w:cs="Arial"/>
      <w:lang w:val="en-GB" w:eastAsia="ar-SA"/>
    </w:rPr>
  </w:style>
  <w:style w:type="paragraph" w:customStyle="1" w:styleId="Listepuces1">
    <w:name w:val="Liste à puces1"/>
    <w:basedOn w:val="Normale"/>
    <w:rsid w:val="00EA05FB"/>
    <w:pPr>
      <w:numPr>
        <w:ilvl w:val="1"/>
        <w:numId w:val="49"/>
      </w:numPr>
      <w:spacing w:line="230" w:lineRule="atLeast"/>
      <w:jc w:val="left"/>
    </w:pPr>
    <w:rPr>
      <w:rFonts w:eastAsia="MS Mincho" w:cs="Times New Roman"/>
    </w:rPr>
  </w:style>
  <w:style w:type="paragraph" w:customStyle="1" w:styleId="a2">
    <w:name w:val="a2"/>
    <w:basedOn w:val="Titolo2"/>
    <w:next w:val="Normale"/>
    <w:link w:val="a2Char"/>
    <w:rsid w:val="00EA05FB"/>
    <w:pPr>
      <w:numPr>
        <w:ilvl w:val="2"/>
        <w:numId w:val="49"/>
      </w:numPr>
      <w:tabs>
        <w:tab w:val="left" w:pos="500"/>
        <w:tab w:val="left" w:pos="720"/>
      </w:tabs>
      <w:spacing w:before="270" w:after="120" w:line="270" w:lineRule="exact"/>
      <w:jc w:val="left"/>
    </w:pPr>
    <w:rPr>
      <w:rFonts w:eastAsia="MS Mincho" w:cs="Times New Roman"/>
      <w:i w:val="0"/>
      <w:sz w:val="24"/>
      <w:lang w:val="x-none"/>
    </w:rPr>
  </w:style>
  <w:style w:type="character" w:customStyle="1" w:styleId="a2Char">
    <w:name w:val="a2 Char"/>
    <w:link w:val="a2"/>
    <w:rsid w:val="00EA05FB"/>
    <w:rPr>
      <w:rFonts w:ascii="Arial" w:eastAsia="MS Mincho" w:hAnsi="Arial"/>
      <w:b/>
      <w:sz w:val="24"/>
      <w:lang w:val="x-none" w:eastAsia="ar-SA"/>
    </w:rPr>
  </w:style>
  <w:style w:type="paragraph" w:customStyle="1" w:styleId="a5">
    <w:name w:val="a5"/>
    <w:basedOn w:val="Titolo5"/>
    <w:next w:val="Normale"/>
    <w:rsid w:val="00EA05FB"/>
    <w:pPr>
      <w:keepNext/>
      <w:numPr>
        <w:ilvl w:val="0"/>
        <w:numId w:val="49"/>
      </w:numPr>
      <w:tabs>
        <w:tab w:val="left" w:pos="1140"/>
        <w:tab w:val="left" w:pos="1360"/>
      </w:tabs>
      <w:spacing w:before="60" w:after="240" w:line="230" w:lineRule="exact"/>
      <w:jc w:val="left"/>
    </w:pPr>
    <w:rPr>
      <w:rFonts w:eastAsia="MS Mincho" w:cs="Times New Roman"/>
      <w:b w:val="0"/>
      <w:bCs w:val="0"/>
      <w:i w:val="0"/>
      <w:iCs w:val="0"/>
      <w:sz w:val="20"/>
      <w:szCs w:val="20"/>
      <w:lang w:val="x-none"/>
    </w:rPr>
  </w:style>
  <w:style w:type="paragraph" w:customStyle="1" w:styleId="head">
    <w:name w:val="head"/>
    <w:basedOn w:val="a2"/>
    <w:rsid w:val="00A16FBC"/>
    <w:pPr>
      <w:numPr>
        <w:ilvl w:val="0"/>
        <w:numId w:val="0"/>
      </w:numPr>
      <w:ind w:left="720" w:hanging="720"/>
    </w:pPr>
    <w:rPr>
      <w:lang w:val="en-US"/>
    </w:rPr>
  </w:style>
  <w:style w:type="paragraph" w:styleId="PreformattatoHTML">
    <w:name w:val="HTML Preformatted"/>
    <w:basedOn w:val="Normale"/>
    <w:link w:val="PreformattatoHTMLCarattere"/>
    <w:uiPriority w:val="99"/>
    <w:semiHidden/>
    <w:unhideWhenUsed/>
    <w:rsid w:val="0035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jc w:val="left"/>
    </w:pPr>
    <w:rPr>
      <w:rFonts w:ascii="Courier New" w:hAnsi="Courier New" w:cs="Courier New"/>
      <w:lang w:val="en-US" w:eastAsia="en-US"/>
    </w:rPr>
  </w:style>
  <w:style w:type="character" w:customStyle="1" w:styleId="PreformattatoHTMLCarattere">
    <w:name w:val="Preformattato HTML Carattere"/>
    <w:link w:val="PreformattatoHTML"/>
    <w:uiPriority w:val="99"/>
    <w:semiHidden/>
    <w:rsid w:val="00355A3C"/>
    <w:rPr>
      <w:rFonts w:ascii="Courier New" w:hAnsi="Courier New" w:cs="Courier New"/>
    </w:rPr>
  </w:style>
  <w:style w:type="character" w:customStyle="1" w:styleId="start-tag">
    <w:name w:val="start-tag"/>
    <w:rsid w:val="00355A3C"/>
  </w:style>
  <w:style w:type="character" w:customStyle="1" w:styleId="attribute-name">
    <w:name w:val="attribute-name"/>
    <w:rsid w:val="00355A3C"/>
  </w:style>
  <w:style w:type="paragraph" w:styleId="Revisione">
    <w:name w:val="Revision"/>
    <w:hidden/>
    <w:uiPriority w:val="99"/>
    <w:semiHidden/>
    <w:rsid w:val="00E678B9"/>
    <w:rPr>
      <w:rFonts w:ascii="Arial" w:hAnsi="Arial" w:cs="Arial"/>
      <w:lang w:val="en-GB" w:eastAsia="ar-SA"/>
    </w:rPr>
  </w:style>
  <w:style w:type="paragraph" w:styleId="Paragrafoelenco">
    <w:name w:val="List Paragraph"/>
    <w:basedOn w:val="Normale"/>
    <w:uiPriority w:val="34"/>
    <w:qFormat/>
    <w:rsid w:val="00721D6F"/>
    <w:pPr>
      <w:suppressAutoHyphens w:val="0"/>
      <w:spacing w:after="200" w:line="276" w:lineRule="auto"/>
      <w:ind w:left="720"/>
      <w:contextualSpacing/>
      <w:jc w:val="left"/>
    </w:pPr>
    <w:rPr>
      <w:rFonts w:ascii="Calibri" w:eastAsia="Calibri" w:hAnsi="Calibri" w:cs="Times New Roman"/>
      <w:sz w:val="22"/>
      <w:szCs w:val="22"/>
      <w:lang w:val="en-US" w:eastAsia="en-US"/>
    </w:rPr>
  </w:style>
  <w:style w:type="paragraph" w:customStyle="1" w:styleId="Default">
    <w:name w:val="Default"/>
    <w:rsid w:val="003561EA"/>
    <w:pPr>
      <w:autoSpaceDE w:val="0"/>
      <w:autoSpaceDN w:val="0"/>
      <w:adjustRightInd w:val="0"/>
    </w:pPr>
    <w:rPr>
      <w:rFonts w:ascii="Arial" w:hAnsi="Arial" w:cs="Arial"/>
      <w:color w:val="00000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64312">
      <w:bodyDiv w:val="1"/>
      <w:marLeft w:val="0"/>
      <w:marRight w:val="0"/>
      <w:marTop w:val="0"/>
      <w:marBottom w:val="0"/>
      <w:divBdr>
        <w:top w:val="none" w:sz="0" w:space="0" w:color="auto"/>
        <w:left w:val="none" w:sz="0" w:space="0" w:color="auto"/>
        <w:bottom w:val="none" w:sz="0" w:space="0" w:color="auto"/>
        <w:right w:val="none" w:sz="0" w:space="0" w:color="auto"/>
      </w:divBdr>
    </w:div>
    <w:div w:id="117580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hyperlink" Target="http://inspire.jrc.ec.europa.eu/documents/INSPIRE_/INSPIRE_legal_issues.PDF"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opensearch.org/Specifications/OpenSearch/1.1" TargetMode="External"/><Relationship Id="rId34" Type="http://schemas.openxmlformats.org/officeDocument/2006/relationships/image" Target="media/image8.png"/><Relationship Id="rId42" Type="http://schemas.openxmlformats.org/officeDocument/2006/relationships/hyperlink" Target="http://xyz.org/search.php?spatial_dataset_identifier_code=mycode&amp;spatial_dataset_identifier_namespace=mynamespace&amp;language=eng" TargetMode="External"/><Relationship Id="rId47" Type="http://schemas.openxmlformats.org/officeDocument/2006/relationships/image" Target="media/image1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inspire.jrc.ec.europa.eu/" TargetMode="External"/><Relationship Id="rId25" Type="http://schemas.openxmlformats.org/officeDocument/2006/relationships/hyperlink" Target="http://inspire.jrc.ec.europa.eu/index.cfm/pageid/44" TargetMode="External"/><Relationship Id="rId33" Type="http://schemas.openxmlformats.org/officeDocument/2006/relationships/image" Target="media/image7.png"/><Relationship Id="rId38" Type="http://schemas.openxmlformats.org/officeDocument/2006/relationships/hyperlink" Target="http://xyz.org/search.php" TargetMode="External"/><Relationship Id="rId46" Type="http://schemas.openxmlformats.org/officeDocument/2006/relationships/hyperlink" Target="http://inspire.ec.europa.eu/schemas/inspire_dls/1.0/inspire_dls.xsd" TargetMode="External"/><Relationship Id="rId2" Type="http://schemas.openxmlformats.org/officeDocument/2006/relationships/numbering" Target="numbering.xml"/><Relationship Id="rId16" Type="http://schemas.openxmlformats.org/officeDocument/2006/relationships/hyperlink" Target="http://ec.europa.eu/dgs/jrc/" TargetMode="External"/><Relationship Id="rId20" Type="http://schemas.openxmlformats.org/officeDocument/2006/relationships/hyperlink" Target="http://www.georss.org/simple" TargetMode="External"/><Relationship Id="rId29" Type="http://schemas.openxmlformats.org/officeDocument/2006/relationships/hyperlink" Target="http://inspire-geoportal.ec.europa.eu/demos/ccm/" TargetMode="External"/><Relationship Id="rId41" Type="http://schemas.openxmlformats.org/officeDocument/2006/relationships/hyperlink" Target="http://xyz.org/search.php?spatial_dataset_identifier_code=%7binspire_dls:spatial_dataset_identifier_code?%7d&amp;spatial_dataset_identifier_namespace=%7binspire_dls:spatial_dataset_identifier_namespace?%7d&amp;language=%7blanguage?%7d&amp;q=%7bsearchTerms?%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hyperlink" Target="http://inspire.ec.europa.eu/media-types" TargetMode="External"/><Relationship Id="rId40" Type="http://schemas.openxmlformats.org/officeDocument/2006/relationships/hyperlink" Target="view-source:http://inspire-geoportal.ec.europa.eu/demos/ccm/opensearchdescription.xml" TargetMode="External"/><Relationship Id="rId45" Type="http://schemas.openxmlformats.org/officeDocument/2006/relationships/hyperlink" Target="http://inspire.ec.europa.eu/schemas/inspire_dls/" TargetMode="External"/><Relationship Id="rId5" Type="http://schemas.openxmlformats.org/officeDocument/2006/relationships/webSettings" Target="webSettings.xml"/><Relationship Id="rId15" Type="http://schemas.openxmlformats.org/officeDocument/2006/relationships/hyperlink" Target="mailto:michael.lutz@jrc.ec.europa.eu" TargetMode="External"/><Relationship Id="rId23" Type="http://schemas.openxmlformats.org/officeDocument/2006/relationships/image" Target="media/image3.png"/><Relationship Id="rId28" Type="http://schemas.openxmlformats.org/officeDocument/2006/relationships/hyperlink" Target="http://inspire.jrc.ec.europa.eu/index.cfm/pageid/44" TargetMode="External"/><Relationship Id="rId36" Type="http://schemas.openxmlformats.org/officeDocument/2006/relationships/hyperlink" Target="http://inspire.ec.europa.eu/media-types" TargetMode="External"/><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eur-lex.europa.eu/LexUriServ/LexUriServ.do?uri=CELEX:32007L0002:EN:NOT" TargetMode="External"/><Relationship Id="rId31" Type="http://schemas.openxmlformats.org/officeDocument/2006/relationships/hyperlink" Target="http://inspire-geoportal.ec.europa.eu/demos/ccm/codeview.html" TargetMode="External"/><Relationship Id="rId44" Type="http://schemas.openxmlformats.org/officeDocument/2006/relationships/hyperlink" Target="http://my-wfs.com/mydat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w3.org/TR/powder-dr/" TargetMode="External"/><Relationship Id="rId27" Type="http://schemas.openxmlformats.org/officeDocument/2006/relationships/image" Target="media/image5.png"/><Relationship Id="rId30" Type="http://schemas.openxmlformats.org/officeDocument/2006/relationships/hyperlink" Target="http://inspire-geoportal.ec.europa.eu/demos/ccm/democcmdownloadservice.atom.en.xml" TargetMode="External"/><Relationship Id="rId35" Type="http://schemas.openxmlformats.org/officeDocument/2006/relationships/hyperlink" Target="http://www.vienna-rss.org/" TargetMode="External"/><Relationship Id="rId43" Type="http://schemas.openxmlformats.org/officeDocument/2006/relationships/hyperlink" Target="http://my-wfs.com/mydata?request=getCapabilities&amp;service=WFS&amp;" TargetMode="External"/><Relationship Id="rId48" Type="http://schemas.openxmlformats.org/officeDocument/2006/relationships/image" Target="media/image11.png"/><Relationship Id="rId8"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aul\Application%20Data\Microsoft\Templates\Inspire\TCS%20Progress%20Report%20template%20v0-1%20en.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AEA69-FB86-4C69-94D2-D413818EB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TCS Progress Report template v0-1 en.dot</Template>
  <TotalTime>0</TotalTime>
  <Pages>27</Pages>
  <Words>26471</Words>
  <Characters>150891</Characters>
  <Application>Microsoft Office Word</Application>
  <DocSecurity>0</DocSecurity>
  <Lines>1257</Lines>
  <Paragraphs>354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Draft Technical Guidance for INSPIRE Download Services</vt:lpstr>
      <vt:lpstr>Draft Technical Guidance for INSPIRE Download Services</vt:lpstr>
    </vt:vector>
  </TitlesOfParts>
  <Company/>
  <LinksUpToDate>false</LinksUpToDate>
  <CharactersWithSpaces>177008</CharactersWithSpaces>
  <SharedDoc>false</SharedDoc>
  <HLinks>
    <vt:vector size="144" baseType="variant">
      <vt:variant>
        <vt:i4>8126568</vt:i4>
      </vt:variant>
      <vt:variant>
        <vt:i4>834</vt:i4>
      </vt:variant>
      <vt:variant>
        <vt:i4>0</vt:i4>
      </vt:variant>
      <vt:variant>
        <vt:i4>5</vt:i4>
      </vt:variant>
      <vt:variant>
        <vt:lpwstr>http://inspire.ec.europa.eu/schemas/inspire_dls/1.0/inspire_dls.xsd</vt:lpwstr>
      </vt:variant>
      <vt:variant>
        <vt:lpwstr/>
      </vt:variant>
      <vt:variant>
        <vt:i4>8323088</vt:i4>
      </vt:variant>
      <vt:variant>
        <vt:i4>831</vt:i4>
      </vt:variant>
      <vt:variant>
        <vt:i4>0</vt:i4>
      </vt:variant>
      <vt:variant>
        <vt:i4>5</vt:i4>
      </vt:variant>
      <vt:variant>
        <vt:lpwstr>http://inspire.ec.europa.eu/schemas/inspire_dls/</vt:lpwstr>
      </vt:variant>
      <vt:variant>
        <vt:lpwstr/>
      </vt:variant>
      <vt:variant>
        <vt:i4>1703943</vt:i4>
      </vt:variant>
      <vt:variant>
        <vt:i4>828</vt:i4>
      </vt:variant>
      <vt:variant>
        <vt:i4>0</vt:i4>
      </vt:variant>
      <vt:variant>
        <vt:i4>5</vt:i4>
      </vt:variant>
      <vt:variant>
        <vt:lpwstr>http://my-wfs.com/mydata</vt:lpwstr>
      </vt:variant>
      <vt:variant>
        <vt:lpwstr/>
      </vt:variant>
      <vt:variant>
        <vt:i4>524290</vt:i4>
      </vt:variant>
      <vt:variant>
        <vt:i4>825</vt:i4>
      </vt:variant>
      <vt:variant>
        <vt:i4>0</vt:i4>
      </vt:variant>
      <vt:variant>
        <vt:i4>5</vt:i4>
      </vt:variant>
      <vt:variant>
        <vt:lpwstr>http://my-wfs.com/mydata?request=getCapabilities&amp;service=WFS&amp;</vt:lpwstr>
      </vt:variant>
      <vt:variant>
        <vt:lpwstr/>
      </vt:variant>
      <vt:variant>
        <vt:i4>6160456</vt:i4>
      </vt:variant>
      <vt:variant>
        <vt:i4>810</vt:i4>
      </vt:variant>
      <vt:variant>
        <vt:i4>0</vt:i4>
      </vt:variant>
      <vt:variant>
        <vt:i4>5</vt:i4>
      </vt:variant>
      <vt:variant>
        <vt:lpwstr>http://xyz.org/search.php?spatial_dataset_identifier_code=mycode&amp;spatial_dataset_identifier_namespace=mynamespace&amp;language=eng</vt:lpwstr>
      </vt:variant>
      <vt:variant>
        <vt:lpwstr/>
      </vt:variant>
      <vt:variant>
        <vt:i4>5767252</vt:i4>
      </vt:variant>
      <vt:variant>
        <vt:i4>807</vt:i4>
      </vt:variant>
      <vt:variant>
        <vt:i4>0</vt:i4>
      </vt:variant>
      <vt:variant>
        <vt:i4>5</vt:i4>
      </vt:variant>
      <vt:variant>
        <vt:lpwstr>http://xyz.org/search.php?spatial_dataset_identifier_code={inspire_dls:spatial_dataset_identifier_code?}&amp;spatial_dataset_identifier_namespace={inspire_dls:spatial_dataset_identifier_namespace?}&amp;language={language?}&amp;q={searchTerms?}</vt:lpwstr>
      </vt:variant>
      <vt:variant>
        <vt:lpwstr/>
      </vt:variant>
      <vt:variant>
        <vt:i4>4587548</vt:i4>
      </vt:variant>
      <vt:variant>
        <vt:i4>798</vt:i4>
      </vt:variant>
      <vt:variant>
        <vt:i4>0</vt:i4>
      </vt:variant>
      <vt:variant>
        <vt:i4>5</vt:i4>
      </vt:variant>
      <vt:variant>
        <vt:lpwstr>view-source:http://inspire-geoportal.ec.europa.eu/demos/ccm/opensearchdescription.xml</vt:lpwstr>
      </vt:variant>
      <vt:variant>
        <vt:lpwstr/>
      </vt:variant>
      <vt:variant>
        <vt:i4>1441804</vt:i4>
      </vt:variant>
      <vt:variant>
        <vt:i4>792</vt:i4>
      </vt:variant>
      <vt:variant>
        <vt:i4>0</vt:i4>
      </vt:variant>
      <vt:variant>
        <vt:i4>5</vt:i4>
      </vt:variant>
      <vt:variant>
        <vt:lpwstr>http://xyz.org/search.php</vt:lpwstr>
      </vt:variant>
      <vt:variant>
        <vt:lpwstr/>
      </vt:variant>
      <vt:variant>
        <vt:i4>7995512</vt:i4>
      </vt:variant>
      <vt:variant>
        <vt:i4>783</vt:i4>
      </vt:variant>
      <vt:variant>
        <vt:i4>0</vt:i4>
      </vt:variant>
      <vt:variant>
        <vt:i4>5</vt:i4>
      </vt:variant>
      <vt:variant>
        <vt:lpwstr>http://inspire.ec.europa.eu/media-types</vt:lpwstr>
      </vt:variant>
      <vt:variant>
        <vt:lpwstr/>
      </vt:variant>
      <vt:variant>
        <vt:i4>7995512</vt:i4>
      </vt:variant>
      <vt:variant>
        <vt:i4>780</vt:i4>
      </vt:variant>
      <vt:variant>
        <vt:i4>0</vt:i4>
      </vt:variant>
      <vt:variant>
        <vt:i4>5</vt:i4>
      </vt:variant>
      <vt:variant>
        <vt:lpwstr>http://inspire.ec.europa.eu/media-types</vt:lpwstr>
      </vt:variant>
      <vt:variant>
        <vt:lpwstr/>
      </vt:variant>
      <vt:variant>
        <vt:i4>8060991</vt:i4>
      </vt:variant>
      <vt:variant>
        <vt:i4>759</vt:i4>
      </vt:variant>
      <vt:variant>
        <vt:i4>0</vt:i4>
      </vt:variant>
      <vt:variant>
        <vt:i4>5</vt:i4>
      </vt:variant>
      <vt:variant>
        <vt:lpwstr>http://www.vienna-rss.org/</vt:lpwstr>
      </vt:variant>
      <vt:variant>
        <vt:lpwstr/>
      </vt:variant>
      <vt:variant>
        <vt:i4>4194309</vt:i4>
      </vt:variant>
      <vt:variant>
        <vt:i4>714</vt:i4>
      </vt:variant>
      <vt:variant>
        <vt:i4>0</vt:i4>
      </vt:variant>
      <vt:variant>
        <vt:i4>5</vt:i4>
      </vt:variant>
      <vt:variant>
        <vt:lpwstr>http://inspire-geoportal.ec.europa.eu/demos/ccm/codeview.html</vt:lpwstr>
      </vt:variant>
      <vt:variant>
        <vt:lpwstr/>
      </vt:variant>
      <vt:variant>
        <vt:i4>7405607</vt:i4>
      </vt:variant>
      <vt:variant>
        <vt:i4>711</vt:i4>
      </vt:variant>
      <vt:variant>
        <vt:i4>0</vt:i4>
      </vt:variant>
      <vt:variant>
        <vt:i4>5</vt:i4>
      </vt:variant>
      <vt:variant>
        <vt:lpwstr>http://inspire-geoportal.ec.europa.eu/demos/ccm/democcmdownloadservice.atom.en.xml</vt:lpwstr>
      </vt:variant>
      <vt:variant>
        <vt:lpwstr/>
      </vt:variant>
      <vt:variant>
        <vt:i4>5308491</vt:i4>
      </vt:variant>
      <vt:variant>
        <vt:i4>708</vt:i4>
      </vt:variant>
      <vt:variant>
        <vt:i4>0</vt:i4>
      </vt:variant>
      <vt:variant>
        <vt:i4>5</vt:i4>
      </vt:variant>
      <vt:variant>
        <vt:lpwstr>http://inspire-geoportal.ec.europa.eu/demos/ccm/</vt:lpwstr>
      </vt:variant>
      <vt:variant>
        <vt:lpwstr/>
      </vt:variant>
      <vt:variant>
        <vt:i4>7733346</vt:i4>
      </vt:variant>
      <vt:variant>
        <vt:i4>693</vt:i4>
      </vt:variant>
      <vt:variant>
        <vt:i4>0</vt:i4>
      </vt:variant>
      <vt:variant>
        <vt:i4>5</vt:i4>
      </vt:variant>
      <vt:variant>
        <vt:lpwstr>http://inspire.jrc.ec.europa.eu/index.cfm/pageid/44</vt:lpwstr>
      </vt:variant>
      <vt:variant>
        <vt:lpwstr/>
      </vt:variant>
      <vt:variant>
        <vt:i4>1900651</vt:i4>
      </vt:variant>
      <vt:variant>
        <vt:i4>669</vt:i4>
      </vt:variant>
      <vt:variant>
        <vt:i4>0</vt:i4>
      </vt:variant>
      <vt:variant>
        <vt:i4>5</vt:i4>
      </vt:variant>
      <vt:variant>
        <vt:lpwstr>http://inspire.jrc.ec.europa.eu/documents/INSPIRE_/INSPIRE_legal_issues.PDF</vt:lpwstr>
      </vt:variant>
      <vt:variant>
        <vt:lpwstr/>
      </vt:variant>
      <vt:variant>
        <vt:i4>7733346</vt:i4>
      </vt:variant>
      <vt:variant>
        <vt:i4>657</vt:i4>
      </vt:variant>
      <vt:variant>
        <vt:i4>0</vt:i4>
      </vt:variant>
      <vt:variant>
        <vt:i4>5</vt:i4>
      </vt:variant>
      <vt:variant>
        <vt:lpwstr>http://inspire.jrc.ec.europa.eu/index.cfm/pageid/44</vt:lpwstr>
      </vt:variant>
      <vt:variant>
        <vt:lpwstr/>
      </vt:variant>
      <vt:variant>
        <vt:i4>6291501</vt:i4>
      </vt:variant>
      <vt:variant>
        <vt:i4>531</vt:i4>
      </vt:variant>
      <vt:variant>
        <vt:i4>0</vt:i4>
      </vt:variant>
      <vt:variant>
        <vt:i4>5</vt:i4>
      </vt:variant>
      <vt:variant>
        <vt:lpwstr>http://www.w3.org/TR/powder-dr/</vt:lpwstr>
      </vt:variant>
      <vt:variant>
        <vt:lpwstr/>
      </vt:variant>
      <vt:variant>
        <vt:i4>2555958</vt:i4>
      </vt:variant>
      <vt:variant>
        <vt:i4>528</vt:i4>
      </vt:variant>
      <vt:variant>
        <vt:i4>0</vt:i4>
      </vt:variant>
      <vt:variant>
        <vt:i4>5</vt:i4>
      </vt:variant>
      <vt:variant>
        <vt:lpwstr>http://www.opensearch.org/Specifications/OpenSearch/1.1</vt:lpwstr>
      </vt:variant>
      <vt:variant>
        <vt:lpwstr/>
      </vt:variant>
      <vt:variant>
        <vt:i4>6225998</vt:i4>
      </vt:variant>
      <vt:variant>
        <vt:i4>525</vt:i4>
      </vt:variant>
      <vt:variant>
        <vt:i4>0</vt:i4>
      </vt:variant>
      <vt:variant>
        <vt:i4>5</vt:i4>
      </vt:variant>
      <vt:variant>
        <vt:lpwstr>http://www.georss.org/simple</vt:lpwstr>
      </vt:variant>
      <vt:variant>
        <vt:lpwstr/>
      </vt:variant>
      <vt:variant>
        <vt:i4>4456450</vt:i4>
      </vt:variant>
      <vt:variant>
        <vt:i4>522</vt:i4>
      </vt:variant>
      <vt:variant>
        <vt:i4>0</vt:i4>
      </vt:variant>
      <vt:variant>
        <vt:i4>5</vt:i4>
      </vt:variant>
      <vt:variant>
        <vt:lpwstr>http://eur-lex.europa.eu/LexUriServ/LexUriServ.do?uri=CELEX:32007L0002:EN:NOT</vt:lpwstr>
      </vt:variant>
      <vt:variant>
        <vt:lpwstr/>
      </vt:variant>
      <vt:variant>
        <vt:i4>5111880</vt:i4>
      </vt:variant>
      <vt:variant>
        <vt:i4>498</vt:i4>
      </vt:variant>
      <vt:variant>
        <vt:i4>0</vt:i4>
      </vt:variant>
      <vt:variant>
        <vt:i4>5</vt:i4>
      </vt:variant>
      <vt:variant>
        <vt:lpwstr>http://inspire.jrc.ec.europa.eu/</vt:lpwstr>
      </vt:variant>
      <vt:variant>
        <vt:lpwstr/>
      </vt:variant>
      <vt:variant>
        <vt:i4>4456520</vt:i4>
      </vt:variant>
      <vt:variant>
        <vt:i4>495</vt:i4>
      </vt:variant>
      <vt:variant>
        <vt:i4>0</vt:i4>
      </vt:variant>
      <vt:variant>
        <vt:i4>5</vt:i4>
      </vt:variant>
      <vt:variant>
        <vt:lpwstr>http://ec.europa.eu/dgs/jrc/</vt:lpwstr>
      </vt:variant>
      <vt:variant>
        <vt:lpwstr/>
      </vt:variant>
      <vt:variant>
        <vt:i4>3801171</vt:i4>
      </vt:variant>
      <vt:variant>
        <vt:i4>492</vt:i4>
      </vt:variant>
      <vt:variant>
        <vt:i4>0</vt:i4>
      </vt:variant>
      <vt:variant>
        <vt:i4>5</vt:i4>
      </vt:variant>
      <vt:variant>
        <vt:lpwstr>mailto:michael.lutz@jrc.ec.europa.eu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Technical Guidance for INSPIRE Download Services</dc:title>
  <dc:subject>INSPIRE Download Services Technical Guidance</dc:subject>
  <dc:creator>Dominic Lowe</dc:creator>
  <cp:keywords/>
  <cp:lastModifiedBy>Giuseppe Nardiello</cp:lastModifiedBy>
  <cp:revision>2</cp:revision>
  <cp:lastPrinted>2013-08-13T14:42:00Z</cp:lastPrinted>
  <dcterms:created xsi:type="dcterms:W3CDTF">2022-03-29T20:07:00Z</dcterms:created>
  <dcterms:modified xsi:type="dcterms:W3CDTF">2022-03-29T20:07:00Z</dcterms:modified>
</cp:coreProperties>
</file>