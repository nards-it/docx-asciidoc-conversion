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Pr="00686565" w:rsidRDefault="003A6388" w:rsidP="001C0878">
      <w:pPr>
        <w:jc w:val="left"/>
        <w:rPr>
          <w:sz w:val="31"/>
          <w:szCs w:val="31"/>
        </w:rPr>
      </w:pPr>
      <w:bookmarkStart w:id="0" w:name="_GoBack"/>
      <w:bookmarkEnd w:id="0"/>
      <w:r w:rsidRPr="00686565">
        <w:rPr>
          <w:noProof/>
          <w:sz w:val="19"/>
          <w:szCs w:val="19"/>
          <w:lang w:val="it-IT" w:eastAsia="it-IT"/>
        </w:rPr>
        <w:drawing>
          <wp:anchor distT="0" distB="0" distL="215900" distR="215900" simplePos="0" relativeHeight="251655680"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60"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Pr="00686565" w:rsidRDefault="00CE2BA6" w:rsidP="001C0878">
      <w:pPr>
        <w:jc w:val="left"/>
        <w:rPr>
          <w:sz w:val="31"/>
          <w:szCs w:val="31"/>
        </w:rPr>
      </w:pPr>
    </w:p>
    <w:p w:rsidR="00CE2BA6" w:rsidRPr="00686565" w:rsidRDefault="003A6388" w:rsidP="001C0878">
      <w:pPr>
        <w:jc w:val="left"/>
        <w:rPr>
          <w:sz w:val="31"/>
          <w:szCs w:val="31"/>
        </w:rPr>
      </w:pPr>
      <w:bookmarkStart w:id="1" w:name="_Ref142569416"/>
      <w:bookmarkEnd w:id="1"/>
      <w:r w:rsidRPr="00686565">
        <w:rPr>
          <w:noProof/>
          <w:sz w:val="31"/>
          <w:szCs w:val="31"/>
          <w:lang w:val="it-IT" w:eastAsia="it-IT"/>
        </w:rPr>
        <w:drawing>
          <wp:anchor distT="0" distB="0" distL="114300" distR="114300" simplePos="0" relativeHeight="251654656"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59"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686565" w:rsidRDefault="00DD47E6" w:rsidP="001C0878">
      <w:pPr>
        <w:jc w:val="left"/>
        <w:rPr>
          <w:sz w:val="31"/>
          <w:szCs w:val="31"/>
        </w:rPr>
      </w:pPr>
      <w:r w:rsidRPr="00686565">
        <w:rPr>
          <w:sz w:val="31"/>
          <w:szCs w:val="31"/>
        </w:rPr>
        <w:t>INSPIRE</w:t>
      </w:r>
      <w:r w:rsidRPr="00686565">
        <w:rPr>
          <w:sz w:val="31"/>
          <w:szCs w:val="31"/>
        </w:rPr>
        <w:br/>
      </w:r>
      <w:r w:rsidR="00D32B5A" w:rsidRPr="00686565">
        <w:rPr>
          <w:sz w:val="31"/>
          <w:szCs w:val="31"/>
        </w:rPr>
        <w:t xml:space="preserve">Infrastructure for Spatial Information in </w:t>
      </w:r>
      <w:smartTag w:uri="urn:schemas-microsoft-com:office:smarttags" w:element="place">
        <w:r w:rsidR="00D32B5A" w:rsidRPr="00686565">
          <w:rPr>
            <w:sz w:val="31"/>
            <w:szCs w:val="31"/>
          </w:rPr>
          <w:t>Europe</w:t>
        </w:r>
      </w:smartTag>
    </w:p>
    <w:p w:rsidR="00D32B5A" w:rsidRPr="00B318DD" w:rsidRDefault="00D32B5A">
      <w:pPr>
        <w:rPr>
          <w:szCs w:val="19"/>
        </w:rPr>
      </w:pPr>
    </w:p>
    <w:p w:rsidR="00D32B5A" w:rsidRPr="00B318DD" w:rsidRDefault="00D32B5A">
      <w:pPr>
        <w:rPr>
          <w:szCs w:val="19"/>
        </w:rPr>
      </w:pPr>
    </w:p>
    <w:p w:rsidR="00D32B5A" w:rsidRPr="00B318DD" w:rsidRDefault="00D32B5A">
      <w:pPr>
        <w:rPr>
          <w:szCs w:val="19"/>
        </w:rPr>
      </w:pPr>
    </w:p>
    <w:p w:rsidR="00DD47E6" w:rsidRPr="00B318DD" w:rsidRDefault="00DD47E6">
      <w:pPr>
        <w:rPr>
          <w:szCs w:val="19"/>
        </w:rPr>
      </w:pPr>
    </w:p>
    <w:p w:rsidR="009A3C1F" w:rsidRPr="00686565" w:rsidRDefault="009A3C1F" w:rsidP="009A3C1F">
      <w:pPr>
        <w:tabs>
          <w:tab w:val="left" w:pos="1418"/>
        </w:tabs>
        <w:ind w:left="1418" w:hanging="1418"/>
        <w:jc w:val="left"/>
        <w:rPr>
          <w:sz w:val="38"/>
          <w:szCs w:val="38"/>
        </w:rPr>
      </w:pPr>
      <w:r w:rsidRPr="00686565">
        <w:rPr>
          <w:sz w:val="31"/>
          <w:szCs w:val="31"/>
        </w:rPr>
        <w:t>D2.8.</w:t>
      </w:r>
      <w:r w:rsidR="0062021A">
        <w:rPr>
          <w:sz w:val="31"/>
          <w:szCs w:val="31"/>
        </w:rPr>
        <w:t>III</w:t>
      </w:r>
      <w:r w:rsidR="00B62813" w:rsidRPr="00686565">
        <w:rPr>
          <w:sz w:val="31"/>
          <w:szCs w:val="31"/>
        </w:rPr>
        <w:t>.</w:t>
      </w:r>
      <w:r w:rsidR="0062021A">
        <w:rPr>
          <w:sz w:val="31"/>
          <w:szCs w:val="31"/>
        </w:rPr>
        <w:t>6</w:t>
      </w:r>
      <w:r w:rsidRPr="00686565">
        <w:rPr>
          <w:sz w:val="31"/>
          <w:szCs w:val="31"/>
        </w:rPr>
        <w:tab/>
        <w:t xml:space="preserve">Data Specification on </w:t>
      </w:r>
      <w:r w:rsidR="00AB28DD" w:rsidRPr="00AB28DD">
        <w:rPr>
          <w:i/>
          <w:sz w:val="31"/>
          <w:szCs w:val="31"/>
        </w:rPr>
        <w:t>Utility and Government Services</w:t>
      </w:r>
      <w:r w:rsidRPr="00686565">
        <w:rPr>
          <w:sz w:val="31"/>
          <w:szCs w:val="31"/>
        </w:rPr>
        <w:t xml:space="preserve"> –</w:t>
      </w:r>
      <w:r w:rsidR="00211980" w:rsidRPr="00686565">
        <w:rPr>
          <w:sz w:val="31"/>
          <w:szCs w:val="31"/>
        </w:rPr>
        <w:t xml:space="preserve"> </w:t>
      </w:r>
      <w:r w:rsidR="0067360B">
        <w:rPr>
          <w:sz w:val="31"/>
          <w:szCs w:val="31"/>
        </w:rPr>
        <w:t>Technical</w:t>
      </w:r>
      <w:r w:rsidRPr="00686565">
        <w:rPr>
          <w:sz w:val="31"/>
          <w:szCs w:val="31"/>
        </w:rPr>
        <w:t xml:space="preserve"> Guidelines</w:t>
      </w:r>
    </w:p>
    <w:p w:rsidR="00D257FE" w:rsidRPr="00B318DD" w:rsidRDefault="00D257FE" w:rsidP="009A3C1F">
      <w:pPr>
        <w:jc w:val="left"/>
        <w:rPr>
          <w:rStyle w:val="Instruction"/>
          <w:szCs w:val="19"/>
        </w:rPr>
      </w:pPr>
    </w:p>
    <w:p w:rsidR="004D76C0" w:rsidRPr="00B318DD" w:rsidRDefault="004D76C0" w:rsidP="000531AE">
      <w:pPr>
        <w:rPr>
          <w:szCs w:val="19"/>
        </w:rPr>
      </w:pPr>
    </w:p>
    <w:p w:rsidR="00BD0647" w:rsidRPr="00B318DD" w:rsidRDefault="00BD0647" w:rsidP="00AC6CDF">
      <w:pPr>
        <w:rPr>
          <w:rStyle w:val="Instruction"/>
          <w:szCs w:val="19"/>
        </w:rPr>
      </w:pPr>
    </w:p>
    <w:p w:rsidR="00DA0097" w:rsidRPr="00B318DD" w:rsidRDefault="00DA0097" w:rsidP="00B04312">
      <w:pPr>
        <w:rPr>
          <w:szCs w:val="19"/>
        </w:rPr>
      </w:pPr>
    </w:p>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686565" w:rsidTr="00B35C4A">
        <w:tc>
          <w:tcPr>
            <w:tcW w:w="1518" w:type="dxa"/>
            <w:shd w:val="clear" w:color="auto" w:fill="auto"/>
          </w:tcPr>
          <w:p w:rsidR="00B04312" w:rsidRPr="00686565" w:rsidRDefault="00B04312" w:rsidP="006751DA">
            <w:pPr>
              <w:spacing w:before="120" w:after="120"/>
              <w:rPr>
                <w:b/>
                <w:sz w:val="19"/>
                <w:szCs w:val="19"/>
              </w:rPr>
            </w:pPr>
            <w:r w:rsidRPr="00B318DD">
              <w:rPr>
                <w:b/>
                <w:szCs w:val="19"/>
              </w:rPr>
              <w:t>Title</w:t>
            </w:r>
          </w:p>
        </w:tc>
        <w:tc>
          <w:tcPr>
            <w:tcW w:w="7693" w:type="dxa"/>
            <w:shd w:val="clear" w:color="auto" w:fill="auto"/>
          </w:tcPr>
          <w:p w:rsidR="00B04312" w:rsidRPr="00686565" w:rsidRDefault="009A3C1F" w:rsidP="006751DA">
            <w:pPr>
              <w:spacing w:before="120" w:after="120"/>
              <w:rPr>
                <w:sz w:val="19"/>
                <w:szCs w:val="19"/>
              </w:rPr>
            </w:pPr>
            <w:r w:rsidRPr="00B318DD">
              <w:rPr>
                <w:szCs w:val="19"/>
              </w:rPr>
              <w:t>D2.8.</w:t>
            </w:r>
            <w:r w:rsidR="0062021A" w:rsidRPr="00B318DD">
              <w:rPr>
                <w:szCs w:val="19"/>
              </w:rPr>
              <w:t>III</w:t>
            </w:r>
            <w:r w:rsidR="00B62813" w:rsidRPr="00B318DD">
              <w:rPr>
                <w:szCs w:val="19"/>
              </w:rPr>
              <w:t>.</w:t>
            </w:r>
            <w:r w:rsidR="0062021A" w:rsidRPr="00B318DD">
              <w:rPr>
                <w:szCs w:val="19"/>
              </w:rPr>
              <w:t>6</w:t>
            </w:r>
            <w:r w:rsidRPr="00B318DD">
              <w:rPr>
                <w:szCs w:val="19"/>
              </w:rPr>
              <w:t xml:space="preserve"> </w:t>
            </w:r>
            <w:r w:rsidR="00B04312" w:rsidRPr="00B318DD">
              <w:rPr>
                <w:szCs w:val="19"/>
              </w:rPr>
              <w:t xml:space="preserve">INSPIRE Data Specification </w:t>
            </w:r>
            <w:r w:rsidRPr="00B318DD">
              <w:rPr>
                <w:szCs w:val="19"/>
              </w:rPr>
              <w:t xml:space="preserve">on </w:t>
            </w:r>
            <w:r w:rsidR="00AB28DD" w:rsidRPr="00AB28DD">
              <w:rPr>
                <w:i/>
                <w:szCs w:val="19"/>
              </w:rPr>
              <w:t>Utility and Government Services</w:t>
            </w:r>
            <w:r w:rsidRPr="00B318DD">
              <w:rPr>
                <w:szCs w:val="19"/>
              </w:rPr>
              <w:t xml:space="preserve"> – </w:t>
            </w:r>
            <w:r w:rsidR="0067360B" w:rsidRPr="00B318DD">
              <w:rPr>
                <w:szCs w:val="19"/>
              </w:rPr>
              <w:t xml:space="preserve">Technical </w:t>
            </w:r>
            <w:r w:rsidRPr="00B318DD">
              <w:rPr>
                <w:szCs w:val="19"/>
              </w:rPr>
              <w:t>Guidelines</w:t>
            </w:r>
            <w:r w:rsidR="00B04312" w:rsidRPr="00B318DD">
              <w:rPr>
                <w:szCs w:val="19"/>
              </w:rPr>
              <w:t xml:space="preserve"> </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Creator</w:t>
            </w:r>
          </w:p>
        </w:tc>
        <w:tc>
          <w:tcPr>
            <w:tcW w:w="7693" w:type="dxa"/>
            <w:shd w:val="clear" w:color="auto" w:fill="auto"/>
          </w:tcPr>
          <w:p w:rsidR="00B04312" w:rsidRPr="00686565" w:rsidRDefault="00B04312" w:rsidP="006751DA">
            <w:pPr>
              <w:spacing w:after="120"/>
              <w:rPr>
                <w:b/>
                <w:sz w:val="19"/>
                <w:szCs w:val="19"/>
              </w:rPr>
            </w:pPr>
            <w:r w:rsidRPr="00B318DD">
              <w:rPr>
                <w:szCs w:val="19"/>
              </w:rPr>
              <w:t xml:space="preserve">INSPIRE Thematic Working Group </w:t>
            </w:r>
            <w:r w:rsidR="00AB28DD" w:rsidRPr="00AB28DD">
              <w:rPr>
                <w:i/>
                <w:szCs w:val="19"/>
              </w:rPr>
              <w:t>Utility and Government Services</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Date</w:t>
            </w:r>
          </w:p>
        </w:tc>
        <w:tc>
          <w:tcPr>
            <w:tcW w:w="7693" w:type="dxa"/>
            <w:shd w:val="clear" w:color="auto" w:fill="auto"/>
          </w:tcPr>
          <w:p w:rsidR="00B04312" w:rsidRPr="00686565" w:rsidRDefault="0062021A" w:rsidP="006751DA">
            <w:pPr>
              <w:spacing w:after="120"/>
              <w:rPr>
                <w:color w:val="FF0000"/>
                <w:sz w:val="19"/>
                <w:szCs w:val="19"/>
              </w:rPr>
            </w:pPr>
            <w:r w:rsidRPr="00B318DD">
              <w:rPr>
                <w:szCs w:val="19"/>
              </w:rPr>
              <w:t>2013-12-10</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Subject</w:t>
            </w:r>
          </w:p>
        </w:tc>
        <w:tc>
          <w:tcPr>
            <w:tcW w:w="7693" w:type="dxa"/>
            <w:shd w:val="clear" w:color="auto" w:fill="auto"/>
          </w:tcPr>
          <w:p w:rsidR="00B04312" w:rsidRPr="00686565" w:rsidRDefault="00B04312" w:rsidP="006751DA">
            <w:pPr>
              <w:spacing w:after="120"/>
              <w:rPr>
                <w:sz w:val="19"/>
                <w:szCs w:val="19"/>
              </w:rPr>
            </w:pPr>
            <w:r w:rsidRPr="00B318DD">
              <w:rPr>
                <w:szCs w:val="19"/>
              </w:rPr>
              <w:t xml:space="preserve">INSPIRE Data Specification for the </w:t>
            </w:r>
            <w:r w:rsidR="005D0409" w:rsidRPr="00B318DD">
              <w:rPr>
                <w:szCs w:val="19"/>
              </w:rPr>
              <w:t xml:space="preserve">spatial data </w:t>
            </w:r>
            <w:r w:rsidRPr="00B318DD">
              <w:rPr>
                <w:szCs w:val="19"/>
              </w:rPr>
              <w:t xml:space="preserve">theme </w:t>
            </w:r>
            <w:r w:rsidR="00AB28DD" w:rsidRPr="00AB28DD">
              <w:rPr>
                <w:i/>
                <w:szCs w:val="19"/>
              </w:rPr>
              <w:t>Utility and Government Services</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Publisher</w:t>
            </w:r>
          </w:p>
        </w:tc>
        <w:tc>
          <w:tcPr>
            <w:tcW w:w="7693" w:type="dxa"/>
            <w:shd w:val="clear" w:color="auto" w:fill="auto"/>
          </w:tcPr>
          <w:p w:rsidR="00B04312" w:rsidRPr="00686565" w:rsidRDefault="00C42249" w:rsidP="006751DA">
            <w:pPr>
              <w:spacing w:after="120"/>
              <w:rPr>
                <w:sz w:val="19"/>
                <w:szCs w:val="19"/>
              </w:rPr>
            </w:pPr>
            <w:r w:rsidRPr="00C42249">
              <w:rPr>
                <w:szCs w:val="19"/>
              </w:rPr>
              <w:t>European Commission Joint Research Centre</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Type</w:t>
            </w:r>
          </w:p>
        </w:tc>
        <w:tc>
          <w:tcPr>
            <w:tcW w:w="7693" w:type="dxa"/>
            <w:shd w:val="clear" w:color="auto" w:fill="auto"/>
          </w:tcPr>
          <w:p w:rsidR="00B04312" w:rsidRPr="00686565" w:rsidRDefault="00B04312" w:rsidP="006751DA">
            <w:pPr>
              <w:spacing w:after="120"/>
              <w:rPr>
                <w:sz w:val="19"/>
                <w:szCs w:val="19"/>
              </w:rPr>
            </w:pPr>
            <w:r w:rsidRPr="00B318DD">
              <w:rPr>
                <w:szCs w:val="19"/>
              </w:rPr>
              <w:t>Text</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Description</w:t>
            </w:r>
          </w:p>
        </w:tc>
        <w:tc>
          <w:tcPr>
            <w:tcW w:w="7693" w:type="dxa"/>
            <w:shd w:val="clear" w:color="auto" w:fill="auto"/>
          </w:tcPr>
          <w:p w:rsidR="00B04312" w:rsidRPr="00686565" w:rsidRDefault="00100647" w:rsidP="006751DA">
            <w:pPr>
              <w:spacing w:after="120"/>
              <w:rPr>
                <w:sz w:val="19"/>
                <w:szCs w:val="19"/>
              </w:rPr>
            </w:pPr>
            <w:r w:rsidRPr="00B318DD">
              <w:rPr>
                <w:szCs w:val="19"/>
              </w:rPr>
              <w:t>This document describes the INSPIRE Data Specification for the</w:t>
            </w:r>
            <w:r w:rsidR="005D0409" w:rsidRPr="00B318DD">
              <w:rPr>
                <w:szCs w:val="19"/>
              </w:rPr>
              <w:t xml:space="preserve"> spatial data</w:t>
            </w:r>
            <w:r w:rsidRPr="00B318DD">
              <w:rPr>
                <w:szCs w:val="19"/>
              </w:rPr>
              <w:t xml:space="preserve"> theme </w:t>
            </w:r>
            <w:r w:rsidR="00AB28DD" w:rsidRPr="00AB28DD">
              <w:rPr>
                <w:i/>
                <w:szCs w:val="19"/>
              </w:rPr>
              <w:t>Utility and Government Services</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Contributor</w:t>
            </w:r>
          </w:p>
        </w:tc>
        <w:tc>
          <w:tcPr>
            <w:tcW w:w="7693" w:type="dxa"/>
            <w:shd w:val="clear" w:color="auto" w:fill="auto"/>
          </w:tcPr>
          <w:p w:rsidR="00B04312" w:rsidRPr="00686565" w:rsidRDefault="00B04312" w:rsidP="006751DA">
            <w:pPr>
              <w:pStyle w:val="Intestazione"/>
              <w:spacing w:after="120"/>
              <w:rPr>
                <w:sz w:val="19"/>
                <w:szCs w:val="19"/>
              </w:rPr>
            </w:pPr>
            <w:r w:rsidRPr="00B318DD">
              <w:rPr>
                <w:szCs w:val="19"/>
              </w:rPr>
              <w:t xml:space="preserve">Members of the INSPIRE Thematic Working Group </w:t>
            </w:r>
            <w:r w:rsidR="00AB28DD" w:rsidRPr="00AB28DD">
              <w:rPr>
                <w:i/>
                <w:szCs w:val="19"/>
              </w:rPr>
              <w:t>Utility and Government Services</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Format</w:t>
            </w:r>
          </w:p>
        </w:tc>
        <w:tc>
          <w:tcPr>
            <w:tcW w:w="7693" w:type="dxa"/>
            <w:shd w:val="clear" w:color="auto" w:fill="auto"/>
          </w:tcPr>
          <w:p w:rsidR="00B04312" w:rsidRPr="00686565" w:rsidRDefault="0001326E" w:rsidP="006751DA">
            <w:pPr>
              <w:spacing w:after="120"/>
              <w:rPr>
                <w:sz w:val="19"/>
                <w:szCs w:val="19"/>
              </w:rPr>
            </w:pPr>
            <w:r w:rsidRPr="00B318DD">
              <w:rPr>
                <w:szCs w:val="19"/>
              </w:rPr>
              <w:t xml:space="preserve">Portable Document Format (pdf) </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Source</w:t>
            </w:r>
          </w:p>
        </w:tc>
        <w:tc>
          <w:tcPr>
            <w:tcW w:w="7693" w:type="dxa"/>
            <w:shd w:val="clear" w:color="auto" w:fill="auto"/>
          </w:tcPr>
          <w:p w:rsidR="00B04312" w:rsidRPr="00686565" w:rsidRDefault="00B04312" w:rsidP="006751DA">
            <w:pPr>
              <w:spacing w:after="120"/>
              <w:rPr>
                <w:color w:val="FF0000"/>
                <w:sz w:val="19"/>
                <w:szCs w:val="19"/>
              </w:rPr>
            </w:pP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Rights</w:t>
            </w:r>
          </w:p>
        </w:tc>
        <w:tc>
          <w:tcPr>
            <w:tcW w:w="7693" w:type="dxa"/>
            <w:shd w:val="clear" w:color="auto" w:fill="auto"/>
          </w:tcPr>
          <w:p w:rsidR="00B04312" w:rsidRPr="00110129" w:rsidRDefault="005D0409" w:rsidP="006751DA">
            <w:pPr>
              <w:spacing w:after="120"/>
              <w:rPr>
                <w:color w:val="000000"/>
                <w:sz w:val="19"/>
                <w:szCs w:val="19"/>
              </w:rPr>
            </w:pPr>
            <w:r w:rsidRPr="00B318DD">
              <w:rPr>
                <w:color w:val="000000"/>
                <w:szCs w:val="19"/>
              </w:rPr>
              <w:t xml:space="preserve">Public </w:t>
            </w:r>
          </w:p>
        </w:tc>
      </w:tr>
      <w:tr w:rsidR="00B04312" w:rsidRPr="00E50AB0" w:rsidTr="00B35C4A">
        <w:tc>
          <w:tcPr>
            <w:tcW w:w="1518" w:type="dxa"/>
            <w:shd w:val="clear" w:color="auto" w:fill="auto"/>
          </w:tcPr>
          <w:p w:rsidR="00B04312" w:rsidRPr="00686565" w:rsidRDefault="00B04312" w:rsidP="006751DA">
            <w:pPr>
              <w:spacing w:after="120"/>
              <w:rPr>
                <w:b/>
                <w:sz w:val="19"/>
                <w:szCs w:val="19"/>
              </w:rPr>
            </w:pPr>
            <w:r w:rsidRPr="00B318DD">
              <w:rPr>
                <w:b/>
                <w:szCs w:val="19"/>
              </w:rPr>
              <w:t>Identifier</w:t>
            </w:r>
          </w:p>
        </w:tc>
        <w:tc>
          <w:tcPr>
            <w:tcW w:w="7693" w:type="dxa"/>
            <w:shd w:val="clear" w:color="auto" w:fill="auto"/>
          </w:tcPr>
          <w:p w:rsidR="00B04312" w:rsidRPr="00E50AB0" w:rsidRDefault="0001326E" w:rsidP="006751DA">
            <w:pPr>
              <w:spacing w:after="120"/>
              <w:rPr>
                <w:sz w:val="19"/>
                <w:szCs w:val="19"/>
                <w:lang w:val="en-US"/>
              </w:rPr>
            </w:pPr>
            <w:r w:rsidRPr="00B318DD">
              <w:rPr>
                <w:szCs w:val="19"/>
                <w:lang w:val="en-US"/>
              </w:rPr>
              <w:t>D2.8.</w:t>
            </w:r>
            <w:r w:rsidR="0062021A" w:rsidRPr="00B318DD">
              <w:rPr>
                <w:szCs w:val="19"/>
                <w:lang w:val="en-US"/>
              </w:rPr>
              <w:t>III</w:t>
            </w:r>
            <w:r w:rsidRPr="00B318DD">
              <w:rPr>
                <w:szCs w:val="19"/>
                <w:lang w:val="en-US"/>
              </w:rPr>
              <w:t>.</w:t>
            </w:r>
            <w:r w:rsidR="0062021A" w:rsidRPr="00B318DD">
              <w:rPr>
                <w:szCs w:val="19"/>
                <w:lang w:val="en-US"/>
              </w:rPr>
              <w:t>6</w:t>
            </w:r>
            <w:r w:rsidRPr="00B318DD">
              <w:rPr>
                <w:szCs w:val="19"/>
                <w:lang w:val="en-US"/>
              </w:rPr>
              <w:t>_v</w:t>
            </w:r>
            <w:r w:rsidR="0062021A" w:rsidRPr="00B318DD">
              <w:rPr>
                <w:szCs w:val="19"/>
                <w:lang w:val="en-US"/>
              </w:rPr>
              <w:t>3.0</w:t>
            </w:r>
          </w:p>
        </w:tc>
      </w:tr>
      <w:tr w:rsidR="00B04312" w:rsidRPr="00686565" w:rsidTr="00B35C4A">
        <w:tc>
          <w:tcPr>
            <w:tcW w:w="1518" w:type="dxa"/>
            <w:shd w:val="clear" w:color="auto" w:fill="auto"/>
          </w:tcPr>
          <w:p w:rsidR="00B04312" w:rsidRPr="00686565" w:rsidRDefault="00B04312" w:rsidP="006751DA">
            <w:pPr>
              <w:spacing w:after="120"/>
              <w:rPr>
                <w:b/>
                <w:sz w:val="19"/>
                <w:szCs w:val="19"/>
              </w:rPr>
            </w:pPr>
            <w:r w:rsidRPr="00B318DD">
              <w:rPr>
                <w:b/>
                <w:szCs w:val="19"/>
              </w:rPr>
              <w:t>Language</w:t>
            </w:r>
          </w:p>
        </w:tc>
        <w:tc>
          <w:tcPr>
            <w:tcW w:w="7693" w:type="dxa"/>
            <w:shd w:val="clear" w:color="auto" w:fill="auto"/>
          </w:tcPr>
          <w:p w:rsidR="00B04312" w:rsidRPr="00686565" w:rsidRDefault="00B04312" w:rsidP="006751DA">
            <w:pPr>
              <w:spacing w:after="120"/>
              <w:rPr>
                <w:sz w:val="19"/>
                <w:szCs w:val="19"/>
              </w:rPr>
            </w:pPr>
            <w:r w:rsidRPr="00B318DD">
              <w:rPr>
                <w:szCs w:val="19"/>
              </w:rPr>
              <w:t>En</w:t>
            </w:r>
          </w:p>
        </w:tc>
      </w:tr>
      <w:tr w:rsidR="00B04312" w:rsidRPr="00686565" w:rsidTr="00B35C4A">
        <w:trPr>
          <w:trHeight w:val="808"/>
        </w:trPr>
        <w:tc>
          <w:tcPr>
            <w:tcW w:w="1518" w:type="dxa"/>
            <w:shd w:val="clear" w:color="auto" w:fill="auto"/>
          </w:tcPr>
          <w:p w:rsidR="00B04312" w:rsidRPr="00686565" w:rsidRDefault="00B04312" w:rsidP="006751DA">
            <w:pPr>
              <w:spacing w:after="120"/>
              <w:rPr>
                <w:b/>
                <w:sz w:val="19"/>
                <w:szCs w:val="19"/>
              </w:rPr>
            </w:pPr>
            <w:r w:rsidRPr="00B318DD">
              <w:rPr>
                <w:b/>
                <w:szCs w:val="19"/>
              </w:rPr>
              <w:t>Relation</w:t>
            </w:r>
          </w:p>
        </w:tc>
        <w:tc>
          <w:tcPr>
            <w:tcW w:w="7693" w:type="dxa"/>
            <w:shd w:val="clear" w:color="auto" w:fill="auto"/>
          </w:tcPr>
          <w:p w:rsidR="00B04312" w:rsidRPr="00686565" w:rsidRDefault="005D0409" w:rsidP="006751DA">
            <w:pPr>
              <w:rPr>
                <w:sz w:val="19"/>
                <w:szCs w:val="19"/>
              </w:rPr>
            </w:pPr>
            <w:r w:rsidRPr="00B318DD">
              <w:rPr>
                <w:rFonts w:cs="Arial"/>
                <w:szCs w:val="19"/>
                <w:lang w:eastAsia="en-US"/>
              </w:rPr>
              <w:t>Directive 2007/2/EC of the European Parliament and of the Council of 14 March 2007</w:t>
            </w:r>
            <w:r w:rsidRPr="00B318DD">
              <w:rPr>
                <w:rFonts w:cs="Arial"/>
                <w:szCs w:val="19"/>
              </w:rPr>
              <w:t xml:space="preserve"> </w:t>
            </w:r>
            <w:r w:rsidRPr="00B318DD">
              <w:rPr>
                <w:rFonts w:cs="Arial"/>
                <w:szCs w:val="19"/>
                <w:lang w:eastAsia="en-US"/>
              </w:rPr>
              <w:t>establishing an Infrastructure for Spatial Information in the European Community (INSPIRE)</w:t>
            </w:r>
          </w:p>
        </w:tc>
      </w:tr>
      <w:tr w:rsidR="00B04312" w:rsidRPr="00B318DD" w:rsidTr="00B35C4A">
        <w:tc>
          <w:tcPr>
            <w:tcW w:w="1518" w:type="dxa"/>
            <w:shd w:val="clear" w:color="auto" w:fill="auto"/>
          </w:tcPr>
          <w:p w:rsidR="00B04312" w:rsidRPr="00686565" w:rsidRDefault="00B04312" w:rsidP="006751DA">
            <w:pPr>
              <w:spacing w:after="120"/>
              <w:rPr>
                <w:b/>
                <w:sz w:val="19"/>
                <w:szCs w:val="19"/>
              </w:rPr>
            </w:pPr>
            <w:r w:rsidRPr="00B318DD">
              <w:rPr>
                <w:b/>
                <w:szCs w:val="19"/>
              </w:rPr>
              <w:t>Coverage</w:t>
            </w:r>
          </w:p>
        </w:tc>
        <w:tc>
          <w:tcPr>
            <w:tcW w:w="7693" w:type="dxa"/>
            <w:shd w:val="clear" w:color="auto" w:fill="auto"/>
          </w:tcPr>
          <w:p w:rsidR="00B04312" w:rsidRPr="00B318DD" w:rsidRDefault="00B04312" w:rsidP="006751DA">
            <w:pPr>
              <w:spacing w:after="120"/>
              <w:rPr>
                <w:szCs w:val="19"/>
              </w:rPr>
            </w:pPr>
            <w:r w:rsidRPr="00B318DD">
              <w:rPr>
                <w:szCs w:val="19"/>
              </w:rPr>
              <w:t>Project duration</w:t>
            </w:r>
            <w:r w:rsidR="00DE552E" w:rsidRPr="00B318DD">
              <w:rPr>
                <w:szCs w:val="19"/>
              </w:rPr>
              <w:t xml:space="preserve"> </w:t>
            </w:r>
          </w:p>
        </w:tc>
      </w:tr>
    </w:tbl>
    <w:p w:rsidR="00D32B5A" w:rsidRPr="00B318DD" w:rsidRDefault="00D32B5A" w:rsidP="00DC4AF6">
      <w:pPr>
        <w:rPr>
          <w:szCs w:val="19"/>
        </w:rPr>
      </w:pPr>
    </w:p>
    <w:p w:rsidR="00D32B5A" w:rsidRPr="00B318DD" w:rsidRDefault="00D32B5A" w:rsidP="00DC4AF6">
      <w:pPr>
        <w:rPr>
          <w:szCs w:val="19"/>
        </w:rPr>
      </w:pPr>
    </w:p>
    <w:p w:rsidR="00F65D6C" w:rsidRPr="00686565" w:rsidRDefault="00F65D6C" w:rsidP="00F65D6C">
      <w:pPr>
        <w:rPr>
          <w:b/>
          <w:sz w:val="31"/>
          <w:szCs w:val="31"/>
        </w:rPr>
        <w:sectPr w:rsidR="00F65D6C" w:rsidRPr="00686565" w:rsidSect="00B17736">
          <w:footerReference w:type="even" r:id="rId10"/>
          <w:footerReference w:type="default" r:id="rId11"/>
          <w:pgSz w:w="11909" w:h="16834" w:code="9"/>
          <w:pgMar w:top="1411" w:right="1411" w:bottom="1411" w:left="1411" w:header="720" w:footer="720" w:gutter="0"/>
          <w:pgNumType w:start="1"/>
          <w:cols w:space="720"/>
          <w:docGrid w:linePitch="360"/>
        </w:sectPr>
      </w:pPr>
      <w:bookmarkStart w:id="2" w:name="_Toc535386853"/>
      <w:bookmarkStart w:id="3" w:name="_Toc535386974"/>
      <w:bookmarkStart w:id="4" w:name="_Toc535387364"/>
    </w:p>
    <w:p w:rsidR="0062021A" w:rsidRPr="009C3BA9" w:rsidRDefault="0062021A" w:rsidP="003D2FF9">
      <w:pPr>
        <w:tabs>
          <w:tab w:val="clear" w:pos="284"/>
          <w:tab w:val="clear" w:pos="567"/>
          <w:tab w:val="clear" w:pos="851"/>
          <w:tab w:val="clear" w:pos="1134"/>
        </w:tabs>
        <w:outlineLvl w:val="0"/>
        <w:rPr>
          <w:rFonts w:eastAsia="Times New Roman"/>
          <w:b/>
          <w:bCs/>
          <w:kern w:val="32"/>
          <w:sz w:val="32"/>
          <w:lang w:eastAsia="it-IT"/>
        </w:rPr>
      </w:pPr>
      <w:bookmarkStart w:id="5" w:name="Foreword"/>
      <w:r w:rsidRPr="009C3BA9">
        <w:rPr>
          <w:rFonts w:eastAsia="Times New Roman"/>
          <w:b/>
          <w:bCs/>
          <w:kern w:val="32"/>
          <w:sz w:val="32"/>
          <w:lang w:eastAsia="it-IT"/>
        </w:rPr>
        <w:lastRenderedPageBreak/>
        <w:t>Foreword</w:t>
      </w:r>
    </w:p>
    <w:bookmarkEnd w:id="5"/>
    <w:p w:rsidR="0062021A" w:rsidRPr="009C3BA9" w:rsidRDefault="0062021A" w:rsidP="003D2FF9">
      <w:pPr>
        <w:tabs>
          <w:tab w:val="clear" w:pos="284"/>
          <w:tab w:val="clear" w:pos="567"/>
          <w:tab w:val="clear" w:pos="851"/>
          <w:tab w:val="clear" w:pos="1134"/>
        </w:tabs>
        <w:outlineLvl w:val="0"/>
        <w:rPr>
          <w:rFonts w:eastAsia="Times New Roman"/>
          <w:b/>
          <w:bCs/>
          <w:kern w:val="32"/>
          <w:sz w:val="32"/>
          <w:lang w:eastAsia="it-IT"/>
        </w:rPr>
      </w:pPr>
      <w:r w:rsidRPr="009C3BA9">
        <w:rPr>
          <w:rFonts w:eastAsia="Times New Roman"/>
          <w:b/>
          <w:bCs/>
          <w:kern w:val="32"/>
          <w:sz w:val="32"/>
          <w:lang w:eastAsia="it-IT"/>
        </w:rPr>
        <w:t>How to read the document?</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Utility and Government Services – Technical </w:t>
      </w:r>
      <w:r w:rsidRPr="00F35F97">
        <w:rPr>
          <w:rFonts w:eastAsia="Times New Roman"/>
          <w:i/>
          <w:lang w:eastAsia="it-IT"/>
        </w:rPr>
        <w:t>Guidelines”</w:t>
      </w:r>
      <w:r>
        <w:rPr>
          <w:rFonts w:eastAsia="Times New Roman"/>
          <w:lang w:eastAsia="it-IT"/>
        </w:rPr>
        <w:t xml:space="preserve"> version 3.0</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Utility and Government Services</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62021A"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wo executive summaries provide a quick overview of the INSPIRE data specification process in ge</w:t>
      </w:r>
      <w:r w:rsidRPr="009C3BA9">
        <w:rPr>
          <w:rFonts w:eastAsia="Times New Roman"/>
          <w:lang w:eastAsia="it-IT"/>
        </w:rPr>
        <w:t>n</w:t>
      </w:r>
      <w:r w:rsidRPr="009C3BA9">
        <w:rPr>
          <w:rFonts w:eastAsia="Times New Roman"/>
          <w:lang w:eastAsia="it-IT"/>
        </w:rPr>
        <w:t xml:space="preserve">eral, and the content of the data specification on </w:t>
      </w:r>
      <w:r>
        <w:rPr>
          <w:rFonts w:eastAsia="Times New Roman"/>
          <w:i/>
          <w:lang w:eastAsia="it-IT"/>
        </w:rPr>
        <w:t xml:space="preserve">Utility and Government Services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Utility and Government Services</w:t>
      </w:r>
      <w:r w:rsidRPr="005854F9">
        <w:rPr>
          <w:rFonts w:eastAsia="Times New Roman"/>
          <w:lang w:eastAsia="it-IT"/>
        </w:rPr>
        <w:t>, but also to other stakeholders and users of the spatial data infrastructure.</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Default="0062021A" w:rsidP="003D2FF9">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62021A" w:rsidRPr="009C3BA9" w:rsidTr="003D2FF9">
        <w:tc>
          <w:tcPr>
            <w:tcW w:w="9356" w:type="dxa"/>
            <w:shd w:val="clear" w:color="auto" w:fill="E6E6E6"/>
          </w:tcPr>
          <w:p w:rsidR="0062021A"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tc>
      </w:tr>
    </w:tbl>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r w:rsidRPr="009C3BA9">
        <w:rPr>
          <w:rFonts w:eastAsia="Times New Roman" w:cs="Arial"/>
          <w:b/>
          <w:bCs/>
          <w:lang w:val="en-US" w:eastAsia="ko-KR"/>
        </w:rPr>
        <w:t>Legal Notice</w:t>
      </w: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62021A" w:rsidRDefault="0062021A" w:rsidP="003D2FF9">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62021A" w:rsidRDefault="0062021A" w:rsidP="003D2FF9">
      <w:pPr>
        <w:rPr>
          <w:lang w:eastAsia="it-IT"/>
        </w:rPr>
      </w:pPr>
      <w:r w:rsidRPr="009C3BA9">
        <w:rPr>
          <w:lang w:eastAsia="it-IT"/>
        </w:rPr>
        <w:br w:type="page"/>
      </w:r>
    </w:p>
    <w:p w:rsidR="0062021A" w:rsidRPr="009C3BA9" w:rsidRDefault="0062021A" w:rsidP="003D2FF9">
      <w:pPr>
        <w:tabs>
          <w:tab w:val="clear" w:pos="284"/>
          <w:tab w:val="clear" w:pos="567"/>
          <w:tab w:val="clear" w:pos="851"/>
          <w:tab w:val="clear" w:pos="1134"/>
        </w:tabs>
        <w:jc w:val="left"/>
        <w:rPr>
          <w:rFonts w:eastAsia="Times New Roman"/>
          <w:b/>
          <w:bCs/>
          <w:kern w:val="32"/>
          <w:sz w:val="32"/>
          <w:lang w:eastAsia="it-IT"/>
        </w:rPr>
      </w:pPr>
      <w:bookmarkStart w:id="6" w:name="GeneralExecutiveSummary"/>
      <w:r w:rsidRPr="007A78CC">
        <w:rPr>
          <w:rFonts w:eastAsia="Times New Roman"/>
          <w:b/>
          <w:bCs/>
          <w:kern w:val="32"/>
          <w:sz w:val="32"/>
          <w:lang w:eastAsia="it-IT"/>
        </w:rPr>
        <w:t>Interoperability of Spatial Data Sets and Services –</w:t>
      </w:r>
      <w:r w:rsidRPr="007A78CC">
        <w:rPr>
          <w:rFonts w:eastAsia="Times New Roman"/>
          <w:b/>
          <w:bCs/>
          <w:kern w:val="32"/>
          <w:sz w:val="32"/>
          <w:lang w:eastAsia="it-IT"/>
        </w:rPr>
        <w:br/>
        <w:t>General Executive Summary</w:t>
      </w:r>
    </w:p>
    <w:bookmarkEnd w:id="6"/>
    <w:p w:rsidR="0062021A" w:rsidRPr="009C3BA9" w:rsidRDefault="0062021A" w:rsidP="003D2FF9">
      <w:pPr>
        <w:shd w:val="clear" w:color="auto" w:fill="E6E6E6"/>
        <w:tabs>
          <w:tab w:val="clear" w:pos="284"/>
          <w:tab w:val="clear" w:pos="567"/>
          <w:tab w:val="clear" w:pos="851"/>
          <w:tab w:val="clear" w:pos="1134"/>
        </w:tabs>
        <w:jc w:val="left"/>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accor</w:t>
      </w:r>
      <w:r>
        <w:rPr>
          <w:rFonts w:eastAsia="Times New Roman" w:cs="Arial"/>
          <w:color w:val="000000"/>
          <w:lang w:eastAsia="it-IT"/>
        </w:rPr>
        <w:t>d</w:t>
      </w:r>
      <w:r>
        <w:rPr>
          <w:rFonts w:eastAsia="Times New Roman" w:cs="Arial"/>
          <w:color w:val="000000"/>
          <w:lang w:eastAsia="it-IT"/>
        </w:rPr>
        <w:t>ance with</w:t>
      </w:r>
      <w:r w:rsidRPr="009C3BA9">
        <w:rPr>
          <w:rFonts w:eastAsia="Times New Roman" w:cs="Arial"/>
          <w:color w:val="000000"/>
          <w:lang w:eastAsia="it-IT"/>
        </w:rPr>
        <w:t xml:space="preserve"> INSPIRE.</w:t>
      </w: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62021A" w:rsidRPr="009C3BA9" w:rsidRDefault="0062021A" w:rsidP="003D2FF9">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62021A"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stakeholder consultations on draft versions of the data specifications. These 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62021A"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Default="0062021A" w:rsidP="003D2FF9">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 xml:space="preserve">This open and participatory approach was successfully used during the development of the data specifications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62021A"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Default="0062021A" w:rsidP="003D2FF9">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62021A" w:rsidRPr="009C3BA9"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9C3BA9" w:rsidRDefault="0062021A" w:rsidP="0062021A">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Pr="009C3BA9" w:rsidRDefault="0062021A" w:rsidP="0062021A">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Pr="009C3BA9" w:rsidRDefault="0062021A" w:rsidP="0062021A">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Default="0062021A" w:rsidP="0062021A">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62021A"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Default="0062021A" w:rsidP="0062021A">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62021A"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Pr="009C3BA9" w:rsidRDefault="0062021A" w:rsidP="0062021A">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62021A" w:rsidRDefault="0062021A" w:rsidP="003D2FF9">
      <w:pPr>
        <w:shd w:val="clear" w:color="auto" w:fill="E6E6E6"/>
        <w:tabs>
          <w:tab w:val="clear" w:pos="284"/>
          <w:tab w:val="clear" w:pos="567"/>
          <w:tab w:val="clear" w:pos="851"/>
          <w:tab w:val="clear" w:pos="1134"/>
        </w:tabs>
        <w:rPr>
          <w:rFonts w:eastAsia="Times New Roman" w:cs="Arial"/>
          <w:color w:val="000000"/>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Pr="009C3BA9" w:rsidRDefault="0062021A" w:rsidP="003D2FF9">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62021A" w:rsidRPr="009C3BA9" w:rsidRDefault="0062021A" w:rsidP="003D2FF9">
      <w:pPr>
        <w:shd w:val="clear" w:color="auto" w:fill="E6E6E6"/>
        <w:tabs>
          <w:tab w:val="clear" w:pos="284"/>
          <w:tab w:val="clear" w:pos="567"/>
          <w:tab w:val="clear" w:pos="851"/>
          <w:tab w:val="clear" w:pos="1134"/>
        </w:tabs>
        <w:rPr>
          <w:rFonts w:eastAsia="Times New Roman" w:cs="Arial"/>
          <w:lang w:eastAsia="it-IT"/>
        </w:rPr>
      </w:pPr>
    </w:p>
    <w:p w:rsidR="0062021A" w:rsidRDefault="0062021A" w:rsidP="003D2FF9">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interope</w:t>
      </w:r>
      <w:r w:rsidRPr="009C3BA9">
        <w:rPr>
          <w:rFonts w:eastAsia="Times New Roman"/>
          <w:lang w:eastAsia="it-IT"/>
        </w:rPr>
        <w:t>r</w:t>
      </w:r>
      <w:r w:rsidRPr="009C3BA9">
        <w:rPr>
          <w:rFonts w:eastAsia="Times New Roman"/>
          <w:lang w:eastAsia="it-IT"/>
        </w:rPr>
        <w:t>ability of data in</w:t>
      </w:r>
      <w:r>
        <w:rPr>
          <w:rFonts w:eastAsia="Times New Roman"/>
          <w:lang w:eastAsia="it-IT"/>
        </w:rPr>
        <w:t xml:space="preserve"> spatial data infrastructures. </w:t>
      </w:r>
    </w:p>
    <w:p w:rsidR="0062021A" w:rsidRPr="004C63C0" w:rsidRDefault="0062021A" w:rsidP="003D2FF9">
      <w:pPr>
        <w:shd w:val="clear" w:color="auto" w:fill="E6E6E6"/>
        <w:tabs>
          <w:tab w:val="clear" w:pos="284"/>
          <w:tab w:val="clear" w:pos="567"/>
          <w:tab w:val="clear" w:pos="851"/>
          <w:tab w:val="clear" w:pos="1134"/>
          <w:tab w:val="left" w:pos="0"/>
        </w:tabs>
        <w:rPr>
          <w:rFonts w:eastAsia="Times New Roman"/>
          <w:lang w:eastAsia="it-IT"/>
        </w:rPr>
      </w:pPr>
    </w:p>
    <w:p w:rsidR="00C22FC9" w:rsidRPr="00B318DD" w:rsidRDefault="00C22FC9" w:rsidP="00B35C4A">
      <w:pPr>
        <w:rPr>
          <w:szCs w:val="19"/>
        </w:rPr>
      </w:pPr>
    </w:p>
    <w:p w:rsidR="006C5976" w:rsidRPr="00B318DD" w:rsidRDefault="006C5976" w:rsidP="00B35C4A">
      <w:pPr>
        <w:rPr>
          <w:szCs w:val="19"/>
        </w:rPr>
      </w:pPr>
    </w:p>
    <w:p w:rsidR="00041BDE" w:rsidRPr="00686565" w:rsidRDefault="00F96B09" w:rsidP="00041BDE">
      <w:pPr>
        <w:tabs>
          <w:tab w:val="clear" w:pos="284"/>
          <w:tab w:val="clear" w:pos="567"/>
          <w:tab w:val="clear" w:pos="851"/>
          <w:tab w:val="clear" w:pos="1134"/>
        </w:tabs>
        <w:jc w:val="left"/>
        <w:rPr>
          <w:rFonts w:eastAsia="Times New Roman"/>
          <w:b/>
          <w:bCs/>
          <w:kern w:val="32"/>
          <w:sz w:val="31"/>
          <w:szCs w:val="31"/>
          <w:lang w:eastAsia="it-IT"/>
        </w:rPr>
      </w:pPr>
      <w:r w:rsidRPr="00B318DD">
        <w:rPr>
          <w:szCs w:val="19"/>
        </w:rPr>
        <w:br w:type="page"/>
      </w:r>
      <w:bookmarkStart w:id="7" w:name="ThemeExecutiveSummary"/>
      <w:r w:rsidR="00AB28DD" w:rsidRPr="00AB28DD">
        <w:rPr>
          <w:rFonts w:eastAsia="Times New Roman"/>
          <w:b/>
          <w:i/>
          <w:sz w:val="31"/>
          <w:szCs w:val="31"/>
          <w:lang w:eastAsia="it-IT"/>
        </w:rPr>
        <w:t>Utility and Government Services</w:t>
      </w:r>
      <w:r w:rsidR="00041BDE" w:rsidRPr="00686565">
        <w:rPr>
          <w:rFonts w:eastAsia="Times New Roman"/>
          <w:b/>
          <w:sz w:val="31"/>
          <w:szCs w:val="31"/>
          <w:lang w:eastAsia="it-IT"/>
        </w:rPr>
        <w:t xml:space="preserve"> – </w:t>
      </w:r>
      <w:r w:rsidR="00041BDE" w:rsidRPr="00686565">
        <w:rPr>
          <w:rFonts w:eastAsia="Times New Roman"/>
          <w:b/>
          <w:bCs/>
          <w:kern w:val="32"/>
          <w:sz w:val="31"/>
          <w:szCs w:val="31"/>
          <w:lang w:eastAsia="it-IT"/>
        </w:rPr>
        <w:t>Executive Summary</w:t>
      </w:r>
    </w:p>
    <w:bookmarkEnd w:id="7"/>
    <w:p w:rsidR="00041BDE" w:rsidRPr="00B318DD" w:rsidRDefault="00041BDE" w:rsidP="00041BDE">
      <w:pPr>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 xml:space="preserve">The theme </w:t>
      </w:r>
      <w:r w:rsidRPr="00B318DD">
        <w:rPr>
          <w:i/>
          <w:kern w:val="32"/>
          <w:szCs w:val="19"/>
          <w:lang w:eastAsia="it-IT"/>
        </w:rPr>
        <w:t>“Utility and Government Services”</w:t>
      </w:r>
      <w:r w:rsidRPr="00B318DD">
        <w:rPr>
          <w:kern w:val="32"/>
          <w:szCs w:val="19"/>
          <w:lang w:eastAsia="it-IT"/>
        </w:rPr>
        <w:t xml:space="preserve"> covers different feature types under its scope (i.e. misce</w:t>
      </w:r>
      <w:r w:rsidRPr="00B318DD">
        <w:rPr>
          <w:kern w:val="32"/>
          <w:szCs w:val="19"/>
          <w:lang w:eastAsia="it-IT"/>
        </w:rPr>
        <w:t>l</w:t>
      </w:r>
      <w:r w:rsidRPr="00B318DD">
        <w:rPr>
          <w:kern w:val="32"/>
          <w:szCs w:val="19"/>
          <w:lang w:eastAsia="it-IT"/>
        </w:rPr>
        <w:t>laneous energy networks, plentiful public services of different types and several environmental manag</w:t>
      </w:r>
      <w:r w:rsidRPr="00B318DD">
        <w:rPr>
          <w:kern w:val="32"/>
          <w:szCs w:val="19"/>
          <w:lang w:eastAsia="it-IT"/>
        </w:rPr>
        <w:t>e</w:t>
      </w:r>
      <w:r w:rsidRPr="00B318DD">
        <w:rPr>
          <w:kern w:val="32"/>
          <w:szCs w:val="19"/>
          <w:lang w:eastAsia="it-IT"/>
        </w:rPr>
        <w:t>ment facilities).</w:t>
      </w:r>
    </w:p>
    <w:p w:rsidR="008A57CF" w:rsidRPr="00B318DD" w:rsidRDefault="008A57CF" w:rsidP="008A57CF">
      <w:pPr>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In order to develop data specifications, the list of geographical entities has been restricted to those fe</w:t>
      </w:r>
      <w:r w:rsidRPr="00B318DD">
        <w:rPr>
          <w:kern w:val="32"/>
          <w:szCs w:val="19"/>
          <w:lang w:eastAsia="it-IT"/>
        </w:rPr>
        <w:t>a</w:t>
      </w:r>
      <w:r w:rsidRPr="00B318DD">
        <w:rPr>
          <w:kern w:val="32"/>
          <w:szCs w:val="19"/>
          <w:lang w:eastAsia="it-IT"/>
        </w:rPr>
        <w:t>tures potentially linked with environmental issues (according to the INSPIRE directive fundamentals) and moreover dispatched in three main subthemes described b</w:t>
      </w:r>
      <w:r w:rsidRPr="00B318DD">
        <w:rPr>
          <w:kern w:val="32"/>
          <w:szCs w:val="19"/>
          <w:lang w:eastAsia="it-IT"/>
        </w:rPr>
        <w:t>e</w:t>
      </w:r>
      <w:r w:rsidRPr="00B318DD">
        <w:rPr>
          <w:kern w:val="32"/>
          <w:szCs w:val="19"/>
          <w:lang w:eastAsia="it-IT"/>
        </w:rPr>
        <w:t>low.</w:t>
      </w:r>
    </w:p>
    <w:p w:rsidR="008A57CF" w:rsidRPr="00B318DD" w:rsidRDefault="008A57CF" w:rsidP="008A57CF">
      <w:pPr>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 xml:space="preserve">Nevertheless, the </w:t>
      </w:r>
      <w:r w:rsidRPr="00B318DD">
        <w:rPr>
          <w:i/>
          <w:kern w:val="32"/>
          <w:szCs w:val="19"/>
          <w:lang w:eastAsia="it-IT"/>
        </w:rPr>
        <w:t>“Utility and Government Services”</w:t>
      </w:r>
      <w:r w:rsidRPr="00B318DD">
        <w:rPr>
          <w:kern w:val="32"/>
          <w:szCs w:val="19"/>
          <w:lang w:eastAsia="it-IT"/>
        </w:rPr>
        <w:t xml:space="preserve"> thematic approach consists in providing quite si</w:t>
      </w:r>
      <w:r w:rsidRPr="00B318DD">
        <w:rPr>
          <w:kern w:val="32"/>
          <w:szCs w:val="19"/>
          <w:lang w:eastAsia="it-IT"/>
        </w:rPr>
        <w:t>m</w:t>
      </w:r>
      <w:r w:rsidRPr="00B318DD">
        <w:rPr>
          <w:kern w:val="32"/>
          <w:szCs w:val="19"/>
          <w:lang w:eastAsia="it-IT"/>
        </w:rPr>
        <w:t>ple information describing such services, among which:</w:t>
      </w:r>
    </w:p>
    <w:p w:rsidR="008A57CF" w:rsidRPr="00B318DD" w:rsidRDefault="008A57CF" w:rsidP="00F91CA8">
      <w:pPr>
        <w:numPr>
          <w:ilvl w:val="0"/>
          <w:numId w:val="26"/>
        </w:numPr>
        <w:rPr>
          <w:kern w:val="32"/>
          <w:szCs w:val="19"/>
          <w:lang w:eastAsia="it-IT"/>
        </w:rPr>
      </w:pPr>
      <w:r w:rsidRPr="00B318DD">
        <w:rPr>
          <w:kern w:val="32"/>
          <w:szCs w:val="19"/>
          <w:lang w:eastAsia="it-IT"/>
        </w:rPr>
        <w:t>Feature location;</w:t>
      </w:r>
    </w:p>
    <w:p w:rsidR="008A57CF" w:rsidRPr="00B318DD" w:rsidRDefault="008A57CF" w:rsidP="00F91CA8">
      <w:pPr>
        <w:numPr>
          <w:ilvl w:val="0"/>
          <w:numId w:val="26"/>
        </w:numPr>
        <w:rPr>
          <w:kern w:val="32"/>
          <w:szCs w:val="19"/>
          <w:lang w:eastAsia="it-IT"/>
        </w:rPr>
      </w:pPr>
      <w:r w:rsidRPr="00B318DD">
        <w:rPr>
          <w:kern w:val="32"/>
          <w:szCs w:val="19"/>
          <w:lang w:eastAsia="it-IT"/>
        </w:rPr>
        <w:t>Party involved in the service (Administration or organization on behalf of an administrative ma</w:t>
      </w:r>
      <w:r w:rsidRPr="00B318DD">
        <w:rPr>
          <w:kern w:val="32"/>
          <w:szCs w:val="19"/>
          <w:lang w:eastAsia="it-IT"/>
        </w:rPr>
        <w:t>n</w:t>
      </w:r>
      <w:r w:rsidRPr="00B318DD">
        <w:rPr>
          <w:kern w:val="32"/>
          <w:szCs w:val="19"/>
          <w:lang w:eastAsia="it-IT"/>
        </w:rPr>
        <w:t>date);</w:t>
      </w:r>
    </w:p>
    <w:p w:rsidR="008A57CF" w:rsidRPr="00B318DD" w:rsidRDefault="008A57CF" w:rsidP="00F91CA8">
      <w:pPr>
        <w:numPr>
          <w:ilvl w:val="0"/>
          <w:numId w:val="26"/>
        </w:numPr>
        <w:rPr>
          <w:kern w:val="32"/>
          <w:szCs w:val="19"/>
          <w:lang w:eastAsia="it-IT"/>
        </w:rPr>
      </w:pPr>
      <w:r w:rsidRPr="00B318DD">
        <w:rPr>
          <w:kern w:val="32"/>
          <w:szCs w:val="19"/>
          <w:lang w:eastAsia="it-IT"/>
        </w:rPr>
        <w:t>Basic technical characteristics, such as capacity or details on the type of service pr</w:t>
      </w:r>
      <w:r w:rsidRPr="00B318DD">
        <w:rPr>
          <w:kern w:val="32"/>
          <w:szCs w:val="19"/>
          <w:lang w:eastAsia="it-IT"/>
        </w:rPr>
        <w:t>o</w:t>
      </w:r>
      <w:r w:rsidRPr="00B318DD">
        <w:rPr>
          <w:kern w:val="32"/>
          <w:szCs w:val="19"/>
          <w:lang w:eastAsia="it-IT"/>
        </w:rPr>
        <w:t>vided.</w:t>
      </w:r>
    </w:p>
    <w:p w:rsidR="008A57CF" w:rsidRPr="00B318DD" w:rsidRDefault="008A57CF" w:rsidP="008A57CF">
      <w:pPr>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The use cases studied and taken into account in the data specifications development process are based on few European regulation processes (such as the Waste Framework Directive– cf. Annexes B &amp; C of the current document), but other non-legally referenced basic uses - as locating features and simply describing information - were also to be consi</w:t>
      </w:r>
      <w:r w:rsidRPr="00B318DD">
        <w:rPr>
          <w:kern w:val="32"/>
          <w:szCs w:val="19"/>
          <w:lang w:eastAsia="it-IT"/>
        </w:rPr>
        <w:t>d</w:t>
      </w:r>
      <w:r w:rsidRPr="00B318DD">
        <w:rPr>
          <w:kern w:val="32"/>
          <w:szCs w:val="19"/>
          <w:lang w:eastAsia="it-IT"/>
        </w:rPr>
        <w:t>ered.</w:t>
      </w:r>
    </w:p>
    <w:p w:rsidR="008A57CF" w:rsidRPr="00B318DD" w:rsidRDefault="008A57CF" w:rsidP="008A57CF">
      <w:pPr>
        <w:rPr>
          <w:kern w:val="32"/>
          <w:szCs w:val="19"/>
          <w:lang w:eastAsia="it-IT"/>
        </w:rPr>
      </w:pPr>
      <w:r w:rsidRPr="00B318DD">
        <w:rPr>
          <w:kern w:val="32"/>
          <w:szCs w:val="19"/>
          <w:lang w:eastAsia="it-IT"/>
        </w:rPr>
        <w:t>This statement is principally due to (i) various national and local uses – impossible to be exhaustively considered – and also (ii) the aim of simplicity underlying the data specifications develo</w:t>
      </w:r>
      <w:r w:rsidRPr="00B318DD">
        <w:rPr>
          <w:kern w:val="32"/>
          <w:szCs w:val="19"/>
          <w:lang w:eastAsia="it-IT"/>
        </w:rPr>
        <w:t>p</w:t>
      </w:r>
      <w:r w:rsidRPr="00B318DD">
        <w:rPr>
          <w:kern w:val="32"/>
          <w:szCs w:val="19"/>
          <w:lang w:eastAsia="it-IT"/>
        </w:rPr>
        <w:t>ment process.</w:t>
      </w:r>
    </w:p>
    <w:p w:rsidR="008A57CF" w:rsidRPr="00B318DD" w:rsidRDefault="008A57CF" w:rsidP="008A57CF">
      <w:pPr>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Considering width of the scope, it has been decided to split the thematic into 3 di</w:t>
      </w:r>
      <w:r w:rsidRPr="00B318DD">
        <w:rPr>
          <w:kern w:val="32"/>
          <w:szCs w:val="19"/>
          <w:lang w:eastAsia="it-IT"/>
        </w:rPr>
        <w:t>f</w:t>
      </w:r>
      <w:r w:rsidRPr="00B318DD">
        <w:rPr>
          <w:kern w:val="32"/>
          <w:szCs w:val="19"/>
          <w:lang w:eastAsia="it-IT"/>
        </w:rPr>
        <w:t>ferent sub-domains:</w:t>
      </w:r>
    </w:p>
    <w:p w:rsidR="008A57CF" w:rsidRPr="00B318DD" w:rsidRDefault="008A57CF" w:rsidP="00F91CA8">
      <w:pPr>
        <w:numPr>
          <w:ilvl w:val="0"/>
          <w:numId w:val="27"/>
        </w:numPr>
        <w:rPr>
          <w:kern w:val="32"/>
          <w:szCs w:val="19"/>
          <w:lang w:eastAsia="it-IT"/>
        </w:rPr>
      </w:pPr>
      <w:r w:rsidRPr="00B318DD">
        <w:rPr>
          <w:kern w:val="32"/>
          <w:szCs w:val="19"/>
          <w:lang w:eastAsia="it-IT"/>
        </w:rPr>
        <w:t>Utility networks;</w:t>
      </w:r>
    </w:p>
    <w:p w:rsidR="008A57CF" w:rsidRPr="00B318DD" w:rsidRDefault="008A57CF" w:rsidP="00F91CA8">
      <w:pPr>
        <w:numPr>
          <w:ilvl w:val="0"/>
          <w:numId w:val="27"/>
        </w:numPr>
        <w:rPr>
          <w:kern w:val="32"/>
          <w:szCs w:val="19"/>
          <w:lang w:eastAsia="it-IT"/>
        </w:rPr>
      </w:pPr>
      <w:r w:rsidRPr="00B318DD">
        <w:rPr>
          <w:kern w:val="32"/>
          <w:szCs w:val="19"/>
          <w:lang w:eastAsia="it-IT"/>
        </w:rPr>
        <w:t>Administrative and social governmental services;</w:t>
      </w:r>
    </w:p>
    <w:p w:rsidR="008A57CF" w:rsidRPr="00B318DD" w:rsidRDefault="008A57CF" w:rsidP="00F91CA8">
      <w:pPr>
        <w:numPr>
          <w:ilvl w:val="0"/>
          <w:numId w:val="27"/>
        </w:numPr>
        <w:rPr>
          <w:kern w:val="32"/>
          <w:szCs w:val="19"/>
          <w:lang w:eastAsia="it-IT"/>
        </w:rPr>
      </w:pPr>
      <w:r w:rsidRPr="00B318DD">
        <w:rPr>
          <w:kern w:val="32"/>
          <w:szCs w:val="19"/>
          <w:lang w:eastAsia="it-IT"/>
        </w:rPr>
        <w:t>Environmental management facilities.</w:t>
      </w:r>
    </w:p>
    <w:p w:rsidR="008A57CF" w:rsidRPr="00B318DD" w:rsidRDefault="008A57CF" w:rsidP="008A57CF">
      <w:pPr>
        <w:ind w:left="360"/>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Each of them has its own modelization, independent from one to another (though some elements may be linked between sub-domains).</w:t>
      </w:r>
    </w:p>
    <w:p w:rsidR="008A57CF" w:rsidRPr="00B318DD" w:rsidRDefault="008A57CF" w:rsidP="008A57CF">
      <w:pPr>
        <w:tabs>
          <w:tab w:val="clear" w:pos="284"/>
          <w:tab w:val="clear" w:pos="567"/>
          <w:tab w:val="clear" w:pos="851"/>
          <w:tab w:val="clear" w:pos="1134"/>
        </w:tabs>
        <w:spacing w:before="60"/>
        <w:rPr>
          <w:szCs w:val="19"/>
          <w:lang w:eastAsia="it-IT"/>
        </w:rPr>
      </w:pPr>
      <w:r w:rsidRPr="00B318DD">
        <w:rPr>
          <w:szCs w:val="19"/>
          <w:lang w:eastAsia="it-IT"/>
        </w:rPr>
        <w:t>The purpose of such an approach is permitting to any data provider and user to exchange its own data with as much flex</w:t>
      </w:r>
      <w:r w:rsidRPr="00B318DD">
        <w:rPr>
          <w:szCs w:val="19"/>
          <w:lang w:eastAsia="it-IT"/>
        </w:rPr>
        <w:t>i</w:t>
      </w:r>
      <w:r w:rsidRPr="00B318DD">
        <w:rPr>
          <w:szCs w:val="19"/>
          <w:lang w:eastAsia="it-IT"/>
        </w:rPr>
        <w:t>bility as possible.</w:t>
      </w:r>
    </w:p>
    <w:p w:rsidR="008A57CF" w:rsidRPr="00B318DD" w:rsidRDefault="008A57CF" w:rsidP="008A57CF">
      <w:pPr>
        <w:rPr>
          <w:kern w:val="32"/>
          <w:szCs w:val="19"/>
          <w:lang w:eastAsia="it-IT"/>
        </w:rPr>
      </w:pPr>
    </w:p>
    <w:p w:rsidR="008A57CF" w:rsidRPr="00B318DD" w:rsidRDefault="008A57CF" w:rsidP="008A57CF">
      <w:pPr>
        <w:rPr>
          <w:kern w:val="32"/>
          <w:szCs w:val="19"/>
          <w:lang w:eastAsia="it-IT"/>
        </w:rPr>
      </w:pPr>
      <w:r w:rsidRPr="00B318DD">
        <w:rPr>
          <w:kern w:val="32"/>
          <w:szCs w:val="19"/>
          <w:lang w:eastAsia="it-IT"/>
        </w:rPr>
        <w:t>1.</w:t>
      </w:r>
      <w:r w:rsidRPr="00B318DD">
        <w:rPr>
          <w:kern w:val="32"/>
          <w:szCs w:val="19"/>
          <w:lang w:eastAsia="it-IT"/>
        </w:rPr>
        <w:tab/>
        <w:t xml:space="preserve">The </w:t>
      </w:r>
      <w:r w:rsidRPr="00B318DD">
        <w:rPr>
          <w:b/>
          <w:i/>
          <w:kern w:val="32"/>
          <w:szCs w:val="19"/>
          <w:lang w:eastAsia="it-IT"/>
        </w:rPr>
        <w:t>“Utility networks”</w:t>
      </w:r>
      <w:r w:rsidRPr="00B318DD">
        <w:rPr>
          <w:kern w:val="32"/>
          <w:szCs w:val="19"/>
          <w:lang w:eastAsia="it-IT"/>
        </w:rPr>
        <w:t xml:space="preserve"> sub-model is structured into 2 profiles:</w:t>
      </w:r>
    </w:p>
    <w:p w:rsidR="008A57CF" w:rsidRPr="00B318DD" w:rsidRDefault="008A57CF" w:rsidP="008A57CF">
      <w:pPr>
        <w:rPr>
          <w:kern w:val="32"/>
          <w:szCs w:val="19"/>
          <w:lang w:eastAsia="it-IT"/>
        </w:rPr>
      </w:pPr>
    </w:p>
    <w:p w:rsidR="008A57CF" w:rsidRPr="00B318DD" w:rsidRDefault="008A57CF" w:rsidP="00F91CA8">
      <w:pPr>
        <w:numPr>
          <w:ilvl w:val="0"/>
          <w:numId w:val="28"/>
        </w:numPr>
        <w:rPr>
          <w:kern w:val="32"/>
          <w:szCs w:val="19"/>
          <w:lang w:eastAsia="it-IT"/>
        </w:rPr>
      </w:pPr>
      <w:r w:rsidRPr="00B318DD">
        <w:rPr>
          <w:b/>
          <w:kern w:val="32"/>
          <w:szCs w:val="19"/>
          <w:lang w:eastAsia="it-IT"/>
        </w:rPr>
        <w:t>Utility Networks Profile:</w:t>
      </w:r>
      <w:r w:rsidRPr="00B318DD">
        <w:rPr>
          <w:kern w:val="32"/>
          <w:szCs w:val="19"/>
          <w:lang w:eastAsia="it-IT"/>
        </w:rPr>
        <w:t xml:space="preserve"> derived from the Generic Network model</w:t>
      </w:r>
      <w:r w:rsidRPr="00B318DD">
        <w:rPr>
          <w:rStyle w:val="Rimandonotaapidipagina"/>
          <w:kern w:val="32"/>
          <w:szCs w:val="19"/>
          <w:lang w:eastAsia="it-IT"/>
        </w:rPr>
        <w:footnoteReference w:id="13"/>
      </w:r>
      <w:r w:rsidRPr="00B318DD">
        <w:rPr>
          <w:kern w:val="32"/>
          <w:szCs w:val="19"/>
          <w:lang w:eastAsia="it-IT"/>
        </w:rPr>
        <w:t>, this modelization is based on a node-arc-node structure and network concept. Especially designed for utility networks managers willing to describe their data into a structured modelization that allows its business use (estimation of prop</w:t>
      </w:r>
      <w:r w:rsidRPr="00B318DD">
        <w:rPr>
          <w:kern w:val="32"/>
          <w:szCs w:val="19"/>
          <w:lang w:eastAsia="it-IT"/>
        </w:rPr>
        <w:t>a</w:t>
      </w:r>
      <w:r w:rsidRPr="00B318DD">
        <w:rPr>
          <w:kern w:val="32"/>
          <w:szCs w:val="19"/>
          <w:lang w:eastAsia="it-IT"/>
        </w:rPr>
        <w:t>gation, calculation of capacities, etc.); the technical description of several network elements is limited to very simple information (type of material transported and basic characteristics). The use of this pr</w:t>
      </w:r>
      <w:r w:rsidRPr="00B318DD">
        <w:rPr>
          <w:kern w:val="32"/>
          <w:szCs w:val="19"/>
          <w:lang w:eastAsia="it-IT"/>
        </w:rPr>
        <w:t>o</w:t>
      </w:r>
      <w:r w:rsidRPr="00B318DD">
        <w:rPr>
          <w:kern w:val="32"/>
          <w:szCs w:val="19"/>
          <w:lang w:eastAsia="it-IT"/>
        </w:rPr>
        <w:t>file is also adapted for non-topological data, since the relation between nodes and arcs is optional;</w:t>
      </w:r>
    </w:p>
    <w:p w:rsidR="008A57CF" w:rsidRPr="00B318DD" w:rsidRDefault="008A57CF" w:rsidP="008A57CF">
      <w:pPr>
        <w:ind w:left="360"/>
        <w:rPr>
          <w:kern w:val="32"/>
          <w:szCs w:val="19"/>
          <w:lang w:eastAsia="it-IT"/>
        </w:rPr>
      </w:pPr>
    </w:p>
    <w:p w:rsidR="008A57CF" w:rsidRPr="00B318DD" w:rsidRDefault="008A57CF" w:rsidP="00F91CA8">
      <w:pPr>
        <w:numPr>
          <w:ilvl w:val="0"/>
          <w:numId w:val="28"/>
        </w:numPr>
        <w:rPr>
          <w:kern w:val="32"/>
          <w:szCs w:val="19"/>
          <w:lang w:eastAsia="it-IT"/>
        </w:rPr>
      </w:pPr>
      <w:r w:rsidRPr="00B318DD">
        <w:rPr>
          <w:b/>
          <w:kern w:val="32"/>
          <w:szCs w:val="19"/>
          <w:lang w:eastAsia="it-IT"/>
        </w:rPr>
        <w:t>Extended Utility Networks Profile:</w:t>
      </w:r>
      <w:r w:rsidRPr="00B318DD">
        <w:rPr>
          <w:kern w:val="32"/>
          <w:szCs w:val="19"/>
          <w:lang w:eastAsia="it-IT"/>
        </w:rPr>
        <w:t xml:space="preserve"> annexed proposals for richer models, detailing the Utility Networks Profile, i.e. same structure based on the Generic Network model and many other attri</w:t>
      </w:r>
      <w:r w:rsidRPr="00B318DD">
        <w:rPr>
          <w:kern w:val="32"/>
          <w:szCs w:val="19"/>
          <w:lang w:eastAsia="it-IT"/>
        </w:rPr>
        <w:t>b</w:t>
      </w:r>
      <w:r w:rsidRPr="00B318DD">
        <w:rPr>
          <w:kern w:val="32"/>
          <w:szCs w:val="19"/>
          <w:lang w:eastAsia="it-IT"/>
        </w:rPr>
        <w:t>utes and lists of values proposed to better describe the utility networks characteristics for a richer use.</w:t>
      </w:r>
    </w:p>
    <w:p w:rsidR="008A57CF" w:rsidRPr="00B318DD" w:rsidRDefault="008A57CF" w:rsidP="008A57CF">
      <w:pPr>
        <w:rPr>
          <w:kern w:val="32"/>
          <w:szCs w:val="19"/>
          <w:lang w:eastAsia="it-IT"/>
        </w:rPr>
      </w:pPr>
    </w:p>
    <w:p w:rsidR="008A57CF" w:rsidRPr="00B318DD" w:rsidRDefault="008A57CF" w:rsidP="008A57CF">
      <w:pPr>
        <w:tabs>
          <w:tab w:val="clear" w:pos="284"/>
          <w:tab w:val="clear" w:pos="567"/>
          <w:tab w:val="clear" w:pos="851"/>
          <w:tab w:val="clear" w:pos="1134"/>
        </w:tabs>
        <w:spacing w:before="60"/>
        <w:rPr>
          <w:kern w:val="32"/>
          <w:szCs w:val="19"/>
          <w:lang w:eastAsia="it-IT"/>
        </w:rPr>
      </w:pPr>
      <w:r w:rsidRPr="00B318DD">
        <w:rPr>
          <w:kern w:val="32"/>
          <w:szCs w:val="19"/>
          <w:lang w:eastAsia="it-IT"/>
        </w:rPr>
        <w:t>In each profile, the information is detailed in several application schemas:</w:t>
      </w:r>
    </w:p>
    <w:p w:rsidR="008A57CF" w:rsidRPr="00B318DD" w:rsidRDefault="008A57CF" w:rsidP="00F91CA8">
      <w:pPr>
        <w:numPr>
          <w:ilvl w:val="0"/>
          <w:numId w:val="28"/>
        </w:numPr>
        <w:rPr>
          <w:kern w:val="32"/>
          <w:szCs w:val="19"/>
          <w:lang w:eastAsia="it-IT"/>
        </w:rPr>
      </w:pPr>
      <w:r w:rsidRPr="00B318DD">
        <w:rPr>
          <w:kern w:val="32"/>
          <w:szCs w:val="19"/>
          <w:lang w:eastAsia="it-IT"/>
        </w:rPr>
        <w:t>Electricity network</w:t>
      </w:r>
    </w:p>
    <w:p w:rsidR="008A57CF" w:rsidRPr="00B318DD" w:rsidRDefault="008A57CF" w:rsidP="00F91CA8">
      <w:pPr>
        <w:numPr>
          <w:ilvl w:val="0"/>
          <w:numId w:val="28"/>
        </w:numPr>
        <w:rPr>
          <w:kern w:val="32"/>
          <w:szCs w:val="19"/>
          <w:lang w:eastAsia="it-IT"/>
        </w:rPr>
      </w:pPr>
      <w:r w:rsidRPr="00B318DD">
        <w:rPr>
          <w:kern w:val="32"/>
          <w:szCs w:val="19"/>
          <w:lang w:eastAsia="it-IT"/>
        </w:rPr>
        <w:t>Oil, Gas &amp; Chemicals network</w:t>
      </w:r>
    </w:p>
    <w:p w:rsidR="008A57CF" w:rsidRPr="00B318DD" w:rsidRDefault="008A57CF" w:rsidP="00F91CA8">
      <w:pPr>
        <w:numPr>
          <w:ilvl w:val="0"/>
          <w:numId w:val="28"/>
        </w:numPr>
        <w:rPr>
          <w:kern w:val="32"/>
          <w:szCs w:val="19"/>
          <w:lang w:eastAsia="it-IT"/>
        </w:rPr>
      </w:pPr>
      <w:r w:rsidRPr="00B318DD">
        <w:rPr>
          <w:kern w:val="32"/>
          <w:szCs w:val="19"/>
          <w:lang w:eastAsia="it-IT"/>
        </w:rPr>
        <w:t>Sewer network</w:t>
      </w:r>
    </w:p>
    <w:p w:rsidR="008A57CF" w:rsidRPr="00B318DD" w:rsidRDefault="008A57CF" w:rsidP="00F91CA8">
      <w:pPr>
        <w:numPr>
          <w:ilvl w:val="0"/>
          <w:numId w:val="28"/>
        </w:numPr>
        <w:rPr>
          <w:kern w:val="32"/>
          <w:szCs w:val="19"/>
          <w:lang w:eastAsia="it-IT"/>
        </w:rPr>
      </w:pPr>
      <w:r w:rsidRPr="00B318DD">
        <w:rPr>
          <w:kern w:val="32"/>
          <w:szCs w:val="19"/>
          <w:lang w:eastAsia="it-IT"/>
        </w:rPr>
        <w:t>Telecommunications network (only proposed in the technical guidance, out of legislation)</w:t>
      </w:r>
    </w:p>
    <w:p w:rsidR="008A57CF" w:rsidRPr="00B318DD" w:rsidRDefault="008A57CF" w:rsidP="00F91CA8">
      <w:pPr>
        <w:numPr>
          <w:ilvl w:val="0"/>
          <w:numId w:val="28"/>
        </w:numPr>
        <w:rPr>
          <w:kern w:val="32"/>
          <w:szCs w:val="19"/>
          <w:lang w:eastAsia="it-IT"/>
        </w:rPr>
      </w:pPr>
      <w:r w:rsidRPr="00B318DD">
        <w:rPr>
          <w:kern w:val="32"/>
          <w:szCs w:val="19"/>
          <w:lang w:eastAsia="it-IT"/>
        </w:rPr>
        <w:t>Thermal network</w:t>
      </w:r>
    </w:p>
    <w:p w:rsidR="008A57CF" w:rsidRPr="00B318DD" w:rsidRDefault="008A57CF" w:rsidP="00F91CA8">
      <w:pPr>
        <w:numPr>
          <w:ilvl w:val="0"/>
          <w:numId w:val="28"/>
        </w:numPr>
        <w:rPr>
          <w:kern w:val="32"/>
          <w:szCs w:val="19"/>
          <w:lang w:eastAsia="it-IT"/>
        </w:rPr>
      </w:pPr>
      <w:r w:rsidRPr="00B318DD">
        <w:rPr>
          <w:kern w:val="32"/>
          <w:szCs w:val="19"/>
          <w:lang w:eastAsia="it-IT"/>
        </w:rPr>
        <w:t>Water network</w:t>
      </w:r>
    </w:p>
    <w:p w:rsidR="008A57CF" w:rsidRPr="00B318DD" w:rsidRDefault="008A57CF" w:rsidP="008A57CF">
      <w:pPr>
        <w:ind w:left="360"/>
        <w:rPr>
          <w:kern w:val="32"/>
          <w:szCs w:val="19"/>
          <w:lang w:eastAsia="it-IT"/>
        </w:rPr>
      </w:pPr>
    </w:p>
    <w:p w:rsidR="008A57CF" w:rsidRPr="00B318DD" w:rsidRDefault="008A57CF" w:rsidP="008A57CF">
      <w:pPr>
        <w:tabs>
          <w:tab w:val="clear" w:pos="284"/>
          <w:tab w:val="clear" w:pos="567"/>
          <w:tab w:val="clear" w:pos="851"/>
          <w:tab w:val="clear" w:pos="1134"/>
        </w:tabs>
        <w:spacing w:before="60"/>
        <w:rPr>
          <w:kern w:val="32"/>
          <w:szCs w:val="19"/>
          <w:lang w:eastAsia="it-IT"/>
        </w:rPr>
      </w:pPr>
      <w:r w:rsidRPr="00B318DD">
        <w:rPr>
          <w:kern w:val="32"/>
          <w:szCs w:val="19"/>
          <w:lang w:eastAsia="it-IT"/>
        </w:rPr>
        <w:t>In addition to generic network information (utility link elements, connection with nodes and belonging to a ne</w:t>
      </w:r>
      <w:r w:rsidRPr="00B318DD">
        <w:rPr>
          <w:kern w:val="32"/>
          <w:szCs w:val="19"/>
          <w:lang w:eastAsia="it-IT"/>
        </w:rPr>
        <w:t>t</w:t>
      </w:r>
      <w:r w:rsidRPr="00B318DD">
        <w:rPr>
          <w:kern w:val="32"/>
          <w:szCs w:val="19"/>
          <w:lang w:eastAsia="it-IT"/>
        </w:rPr>
        <w:t>work), each element (UtilityLinkSe</w:t>
      </w:r>
      <w:r w:rsidR="00065E9E" w:rsidRPr="00B318DD">
        <w:rPr>
          <w:kern w:val="32"/>
          <w:szCs w:val="19"/>
          <w:lang w:eastAsia="it-IT"/>
        </w:rPr>
        <w:t>t</w:t>
      </w:r>
      <w:r w:rsidRPr="00B318DD">
        <w:rPr>
          <w:kern w:val="32"/>
          <w:szCs w:val="19"/>
          <w:lang w:eastAsia="it-IT"/>
        </w:rPr>
        <w:t>, UtilityNode and UtilityNetwork) is detailed within its specific application schema through various attributes, developed through several codelists values or Mea</w:t>
      </w:r>
      <w:r w:rsidRPr="00B318DD">
        <w:rPr>
          <w:kern w:val="32"/>
          <w:szCs w:val="19"/>
          <w:lang w:eastAsia="it-IT"/>
        </w:rPr>
        <w:t>s</w:t>
      </w:r>
      <w:r w:rsidRPr="00B318DD">
        <w:rPr>
          <w:kern w:val="32"/>
          <w:szCs w:val="19"/>
          <w:lang w:eastAsia="it-IT"/>
        </w:rPr>
        <w:t>ure types for most of them.</w:t>
      </w:r>
    </w:p>
    <w:p w:rsidR="008A57CF" w:rsidRPr="00B318DD" w:rsidRDefault="008A57CF" w:rsidP="008A57CF">
      <w:pPr>
        <w:tabs>
          <w:tab w:val="clear" w:pos="284"/>
          <w:tab w:val="clear" w:pos="567"/>
          <w:tab w:val="clear" w:pos="851"/>
          <w:tab w:val="clear" w:pos="1134"/>
        </w:tabs>
        <w:rPr>
          <w:kern w:val="32"/>
          <w:szCs w:val="19"/>
          <w:lang w:eastAsia="it-IT"/>
        </w:rPr>
      </w:pPr>
    </w:p>
    <w:p w:rsidR="008A57CF" w:rsidRPr="00B318DD" w:rsidRDefault="008A57CF" w:rsidP="008A57CF">
      <w:pPr>
        <w:tabs>
          <w:tab w:val="clear" w:pos="567"/>
          <w:tab w:val="clear" w:pos="851"/>
          <w:tab w:val="clear" w:pos="1134"/>
          <w:tab w:val="left" w:pos="284"/>
        </w:tabs>
        <w:rPr>
          <w:szCs w:val="19"/>
          <w:lang w:eastAsia="it-IT"/>
        </w:rPr>
      </w:pPr>
      <w:r w:rsidRPr="00B318DD">
        <w:rPr>
          <w:szCs w:val="19"/>
          <w:lang w:eastAsia="it-IT"/>
        </w:rPr>
        <w:t>2.</w:t>
      </w:r>
      <w:r w:rsidRPr="00B318DD">
        <w:rPr>
          <w:szCs w:val="19"/>
          <w:lang w:eastAsia="it-IT"/>
        </w:rPr>
        <w:tab/>
        <w:t xml:space="preserve">The model of the </w:t>
      </w:r>
      <w:r w:rsidRPr="00B318DD">
        <w:rPr>
          <w:b/>
          <w:i/>
          <w:szCs w:val="19"/>
          <w:lang w:eastAsia="it-IT"/>
        </w:rPr>
        <w:t>“Administrative and social governmental services”</w:t>
      </w:r>
      <w:r w:rsidRPr="00B318DD">
        <w:rPr>
          <w:szCs w:val="19"/>
          <w:lang w:eastAsia="it-IT"/>
        </w:rPr>
        <w:t xml:space="preserve"> sub-theme is based on one single central feature type, “GovernmentalService”, that is basic in a core-defined profile (mainly loc</w:t>
      </w:r>
      <w:r w:rsidRPr="00B318DD">
        <w:rPr>
          <w:szCs w:val="19"/>
          <w:lang w:eastAsia="it-IT"/>
        </w:rPr>
        <w:t>a</w:t>
      </w:r>
      <w:r w:rsidRPr="00B318DD">
        <w:rPr>
          <w:szCs w:val="19"/>
          <w:lang w:eastAsia="it-IT"/>
        </w:rPr>
        <w:t>tion, contact and type of service information) and detailed in an extended one (including occupancy, resources and other d</w:t>
      </w:r>
      <w:r w:rsidRPr="00B318DD">
        <w:rPr>
          <w:szCs w:val="19"/>
          <w:lang w:eastAsia="it-IT"/>
        </w:rPr>
        <w:t>e</w:t>
      </w:r>
      <w:r w:rsidRPr="00B318DD">
        <w:rPr>
          <w:szCs w:val="19"/>
          <w:lang w:eastAsia="it-IT"/>
        </w:rPr>
        <w:t>scription).</w:t>
      </w:r>
    </w:p>
    <w:p w:rsidR="008A57CF" w:rsidRPr="00B318DD" w:rsidRDefault="008A57CF" w:rsidP="008A57CF">
      <w:pPr>
        <w:tabs>
          <w:tab w:val="clear" w:pos="284"/>
          <w:tab w:val="clear" w:pos="567"/>
          <w:tab w:val="clear" w:pos="851"/>
          <w:tab w:val="clear" w:pos="1134"/>
        </w:tabs>
        <w:spacing w:before="60"/>
        <w:rPr>
          <w:szCs w:val="19"/>
          <w:lang w:eastAsia="it-IT"/>
        </w:rPr>
      </w:pPr>
      <w:r w:rsidRPr="00B318DD">
        <w:rPr>
          <w:szCs w:val="19"/>
          <w:lang w:eastAsia="it-IT"/>
        </w:rPr>
        <w:t xml:space="preserve">Its geometric reference can be </w:t>
      </w:r>
      <w:r w:rsidR="00254919" w:rsidRPr="00B318DD">
        <w:rPr>
          <w:szCs w:val="19"/>
          <w:lang w:eastAsia="it-IT"/>
        </w:rPr>
        <w:t>an</w:t>
      </w:r>
      <w:r w:rsidRPr="00B318DD">
        <w:rPr>
          <w:szCs w:val="19"/>
          <w:lang w:eastAsia="it-IT"/>
        </w:rPr>
        <w:t xml:space="preserve"> existing object (such as INSPIRE Annex I “Address”, Annex III “Building” or abstract type “ActivityComplex” described below) or a created object (GM_Object, mostly GM_Point to be consistent with the well-used notion of POI = Point of Interest).</w:t>
      </w:r>
    </w:p>
    <w:p w:rsidR="008A57CF" w:rsidRPr="00B318DD" w:rsidRDefault="008A57CF" w:rsidP="008A57CF">
      <w:pPr>
        <w:tabs>
          <w:tab w:val="clear" w:pos="284"/>
          <w:tab w:val="clear" w:pos="567"/>
          <w:tab w:val="clear" w:pos="851"/>
          <w:tab w:val="clear" w:pos="1134"/>
        </w:tabs>
        <w:spacing w:before="60"/>
        <w:rPr>
          <w:szCs w:val="19"/>
          <w:lang w:eastAsia="it-IT"/>
        </w:rPr>
      </w:pPr>
      <w:r w:rsidRPr="00B318DD">
        <w:rPr>
          <w:szCs w:val="19"/>
          <w:lang w:eastAsia="it-IT"/>
        </w:rPr>
        <w:t>The GovernmentalService type value is selected from a codelist of more than 50 items, organized in a hierarchical structure, based on the “Classification of the functions of government” - abbreviated as C</w:t>
      </w:r>
      <w:r w:rsidRPr="00B318DD">
        <w:rPr>
          <w:szCs w:val="19"/>
          <w:lang w:eastAsia="it-IT"/>
        </w:rPr>
        <w:t>O</w:t>
      </w:r>
      <w:r w:rsidRPr="00B318DD">
        <w:rPr>
          <w:szCs w:val="19"/>
          <w:lang w:eastAsia="it-IT"/>
        </w:rPr>
        <w:t xml:space="preserve">FOG, currently used by </w:t>
      </w:r>
      <w:r w:rsidRPr="00B318DD">
        <w:rPr>
          <w:smallCaps/>
          <w:szCs w:val="19"/>
          <w:lang w:eastAsia="it-IT"/>
        </w:rPr>
        <w:t>EuroStat</w:t>
      </w:r>
      <w:r w:rsidRPr="00B318DD">
        <w:rPr>
          <w:szCs w:val="19"/>
          <w:lang w:eastAsia="it-IT"/>
        </w:rPr>
        <w:t>, and developed within the respect of INSPIRE criteria (focused on public &amp; enviro</w:t>
      </w:r>
      <w:r w:rsidRPr="00B318DD">
        <w:rPr>
          <w:szCs w:val="19"/>
          <w:lang w:eastAsia="it-IT"/>
        </w:rPr>
        <w:t>n</w:t>
      </w:r>
      <w:r w:rsidRPr="00B318DD">
        <w:rPr>
          <w:szCs w:val="19"/>
          <w:lang w:eastAsia="it-IT"/>
        </w:rPr>
        <w:t>mental aspects).</w:t>
      </w:r>
    </w:p>
    <w:p w:rsidR="008A57CF" w:rsidRPr="00B318DD" w:rsidRDefault="008A57CF" w:rsidP="008A57CF">
      <w:pPr>
        <w:tabs>
          <w:tab w:val="clear" w:pos="284"/>
          <w:tab w:val="clear" w:pos="567"/>
          <w:tab w:val="clear" w:pos="851"/>
          <w:tab w:val="clear" w:pos="1134"/>
        </w:tabs>
        <w:rPr>
          <w:szCs w:val="19"/>
          <w:lang w:eastAsia="it-IT"/>
        </w:rPr>
      </w:pPr>
    </w:p>
    <w:p w:rsidR="008A57CF" w:rsidRPr="00B318DD" w:rsidRDefault="008A57CF" w:rsidP="008A57CF">
      <w:pPr>
        <w:tabs>
          <w:tab w:val="clear" w:pos="567"/>
          <w:tab w:val="clear" w:pos="851"/>
          <w:tab w:val="clear" w:pos="1134"/>
          <w:tab w:val="left" w:pos="284"/>
        </w:tabs>
        <w:spacing w:after="120"/>
        <w:rPr>
          <w:szCs w:val="19"/>
          <w:lang w:eastAsia="it-IT"/>
        </w:rPr>
      </w:pPr>
      <w:r w:rsidRPr="00B318DD">
        <w:rPr>
          <w:szCs w:val="19"/>
          <w:lang w:eastAsia="it-IT"/>
        </w:rPr>
        <w:t>3.</w:t>
      </w:r>
      <w:r w:rsidRPr="00B318DD">
        <w:rPr>
          <w:szCs w:val="19"/>
          <w:lang w:eastAsia="it-IT"/>
        </w:rPr>
        <w:tab/>
        <w:t xml:space="preserve">The </w:t>
      </w:r>
      <w:r w:rsidRPr="00B318DD">
        <w:rPr>
          <w:b/>
          <w:i/>
          <w:szCs w:val="19"/>
          <w:lang w:eastAsia="it-IT"/>
        </w:rPr>
        <w:t>“Environmental Management Facilites”</w:t>
      </w:r>
      <w:r w:rsidRPr="00B318DD">
        <w:rPr>
          <w:szCs w:val="19"/>
          <w:lang w:eastAsia="it-IT"/>
        </w:rPr>
        <w:t xml:space="preserve"> application schema defines a single feature type called “EnvironmentalManagementFacility”, with a generic geometric reference (GM_Object). “EnvironmentalManagemen</w:t>
      </w:r>
      <w:r w:rsidRPr="00B318DD">
        <w:rPr>
          <w:szCs w:val="19"/>
          <w:lang w:eastAsia="it-IT"/>
        </w:rPr>
        <w:t>t</w:t>
      </w:r>
      <w:r w:rsidRPr="00B318DD">
        <w:rPr>
          <w:szCs w:val="19"/>
          <w:lang w:eastAsia="it-IT"/>
        </w:rPr>
        <w:t>Facility” is a specialisation of the Generic Conceptual Model “ActivityComplex” feature type. This ensures close alignment (harmonisation) with other feature types derived from “Activit</w:t>
      </w:r>
      <w:r w:rsidRPr="00B318DD">
        <w:rPr>
          <w:szCs w:val="19"/>
          <w:lang w:eastAsia="it-IT"/>
        </w:rPr>
        <w:t>y</w:t>
      </w:r>
      <w:r w:rsidRPr="00B318DD">
        <w:rPr>
          <w:szCs w:val="19"/>
          <w:lang w:eastAsia="it-IT"/>
        </w:rPr>
        <w:t xml:space="preserve">Complex”, especially those from the </w:t>
      </w:r>
      <w:r w:rsidRPr="00B318DD">
        <w:rPr>
          <w:i/>
          <w:szCs w:val="19"/>
          <w:lang w:eastAsia="it-IT"/>
        </w:rPr>
        <w:t>Production and Industrial Facilities</w:t>
      </w:r>
      <w:r w:rsidRPr="00B318DD">
        <w:rPr>
          <w:szCs w:val="19"/>
          <w:lang w:eastAsia="it-IT"/>
        </w:rPr>
        <w:t xml:space="preserve"> (PF) and </w:t>
      </w:r>
      <w:r w:rsidRPr="00B318DD">
        <w:rPr>
          <w:i/>
          <w:szCs w:val="19"/>
          <w:lang w:eastAsia="it-IT"/>
        </w:rPr>
        <w:t>Agricultural and Aquaculture Facil</w:t>
      </w:r>
      <w:r w:rsidRPr="00B318DD">
        <w:rPr>
          <w:i/>
          <w:szCs w:val="19"/>
          <w:lang w:eastAsia="it-IT"/>
        </w:rPr>
        <w:t>i</w:t>
      </w:r>
      <w:r w:rsidRPr="00B318DD">
        <w:rPr>
          <w:i/>
          <w:szCs w:val="19"/>
          <w:lang w:eastAsia="it-IT"/>
        </w:rPr>
        <w:t>ties</w:t>
      </w:r>
      <w:r w:rsidRPr="00B318DD">
        <w:rPr>
          <w:szCs w:val="19"/>
          <w:lang w:eastAsia="it-IT"/>
        </w:rPr>
        <w:t xml:space="preserve"> (AF) themes.</w:t>
      </w:r>
    </w:p>
    <w:p w:rsidR="008A57CF" w:rsidRPr="00B318DD" w:rsidRDefault="008A57CF" w:rsidP="008A57CF">
      <w:pPr>
        <w:tabs>
          <w:tab w:val="clear" w:pos="284"/>
          <w:tab w:val="clear" w:pos="567"/>
          <w:tab w:val="clear" w:pos="851"/>
          <w:tab w:val="clear" w:pos="1134"/>
        </w:tabs>
        <w:spacing w:after="120"/>
        <w:rPr>
          <w:szCs w:val="19"/>
          <w:lang w:eastAsia="it-IT"/>
        </w:rPr>
      </w:pPr>
      <w:r w:rsidRPr="00B318DD">
        <w:rPr>
          <w:szCs w:val="19"/>
          <w:lang w:eastAsia="it-IT"/>
        </w:rPr>
        <w:t>The “EnvironmentalManagementFacility” feature type is suitable for the representation of sites and insta</w:t>
      </w:r>
      <w:r w:rsidRPr="00B318DD">
        <w:rPr>
          <w:szCs w:val="19"/>
          <w:lang w:eastAsia="it-IT"/>
        </w:rPr>
        <w:t>l</w:t>
      </w:r>
      <w:r w:rsidRPr="00B318DD">
        <w:rPr>
          <w:szCs w:val="19"/>
          <w:lang w:eastAsia="it-IT"/>
        </w:rPr>
        <w:t>lations. The “parentFacility”-association from “EnvironmentalManagementFacility” to “EnvironmentalManagementFacility” supports the re</w:t>
      </w:r>
      <w:r w:rsidRPr="00B318DD">
        <w:rPr>
          <w:szCs w:val="19"/>
          <w:lang w:eastAsia="it-IT"/>
        </w:rPr>
        <w:t>p</w:t>
      </w:r>
      <w:r w:rsidRPr="00B318DD">
        <w:rPr>
          <w:szCs w:val="19"/>
          <w:lang w:eastAsia="it-IT"/>
        </w:rPr>
        <w:t>resentation of hierarchies among installations and sites.</w:t>
      </w:r>
    </w:p>
    <w:p w:rsidR="008A57CF" w:rsidRPr="00B318DD" w:rsidRDefault="008A57CF" w:rsidP="008A57CF">
      <w:pPr>
        <w:tabs>
          <w:tab w:val="clear" w:pos="284"/>
          <w:tab w:val="clear" w:pos="567"/>
          <w:tab w:val="clear" w:pos="851"/>
          <w:tab w:val="clear" w:pos="1134"/>
        </w:tabs>
        <w:rPr>
          <w:szCs w:val="19"/>
          <w:lang w:eastAsia="it-IT"/>
        </w:rPr>
      </w:pPr>
      <w:r w:rsidRPr="00B318DD">
        <w:rPr>
          <w:szCs w:val="19"/>
          <w:lang w:eastAsia="it-IT"/>
        </w:rPr>
        <w:t>Several aspects of environmental management facilities are represented in the model, most notably faci</w:t>
      </w:r>
      <w:r w:rsidRPr="00B318DD">
        <w:rPr>
          <w:szCs w:val="19"/>
          <w:lang w:eastAsia="it-IT"/>
        </w:rPr>
        <w:t>l</w:t>
      </w:r>
      <w:r w:rsidRPr="00B318DD">
        <w:rPr>
          <w:szCs w:val="19"/>
          <w:lang w:eastAsia="it-IT"/>
        </w:rPr>
        <w:t>ity functions, permissions, capacities, related parties (owners, operators, authorities) and status inform</w:t>
      </w:r>
      <w:r w:rsidRPr="00B318DD">
        <w:rPr>
          <w:szCs w:val="19"/>
          <w:lang w:eastAsia="it-IT"/>
        </w:rPr>
        <w:t>a</w:t>
      </w:r>
      <w:r w:rsidRPr="00B318DD">
        <w:rPr>
          <w:szCs w:val="19"/>
          <w:lang w:eastAsia="it-IT"/>
        </w:rPr>
        <w:t>tion. Several established codelists are used for the representation of such aspects, including Eur</w:t>
      </w:r>
      <w:r w:rsidRPr="00B318DD">
        <w:rPr>
          <w:szCs w:val="19"/>
          <w:lang w:eastAsia="it-IT"/>
        </w:rPr>
        <w:t>o</w:t>
      </w:r>
      <w:r w:rsidRPr="00B318DD">
        <w:rPr>
          <w:szCs w:val="19"/>
          <w:lang w:eastAsia="it-IT"/>
        </w:rPr>
        <w:t>stat’s NACE list of economic activities, the Decision 2000/532 List of Wastes and the Waste Framework Directive (2008/98) list of di</w:t>
      </w:r>
      <w:r w:rsidRPr="00B318DD">
        <w:rPr>
          <w:szCs w:val="19"/>
          <w:lang w:eastAsia="it-IT"/>
        </w:rPr>
        <w:t>s</w:t>
      </w:r>
      <w:r w:rsidRPr="00B318DD">
        <w:rPr>
          <w:szCs w:val="19"/>
          <w:lang w:eastAsia="it-IT"/>
        </w:rPr>
        <w:t>posal and recovery operations.</w:t>
      </w:r>
    </w:p>
    <w:p w:rsidR="00FA728F" w:rsidRPr="00B318DD" w:rsidRDefault="00FA728F" w:rsidP="006053F3">
      <w:pPr>
        <w:rPr>
          <w:szCs w:val="19"/>
        </w:rPr>
      </w:pPr>
    </w:p>
    <w:p w:rsidR="00F24F25" w:rsidRPr="00686565" w:rsidRDefault="000B52D5" w:rsidP="00F24F25">
      <w:pPr>
        <w:autoSpaceDE w:val="0"/>
        <w:autoSpaceDN w:val="0"/>
        <w:adjustRightInd w:val="0"/>
        <w:rPr>
          <w:rFonts w:cs="Arial"/>
          <w:b/>
          <w:bCs/>
          <w:color w:val="000000"/>
          <w:sz w:val="31"/>
          <w:szCs w:val="31"/>
          <w:lang w:eastAsia="ko-KR"/>
        </w:rPr>
      </w:pPr>
      <w:r w:rsidRPr="00B318DD">
        <w:rPr>
          <w:szCs w:val="19"/>
        </w:rPr>
        <w:br w:type="page"/>
      </w:r>
      <w:r w:rsidR="00F24F25" w:rsidRPr="00686565">
        <w:rPr>
          <w:rFonts w:cs="Arial"/>
          <w:b/>
          <w:bCs/>
          <w:color w:val="000000"/>
          <w:sz w:val="31"/>
          <w:szCs w:val="31"/>
          <w:lang w:eastAsia="ko-KR"/>
        </w:rPr>
        <w:t>Acknowledgements</w:t>
      </w:r>
    </w:p>
    <w:p w:rsidR="00F24F25" w:rsidRPr="00B318DD" w:rsidRDefault="00F24F25" w:rsidP="00F24F25">
      <w:pPr>
        <w:shd w:val="clear" w:color="auto" w:fill="EAEAEA"/>
        <w:autoSpaceDE w:val="0"/>
        <w:autoSpaceDN w:val="0"/>
        <w:adjustRightInd w:val="0"/>
        <w:rPr>
          <w:rFonts w:ascii="ArialMT" w:hAnsi="ArialMT" w:cs="ArialMT"/>
          <w:color w:val="000000"/>
          <w:szCs w:val="19"/>
          <w:lang w:eastAsia="ko-KR"/>
        </w:rPr>
      </w:pPr>
    </w:p>
    <w:p w:rsidR="00F24F25" w:rsidRPr="00B318DD" w:rsidRDefault="00F24F25" w:rsidP="00F24F25">
      <w:pPr>
        <w:shd w:val="clear" w:color="auto" w:fill="EAEAEA"/>
        <w:autoSpaceDE w:val="0"/>
        <w:autoSpaceDN w:val="0"/>
        <w:adjustRightInd w:val="0"/>
        <w:rPr>
          <w:rFonts w:ascii="ArialMT" w:hAnsi="ArialMT" w:cs="ArialMT"/>
          <w:color w:val="000000"/>
          <w:szCs w:val="19"/>
          <w:lang w:eastAsia="ko-KR"/>
        </w:rPr>
      </w:pPr>
      <w:r w:rsidRPr="00B318DD">
        <w:rPr>
          <w:rFonts w:ascii="ArialMT" w:hAnsi="ArialMT" w:cs="ArialMT"/>
          <w:color w:val="000000"/>
          <w:szCs w:val="19"/>
          <w:lang w:eastAsia="ko-KR"/>
        </w:rPr>
        <w:t>Many individuals and organisations have contributed to the development of these Guidelines.</w:t>
      </w:r>
    </w:p>
    <w:p w:rsidR="00F24F25" w:rsidRPr="00B318DD" w:rsidRDefault="00F24F25" w:rsidP="00F24F25">
      <w:pPr>
        <w:autoSpaceDE w:val="0"/>
        <w:autoSpaceDN w:val="0"/>
        <w:adjustRightInd w:val="0"/>
        <w:rPr>
          <w:rFonts w:cs="Arial"/>
          <w:color w:val="000000"/>
          <w:szCs w:val="19"/>
          <w:lang w:eastAsia="ko-KR"/>
        </w:rPr>
      </w:pPr>
    </w:p>
    <w:p w:rsidR="008A57CF" w:rsidRPr="00B318DD" w:rsidRDefault="008A57CF" w:rsidP="008A57CF">
      <w:pPr>
        <w:autoSpaceDE w:val="0"/>
        <w:autoSpaceDN w:val="0"/>
        <w:adjustRightInd w:val="0"/>
        <w:rPr>
          <w:rFonts w:ascii="ArialMT" w:hAnsi="ArialMT" w:cs="ArialMT"/>
          <w:color w:val="000000"/>
          <w:szCs w:val="19"/>
          <w:lang w:eastAsia="ko-KR"/>
        </w:rPr>
      </w:pPr>
      <w:r w:rsidRPr="00B318DD">
        <w:rPr>
          <w:rFonts w:ascii="ArialMT" w:hAnsi="ArialMT" w:cs="ArialMT"/>
          <w:color w:val="000000"/>
          <w:szCs w:val="19"/>
          <w:lang w:eastAsia="ko-KR"/>
        </w:rPr>
        <w:t xml:space="preserve">The Thematic Working Group </w:t>
      </w:r>
      <w:r w:rsidRPr="00B318DD">
        <w:rPr>
          <w:rFonts w:ascii="ArialMT" w:hAnsi="ArialMT" w:cs="ArialMT"/>
          <w:i/>
          <w:color w:val="000000"/>
          <w:szCs w:val="19"/>
          <w:lang w:eastAsia="ko-KR"/>
        </w:rPr>
        <w:t>Utility and governmental services</w:t>
      </w:r>
      <w:r w:rsidRPr="00B318DD">
        <w:rPr>
          <w:rFonts w:ascii="ArialMT" w:hAnsi="ArialMT" w:cs="ArialMT"/>
          <w:color w:val="000000"/>
          <w:szCs w:val="19"/>
          <w:lang w:eastAsia="ko-KR"/>
        </w:rPr>
        <w:t xml:space="preserve"> (TWG-US) included:</w:t>
      </w:r>
    </w:p>
    <w:p w:rsidR="008A57CF" w:rsidRPr="00B318DD" w:rsidRDefault="008A57CF" w:rsidP="008A57CF">
      <w:pPr>
        <w:autoSpaceDE w:val="0"/>
        <w:autoSpaceDN w:val="0"/>
        <w:adjustRightInd w:val="0"/>
        <w:rPr>
          <w:rFonts w:ascii="ArialMT" w:hAnsi="ArialMT" w:cs="ArialMT"/>
          <w:color w:val="000000"/>
          <w:szCs w:val="19"/>
          <w:lang w:eastAsia="ko-KR"/>
        </w:rPr>
      </w:pPr>
      <w:r w:rsidRPr="00B318DD">
        <w:rPr>
          <w:szCs w:val="19"/>
        </w:rPr>
        <w:t xml:space="preserve">Frédéric Brönnimann (TWG Facilitator), Maksim Šestić (TWG Editor), Pedro A. González Pérez, Frank Haugan, Nadine Magdalinski, Katleen Miserez, Norbert Pfaffinger, Janine Ritschl, Frank Schwarzbach, Jef Vanbockryck, Angel López Alós </w:t>
      </w:r>
      <w:r w:rsidRPr="00B318DD">
        <w:rPr>
          <w:rFonts w:cs="Arial"/>
          <w:szCs w:val="19"/>
        </w:rPr>
        <w:t>(European Commission contact point).</w:t>
      </w:r>
    </w:p>
    <w:p w:rsidR="00F24F25" w:rsidRPr="00B318DD" w:rsidRDefault="00F24F25" w:rsidP="00F24F25">
      <w:pPr>
        <w:autoSpaceDE w:val="0"/>
        <w:autoSpaceDN w:val="0"/>
        <w:adjustRightInd w:val="0"/>
        <w:rPr>
          <w:rFonts w:ascii="ArialMT" w:hAnsi="ArialMT" w:cs="ArialMT"/>
          <w:color w:val="000000"/>
          <w:szCs w:val="19"/>
          <w:lang w:eastAsia="ko-KR"/>
        </w:rPr>
      </w:pPr>
    </w:p>
    <w:p w:rsidR="0062021A" w:rsidRPr="009624AC" w:rsidRDefault="0062021A" w:rsidP="003D2FF9">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62021A" w:rsidRPr="00995F72" w:rsidRDefault="0062021A" w:rsidP="003D2FF9">
      <w:pPr>
        <w:shd w:val="clear" w:color="auto" w:fill="EAEAEA"/>
        <w:autoSpaceDE w:val="0"/>
        <w:autoSpaceDN w:val="0"/>
        <w:adjustRightInd w:val="0"/>
        <w:rPr>
          <w:rFonts w:cs="Arial"/>
          <w:b/>
          <w:bCs/>
          <w:lang w:eastAsia="ko-KR"/>
        </w:rPr>
      </w:pPr>
    </w:p>
    <w:p w:rsidR="0062021A" w:rsidRPr="00995F72" w:rsidRDefault="0062021A" w:rsidP="003D2FF9">
      <w:pPr>
        <w:shd w:val="clear" w:color="auto" w:fill="EAEAEA"/>
        <w:autoSpaceDE w:val="0"/>
        <w:autoSpaceDN w:val="0"/>
        <w:adjustRightInd w:val="0"/>
        <w:rPr>
          <w:rFonts w:cs="Arial"/>
          <w:b/>
          <w:bCs/>
          <w:lang w:eastAsia="ko-KR"/>
        </w:rPr>
      </w:pPr>
    </w:p>
    <w:p w:rsidR="0062021A" w:rsidRPr="00995F72" w:rsidRDefault="0062021A" w:rsidP="003D2FF9">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62021A" w:rsidRPr="00995F72" w:rsidRDefault="0062021A" w:rsidP="003D2FF9">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r>
        <w:rPr>
          <w:rFonts w:ascii="ArialMT" w:hAnsi="ArialMT" w:cs="ArialMT"/>
          <w:lang w:val="fr-FR" w:eastAsia="ko-KR"/>
        </w:rPr>
        <w:t xml:space="preserve"> &amp; </w:t>
      </w:r>
      <w:r w:rsidRPr="00E02244">
        <w:rPr>
          <w:rFonts w:ascii="ArialMT" w:hAnsi="ArialMT" w:cs="ArialMT"/>
          <w:lang w:val="fr-FR" w:eastAsia="ko-KR"/>
        </w:rPr>
        <w:t>Michael Lutz</w:t>
      </w:r>
    </w:p>
    <w:p w:rsidR="0062021A" w:rsidRPr="00995F72" w:rsidRDefault="0062021A" w:rsidP="003D2FF9">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r>
        <w:rPr>
          <w:rFonts w:ascii="ArialMT" w:hAnsi="ArialMT" w:cs="ArialMT"/>
          <w:lang w:eastAsia="ko-KR"/>
        </w:rPr>
        <w:t xml:space="preserve"> (JRC)</w:t>
      </w:r>
    </w:p>
    <w:p w:rsidR="0062021A" w:rsidRPr="00995F72" w:rsidRDefault="0062021A" w:rsidP="003D2FF9">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62021A" w:rsidRPr="00A62C20" w:rsidRDefault="0062021A" w:rsidP="003D2FF9">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62021A" w:rsidRPr="00E02244" w:rsidRDefault="0062021A" w:rsidP="003D2FF9">
      <w:pPr>
        <w:shd w:val="clear" w:color="auto" w:fill="EAEAEA"/>
        <w:autoSpaceDE w:val="0"/>
        <w:autoSpaceDN w:val="0"/>
        <w:adjustRightInd w:val="0"/>
        <w:rPr>
          <w:rFonts w:cs="Arial"/>
          <w:lang w:val="en-US" w:eastAsia="ko-KR"/>
        </w:rPr>
      </w:pPr>
      <w:r w:rsidRPr="0039406C">
        <w:rPr>
          <w:rFonts w:cs="Arial"/>
          <w:i/>
          <w:lang w:val="en-US" w:eastAsia="ko-KR"/>
        </w:rPr>
        <w:t>http://inspire.ec.europa.eu/index.cfm/pageid/2</w:t>
      </w:r>
      <w:r>
        <w:rPr>
          <w:rFonts w:cs="Arial"/>
          <w:lang w:val="en-US" w:eastAsia="ko-KR"/>
        </w:rPr>
        <w:t xml:space="preserve"> </w:t>
      </w:r>
    </w:p>
    <w:p w:rsidR="0062021A" w:rsidRPr="00E02244" w:rsidRDefault="0062021A" w:rsidP="003D2FF9">
      <w:pPr>
        <w:rPr>
          <w:lang w:val="en-US"/>
        </w:rPr>
      </w:pPr>
    </w:p>
    <w:p w:rsidR="00F24F25" w:rsidRPr="003A6388" w:rsidRDefault="00F24F25" w:rsidP="00F24F25">
      <w:pPr>
        <w:rPr>
          <w:szCs w:val="19"/>
          <w:lang w:val="en-US"/>
        </w:rPr>
      </w:pPr>
    </w:p>
    <w:p w:rsidR="005423E8" w:rsidRPr="00686565" w:rsidRDefault="004222DC" w:rsidP="00F24F25">
      <w:pPr>
        <w:autoSpaceDE w:val="0"/>
        <w:autoSpaceDN w:val="0"/>
        <w:adjustRightInd w:val="0"/>
        <w:rPr>
          <w:b/>
          <w:sz w:val="31"/>
          <w:szCs w:val="31"/>
        </w:rPr>
      </w:pPr>
      <w:r w:rsidRPr="003A6388">
        <w:rPr>
          <w:b/>
          <w:sz w:val="31"/>
          <w:szCs w:val="31"/>
          <w:lang w:val="en-US"/>
        </w:rPr>
        <w:br w:type="page"/>
      </w:r>
      <w:r w:rsidR="005423E8" w:rsidRPr="00686565">
        <w:rPr>
          <w:b/>
          <w:sz w:val="31"/>
          <w:szCs w:val="31"/>
        </w:rPr>
        <w:t>Table of contents</w:t>
      </w:r>
    </w:p>
    <w:p w:rsidR="005423E8" w:rsidRPr="00B318DD" w:rsidRDefault="005423E8" w:rsidP="00145B29">
      <w:pPr>
        <w:rPr>
          <w:szCs w:val="19"/>
        </w:rPr>
      </w:pP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bookmarkStart w:id="8" w:name="_Toc202867235"/>
      <w:bookmarkStart w:id="9" w:name="_Toc202872563"/>
      <w:bookmarkStart w:id="10" w:name="_Toc203821252"/>
      <w:bookmarkStart w:id="11" w:name="_Toc204079955"/>
      <w:bookmarkStart w:id="12" w:name="_Toc204080363"/>
      <w:bookmarkStart w:id="13" w:name="_Toc202873548"/>
      <w:bookmarkStart w:id="14" w:name="_Toc207684618"/>
      <w:r w:rsidRPr="0039406C">
        <w:rPr>
          <w:rStyle w:val="Collegamentoipertestuale"/>
          <w:noProof/>
          <w:lang w:eastAsia="it-IT"/>
        </w:rPr>
        <w:t>1</w:t>
      </w:r>
      <w:r w:rsidRPr="00531C14">
        <w:rPr>
          <w:rFonts w:ascii="Calibri" w:eastAsia="Times New Roman" w:hAnsi="Calibri"/>
          <w:noProof/>
          <w:sz w:val="22"/>
          <w:szCs w:val="22"/>
          <w:lang w:val="en-US" w:eastAsia="en-US"/>
        </w:rPr>
        <w:tab/>
      </w:r>
      <w:r w:rsidRPr="0039406C">
        <w:rPr>
          <w:rStyle w:val="Collegamentoipertestuale"/>
          <w:noProof/>
          <w:lang w:eastAsia="it-IT"/>
        </w:rPr>
        <w:t>Scope</w:t>
      </w:r>
      <w:r>
        <w:rPr>
          <w:noProof/>
          <w:webHidden/>
        </w:rPr>
        <w:tab/>
      </w:r>
      <w:r w:rsidR="00C42249">
        <w:rPr>
          <w:noProof/>
          <w:webHidden/>
        </w:rPr>
        <w:t>1</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2</w:t>
      </w:r>
      <w:r w:rsidRPr="00531C14">
        <w:rPr>
          <w:rFonts w:ascii="Calibri" w:eastAsia="Times New Roman" w:hAnsi="Calibri"/>
          <w:noProof/>
          <w:sz w:val="22"/>
          <w:szCs w:val="22"/>
          <w:lang w:val="en-US" w:eastAsia="en-US"/>
        </w:rPr>
        <w:tab/>
      </w:r>
      <w:r w:rsidRPr="0039406C">
        <w:rPr>
          <w:rStyle w:val="Collegamentoipertestuale"/>
          <w:noProof/>
        </w:rPr>
        <w:t>Overview</w:t>
      </w:r>
      <w:r>
        <w:rPr>
          <w:noProof/>
          <w:webHidden/>
        </w:rPr>
        <w:tab/>
      </w:r>
      <w:r w:rsidR="00C42249">
        <w:rPr>
          <w:noProof/>
          <w:webHidden/>
        </w:rPr>
        <w:t>1</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eastAsia="it-IT"/>
        </w:rPr>
        <w:t>2.1</w:t>
      </w:r>
      <w:r w:rsidRPr="00531C14">
        <w:rPr>
          <w:rFonts w:ascii="Calibri" w:eastAsia="Times New Roman" w:hAnsi="Calibri"/>
          <w:noProof/>
          <w:sz w:val="22"/>
          <w:szCs w:val="22"/>
          <w:lang w:val="en-US" w:eastAsia="en-US"/>
        </w:rPr>
        <w:tab/>
      </w:r>
      <w:r w:rsidRPr="0039406C">
        <w:rPr>
          <w:rStyle w:val="Collegamentoipertestuale"/>
          <w:noProof/>
          <w:lang w:eastAsia="it-IT"/>
        </w:rPr>
        <w:t>Name</w:t>
      </w:r>
      <w:r>
        <w:rPr>
          <w:noProof/>
          <w:webHidden/>
        </w:rPr>
        <w:tab/>
      </w:r>
      <w:r w:rsidR="00C42249">
        <w:rPr>
          <w:noProof/>
          <w:webHidden/>
        </w:rPr>
        <w:t>1</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eastAsia="it-IT"/>
        </w:rPr>
        <w:t>2.2</w:t>
      </w:r>
      <w:r w:rsidRPr="00531C14">
        <w:rPr>
          <w:rFonts w:ascii="Calibri" w:eastAsia="Times New Roman" w:hAnsi="Calibri"/>
          <w:noProof/>
          <w:sz w:val="22"/>
          <w:szCs w:val="22"/>
          <w:lang w:val="en-US" w:eastAsia="en-US"/>
        </w:rPr>
        <w:tab/>
      </w:r>
      <w:r w:rsidRPr="0039406C">
        <w:rPr>
          <w:rStyle w:val="Collegamentoipertestuale"/>
          <w:noProof/>
          <w:lang w:eastAsia="it-IT"/>
        </w:rPr>
        <w:t>Informal description</w:t>
      </w:r>
      <w:r>
        <w:rPr>
          <w:noProof/>
          <w:webHidden/>
        </w:rPr>
        <w:tab/>
      </w:r>
      <w:r w:rsidR="00C42249">
        <w:rPr>
          <w:noProof/>
          <w:webHidden/>
        </w:rPr>
        <w:t>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2.2.1</w:t>
      </w:r>
      <w:r w:rsidRPr="00531C14">
        <w:rPr>
          <w:rFonts w:ascii="Calibri" w:eastAsia="Times New Roman" w:hAnsi="Calibri"/>
          <w:noProof/>
          <w:sz w:val="22"/>
          <w:szCs w:val="22"/>
          <w:lang w:val="en-US" w:eastAsia="en-US"/>
        </w:rPr>
        <w:tab/>
      </w:r>
      <w:r w:rsidRPr="0039406C">
        <w:rPr>
          <w:rStyle w:val="Collegamentoipertestuale"/>
          <w:noProof/>
        </w:rPr>
        <w:t>Utility networks</w:t>
      </w:r>
      <w:r>
        <w:rPr>
          <w:noProof/>
          <w:webHidden/>
        </w:rPr>
        <w:tab/>
      </w:r>
      <w:r w:rsidR="00C42249">
        <w:rPr>
          <w:noProof/>
          <w:webHidden/>
        </w:rPr>
        <w:t>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2.2.2</w:t>
      </w:r>
      <w:r w:rsidRPr="00531C14">
        <w:rPr>
          <w:rFonts w:ascii="Calibri" w:eastAsia="Times New Roman" w:hAnsi="Calibri"/>
          <w:noProof/>
          <w:sz w:val="22"/>
          <w:szCs w:val="22"/>
          <w:lang w:val="en-US" w:eastAsia="en-US"/>
        </w:rPr>
        <w:tab/>
      </w:r>
      <w:r w:rsidRPr="0039406C">
        <w:rPr>
          <w:rStyle w:val="Collegamentoipertestuale"/>
          <w:noProof/>
        </w:rPr>
        <w:t>Administrative and social governmental services</w:t>
      </w:r>
      <w:r>
        <w:rPr>
          <w:noProof/>
          <w:webHidden/>
        </w:rPr>
        <w:tab/>
      </w:r>
      <w:r w:rsidR="00C42249">
        <w:rPr>
          <w:noProof/>
          <w:webHidden/>
        </w:rPr>
        <w:t>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2.2.3</w:t>
      </w:r>
      <w:r w:rsidRPr="00531C14">
        <w:rPr>
          <w:rFonts w:ascii="Calibri" w:eastAsia="Times New Roman" w:hAnsi="Calibri"/>
          <w:noProof/>
          <w:sz w:val="22"/>
          <w:szCs w:val="22"/>
          <w:lang w:val="en-US" w:eastAsia="en-US"/>
        </w:rPr>
        <w:tab/>
      </w:r>
      <w:r w:rsidRPr="0039406C">
        <w:rPr>
          <w:rStyle w:val="Collegamentoipertestuale"/>
          <w:noProof/>
        </w:rPr>
        <w:t>Environmental management facilities</w:t>
      </w:r>
      <w:r>
        <w:rPr>
          <w:noProof/>
          <w:webHidden/>
        </w:rPr>
        <w:tab/>
      </w:r>
      <w:r w:rsidR="00C42249">
        <w:rPr>
          <w:noProof/>
          <w:webHidden/>
        </w:rPr>
        <w:t>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eastAsia="it-IT"/>
        </w:rPr>
        <w:t>2.3</w:t>
      </w:r>
      <w:r w:rsidRPr="00531C14">
        <w:rPr>
          <w:rFonts w:ascii="Calibri" w:eastAsia="Times New Roman" w:hAnsi="Calibri"/>
          <w:noProof/>
          <w:sz w:val="22"/>
          <w:szCs w:val="22"/>
          <w:lang w:val="en-US" w:eastAsia="en-US"/>
        </w:rPr>
        <w:tab/>
      </w:r>
      <w:r w:rsidRPr="0039406C">
        <w:rPr>
          <w:rStyle w:val="Collegamentoipertestuale"/>
          <w:noProof/>
          <w:lang w:eastAsia="it-IT"/>
        </w:rPr>
        <w:t>Normative References</w:t>
      </w:r>
      <w:r>
        <w:rPr>
          <w:noProof/>
          <w:webHidden/>
        </w:rPr>
        <w:tab/>
      </w:r>
      <w:r w:rsidR="00C42249">
        <w:rPr>
          <w:noProof/>
          <w:webHidden/>
        </w:rPr>
        <w:t>6</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eastAsia="it-IT"/>
        </w:rPr>
        <w:t>2.4</w:t>
      </w:r>
      <w:r w:rsidRPr="00531C14">
        <w:rPr>
          <w:rFonts w:ascii="Calibri" w:eastAsia="Times New Roman" w:hAnsi="Calibri"/>
          <w:noProof/>
          <w:sz w:val="22"/>
          <w:szCs w:val="22"/>
          <w:lang w:val="en-US" w:eastAsia="en-US"/>
        </w:rPr>
        <w:tab/>
      </w:r>
      <w:r w:rsidRPr="0039406C">
        <w:rPr>
          <w:rStyle w:val="Collegamentoipertestuale"/>
          <w:noProof/>
          <w:lang w:eastAsia="it-IT"/>
        </w:rPr>
        <w:t>Terms and definitions</w:t>
      </w:r>
      <w:r>
        <w:rPr>
          <w:noProof/>
          <w:webHidden/>
        </w:rPr>
        <w:tab/>
      </w:r>
      <w:r w:rsidR="00C42249">
        <w:rPr>
          <w:noProof/>
          <w:webHidden/>
        </w:rPr>
        <w:t>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eastAsia="it-IT"/>
        </w:rPr>
        <w:t>2.5</w:t>
      </w:r>
      <w:r w:rsidRPr="00531C14">
        <w:rPr>
          <w:rFonts w:ascii="Calibri" w:eastAsia="Times New Roman" w:hAnsi="Calibri"/>
          <w:noProof/>
          <w:sz w:val="22"/>
          <w:szCs w:val="22"/>
          <w:lang w:val="en-US" w:eastAsia="en-US"/>
        </w:rPr>
        <w:tab/>
      </w:r>
      <w:r w:rsidRPr="0039406C">
        <w:rPr>
          <w:rStyle w:val="Collegamentoipertestuale"/>
          <w:noProof/>
          <w:lang w:eastAsia="it-IT"/>
        </w:rPr>
        <w:t>Symbols and abbreviations</w:t>
      </w:r>
      <w:r>
        <w:rPr>
          <w:noProof/>
          <w:webHidden/>
        </w:rPr>
        <w:tab/>
      </w:r>
      <w:r w:rsidR="00C42249">
        <w:rPr>
          <w:noProof/>
          <w:webHidden/>
        </w:rPr>
        <w:t>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eastAsia="en-GB"/>
        </w:rPr>
        <w:t>2.6</w:t>
      </w:r>
      <w:r w:rsidRPr="00531C14">
        <w:rPr>
          <w:rFonts w:ascii="Calibri" w:eastAsia="Times New Roman" w:hAnsi="Calibri"/>
          <w:noProof/>
          <w:sz w:val="22"/>
          <w:szCs w:val="22"/>
          <w:lang w:val="en-US" w:eastAsia="en-US"/>
        </w:rPr>
        <w:tab/>
      </w:r>
      <w:r w:rsidRPr="0039406C">
        <w:rPr>
          <w:rStyle w:val="Collegamentoipertestuale"/>
          <w:noProof/>
          <w:lang w:eastAsia="en-GB"/>
        </w:rPr>
        <w:t>How the Technical Guidelines map to the Implementing Rules</w:t>
      </w:r>
      <w:r>
        <w:rPr>
          <w:noProof/>
          <w:webHidden/>
        </w:rPr>
        <w:tab/>
      </w:r>
      <w:r w:rsidR="00C42249">
        <w:rPr>
          <w:noProof/>
          <w:webHidden/>
        </w:rPr>
        <w:t>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eastAsia="en-GB"/>
        </w:rPr>
        <w:t>2.6.1</w:t>
      </w:r>
      <w:r w:rsidRPr="00531C14">
        <w:rPr>
          <w:rFonts w:ascii="Calibri" w:eastAsia="Times New Roman" w:hAnsi="Calibri"/>
          <w:noProof/>
          <w:sz w:val="22"/>
          <w:szCs w:val="22"/>
          <w:lang w:val="en-US" w:eastAsia="en-US"/>
        </w:rPr>
        <w:tab/>
      </w:r>
      <w:r w:rsidRPr="0039406C">
        <w:rPr>
          <w:rStyle w:val="Collegamentoipertestuale"/>
          <w:noProof/>
          <w:lang w:eastAsia="en-GB"/>
        </w:rPr>
        <w:t>Requirements</w:t>
      </w:r>
      <w:r>
        <w:rPr>
          <w:noProof/>
          <w:webHidden/>
        </w:rPr>
        <w:tab/>
      </w:r>
      <w:r w:rsidR="00C42249">
        <w:rPr>
          <w:noProof/>
          <w:webHidden/>
        </w:rPr>
        <w:t>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2.6.2</w:t>
      </w:r>
      <w:r w:rsidRPr="00531C14">
        <w:rPr>
          <w:rFonts w:ascii="Calibri" w:eastAsia="Times New Roman" w:hAnsi="Calibri"/>
          <w:noProof/>
          <w:sz w:val="22"/>
          <w:szCs w:val="22"/>
          <w:lang w:val="en-US" w:eastAsia="en-US"/>
        </w:rPr>
        <w:tab/>
      </w:r>
      <w:r w:rsidRPr="0039406C">
        <w:rPr>
          <w:rStyle w:val="Collegamentoipertestuale"/>
          <w:noProof/>
        </w:rPr>
        <w:t>Recommendations</w:t>
      </w:r>
      <w:r>
        <w:rPr>
          <w:noProof/>
          <w:webHidden/>
        </w:rPr>
        <w:tab/>
      </w:r>
      <w:r w:rsidR="00C42249">
        <w:rPr>
          <w:noProof/>
          <w:webHidden/>
        </w:rPr>
        <w:t>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2.6.3</w:t>
      </w:r>
      <w:r w:rsidRPr="00531C14">
        <w:rPr>
          <w:rFonts w:ascii="Calibri" w:eastAsia="Times New Roman" w:hAnsi="Calibri"/>
          <w:noProof/>
          <w:sz w:val="22"/>
          <w:szCs w:val="22"/>
          <w:lang w:val="en-US" w:eastAsia="en-US"/>
        </w:rPr>
        <w:tab/>
      </w:r>
      <w:r w:rsidRPr="0039406C">
        <w:rPr>
          <w:rStyle w:val="Collegamentoipertestuale"/>
          <w:noProof/>
        </w:rPr>
        <w:t>Conformance</w:t>
      </w:r>
      <w:r>
        <w:rPr>
          <w:noProof/>
          <w:webHidden/>
        </w:rPr>
        <w:tab/>
      </w:r>
      <w:r w:rsidR="00C42249">
        <w:rPr>
          <w:noProof/>
          <w:webHidden/>
        </w:rPr>
        <w:t>9</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3</w:t>
      </w:r>
      <w:r w:rsidRPr="00531C14">
        <w:rPr>
          <w:rFonts w:ascii="Calibri" w:eastAsia="Times New Roman" w:hAnsi="Calibri"/>
          <w:noProof/>
          <w:sz w:val="22"/>
          <w:szCs w:val="22"/>
          <w:lang w:val="en-US" w:eastAsia="en-US"/>
        </w:rPr>
        <w:tab/>
      </w:r>
      <w:r w:rsidRPr="0039406C">
        <w:rPr>
          <w:rStyle w:val="Collegamentoipertestuale"/>
          <w:noProof/>
        </w:rPr>
        <w:t>Specification scopes</w:t>
      </w:r>
      <w:r>
        <w:rPr>
          <w:noProof/>
          <w:webHidden/>
        </w:rPr>
        <w:tab/>
      </w:r>
      <w:r w:rsidR="00C42249">
        <w:rPr>
          <w:noProof/>
          <w:webHidden/>
        </w:rPr>
        <w:t>9</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4</w:t>
      </w:r>
      <w:r w:rsidRPr="00531C14">
        <w:rPr>
          <w:rFonts w:ascii="Calibri" w:eastAsia="Times New Roman" w:hAnsi="Calibri"/>
          <w:noProof/>
          <w:sz w:val="22"/>
          <w:szCs w:val="22"/>
          <w:lang w:val="en-US" w:eastAsia="en-US"/>
        </w:rPr>
        <w:tab/>
      </w:r>
      <w:r w:rsidRPr="0039406C">
        <w:rPr>
          <w:rStyle w:val="Collegamentoipertestuale"/>
          <w:noProof/>
        </w:rPr>
        <w:t>Identification information</w:t>
      </w:r>
      <w:r>
        <w:rPr>
          <w:noProof/>
          <w:webHidden/>
        </w:rPr>
        <w:tab/>
      </w:r>
      <w:r w:rsidR="00C42249">
        <w:rPr>
          <w:noProof/>
          <w:webHidden/>
        </w:rPr>
        <w:t>9</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5</w:t>
      </w:r>
      <w:r w:rsidRPr="00531C14">
        <w:rPr>
          <w:rFonts w:ascii="Calibri" w:eastAsia="Times New Roman" w:hAnsi="Calibri"/>
          <w:noProof/>
          <w:sz w:val="22"/>
          <w:szCs w:val="22"/>
          <w:lang w:val="en-US" w:eastAsia="en-US"/>
        </w:rPr>
        <w:tab/>
      </w:r>
      <w:r w:rsidRPr="0039406C">
        <w:rPr>
          <w:rStyle w:val="Collegamentoipertestuale"/>
          <w:noProof/>
        </w:rPr>
        <w:t>Data content and structure</w:t>
      </w:r>
      <w:r>
        <w:rPr>
          <w:noProof/>
          <w:webHidden/>
        </w:rPr>
        <w:tab/>
      </w:r>
      <w:r w:rsidR="00C42249">
        <w:rPr>
          <w:noProof/>
          <w:webHidden/>
        </w:rPr>
        <w:t>10</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5.1</w:t>
      </w:r>
      <w:r w:rsidRPr="00531C14">
        <w:rPr>
          <w:rFonts w:ascii="Calibri" w:eastAsia="Times New Roman" w:hAnsi="Calibri"/>
          <w:noProof/>
          <w:sz w:val="22"/>
          <w:szCs w:val="22"/>
          <w:lang w:val="en-US" w:eastAsia="en-US"/>
        </w:rPr>
        <w:tab/>
      </w:r>
      <w:r w:rsidRPr="0039406C">
        <w:rPr>
          <w:rStyle w:val="Collegamentoipertestuale"/>
          <w:noProof/>
        </w:rPr>
        <w:t>Application schemas – Overview</w:t>
      </w:r>
      <w:r>
        <w:rPr>
          <w:noProof/>
          <w:webHidden/>
        </w:rPr>
        <w:tab/>
      </w:r>
      <w:r w:rsidR="00C42249">
        <w:rPr>
          <w:noProof/>
          <w:webHidden/>
        </w:rPr>
        <w:t>14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5.1.1</w:t>
      </w:r>
      <w:r w:rsidRPr="00531C14">
        <w:rPr>
          <w:rFonts w:ascii="Calibri" w:eastAsia="Times New Roman" w:hAnsi="Calibri"/>
          <w:noProof/>
          <w:sz w:val="22"/>
          <w:szCs w:val="22"/>
          <w:lang w:val="en-US" w:eastAsia="en-US"/>
        </w:rPr>
        <w:tab/>
      </w:r>
      <w:r w:rsidRPr="0039406C">
        <w:rPr>
          <w:rStyle w:val="Collegamentoipertestuale"/>
          <w:noProof/>
        </w:rPr>
        <w:t>Application schemas included in the IRs</w:t>
      </w:r>
      <w:r>
        <w:rPr>
          <w:noProof/>
          <w:webHidden/>
        </w:rPr>
        <w:tab/>
      </w:r>
      <w:r w:rsidR="00C42249">
        <w:rPr>
          <w:noProof/>
          <w:webHidden/>
        </w:rPr>
        <w:t>14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5.1.2</w:t>
      </w:r>
      <w:r w:rsidRPr="00531C14">
        <w:rPr>
          <w:rFonts w:ascii="Calibri" w:eastAsia="Times New Roman" w:hAnsi="Calibri"/>
          <w:noProof/>
          <w:sz w:val="22"/>
          <w:szCs w:val="22"/>
          <w:lang w:val="en-US" w:eastAsia="en-US"/>
        </w:rPr>
        <w:tab/>
      </w:r>
      <w:r w:rsidRPr="0039406C">
        <w:rPr>
          <w:rStyle w:val="Collegamentoipertestuale"/>
          <w:noProof/>
        </w:rPr>
        <w:t>Additional recommended application schemas</w:t>
      </w:r>
      <w:r>
        <w:rPr>
          <w:noProof/>
          <w:webHidden/>
        </w:rPr>
        <w:tab/>
      </w:r>
      <w:r w:rsidR="00C42249">
        <w:rPr>
          <w:noProof/>
          <w:webHidden/>
        </w:rPr>
        <w:t>15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5.2</w:t>
      </w:r>
      <w:r w:rsidRPr="00531C14">
        <w:rPr>
          <w:rFonts w:ascii="Calibri" w:eastAsia="Times New Roman" w:hAnsi="Calibri"/>
          <w:noProof/>
          <w:sz w:val="22"/>
          <w:szCs w:val="22"/>
          <w:lang w:val="en-US" w:eastAsia="en-US"/>
        </w:rPr>
        <w:tab/>
      </w:r>
      <w:r w:rsidRPr="0039406C">
        <w:rPr>
          <w:rStyle w:val="Collegamentoipertestuale"/>
          <w:noProof/>
        </w:rPr>
        <w:t>Basic notions</w:t>
      </w:r>
      <w:r>
        <w:rPr>
          <w:noProof/>
          <w:webHidden/>
        </w:rPr>
        <w:tab/>
      </w:r>
      <w:r w:rsidR="00C42249">
        <w:rPr>
          <w:noProof/>
          <w:webHidden/>
        </w:rPr>
        <w:t>16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5.2.1</w:t>
      </w:r>
      <w:r w:rsidRPr="00531C14">
        <w:rPr>
          <w:rFonts w:ascii="Calibri" w:eastAsia="Times New Roman" w:hAnsi="Calibri"/>
          <w:noProof/>
          <w:sz w:val="22"/>
          <w:szCs w:val="22"/>
          <w:lang w:val="en-US" w:eastAsia="en-US"/>
        </w:rPr>
        <w:tab/>
      </w:r>
      <w:r w:rsidRPr="0039406C">
        <w:rPr>
          <w:rStyle w:val="Collegamentoipertestuale"/>
          <w:noProof/>
        </w:rPr>
        <w:t>Notation</w:t>
      </w:r>
      <w:r>
        <w:rPr>
          <w:noProof/>
          <w:webHidden/>
        </w:rPr>
        <w:tab/>
      </w:r>
      <w:r w:rsidR="00C42249">
        <w:rPr>
          <w:noProof/>
          <w:webHidden/>
        </w:rPr>
        <w:t>16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5.2.2</w:t>
      </w:r>
      <w:r w:rsidRPr="00531C14">
        <w:rPr>
          <w:rFonts w:ascii="Calibri" w:eastAsia="Times New Roman" w:hAnsi="Calibri"/>
          <w:noProof/>
          <w:sz w:val="22"/>
          <w:szCs w:val="22"/>
          <w:lang w:val="en-US" w:eastAsia="en-US"/>
        </w:rPr>
        <w:tab/>
      </w:r>
      <w:r w:rsidRPr="0039406C">
        <w:rPr>
          <w:rStyle w:val="Collegamentoipertestuale"/>
          <w:bCs/>
          <w:noProof/>
        </w:rPr>
        <w:t>Voidable characteristics</w:t>
      </w:r>
      <w:r>
        <w:rPr>
          <w:noProof/>
          <w:webHidden/>
        </w:rPr>
        <w:tab/>
      </w:r>
      <w:r w:rsidR="00C42249">
        <w:rPr>
          <w:noProof/>
          <w:webHidden/>
        </w:rPr>
        <w:t>17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5.2.3</w:t>
      </w:r>
      <w:r w:rsidRPr="00531C14">
        <w:rPr>
          <w:rFonts w:ascii="Calibri" w:eastAsia="Times New Roman" w:hAnsi="Calibri"/>
          <w:noProof/>
          <w:sz w:val="22"/>
          <w:szCs w:val="22"/>
          <w:lang w:val="en-US" w:eastAsia="en-US"/>
        </w:rPr>
        <w:tab/>
      </w:r>
      <w:r w:rsidRPr="0039406C">
        <w:rPr>
          <w:rStyle w:val="Collegamentoipertestuale"/>
          <w:noProof/>
        </w:rPr>
        <w:t>Enumerations</w:t>
      </w:r>
      <w:r>
        <w:rPr>
          <w:noProof/>
          <w:webHidden/>
        </w:rPr>
        <w:tab/>
      </w:r>
      <w:r w:rsidR="00C42249">
        <w:rPr>
          <w:noProof/>
          <w:webHidden/>
        </w:rPr>
        <w:t>18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5.2.4</w:t>
      </w:r>
      <w:r w:rsidRPr="00531C14">
        <w:rPr>
          <w:rFonts w:ascii="Calibri" w:eastAsia="Times New Roman" w:hAnsi="Calibri"/>
          <w:noProof/>
          <w:sz w:val="22"/>
          <w:szCs w:val="22"/>
          <w:lang w:val="en-US" w:eastAsia="en-US"/>
        </w:rPr>
        <w:tab/>
      </w:r>
      <w:r w:rsidRPr="0039406C">
        <w:rPr>
          <w:rStyle w:val="Collegamentoipertestuale"/>
          <w:noProof/>
        </w:rPr>
        <w:t>Code lists</w:t>
      </w:r>
      <w:r>
        <w:rPr>
          <w:noProof/>
          <w:webHidden/>
        </w:rPr>
        <w:tab/>
      </w:r>
      <w:r w:rsidR="00C42249">
        <w:rPr>
          <w:noProof/>
          <w:webHidden/>
        </w:rPr>
        <w:t>18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5.2.5</w:t>
      </w:r>
      <w:r w:rsidRPr="00531C14">
        <w:rPr>
          <w:rFonts w:ascii="Calibri" w:eastAsia="Times New Roman" w:hAnsi="Calibri"/>
          <w:noProof/>
          <w:sz w:val="22"/>
          <w:szCs w:val="22"/>
          <w:lang w:val="en-US" w:eastAsia="en-US"/>
        </w:rPr>
        <w:tab/>
      </w:r>
      <w:r w:rsidRPr="0039406C">
        <w:rPr>
          <w:rStyle w:val="Collegamentoipertestuale"/>
          <w:noProof/>
        </w:rPr>
        <w:t>Identifier management</w:t>
      </w:r>
      <w:r>
        <w:rPr>
          <w:noProof/>
          <w:webHidden/>
        </w:rPr>
        <w:tab/>
      </w:r>
      <w:r w:rsidR="00C42249">
        <w:rPr>
          <w:noProof/>
          <w:webHidden/>
        </w:rPr>
        <w:t>22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5.2.6</w:t>
      </w:r>
      <w:r w:rsidRPr="00531C14">
        <w:rPr>
          <w:rFonts w:ascii="Calibri" w:eastAsia="Times New Roman" w:hAnsi="Calibri"/>
          <w:noProof/>
          <w:sz w:val="22"/>
          <w:szCs w:val="22"/>
          <w:lang w:val="en-US" w:eastAsia="en-US"/>
        </w:rPr>
        <w:tab/>
      </w:r>
      <w:r w:rsidRPr="0039406C">
        <w:rPr>
          <w:rStyle w:val="Collegamentoipertestuale"/>
          <w:noProof/>
        </w:rPr>
        <w:t>Geometry representation</w:t>
      </w:r>
      <w:r>
        <w:rPr>
          <w:noProof/>
          <w:webHidden/>
        </w:rPr>
        <w:tab/>
      </w:r>
      <w:r w:rsidR="00C42249">
        <w:rPr>
          <w:noProof/>
          <w:webHidden/>
        </w:rPr>
        <w:t>22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5.2.7</w:t>
      </w:r>
      <w:r w:rsidRPr="00531C14">
        <w:rPr>
          <w:rFonts w:ascii="Calibri" w:eastAsia="Times New Roman" w:hAnsi="Calibri"/>
          <w:noProof/>
          <w:sz w:val="22"/>
          <w:szCs w:val="22"/>
          <w:lang w:val="en-US" w:eastAsia="en-US"/>
        </w:rPr>
        <w:tab/>
      </w:r>
      <w:r w:rsidRPr="0039406C">
        <w:rPr>
          <w:rStyle w:val="Collegamentoipertestuale"/>
          <w:noProof/>
        </w:rPr>
        <w:t>Temporality representation</w:t>
      </w:r>
      <w:r>
        <w:rPr>
          <w:noProof/>
          <w:webHidden/>
        </w:rPr>
        <w:tab/>
      </w:r>
      <w:r w:rsidR="00C42249">
        <w:rPr>
          <w:noProof/>
          <w:webHidden/>
        </w:rPr>
        <w:t>23</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noProof/>
        </w:rPr>
        <w:t>5.3</w:t>
      </w:r>
      <w:r w:rsidRPr="00531C14">
        <w:rPr>
          <w:rFonts w:ascii="Calibri" w:eastAsia="Times New Roman" w:hAnsi="Calibri"/>
          <w:noProof/>
          <w:sz w:val="22"/>
          <w:szCs w:val="22"/>
          <w:lang w:val="en-US" w:eastAsia="en-US"/>
        </w:rPr>
        <w:tab/>
      </w:r>
      <w:r w:rsidRPr="0039406C">
        <w:rPr>
          <w:rStyle w:val="Collegamentoipertestuale"/>
          <w:bCs/>
          <w:noProof/>
        </w:rPr>
        <w:t>Application schema Administrative and Social Governmental Services</w:t>
      </w:r>
      <w:r>
        <w:rPr>
          <w:noProof/>
          <w:webHidden/>
        </w:rPr>
        <w:tab/>
      </w:r>
      <w:r w:rsidR="00C42249">
        <w:rPr>
          <w:noProof/>
          <w:webHidden/>
        </w:rPr>
        <w:t>25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5.3.1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25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5.3.2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28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val="en-US"/>
        </w:rPr>
        <w:t>5.3.3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34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5.4</w:t>
      </w:r>
      <w:r w:rsidRPr="00531C14">
        <w:rPr>
          <w:rFonts w:ascii="Calibri" w:eastAsia="Times New Roman" w:hAnsi="Calibri"/>
          <w:noProof/>
          <w:sz w:val="22"/>
          <w:szCs w:val="22"/>
          <w:lang w:val="en-US" w:eastAsia="en-US"/>
        </w:rPr>
        <w:tab/>
      </w:r>
      <w:r w:rsidRPr="0039406C">
        <w:rPr>
          <w:rStyle w:val="Collegamentoipertestuale"/>
          <w:noProof/>
        </w:rPr>
        <w:t>Application schema Extended Administrative and Social Governmental Services</w:t>
      </w:r>
      <w:r>
        <w:rPr>
          <w:noProof/>
          <w:webHidden/>
        </w:rPr>
        <w:tab/>
      </w:r>
      <w:r w:rsidR="00C42249">
        <w:rPr>
          <w:noProof/>
          <w:webHidden/>
        </w:rPr>
        <w:t>35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5.4.2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36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val="en-US"/>
        </w:rPr>
        <w:t>5.4.3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37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lang w:val="fr-FR"/>
        </w:rPr>
        <w:t>5.5</w:t>
      </w:r>
      <w:r w:rsidRPr="00531C14">
        <w:rPr>
          <w:rFonts w:ascii="Calibri" w:eastAsia="Times New Roman" w:hAnsi="Calibri"/>
          <w:noProof/>
          <w:sz w:val="22"/>
          <w:szCs w:val="22"/>
          <w:lang w:val="en-US" w:eastAsia="en-US"/>
        </w:rPr>
        <w:tab/>
      </w:r>
      <w:r w:rsidRPr="0039406C">
        <w:rPr>
          <w:rStyle w:val="Collegamentoipertestuale"/>
          <w:noProof/>
          <w:lang w:val="fr-FR"/>
        </w:rPr>
        <w:t>Application schema Environmental Management Facilities</w:t>
      </w:r>
      <w:r>
        <w:rPr>
          <w:noProof/>
          <w:webHidden/>
        </w:rPr>
        <w:tab/>
      </w:r>
      <w:r w:rsidR="00C42249">
        <w:rPr>
          <w:noProof/>
          <w:webHidden/>
        </w:rPr>
        <w:t>38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5.5.1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38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5.5.2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45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val="en-US"/>
        </w:rPr>
        <w:t>5.5.3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48</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5.6</w:t>
      </w:r>
      <w:r w:rsidRPr="00531C14">
        <w:rPr>
          <w:rFonts w:ascii="Calibri" w:eastAsia="Times New Roman" w:hAnsi="Calibri"/>
          <w:noProof/>
          <w:sz w:val="22"/>
          <w:szCs w:val="22"/>
          <w:lang w:val="en-US" w:eastAsia="en-US"/>
        </w:rPr>
        <w:tab/>
      </w:r>
      <w:r w:rsidRPr="0039406C">
        <w:rPr>
          <w:rStyle w:val="Collegamentoipertestuale"/>
          <w:noProof/>
        </w:rPr>
        <w:t>Application Schemas “Utility Networks”</w:t>
      </w:r>
      <w:r>
        <w:rPr>
          <w:noProof/>
          <w:webHidden/>
        </w:rPr>
        <w:tab/>
      </w:r>
      <w:r w:rsidR="00C42249">
        <w:rPr>
          <w:noProof/>
          <w:webHidden/>
        </w:rPr>
        <w:t>49</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5.7</w:t>
      </w:r>
      <w:r w:rsidRPr="00531C14">
        <w:rPr>
          <w:rFonts w:ascii="Calibri" w:eastAsia="Times New Roman" w:hAnsi="Calibri"/>
          <w:noProof/>
          <w:sz w:val="22"/>
          <w:szCs w:val="22"/>
          <w:lang w:val="en-US" w:eastAsia="en-US"/>
        </w:rPr>
        <w:tab/>
      </w:r>
      <w:r w:rsidRPr="0039406C">
        <w:rPr>
          <w:rStyle w:val="Collegamentoipertestuale"/>
          <w:noProof/>
        </w:rPr>
        <w:t>“Common Utility Networks Elements” application schema</w:t>
      </w:r>
      <w:r>
        <w:rPr>
          <w:noProof/>
          <w:webHidden/>
        </w:rPr>
        <w:tab/>
      </w:r>
      <w:r w:rsidR="00C42249">
        <w:rPr>
          <w:noProof/>
          <w:webHidden/>
        </w:rPr>
        <w:t>52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5.7.1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52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5.7.2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57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val="en-US"/>
        </w:rPr>
        <w:t>5.7.3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70</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5.8</w:t>
      </w:r>
      <w:r w:rsidRPr="00531C14">
        <w:rPr>
          <w:rFonts w:ascii="Calibri" w:eastAsia="Times New Roman" w:hAnsi="Calibri"/>
          <w:noProof/>
          <w:sz w:val="22"/>
          <w:szCs w:val="22"/>
          <w:lang w:val="en-US" w:eastAsia="en-US"/>
        </w:rPr>
        <w:tab/>
      </w:r>
      <w:r w:rsidRPr="0039406C">
        <w:rPr>
          <w:rStyle w:val="Collegamentoipertestuale"/>
          <w:noProof/>
        </w:rPr>
        <w:t>“Electricity Network” application schema</w:t>
      </w:r>
      <w:r>
        <w:rPr>
          <w:noProof/>
          <w:webHidden/>
        </w:rPr>
        <w:tab/>
      </w:r>
      <w:r w:rsidR="00C42249">
        <w:rPr>
          <w:noProof/>
          <w:webHidden/>
        </w:rPr>
        <w:t>70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5.8.1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70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5.8.2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71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val="en-US"/>
        </w:rPr>
        <w:t>5.8.3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73</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5.9</w:t>
      </w:r>
      <w:r w:rsidRPr="00531C14">
        <w:rPr>
          <w:rFonts w:ascii="Calibri" w:eastAsia="Times New Roman" w:hAnsi="Calibri"/>
          <w:noProof/>
          <w:sz w:val="22"/>
          <w:szCs w:val="22"/>
          <w:lang w:val="en-US" w:eastAsia="en-US"/>
        </w:rPr>
        <w:tab/>
      </w:r>
      <w:r w:rsidRPr="0039406C">
        <w:rPr>
          <w:rStyle w:val="Collegamentoipertestuale"/>
          <w:noProof/>
        </w:rPr>
        <w:t>“Oil-Gas-Chemicals Network” application schema</w:t>
      </w:r>
      <w:r>
        <w:rPr>
          <w:noProof/>
          <w:webHidden/>
        </w:rPr>
        <w:tab/>
      </w:r>
      <w:r w:rsidR="00C42249">
        <w:rPr>
          <w:noProof/>
          <w:webHidden/>
        </w:rPr>
        <w:t>73</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5.9.1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73</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val="en-US"/>
        </w:rPr>
        <w:t>5.9.2</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75</w:t>
      </w:r>
    </w:p>
    <w:p w:rsidR="00A75497" w:rsidRPr="00531C14" w:rsidRDefault="00A75497">
      <w:pPr>
        <w:pStyle w:val="Sommario2"/>
        <w:tabs>
          <w:tab w:val="left" w:pos="1000"/>
          <w:tab w:val="right" w:leader="dot" w:pos="9061"/>
        </w:tabs>
        <w:rPr>
          <w:rFonts w:ascii="Calibri" w:eastAsia="Times New Roman" w:hAnsi="Calibri"/>
          <w:noProof/>
          <w:sz w:val="22"/>
          <w:szCs w:val="22"/>
          <w:lang w:val="en-US" w:eastAsia="en-US"/>
        </w:rPr>
      </w:pPr>
      <w:r w:rsidRPr="0039406C">
        <w:rPr>
          <w:rStyle w:val="Collegamentoipertestuale"/>
          <w:noProof/>
        </w:rPr>
        <w:t>5.10</w:t>
      </w:r>
      <w:r w:rsidRPr="00531C14">
        <w:rPr>
          <w:rFonts w:ascii="Calibri" w:eastAsia="Times New Roman" w:hAnsi="Calibri"/>
          <w:noProof/>
          <w:sz w:val="22"/>
          <w:szCs w:val="22"/>
          <w:lang w:val="en-US" w:eastAsia="en-US"/>
        </w:rPr>
        <w:tab/>
      </w:r>
      <w:r w:rsidRPr="0039406C">
        <w:rPr>
          <w:rStyle w:val="Collegamentoipertestuale"/>
          <w:noProof/>
        </w:rPr>
        <w:t>“Sewer Network” application schema</w:t>
      </w:r>
      <w:r>
        <w:rPr>
          <w:noProof/>
          <w:webHidden/>
        </w:rPr>
        <w:tab/>
      </w:r>
      <w:r w:rsidR="00C42249">
        <w:rPr>
          <w:noProof/>
          <w:webHidden/>
        </w:rPr>
        <w:t>76</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5.10.1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76</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5.10.2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77</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lang w:val="en-US"/>
        </w:rPr>
        <w:t>5.10.3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78</w:t>
      </w:r>
    </w:p>
    <w:p w:rsidR="00A75497" w:rsidRPr="00531C14" w:rsidRDefault="00A75497">
      <w:pPr>
        <w:pStyle w:val="Sommario2"/>
        <w:tabs>
          <w:tab w:val="left" w:pos="1000"/>
          <w:tab w:val="right" w:leader="dot" w:pos="9061"/>
        </w:tabs>
        <w:rPr>
          <w:rFonts w:ascii="Calibri" w:eastAsia="Times New Roman" w:hAnsi="Calibri"/>
          <w:noProof/>
          <w:sz w:val="22"/>
          <w:szCs w:val="22"/>
          <w:lang w:val="en-US" w:eastAsia="en-US"/>
        </w:rPr>
      </w:pPr>
      <w:r w:rsidRPr="0039406C">
        <w:rPr>
          <w:rStyle w:val="Collegamentoipertestuale"/>
          <w:noProof/>
        </w:rPr>
        <w:t>5.11</w:t>
      </w:r>
      <w:r w:rsidRPr="00531C14">
        <w:rPr>
          <w:rFonts w:ascii="Calibri" w:eastAsia="Times New Roman" w:hAnsi="Calibri"/>
          <w:noProof/>
          <w:sz w:val="22"/>
          <w:szCs w:val="22"/>
          <w:lang w:val="en-US" w:eastAsia="en-US"/>
        </w:rPr>
        <w:tab/>
      </w:r>
      <w:r w:rsidRPr="0039406C">
        <w:rPr>
          <w:rStyle w:val="Collegamentoipertestuale"/>
          <w:noProof/>
        </w:rPr>
        <w:t>“Thermal Network” application schema</w:t>
      </w:r>
      <w:r>
        <w:rPr>
          <w:noProof/>
          <w:webHidden/>
        </w:rPr>
        <w:tab/>
      </w:r>
      <w:r w:rsidR="00C42249">
        <w:rPr>
          <w:noProof/>
          <w:webHidden/>
        </w:rPr>
        <w:t>79</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5.11.1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79</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5.11.2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80</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lang w:val="en-US"/>
        </w:rPr>
        <w:t>5.11.3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81</w:t>
      </w:r>
    </w:p>
    <w:p w:rsidR="00A75497" w:rsidRPr="00531C14" w:rsidRDefault="00A75497">
      <w:pPr>
        <w:pStyle w:val="Sommario2"/>
        <w:tabs>
          <w:tab w:val="left" w:pos="1000"/>
          <w:tab w:val="right" w:leader="dot" w:pos="9061"/>
        </w:tabs>
        <w:rPr>
          <w:rFonts w:ascii="Calibri" w:eastAsia="Times New Roman" w:hAnsi="Calibri"/>
          <w:noProof/>
          <w:sz w:val="22"/>
          <w:szCs w:val="22"/>
          <w:lang w:val="en-US" w:eastAsia="en-US"/>
        </w:rPr>
      </w:pPr>
      <w:r w:rsidRPr="0039406C">
        <w:rPr>
          <w:rStyle w:val="Collegamentoipertestuale"/>
          <w:noProof/>
        </w:rPr>
        <w:t>5.12</w:t>
      </w:r>
      <w:r w:rsidRPr="00531C14">
        <w:rPr>
          <w:rFonts w:ascii="Calibri" w:eastAsia="Times New Roman" w:hAnsi="Calibri"/>
          <w:noProof/>
          <w:sz w:val="22"/>
          <w:szCs w:val="22"/>
          <w:lang w:val="en-US" w:eastAsia="en-US"/>
        </w:rPr>
        <w:tab/>
      </w:r>
      <w:r w:rsidRPr="0039406C">
        <w:rPr>
          <w:rStyle w:val="Collegamentoipertestuale"/>
          <w:noProof/>
        </w:rPr>
        <w:t>“Water Network” application schema</w:t>
      </w:r>
      <w:r>
        <w:rPr>
          <w:noProof/>
          <w:webHidden/>
        </w:rPr>
        <w:tab/>
      </w:r>
      <w:r w:rsidR="00C42249">
        <w:rPr>
          <w:noProof/>
          <w:webHidden/>
        </w:rPr>
        <w:t>81</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5.12.1</w:t>
      </w:r>
      <w:r w:rsidRPr="00531C14">
        <w:rPr>
          <w:rFonts w:ascii="Calibri" w:eastAsia="Times New Roman" w:hAnsi="Calibri"/>
          <w:noProof/>
          <w:sz w:val="22"/>
          <w:szCs w:val="22"/>
          <w:lang w:val="en-US" w:eastAsia="en-US"/>
        </w:rPr>
        <w:tab/>
      </w:r>
      <w:r w:rsidRPr="0039406C">
        <w:rPr>
          <w:rStyle w:val="Collegamentoipertestuale"/>
          <w:noProof/>
        </w:rPr>
        <w:t>Description</w:t>
      </w:r>
      <w:r>
        <w:rPr>
          <w:noProof/>
          <w:webHidden/>
        </w:rPr>
        <w:tab/>
      </w:r>
      <w:r w:rsidR="00C42249">
        <w:rPr>
          <w:noProof/>
          <w:webHidden/>
        </w:rPr>
        <w:t>81</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rFonts w:eastAsia="Times New Roman"/>
          <w:noProof/>
        </w:rPr>
        <w:t>5.12.2</w:t>
      </w:r>
      <w:r w:rsidRPr="00531C14">
        <w:rPr>
          <w:rFonts w:ascii="Calibri" w:eastAsia="Times New Roman" w:hAnsi="Calibri"/>
          <w:noProof/>
          <w:sz w:val="22"/>
          <w:szCs w:val="22"/>
          <w:lang w:val="en-US" w:eastAsia="en-US"/>
        </w:rPr>
        <w:tab/>
      </w:r>
      <w:r w:rsidRPr="0039406C">
        <w:rPr>
          <w:rStyle w:val="Collegamentoipertestuale"/>
          <w:rFonts w:eastAsia="Times New Roman"/>
          <w:noProof/>
        </w:rPr>
        <w:t>Feature catalogue</w:t>
      </w:r>
      <w:r>
        <w:rPr>
          <w:noProof/>
          <w:webHidden/>
        </w:rPr>
        <w:tab/>
      </w:r>
      <w:r w:rsidR="00C42249">
        <w:rPr>
          <w:noProof/>
          <w:webHidden/>
        </w:rPr>
        <w:t>82</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lang w:val="en-US"/>
        </w:rPr>
        <w:t>5.12.3</w:t>
      </w:r>
      <w:r w:rsidRPr="00531C14">
        <w:rPr>
          <w:rFonts w:ascii="Calibri" w:eastAsia="Times New Roman" w:hAnsi="Calibri"/>
          <w:noProof/>
          <w:sz w:val="22"/>
          <w:szCs w:val="22"/>
          <w:lang w:val="en-US" w:eastAsia="en-US"/>
        </w:rPr>
        <w:tab/>
      </w:r>
      <w:r w:rsidRPr="0039406C">
        <w:rPr>
          <w:rStyle w:val="Collegamentoipertestuale"/>
          <w:noProof/>
          <w:lang w:val="en-US"/>
        </w:rPr>
        <w:t>Externally governed code lists</w:t>
      </w:r>
      <w:r>
        <w:rPr>
          <w:noProof/>
          <w:webHidden/>
        </w:rPr>
        <w:tab/>
      </w:r>
      <w:r w:rsidR="00C42249">
        <w:rPr>
          <w:noProof/>
          <w:webHidden/>
        </w:rPr>
        <w:t>84</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6</w:t>
      </w:r>
      <w:r w:rsidRPr="00531C14">
        <w:rPr>
          <w:rFonts w:ascii="Calibri" w:eastAsia="Times New Roman" w:hAnsi="Calibri"/>
          <w:noProof/>
          <w:sz w:val="22"/>
          <w:szCs w:val="22"/>
          <w:lang w:val="en-US" w:eastAsia="en-US"/>
        </w:rPr>
        <w:tab/>
      </w:r>
      <w:r w:rsidRPr="0039406C">
        <w:rPr>
          <w:rStyle w:val="Collegamentoipertestuale"/>
          <w:noProof/>
        </w:rPr>
        <w:t>Reference systems, units of measure and grids</w:t>
      </w:r>
      <w:r>
        <w:rPr>
          <w:noProof/>
          <w:webHidden/>
        </w:rPr>
        <w:tab/>
      </w:r>
      <w:r w:rsidR="00C42249">
        <w:rPr>
          <w:noProof/>
          <w:webHidden/>
        </w:rPr>
        <w:t>84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6.1</w:t>
      </w:r>
      <w:r w:rsidRPr="00531C14">
        <w:rPr>
          <w:rFonts w:ascii="Calibri" w:eastAsia="Times New Roman" w:hAnsi="Calibri"/>
          <w:noProof/>
          <w:sz w:val="22"/>
          <w:szCs w:val="22"/>
          <w:lang w:val="en-US" w:eastAsia="en-US"/>
        </w:rPr>
        <w:tab/>
      </w:r>
      <w:r w:rsidRPr="0039406C">
        <w:rPr>
          <w:rStyle w:val="Collegamentoipertestuale"/>
          <w:noProof/>
        </w:rPr>
        <w:t>Default reference systems, units of measure and grid</w:t>
      </w:r>
      <w:r>
        <w:rPr>
          <w:noProof/>
          <w:webHidden/>
        </w:rPr>
        <w:tab/>
      </w:r>
      <w:r w:rsidR="00C42249">
        <w:rPr>
          <w:noProof/>
          <w:webHidden/>
        </w:rPr>
        <w:t>84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6.1.1</w:t>
      </w:r>
      <w:r w:rsidRPr="00531C14">
        <w:rPr>
          <w:rFonts w:ascii="Calibri" w:eastAsia="Times New Roman" w:hAnsi="Calibri"/>
          <w:noProof/>
          <w:sz w:val="22"/>
          <w:szCs w:val="22"/>
          <w:lang w:val="en-US" w:eastAsia="en-US"/>
        </w:rPr>
        <w:tab/>
      </w:r>
      <w:r w:rsidRPr="0039406C">
        <w:rPr>
          <w:rStyle w:val="Collegamentoipertestuale"/>
          <w:noProof/>
        </w:rPr>
        <w:t>Coordinate reference systems</w:t>
      </w:r>
      <w:r>
        <w:rPr>
          <w:noProof/>
          <w:webHidden/>
        </w:rPr>
        <w:tab/>
      </w:r>
      <w:r w:rsidR="00C42249">
        <w:rPr>
          <w:noProof/>
          <w:webHidden/>
        </w:rPr>
        <w:t>84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6.1.2</w:t>
      </w:r>
      <w:r w:rsidRPr="00531C14">
        <w:rPr>
          <w:rFonts w:ascii="Calibri" w:eastAsia="Times New Roman" w:hAnsi="Calibri"/>
          <w:noProof/>
          <w:sz w:val="22"/>
          <w:szCs w:val="22"/>
          <w:lang w:val="en-US" w:eastAsia="en-US"/>
        </w:rPr>
        <w:tab/>
      </w:r>
      <w:r w:rsidRPr="0039406C">
        <w:rPr>
          <w:rStyle w:val="Collegamentoipertestuale"/>
          <w:noProof/>
        </w:rPr>
        <w:t>Temporal reference system</w:t>
      </w:r>
      <w:r>
        <w:rPr>
          <w:noProof/>
          <w:webHidden/>
        </w:rPr>
        <w:tab/>
      </w:r>
      <w:r w:rsidR="00C42249">
        <w:rPr>
          <w:noProof/>
          <w:webHidden/>
        </w:rPr>
        <w:t>87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6.1.3</w:t>
      </w:r>
      <w:r w:rsidRPr="00531C14">
        <w:rPr>
          <w:rFonts w:ascii="Calibri" w:eastAsia="Times New Roman" w:hAnsi="Calibri"/>
          <w:noProof/>
          <w:sz w:val="22"/>
          <w:szCs w:val="22"/>
          <w:lang w:val="en-US" w:eastAsia="en-US"/>
        </w:rPr>
        <w:tab/>
      </w:r>
      <w:r w:rsidRPr="0039406C">
        <w:rPr>
          <w:rStyle w:val="Collegamentoipertestuale"/>
          <w:noProof/>
        </w:rPr>
        <w:t>Units of measure</w:t>
      </w:r>
      <w:r>
        <w:rPr>
          <w:noProof/>
          <w:webHidden/>
        </w:rPr>
        <w:tab/>
      </w:r>
      <w:r w:rsidR="00C42249">
        <w:rPr>
          <w:noProof/>
          <w:webHidden/>
        </w:rPr>
        <w:t>87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6.2</w:t>
      </w:r>
      <w:r w:rsidRPr="00531C14">
        <w:rPr>
          <w:rFonts w:ascii="Calibri" w:eastAsia="Times New Roman" w:hAnsi="Calibri"/>
          <w:noProof/>
          <w:sz w:val="22"/>
          <w:szCs w:val="22"/>
          <w:lang w:val="en-US" w:eastAsia="en-US"/>
        </w:rPr>
        <w:tab/>
      </w:r>
      <w:r w:rsidRPr="0039406C">
        <w:rPr>
          <w:rStyle w:val="Collegamentoipertestuale"/>
          <w:noProof/>
        </w:rPr>
        <w:t>Theme-specific requirements and recommendations</w:t>
      </w:r>
      <w:r>
        <w:rPr>
          <w:noProof/>
          <w:webHidden/>
        </w:rPr>
        <w:tab/>
      </w:r>
      <w:r w:rsidR="00C42249">
        <w:rPr>
          <w:noProof/>
          <w:webHidden/>
        </w:rPr>
        <w:t>87</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7</w:t>
      </w:r>
      <w:r w:rsidRPr="00531C14">
        <w:rPr>
          <w:rFonts w:ascii="Calibri" w:eastAsia="Times New Roman" w:hAnsi="Calibri"/>
          <w:noProof/>
          <w:sz w:val="22"/>
          <w:szCs w:val="22"/>
          <w:lang w:val="en-US" w:eastAsia="en-US"/>
        </w:rPr>
        <w:tab/>
      </w:r>
      <w:r w:rsidRPr="0039406C">
        <w:rPr>
          <w:rStyle w:val="Collegamentoipertestuale"/>
          <w:noProof/>
        </w:rPr>
        <w:t>Data quality</w:t>
      </w:r>
      <w:r>
        <w:rPr>
          <w:noProof/>
          <w:webHidden/>
        </w:rPr>
        <w:tab/>
      </w:r>
      <w:r w:rsidR="00C42249">
        <w:rPr>
          <w:noProof/>
          <w:webHidden/>
        </w:rPr>
        <w:t>87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7.1</w:t>
      </w:r>
      <w:r w:rsidRPr="00531C14">
        <w:rPr>
          <w:rFonts w:ascii="Calibri" w:eastAsia="Times New Roman" w:hAnsi="Calibri"/>
          <w:noProof/>
          <w:sz w:val="22"/>
          <w:szCs w:val="22"/>
          <w:lang w:val="en-US" w:eastAsia="en-US"/>
        </w:rPr>
        <w:tab/>
      </w:r>
      <w:r w:rsidRPr="0039406C">
        <w:rPr>
          <w:rStyle w:val="Collegamentoipertestuale"/>
          <w:noProof/>
        </w:rPr>
        <w:t>Data quality elements</w:t>
      </w:r>
      <w:r>
        <w:rPr>
          <w:noProof/>
          <w:webHidden/>
        </w:rPr>
        <w:tab/>
      </w:r>
      <w:r w:rsidR="00C42249">
        <w:rPr>
          <w:noProof/>
          <w:webHidden/>
        </w:rPr>
        <w:t>88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7.1.1</w:t>
      </w:r>
      <w:r w:rsidRPr="00531C14">
        <w:rPr>
          <w:rFonts w:ascii="Calibri" w:eastAsia="Times New Roman" w:hAnsi="Calibri"/>
          <w:noProof/>
          <w:sz w:val="22"/>
          <w:szCs w:val="22"/>
          <w:lang w:val="en-US" w:eastAsia="en-US"/>
        </w:rPr>
        <w:tab/>
      </w:r>
      <w:r w:rsidRPr="0039406C">
        <w:rPr>
          <w:rStyle w:val="Collegamentoipertestuale"/>
          <w:noProof/>
        </w:rPr>
        <w:t>Completeness – Commission</w:t>
      </w:r>
      <w:r>
        <w:rPr>
          <w:noProof/>
          <w:webHidden/>
        </w:rPr>
        <w:tab/>
      </w:r>
      <w:r w:rsidR="00C42249">
        <w:rPr>
          <w:noProof/>
          <w:webHidden/>
        </w:rPr>
        <w:t>89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7.1.2</w:t>
      </w:r>
      <w:r w:rsidRPr="00531C14">
        <w:rPr>
          <w:rFonts w:ascii="Calibri" w:eastAsia="Times New Roman" w:hAnsi="Calibri"/>
          <w:noProof/>
          <w:sz w:val="22"/>
          <w:szCs w:val="22"/>
          <w:lang w:val="en-US" w:eastAsia="en-US"/>
        </w:rPr>
        <w:tab/>
      </w:r>
      <w:r w:rsidRPr="0039406C">
        <w:rPr>
          <w:rStyle w:val="Collegamentoipertestuale"/>
          <w:noProof/>
        </w:rPr>
        <w:t>Completeness – Omission</w:t>
      </w:r>
      <w:r>
        <w:rPr>
          <w:noProof/>
          <w:webHidden/>
        </w:rPr>
        <w:tab/>
      </w:r>
      <w:r w:rsidR="00C42249">
        <w:rPr>
          <w:noProof/>
          <w:webHidden/>
        </w:rPr>
        <w:t>89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7.1.3</w:t>
      </w:r>
      <w:r w:rsidRPr="00531C14">
        <w:rPr>
          <w:rFonts w:ascii="Calibri" w:eastAsia="Times New Roman" w:hAnsi="Calibri"/>
          <w:noProof/>
          <w:sz w:val="22"/>
          <w:szCs w:val="22"/>
          <w:lang w:val="en-US" w:eastAsia="en-US"/>
        </w:rPr>
        <w:tab/>
      </w:r>
      <w:r w:rsidRPr="0039406C">
        <w:rPr>
          <w:rStyle w:val="Collegamentoipertestuale"/>
          <w:noProof/>
        </w:rPr>
        <w:t>Logical consistency – Conceptual consistency</w:t>
      </w:r>
      <w:r>
        <w:rPr>
          <w:noProof/>
          <w:webHidden/>
        </w:rPr>
        <w:tab/>
      </w:r>
      <w:r w:rsidR="00C42249">
        <w:rPr>
          <w:noProof/>
          <w:webHidden/>
        </w:rPr>
        <w:t>90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7.1.4</w:t>
      </w:r>
      <w:r w:rsidRPr="00531C14">
        <w:rPr>
          <w:rFonts w:ascii="Calibri" w:eastAsia="Times New Roman" w:hAnsi="Calibri"/>
          <w:noProof/>
          <w:sz w:val="22"/>
          <w:szCs w:val="22"/>
          <w:lang w:val="en-US" w:eastAsia="en-US"/>
        </w:rPr>
        <w:tab/>
      </w:r>
      <w:r w:rsidRPr="0039406C">
        <w:rPr>
          <w:rStyle w:val="Collegamentoipertestuale"/>
          <w:noProof/>
        </w:rPr>
        <w:t>Logical consistency – Domain consistency</w:t>
      </w:r>
      <w:r>
        <w:rPr>
          <w:noProof/>
          <w:webHidden/>
        </w:rPr>
        <w:tab/>
      </w:r>
      <w:r w:rsidR="00C42249">
        <w:rPr>
          <w:noProof/>
          <w:webHidden/>
        </w:rPr>
        <w:t>90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7.1.5</w:t>
      </w:r>
      <w:r w:rsidRPr="00531C14">
        <w:rPr>
          <w:rFonts w:ascii="Calibri" w:eastAsia="Times New Roman" w:hAnsi="Calibri"/>
          <w:noProof/>
          <w:sz w:val="22"/>
          <w:szCs w:val="22"/>
          <w:lang w:val="en-US" w:eastAsia="en-US"/>
        </w:rPr>
        <w:tab/>
      </w:r>
      <w:r w:rsidRPr="0039406C">
        <w:rPr>
          <w:rStyle w:val="Collegamentoipertestuale"/>
          <w:noProof/>
        </w:rPr>
        <w:t>Logical Consistency – Format consistency</w:t>
      </w:r>
      <w:r>
        <w:rPr>
          <w:noProof/>
          <w:webHidden/>
        </w:rPr>
        <w:tab/>
      </w:r>
      <w:r w:rsidR="00C42249">
        <w:rPr>
          <w:noProof/>
          <w:webHidden/>
        </w:rPr>
        <w:t>91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7.1.6</w:t>
      </w:r>
      <w:r w:rsidRPr="00531C14">
        <w:rPr>
          <w:rFonts w:ascii="Calibri" w:eastAsia="Times New Roman" w:hAnsi="Calibri"/>
          <w:noProof/>
          <w:sz w:val="22"/>
          <w:szCs w:val="22"/>
          <w:lang w:val="en-US" w:eastAsia="en-US"/>
        </w:rPr>
        <w:tab/>
      </w:r>
      <w:r w:rsidRPr="0039406C">
        <w:rPr>
          <w:rStyle w:val="Collegamentoipertestuale"/>
          <w:noProof/>
        </w:rPr>
        <w:t>Logical Consistency – Topological consistency</w:t>
      </w:r>
      <w:r>
        <w:rPr>
          <w:noProof/>
          <w:webHidden/>
        </w:rPr>
        <w:tab/>
      </w:r>
      <w:r w:rsidR="00C42249">
        <w:rPr>
          <w:noProof/>
          <w:webHidden/>
        </w:rPr>
        <w:t>91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7.1.7</w:t>
      </w:r>
      <w:r w:rsidRPr="00531C14">
        <w:rPr>
          <w:rFonts w:ascii="Calibri" w:eastAsia="Times New Roman" w:hAnsi="Calibri"/>
          <w:noProof/>
          <w:sz w:val="22"/>
          <w:szCs w:val="22"/>
          <w:lang w:val="en-US" w:eastAsia="en-US"/>
        </w:rPr>
        <w:tab/>
      </w:r>
      <w:r w:rsidRPr="0039406C">
        <w:rPr>
          <w:rStyle w:val="Collegamentoipertestuale"/>
          <w:noProof/>
        </w:rPr>
        <w:t>Positional accuracy – Absolute or external accuracy</w:t>
      </w:r>
      <w:r>
        <w:rPr>
          <w:noProof/>
          <w:webHidden/>
        </w:rPr>
        <w:tab/>
      </w:r>
      <w:r w:rsidR="00C42249">
        <w:rPr>
          <w:noProof/>
          <w:webHidden/>
        </w:rPr>
        <w:t>94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7.1.8</w:t>
      </w:r>
      <w:r w:rsidRPr="00531C14">
        <w:rPr>
          <w:rFonts w:ascii="Calibri" w:eastAsia="Times New Roman" w:hAnsi="Calibri"/>
          <w:noProof/>
          <w:sz w:val="22"/>
          <w:szCs w:val="22"/>
          <w:lang w:val="en-US" w:eastAsia="en-US"/>
        </w:rPr>
        <w:tab/>
      </w:r>
      <w:r w:rsidRPr="0039406C">
        <w:rPr>
          <w:rStyle w:val="Collegamentoipertestuale"/>
          <w:noProof/>
        </w:rPr>
        <w:t>Positional accuracy – Relative or internal accuracy</w:t>
      </w:r>
      <w:r>
        <w:rPr>
          <w:noProof/>
          <w:webHidden/>
        </w:rPr>
        <w:tab/>
      </w:r>
      <w:r w:rsidR="00C42249">
        <w:rPr>
          <w:noProof/>
          <w:webHidden/>
        </w:rPr>
        <w:t>96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7.1.9</w:t>
      </w:r>
      <w:r w:rsidRPr="00531C14">
        <w:rPr>
          <w:rFonts w:ascii="Calibri" w:eastAsia="Times New Roman" w:hAnsi="Calibri"/>
          <w:noProof/>
          <w:sz w:val="22"/>
          <w:szCs w:val="22"/>
          <w:lang w:val="en-US" w:eastAsia="en-US"/>
        </w:rPr>
        <w:tab/>
      </w:r>
      <w:r w:rsidRPr="0039406C">
        <w:rPr>
          <w:rStyle w:val="Collegamentoipertestuale"/>
          <w:noProof/>
        </w:rPr>
        <w:t>Thematic accuracy – Classification correctness</w:t>
      </w:r>
      <w:r>
        <w:rPr>
          <w:noProof/>
          <w:webHidden/>
        </w:rPr>
        <w:tab/>
      </w:r>
      <w:r w:rsidR="00C42249">
        <w:rPr>
          <w:noProof/>
          <w:webHidden/>
        </w:rPr>
        <w:t>97</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A6388">
        <w:rPr>
          <w:rStyle w:val="Collegamentoipertestuale"/>
          <w:noProof/>
        </w:rPr>
        <w:t>7.1.10</w:t>
      </w:r>
      <w:r w:rsidRPr="00531C14">
        <w:rPr>
          <w:rFonts w:ascii="Calibri" w:eastAsia="Times New Roman" w:hAnsi="Calibri"/>
          <w:noProof/>
          <w:sz w:val="22"/>
          <w:szCs w:val="22"/>
          <w:lang w:val="en-US" w:eastAsia="en-US"/>
        </w:rPr>
        <w:tab/>
      </w:r>
      <w:r w:rsidRPr="003A6388">
        <w:rPr>
          <w:rStyle w:val="Collegamentoipertestuale"/>
          <w:noProof/>
        </w:rPr>
        <w:t>Thematic accuracy – Non-quantitative attribute correctness</w:t>
      </w:r>
      <w:r>
        <w:rPr>
          <w:noProof/>
          <w:webHidden/>
        </w:rPr>
        <w:tab/>
      </w:r>
      <w:r w:rsidR="00C42249">
        <w:rPr>
          <w:noProof/>
          <w:webHidden/>
        </w:rPr>
        <w:t>97</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7.1.11</w:t>
      </w:r>
      <w:r w:rsidRPr="00531C14">
        <w:rPr>
          <w:rFonts w:ascii="Calibri" w:eastAsia="Times New Roman" w:hAnsi="Calibri"/>
          <w:noProof/>
          <w:sz w:val="22"/>
          <w:szCs w:val="22"/>
          <w:lang w:val="en-US" w:eastAsia="en-US"/>
        </w:rPr>
        <w:tab/>
      </w:r>
      <w:r w:rsidRPr="0039406C">
        <w:rPr>
          <w:rStyle w:val="Collegamentoipertestuale"/>
          <w:noProof/>
        </w:rPr>
        <w:t>Thematic accuracy – Quantitative attribute accuracy</w:t>
      </w:r>
      <w:r>
        <w:rPr>
          <w:noProof/>
          <w:webHidden/>
        </w:rPr>
        <w:tab/>
      </w:r>
      <w:r w:rsidR="00C42249">
        <w:rPr>
          <w:noProof/>
          <w:webHidden/>
        </w:rPr>
        <w:t>98</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7.1.12</w:t>
      </w:r>
      <w:r w:rsidRPr="00531C14">
        <w:rPr>
          <w:rFonts w:ascii="Calibri" w:eastAsia="Times New Roman" w:hAnsi="Calibri"/>
          <w:noProof/>
          <w:sz w:val="22"/>
          <w:szCs w:val="22"/>
          <w:lang w:val="en-US" w:eastAsia="en-US"/>
        </w:rPr>
        <w:tab/>
      </w:r>
      <w:r w:rsidRPr="0039406C">
        <w:rPr>
          <w:rStyle w:val="Collegamentoipertestuale"/>
          <w:noProof/>
        </w:rPr>
        <w:t>Temporal quality – Accuracy of a time measurement</w:t>
      </w:r>
      <w:r>
        <w:rPr>
          <w:noProof/>
          <w:webHidden/>
        </w:rPr>
        <w:tab/>
      </w:r>
      <w:r w:rsidR="00C42249">
        <w:rPr>
          <w:noProof/>
          <w:webHidden/>
        </w:rPr>
        <w:t>99</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7.1.13</w:t>
      </w:r>
      <w:r w:rsidRPr="00531C14">
        <w:rPr>
          <w:rFonts w:ascii="Calibri" w:eastAsia="Times New Roman" w:hAnsi="Calibri"/>
          <w:noProof/>
          <w:sz w:val="22"/>
          <w:szCs w:val="22"/>
          <w:lang w:val="en-US" w:eastAsia="en-US"/>
        </w:rPr>
        <w:tab/>
      </w:r>
      <w:r w:rsidRPr="0039406C">
        <w:rPr>
          <w:rStyle w:val="Collegamentoipertestuale"/>
          <w:noProof/>
        </w:rPr>
        <w:t>Temporal quality – Temporal consistency</w:t>
      </w:r>
      <w:r>
        <w:rPr>
          <w:noProof/>
          <w:webHidden/>
        </w:rPr>
        <w:tab/>
      </w:r>
      <w:r w:rsidR="00C42249">
        <w:rPr>
          <w:noProof/>
          <w:webHidden/>
        </w:rPr>
        <w:t>100</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7.2</w:t>
      </w:r>
      <w:r w:rsidRPr="00531C14">
        <w:rPr>
          <w:rFonts w:ascii="Calibri" w:eastAsia="Times New Roman" w:hAnsi="Calibri"/>
          <w:noProof/>
          <w:sz w:val="22"/>
          <w:szCs w:val="22"/>
          <w:lang w:val="en-US" w:eastAsia="en-US"/>
        </w:rPr>
        <w:tab/>
      </w:r>
      <w:r w:rsidRPr="0039406C">
        <w:rPr>
          <w:rStyle w:val="Collegamentoipertestuale"/>
          <w:noProof/>
        </w:rPr>
        <w:t>Minimum data quality requirements</w:t>
      </w:r>
      <w:r>
        <w:rPr>
          <w:noProof/>
          <w:webHidden/>
        </w:rPr>
        <w:tab/>
      </w:r>
      <w:r w:rsidR="00C42249">
        <w:rPr>
          <w:noProof/>
          <w:webHidden/>
        </w:rPr>
        <w:t>101</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7.3</w:t>
      </w:r>
      <w:r w:rsidRPr="00531C14">
        <w:rPr>
          <w:rFonts w:ascii="Calibri" w:eastAsia="Times New Roman" w:hAnsi="Calibri"/>
          <w:noProof/>
          <w:sz w:val="22"/>
          <w:szCs w:val="22"/>
          <w:lang w:val="en-US" w:eastAsia="en-US"/>
        </w:rPr>
        <w:tab/>
      </w:r>
      <w:r w:rsidRPr="0039406C">
        <w:rPr>
          <w:rStyle w:val="Collegamentoipertestuale"/>
          <w:noProof/>
        </w:rPr>
        <w:t>Recommendation on data quality</w:t>
      </w:r>
      <w:r>
        <w:rPr>
          <w:noProof/>
          <w:webHidden/>
        </w:rPr>
        <w:tab/>
      </w:r>
      <w:r w:rsidR="00C42249">
        <w:rPr>
          <w:noProof/>
          <w:webHidden/>
        </w:rPr>
        <w:t>101</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8</w:t>
      </w:r>
      <w:r w:rsidRPr="00531C14">
        <w:rPr>
          <w:rFonts w:ascii="Calibri" w:eastAsia="Times New Roman" w:hAnsi="Calibri"/>
          <w:noProof/>
          <w:sz w:val="22"/>
          <w:szCs w:val="22"/>
          <w:lang w:val="en-US" w:eastAsia="en-US"/>
        </w:rPr>
        <w:tab/>
      </w:r>
      <w:r w:rsidRPr="0039406C">
        <w:rPr>
          <w:rStyle w:val="Collegamentoipertestuale"/>
          <w:noProof/>
        </w:rPr>
        <w:t>Dataset-level metadata</w:t>
      </w:r>
      <w:r>
        <w:rPr>
          <w:noProof/>
          <w:webHidden/>
        </w:rPr>
        <w:tab/>
      </w:r>
      <w:r w:rsidR="00C42249">
        <w:rPr>
          <w:noProof/>
          <w:webHidden/>
        </w:rPr>
        <w:t>101</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8.1</w:t>
      </w:r>
      <w:r w:rsidRPr="00531C14">
        <w:rPr>
          <w:rFonts w:ascii="Calibri" w:eastAsia="Times New Roman" w:hAnsi="Calibri"/>
          <w:noProof/>
          <w:sz w:val="22"/>
          <w:szCs w:val="22"/>
          <w:lang w:val="en-US" w:eastAsia="en-US"/>
        </w:rPr>
        <w:tab/>
      </w:r>
      <w:r w:rsidRPr="0039406C">
        <w:rPr>
          <w:rStyle w:val="Collegamentoipertestuale"/>
          <w:noProof/>
        </w:rPr>
        <w:t>Metadata elements defined in INSPIRE Metadata Regulation</w:t>
      </w:r>
      <w:r>
        <w:rPr>
          <w:noProof/>
          <w:webHidden/>
        </w:rPr>
        <w:tab/>
      </w:r>
      <w:r w:rsidR="00C42249">
        <w:rPr>
          <w:noProof/>
          <w:webHidden/>
        </w:rPr>
        <w:t>102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8.1.1</w:t>
      </w:r>
      <w:r w:rsidRPr="00531C14">
        <w:rPr>
          <w:rFonts w:ascii="Calibri" w:eastAsia="Times New Roman" w:hAnsi="Calibri"/>
          <w:noProof/>
          <w:sz w:val="22"/>
          <w:szCs w:val="22"/>
          <w:lang w:val="en-US" w:eastAsia="en-US"/>
        </w:rPr>
        <w:tab/>
      </w:r>
      <w:r w:rsidRPr="0039406C">
        <w:rPr>
          <w:rStyle w:val="Collegamentoipertestuale"/>
          <w:noProof/>
        </w:rPr>
        <w:t>Conformity</w:t>
      </w:r>
      <w:r>
        <w:rPr>
          <w:noProof/>
          <w:webHidden/>
        </w:rPr>
        <w:tab/>
      </w:r>
      <w:r w:rsidR="00C42249">
        <w:rPr>
          <w:noProof/>
          <w:webHidden/>
        </w:rPr>
        <w:t>103</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8.1.2</w:t>
      </w:r>
      <w:r w:rsidRPr="00531C14">
        <w:rPr>
          <w:rFonts w:ascii="Calibri" w:eastAsia="Times New Roman" w:hAnsi="Calibri"/>
          <w:noProof/>
          <w:sz w:val="22"/>
          <w:szCs w:val="22"/>
          <w:lang w:val="en-US" w:eastAsia="en-US"/>
        </w:rPr>
        <w:tab/>
      </w:r>
      <w:r w:rsidRPr="0039406C">
        <w:rPr>
          <w:rStyle w:val="Collegamentoipertestuale"/>
          <w:noProof/>
        </w:rPr>
        <w:t>Lineage</w:t>
      </w:r>
      <w:r>
        <w:rPr>
          <w:noProof/>
          <w:webHidden/>
        </w:rPr>
        <w:tab/>
      </w:r>
      <w:r w:rsidR="00C42249">
        <w:rPr>
          <w:noProof/>
          <w:webHidden/>
        </w:rPr>
        <w:t>105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8.1.3</w:t>
      </w:r>
      <w:r w:rsidRPr="00531C14">
        <w:rPr>
          <w:rFonts w:ascii="Calibri" w:eastAsia="Times New Roman" w:hAnsi="Calibri"/>
          <w:noProof/>
          <w:sz w:val="22"/>
          <w:szCs w:val="22"/>
          <w:lang w:val="en-US" w:eastAsia="en-US"/>
        </w:rPr>
        <w:tab/>
      </w:r>
      <w:r w:rsidRPr="0039406C">
        <w:rPr>
          <w:rStyle w:val="Collegamentoipertestuale"/>
          <w:noProof/>
        </w:rPr>
        <w:t>Temporal reference</w:t>
      </w:r>
      <w:r>
        <w:rPr>
          <w:noProof/>
          <w:webHidden/>
        </w:rPr>
        <w:tab/>
      </w:r>
      <w:r w:rsidR="00C42249">
        <w:rPr>
          <w:noProof/>
          <w:webHidden/>
        </w:rPr>
        <w:t>105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8.2</w:t>
      </w:r>
      <w:r w:rsidRPr="00531C14">
        <w:rPr>
          <w:rFonts w:ascii="Calibri" w:eastAsia="Times New Roman" w:hAnsi="Calibri"/>
          <w:noProof/>
          <w:sz w:val="22"/>
          <w:szCs w:val="22"/>
          <w:lang w:val="en-US" w:eastAsia="en-US"/>
        </w:rPr>
        <w:tab/>
      </w:r>
      <w:r w:rsidRPr="0039406C">
        <w:rPr>
          <w:rStyle w:val="Collegamentoipertestuale"/>
          <w:noProof/>
        </w:rPr>
        <w:t>Metadata elements for interoperability</w:t>
      </w:r>
      <w:r>
        <w:rPr>
          <w:noProof/>
          <w:webHidden/>
        </w:rPr>
        <w:tab/>
      </w:r>
      <w:r w:rsidR="00C42249">
        <w:rPr>
          <w:noProof/>
          <w:webHidden/>
        </w:rPr>
        <w:t>106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8.2.1</w:t>
      </w:r>
      <w:r w:rsidRPr="00531C14">
        <w:rPr>
          <w:rFonts w:ascii="Calibri" w:eastAsia="Times New Roman" w:hAnsi="Calibri"/>
          <w:noProof/>
          <w:sz w:val="22"/>
          <w:szCs w:val="22"/>
          <w:lang w:val="en-US" w:eastAsia="en-US"/>
        </w:rPr>
        <w:tab/>
      </w:r>
      <w:r w:rsidRPr="0039406C">
        <w:rPr>
          <w:rStyle w:val="Collegamentoipertestuale"/>
          <w:noProof/>
        </w:rPr>
        <w:t>Coordinate Reference System</w:t>
      </w:r>
      <w:r>
        <w:rPr>
          <w:noProof/>
          <w:webHidden/>
        </w:rPr>
        <w:tab/>
      </w:r>
      <w:r w:rsidR="00C42249">
        <w:rPr>
          <w:noProof/>
          <w:webHidden/>
        </w:rPr>
        <w:t>107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8.2.2</w:t>
      </w:r>
      <w:r w:rsidRPr="00531C14">
        <w:rPr>
          <w:rFonts w:ascii="Calibri" w:eastAsia="Times New Roman" w:hAnsi="Calibri"/>
          <w:noProof/>
          <w:sz w:val="22"/>
          <w:szCs w:val="22"/>
          <w:lang w:val="en-US" w:eastAsia="en-US"/>
        </w:rPr>
        <w:tab/>
      </w:r>
      <w:r w:rsidRPr="0039406C">
        <w:rPr>
          <w:rStyle w:val="Collegamentoipertestuale"/>
          <w:noProof/>
        </w:rPr>
        <w:t>Temporal Reference System</w:t>
      </w:r>
      <w:r>
        <w:rPr>
          <w:noProof/>
          <w:webHidden/>
        </w:rPr>
        <w:tab/>
      </w:r>
      <w:r w:rsidR="00C42249">
        <w:rPr>
          <w:noProof/>
          <w:webHidden/>
        </w:rPr>
        <w:t>107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8.2.3</w:t>
      </w:r>
      <w:r w:rsidRPr="00531C14">
        <w:rPr>
          <w:rFonts w:ascii="Calibri" w:eastAsia="Times New Roman" w:hAnsi="Calibri"/>
          <w:noProof/>
          <w:sz w:val="22"/>
          <w:szCs w:val="22"/>
          <w:lang w:val="en-US" w:eastAsia="en-US"/>
        </w:rPr>
        <w:tab/>
      </w:r>
      <w:r w:rsidRPr="0039406C">
        <w:rPr>
          <w:rStyle w:val="Collegamentoipertestuale"/>
          <w:noProof/>
        </w:rPr>
        <w:t>Encoding</w:t>
      </w:r>
      <w:r>
        <w:rPr>
          <w:noProof/>
          <w:webHidden/>
        </w:rPr>
        <w:tab/>
      </w:r>
      <w:r w:rsidR="00C42249">
        <w:rPr>
          <w:noProof/>
          <w:webHidden/>
        </w:rPr>
        <w:t>108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8.2.4</w:t>
      </w:r>
      <w:r w:rsidRPr="00531C14">
        <w:rPr>
          <w:rFonts w:ascii="Calibri" w:eastAsia="Times New Roman" w:hAnsi="Calibri"/>
          <w:noProof/>
          <w:sz w:val="22"/>
          <w:szCs w:val="22"/>
          <w:lang w:val="en-US" w:eastAsia="en-US"/>
        </w:rPr>
        <w:tab/>
      </w:r>
      <w:r w:rsidRPr="0039406C">
        <w:rPr>
          <w:rStyle w:val="Collegamentoipertestuale"/>
          <w:noProof/>
        </w:rPr>
        <w:t>Character Encoding</w:t>
      </w:r>
      <w:r>
        <w:rPr>
          <w:noProof/>
          <w:webHidden/>
        </w:rPr>
        <w:tab/>
      </w:r>
      <w:r w:rsidR="00C42249">
        <w:rPr>
          <w:noProof/>
          <w:webHidden/>
        </w:rPr>
        <w:t>109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8.2.5</w:t>
      </w:r>
      <w:r w:rsidRPr="00531C14">
        <w:rPr>
          <w:rFonts w:ascii="Calibri" w:eastAsia="Times New Roman" w:hAnsi="Calibri"/>
          <w:noProof/>
          <w:sz w:val="22"/>
          <w:szCs w:val="22"/>
          <w:lang w:val="en-US" w:eastAsia="en-US"/>
        </w:rPr>
        <w:tab/>
      </w:r>
      <w:r w:rsidRPr="0039406C">
        <w:rPr>
          <w:rStyle w:val="Collegamentoipertestuale"/>
          <w:noProof/>
        </w:rPr>
        <w:t>Spatial representation type</w:t>
      </w:r>
      <w:r>
        <w:rPr>
          <w:noProof/>
          <w:webHidden/>
        </w:rPr>
        <w:tab/>
      </w:r>
      <w:r w:rsidR="00C42249">
        <w:rPr>
          <w:noProof/>
          <w:webHidden/>
        </w:rPr>
        <w:t>109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8.2.6</w:t>
      </w:r>
      <w:r w:rsidRPr="00531C14">
        <w:rPr>
          <w:rFonts w:ascii="Calibri" w:eastAsia="Times New Roman" w:hAnsi="Calibri"/>
          <w:noProof/>
          <w:sz w:val="22"/>
          <w:szCs w:val="22"/>
          <w:lang w:val="en-US" w:eastAsia="en-US"/>
        </w:rPr>
        <w:tab/>
      </w:r>
      <w:r w:rsidRPr="0039406C">
        <w:rPr>
          <w:rStyle w:val="Collegamentoipertestuale"/>
          <w:noProof/>
        </w:rPr>
        <w:t>Data Quality – Logical Consistency – Topological Consistency</w:t>
      </w:r>
      <w:r>
        <w:rPr>
          <w:noProof/>
          <w:webHidden/>
        </w:rPr>
        <w:tab/>
      </w:r>
      <w:r w:rsidR="00C42249">
        <w:rPr>
          <w:noProof/>
          <w:webHidden/>
        </w:rPr>
        <w:t>110</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8.3</w:t>
      </w:r>
      <w:r w:rsidRPr="00531C14">
        <w:rPr>
          <w:rFonts w:ascii="Calibri" w:eastAsia="Times New Roman" w:hAnsi="Calibri"/>
          <w:noProof/>
          <w:sz w:val="22"/>
          <w:szCs w:val="22"/>
          <w:lang w:val="en-US" w:eastAsia="en-US"/>
        </w:rPr>
        <w:tab/>
      </w:r>
      <w:r w:rsidRPr="0039406C">
        <w:rPr>
          <w:rStyle w:val="Collegamentoipertestuale"/>
          <w:noProof/>
        </w:rPr>
        <w:t>Recommended theme-specific metadata elements</w:t>
      </w:r>
      <w:r>
        <w:rPr>
          <w:noProof/>
          <w:webHidden/>
        </w:rPr>
        <w:tab/>
      </w:r>
      <w:r w:rsidR="00C42249">
        <w:rPr>
          <w:noProof/>
          <w:webHidden/>
        </w:rPr>
        <w:t>110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8.3.1</w:t>
      </w:r>
      <w:r w:rsidRPr="00531C14">
        <w:rPr>
          <w:rFonts w:ascii="Calibri" w:eastAsia="Times New Roman" w:hAnsi="Calibri"/>
          <w:noProof/>
          <w:sz w:val="22"/>
          <w:szCs w:val="22"/>
          <w:lang w:val="en-US" w:eastAsia="en-US"/>
        </w:rPr>
        <w:tab/>
      </w:r>
      <w:r w:rsidRPr="0039406C">
        <w:rPr>
          <w:rStyle w:val="Collegamentoipertestuale"/>
          <w:noProof/>
        </w:rPr>
        <w:t>Maintenance Information</w:t>
      </w:r>
      <w:r>
        <w:rPr>
          <w:noProof/>
          <w:webHidden/>
        </w:rPr>
        <w:tab/>
      </w:r>
      <w:r w:rsidR="00C42249">
        <w:rPr>
          <w:noProof/>
          <w:webHidden/>
        </w:rPr>
        <w:t>110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lang w:eastAsia="fr-FR"/>
        </w:rPr>
        <w:t>8.3.2</w:t>
      </w:r>
      <w:r w:rsidRPr="00531C14">
        <w:rPr>
          <w:rFonts w:ascii="Calibri" w:eastAsia="Times New Roman" w:hAnsi="Calibri"/>
          <w:noProof/>
          <w:sz w:val="22"/>
          <w:szCs w:val="22"/>
          <w:lang w:val="en-US" w:eastAsia="en-US"/>
        </w:rPr>
        <w:tab/>
      </w:r>
      <w:r w:rsidRPr="0039406C">
        <w:rPr>
          <w:rStyle w:val="Collegamentoipertestuale"/>
          <w:noProof/>
          <w:lang w:eastAsia="fr-FR"/>
        </w:rPr>
        <w:t>Metadata elements for reporting data quality</w:t>
      </w:r>
      <w:r>
        <w:rPr>
          <w:noProof/>
          <w:webHidden/>
        </w:rPr>
        <w:tab/>
      </w:r>
      <w:r w:rsidR="00C42249">
        <w:rPr>
          <w:noProof/>
          <w:webHidden/>
        </w:rPr>
        <w:t>111</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9</w:t>
      </w:r>
      <w:r w:rsidRPr="00531C14">
        <w:rPr>
          <w:rFonts w:ascii="Calibri" w:eastAsia="Times New Roman" w:hAnsi="Calibri"/>
          <w:noProof/>
          <w:sz w:val="22"/>
          <w:szCs w:val="22"/>
          <w:lang w:val="en-US" w:eastAsia="en-US"/>
        </w:rPr>
        <w:tab/>
      </w:r>
      <w:r w:rsidRPr="0039406C">
        <w:rPr>
          <w:rStyle w:val="Collegamentoipertestuale"/>
          <w:noProof/>
        </w:rPr>
        <w:t>Delivery</w:t>
      </w:r>
      <w:r>
        <w:rPr>
          <w:noProof/>
          <w:webHidden/>
        </w:rPr>
        <w:tab/>
      </w:r>
      <w:r w:rsidR="00C42249">
        <w:rPr>
          <w:noProof/>
          <w:webHidden/>
        </w:rPr>
        <w:t>114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9.1</w:t>
      </w:r>
      <w:r w:rsidRPr="00531C14">
        <w:rPr>
          <w:rFonts w:ascii="Calibri" w:eastAsia="Times New Roman" w:hAnsi="Calibri"/>
          <w:noProof/>
          <w:sz w:val="22"/>
          <w:szCs w:val="22"/>
          <w:lang w:val="en-US" w:eastAsia="en-US"/>
        </w:rPr>
        <w:tab/>
      </w:r>
      <w:r w:rsidRPr="0039406C">
        <w:rPr>
          <w:rStyle w:val="Collegamentoipertestuale"/>
          <w:noProof/>
        </w:rPr>
        <w:t>Updates</w:t>
      </w:r>
      <w:r>
        <w:rPr>
          <w:noProof/>
          <w:webHidden/>
        </w:rPr>
        <w:tab/>
      </w:r>
      <w:r w:rsidR="00C42249">
        <w:rPr>
          <w:noProof/>
          <w:webHidden/>
        </w:rPr>
        <w:t>114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9.2</w:t>
      </w:r>
      <w:r w:rsidRPr="00531C14">
        <w:rPr>
          <w:rFonts w:ascii="Calibri" w:eastAsia="Times New Roman" w:hAnsi="Calibri"/>
          <w:noProof/>
          <w:sz w:val="22"/>
          <w:szCs w:val="22"/>
          <w:lang w:val="en-US" w:eastAsia="en-US"/>
        </w:rPr>
        <w:tab/>
      </w:r>
      <w:r w:rsidRPr="0039406C">
        <w:rPr>
          <w:rStyle w:val="Collegamentoipertestuale"/>
          <w:noProof/>
        </w:rPr>
        <w:t>Delivery medium</w:t>
      </w:r>
      <w:r>
        <w:rPr>
          <w:noProof/>
          <w:webHidden/>
        </w:rPr>
        <w:tab/>
      </w:r>
      <w:r w:rsidR="00C42249">
        <w:rPr>
          <w:noProof/>
          <w:webHidden/>
        </w:rPr>
        <w:t>114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9.3</w:t>
      </w:r>
      <w:r w:rsidRPr="00531C14">
        <w:rPr>
          <w:rFonts w:ascii="Calibri" w:eastAsia="Times New Roman" w:hAnsi="Calibri"/>
          <w:noProof/>
          <w:sz w:val="22"/>
          <w:szCs w:val="22"/>
          <w:lang w:val="en-US" w:eastAsia="en-US"/>
        </w:rPr>
        <w:tab/>
      </w:r>
      <w:r w:rsidRPr="0039406C">
        <w:rPr>
          <w:rStyle w:val="Collegamentoipertestuale"/>
          <w:noProof/>
        </w:rPr>
        <w:t>Encodings</w:t>
      </w:r>
      <w:r>
        <w:rPr>
          <w:noProof/>
          <w:webHidden/>
        </w:rPr>
        <w:tab/>
      </w:r>
      <w:r w:rsidR="00C42249">
        <w:rPr>
          <w:noProof/>
          <w:webHidden/>
        </w:rPr>
        <w:t>115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9.3.1</w:t>
      </w:r>
      <w:r w:rsidRPr="00531C14">
        <w:rPr>
          <w:rFonts w:ascii="Calibri" w:eastAsia="Times New Roman" w:hAnsi="Calibri"/>
          <w:noProof/>
          <w:sz w:val="22"/>
          <w:szCs w:val="22"/>
          <w:lang w:val="en-US" w:eastAsia="en-US"/>
        </w:rPr>
        <w:tab/>
      </w:r>
      <w:r w:rsidRPr="0039406C">
        <w:rPr>
          <w:rStyle w:val="Collegamentoipertestuale"/>
          <w:noProof/>
        </w:rPr>
        <w:t>Default Encoding(s)</w:t>
      </w:r>
      <w:r>
        <w:rPr>
          <w:noProof/>
          <w:webHidden/>
        </w:rPr>
        <w:tab/>
      </w:r>
      <w:r w:rsidR="00C42249">
        <w:rPr>
          <w:noProof/>
          <w:webHidden/>
        </w:rPr>
        <w:t>115</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rPr>
        <w:t>10</w:t>
      </w:r>
      <w:r w:rsidRPr="00531C14">
        <w:rPr>
          <w:rFonts w:ascii="Calibri" w:eastAsia="Times New Roman" w:hAnsi="Calibri"/>
          <w:noProof/>
          <w:sz w:val="22"/>
          <w:szCs w:val="22"/>
          <w:lang w:val="en-US" w:eastAsia="en-US"/>
        </w:rPr>
        <w:tab/>
      </w:r>
      <w:r w:rsidRPr="0039406C">
        <w:rPr>
          <w:rStyle w:val="Collegamentoipertestuale"/>
          <w:noProof/>
        </w:rPr>
        <w:t>Data Capture</w:t>
      </w:r>
      <w:r>
        <w:rPr>
          <w:noProof/>
          <w:webHidden/>
        </w:rPr>
        <w:tab/>
      </w:r>
      <w:r w:rsidR="00C42249">
        <w:rPr>
          <w:noProof/>
          <w:webHidden/>
        </w:rPr>
        <w:t>117</w:t>
      </w:r>
    </w:p>
    <w:p w:rsidR="00A75497" w:rsidRPr="00531C14" w:rsidRDefault="00A75497">
      <w:pPr>
        <w:pStyle w:val="Sommario1"/>
        <w:tabs>
          <w:tab w:val="left" w:pos="480"/>
          <w:tab w:val="right" w:leader="dot" w:pos="9061"/>
        </w:tabs>
        <w:rPr>
          <w:rFonts w:ascii="Calibri" w:eastAsia="Times New Roman" w:hAnsi="Calibri"/>
          <w:noProof/>
          <w:sz w:val="22"/>
          <w:szCs w:val="22"/>
          <w:lang w:val="en-US" w:eastAsia="en-US"/>
        </w:rPr>
      </w:pPr>
      <w:r w:rsidRPr="0039406C">
        <w:rPr>
          <w:rStyle w:val="Collegamentoipertestuale"/>
          <w:noProof/>
          <w:lang w:val="en-US"/>
        </w:rPr>
        <w:t>11</w:t>
      </w:r>
      <w:r w:rsidRPr="00531C14">
        <w:rPr>
          <w:rFonts w:ascii="Calibri" w:eastAsia="Times New Roman" w:hAnsi="Calibri"/>
          <w:noProof/>
          <w:sz w:val="22"/>
          <w:szCs w:val="22"/>
          <w:lang w:val="en-US" w:eastAsia="en-US"/>
        </w:rPr>
        <w:tab/>
      </w:r>
      <w:r w:rsidRPr="0039406C">
        <w:rPr>
          <w:rStyle w:val="Collegamentoipertestuale"/>
          <w:noProof/>
          <w:lang w:val="en-US"/>
        </w:rPr>
        <w:t>Portrayal</w:t>
      </w:r>
      <w:r>
        <w:rPr>
          <w:noProof/>
          <w:webHidden/>
        </w:rPr>
        <w:tab/>
      </w:r>
      <w:r w:rsidR="00C42249">
        <w:rPr>
          <w:noProof/>
          <w:webHidden/>
        </w:rPr>
        <w:t>119</w:t>
      </w:r>
    </w:p>
    <w:p w:rsidR="00A75497" w:rsidRPr="00531C14" w:rsidRDefault="00A75497">
      <w:pPr>
        <w:pStyle w:val="Sommario2"/>
        <w:tabs>
          <w:tab w:val="left" w:pos="1000"/>
          <w:tab w:val="right" w:leader="dot" w:pos="9061"/>
        </w:tabs>
        <w:rPr>
          <w:rFonts w:ascii="Calibri" w:eastAsia="Times New Roman" w:hAnsi="Calibri"/>
          <w:noProof/>
          <w:sz w:val="22"/>
          <w:szCs w:val="22"/>
          <w:lang w:val="en-US" w:eastAsia="en-US"/>
        </w:rPr>
      </w:pPr>
      <w:r w:rsidRPr="0039406C">
        <w:rPr>
          <w:rStyle w:val="Collegamentoipertestuale"/>
          <w:noProof/>
        </w:rPr>
        <w:t>11.1</w:t>
      </w:r>
      <w:r w:rsidRPr="00531C14">
        <w:rPr>
          <w:rFonts w:ascii="Calibri" w:eastAsia="Times New Roman" w:hAnsi="Calibri"/>
          <w:noProof/>
          <w:sz w:val="22"/>
          <w:szCs w:val="22"/>
          <w:lang w:val="en-US" w:eastAsia="en-US"/>
        </w:rPr>
        <w:tab/>
      </w:r>
      <w:r w:rsidRPr="0039406C">
        <w:rPr>
          <w:rStyle w:val="Collegamentoipertestuale"/>
          <w:noProof/>
        </w:rPr>
        <w:t>Layers to be provided by INSPIRE view services</w:t>
      </w:r>
      <w:r>
        <w:rPr>
          <w:noProof/>
          <w:webHidden/>
        </w:rPr>
        <w:tab/>
      </w:r>
      <w:r w:rsidR="00C42249">
        <w:rPr>
          <w:noProof/>
          <w:webHidden/>
        </w:rPr>
        <w:t>120</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lang w:eastAsia="fr-FR"/>
        </w:rPr>
        <w:t>11.1.1</w:t>
      </w:r>
      <w:r w:rsidRPr="00531C14">
        <w:rPr>
          <w:rFonts w:ascii="Calibri" w:eastAsia="Times New Roman" w:hAnsi="Calibri"/>
          <w:noProof/>
          <w:sz w:val="22"/>
          <w:szCs w:val="22"/>
          <w:lang w:val="en-US" w:eastAsia="en-US"/>
        </w:rPr>
        <w:tab/>
      </w:r>
      <w:r w:rsidRPr="0039406C">
        <w:rPr>
          <w:rStyle w:val="Collegamentoipertestuale"/>
          <w:noProof/>
          <w:lang w:eastAsia="fr-FR"/>
        </w:rPr>
        <w:t>Layers organisation</w:t>
      </w:r>
      <w:r>
        <w:rPr>
          <w:noProof/>
          <w:webHidden/>
        </w:rPr>
        <w:tab/>
      </w:r>
      <w:r w:rsidR="00C42249">
        <w:rPr>
          <w:noProof/>
          <w:webHidden/>
        </w:rPr>
        <w:t>121</w:t>
      </w:r>
    </w:p>
    <w:p w:rsidR="00A75497" w:rsidRPr="00531C14" w:rsidRDefault="00A75497">
      <w:pPr>
        <w:pStyle w:val="Sommario2"/>
        <w:tabs>
          <w:tab w:val="left" w:pos="1000"/>
          <w:tab w:val="right" w:leader="dot" w:pos="9061"/>
        </w:tabs>
        <w:rPr>
          <w:rFonts w:ascii="Calibri" w:eastAsia="Times New Roman" w:hAnsi="Calibri"/>
          <w:noProof/>
          <w:sz w:val="22"/>
          <w:szCs w:val="22"/>
          <w:lang w:val="en-US" w:eastAsia="en-US"/>
        </w:rPr>
      </w:pPr>
      <w:r w:rsidRPr="0039406C">
        <w:rPr>
          <w:rStyle w:val="Collegamentoipertestuale"/>
          <w:noProof/>
        </w:rPr>
        <w:t>11.2</w:t>
      </w:r>
      <w:r w:rsidRPr="00531C14">
        <w:rPr>
          <w:rFonts w:ascii="Calibri" w:eastAsia="Times New Roman" w:hAnsi="Calibri"/>
          <w:noProof/>
          <w:sz w:val="22"/>
          <w:szCs w:val="22"/>
          <w:lang w:val="en-US" w:eastAsia="en-US"/>
        </w:rPr>
        <w:tab/>
      </w:r>
      <w:r w:rsidRPr="0039406C">
        <w:rPr>
          <w:rStyle w:val="Collegamentoipertestuale"/>
          <w:noProof/>
        </w:rPr>
        <w:t>Styles required to be supported by INSPIRE view services</w:t>
      </w:r>
      <w:r>
        <w:rPr>
          <w:noProof/>
          <w:webHidden/>
        </w:rPr>
        <w:tab/>
      </w:r>
      <w:r w:rsidR="00C42249">
        <w:rPr>
          <w:noProof/>
          <w:webHidden/>
        </w:rPr>
        <w:t>122</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11.2.1</w:t>
      </w:r>
      <w:r w:rsidRPr="00531C14">
        <w:rPr>
          <w:rFonts w:ascii="Calibri" w:eastAsia="Times New Roman" w:hAnsi="Calibri"/>
          <w:noProof/>
          <w:sz w:val="22"/>
          <w:szCs w:val="22"/>
          <w:lang w:val="en-US" w:eastAsia="en-US"/>
        </w:rPr>
        <w:tab/>
      </w:r>
      <w:r w:rsidRPr="0039406C">
        <w:rPr>
          <w:rStyle w:val="Collegamentoipertestuale"/>
          <w:noProof/>
        </w:rPr>
        <w:t>Styles for the layer “Administrative and social governmental services</w:t>
      </w:r>
      <w:r>
        <w:rPr>
          <w:noProof/>
          <w:webHidden/>
        </w:rPr>
        <w:tab/>
      </w:r>
      <w:r w:rsidR="00C42249">
        <w:rPr>
          <w:noProof/>
          <w:webHidden/>
        </w:rPr>
        <w:t>122</w:t>
      </w:r>
    </w:p>
    <w:p w:rsidR="00A75497" w:rsidRPr="00531C14" w:rsidRDefault="00A75497">
      <w:pPr>
        <w:pStyle w:val="Sommario3"/>
        <w:tabs>
          <w:tab w:val="left" w:pos="1400"/>
          <w:tab w:val="right" w:leader="dot" w:pos="9061"/>
        </w:tabs>
        <w:rPr>
          <w:rFonts w:ascii="Calibri" w:eastAsia="Times New Roman" w:hAnsi="Calibri"/>
          <w:noProof/>
          <w:sz w:val="22"/>
          <w:szCs w:val="22"/>
          <w:lang w:val="en-US" w:eastAsia="en-US"/>
        </w:rPr>
      </w:pPr>
      <w:r w:rsidRPr="0039406C">
        <w:rPr>
          <w:rStyle w:val="Collegamentoipertestuale"/>
          <w:noProof/>
        </w:rPr>
        <w:t>11.2.2</w:t>
      </w:r>
      <w:r w:rsidRPr="00531C14">
        <w:rPr>
          <w:rFonts w:ascii="Calibri" w:eastAsia="Times New Roman" w:hAnsi="Calibri"/>
          <w:noProof/>
          <w:sz w:val="22"/>
          <w:szCs w:val="22"/>
          <w:lang w:val="en-US" w:eastAsia="en-US"/>
        </w:rPr>
        <w:tab/>
      </w:r>
      <w:r w:rsidRPr="0039406C">
        <w:rPr>
          <w:rStyle w:val="Collegamentoipertestuale"/>
          <w:noProof/>
        </w:rPr>
        <w:t>Styles for the layer “Environmental Management Facilities”</w:t>
      </w:r>
      <w:r>
        <w:rPr>
          <w:noProof/>
          <w:webHidden/>
        </w:rPr>
        <w:tab/>
      </w:r>
      <w:r w:rsidR="00C42249">
        <w:rPr>
          <w:noProof/>
          <w:webHidden/>
        </w:rPr>
        <w:t>123</w:t>
      </w:r>
    </w:p>
    <w:p w:rsidR="00A75497" w:rsidRPr="00531C14" w:rsidRDefault="00A75497">
      <w:pPr>
        <w:pStyle w:val="Sommario2"/>
        <w:tabs>
          <w:tab w:val="left" w:pos="1000"/>
          <w:tab w:val="right" w:leader="dot" w:pos="9061"/>
        </w:tabs>
        <w:rPr>
          <w:rFonts w:ascii="Calibri" w:eastAsia="Times New Roman" w:hAnsi="Calibri"/>
          <w:noProof/>
          <w:sz w:val="22"/>
          <w:szCs w:val="22"/>
          <w:lang w:val="en-US" w:eastAsia="en-US"/>
        </w:rPr>
      </w:pPr>
      <w:r w:rsidRPr="0039406C">
        <w:rPr>
          <w:rStyle w:val="Collegamentoipertestuale"/>
          <w:noProof/>
        </w:rPr>
        <w:t>11.3</w:t>
      </w:r>
      <w:r w:rsidRPr="00531C14">
        <w:rPr>
          <w:rFonts w:ascii="Calibri" w:eastAsia="Times New Roman" w:hAnsi="Calibri"/>
          <w:noProof/>
          <w:sz w:val="22"/>
          <w:szCs w:val="22"/>
          <w:lang w:val="en-US" w:eastAsia="en-US"/>
        </w:rPr>
        <w:tab/>
      </w:r>
      <w:r w:rsidRPr="0039406C">
        <w:rPr>
          <w:rStyle w:val="Collegamentoipertestuale"/>
          <w:noProof/>
        </w:rPr>
        <w:t>Other recommended styles</w:t>
      </w:r>
      <w:r>
        <w:rPr>
          <w:noProof/>
          <w:webHidden/>
        </w:rPr>
        <w:tab/>
      </w:r>
      <w:r w:rsidR="00C42249">
        <w:rPr>
          <w:noProof/>
          <w:webHidden/>
        </w:rPr>
        <w:t>124</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Bibliography</w:t>
      </w:r>
      <w:r>
        <w:rPr>
          <w:noProof/>
          <w:webHidden/>
        </w:rPr>
        <w:tab/>
      </w:r>
      <w:r w:rsidR="00C42249">
        <w:rPr>
          <w:noProof/>
          <w:webHidden/>
        </w:rPr>
        <w:t>125</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A (normative)  Abstract Test Suite</w:t>
      </w:r>
      <w:r>
        <w:rPr>
          <w:noProof/>
          <w:webHidden/>
        </w:rPr>
        <w:tab/>
      </w:r>
      <w:r w:rsidR="00C42249">
        <w:rPr>
          <w:noProof/>
          <w:webHidden/>
        </w:rPr>
        <w:t>126</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A.1</w:t>
      </w:r>
      <w:r w:rsidRPr="00531C14">
        <w:rPr>
          <w:rFonts w:ascii="Calibri" w:eastAsia="Times New Roman" w:hAnsi="Calibri"/>
          <w:noProof/>
          <w:sz w:val="22"/>
          <w:szCs w:val="22"/>
          <w:lang w:val="en-US" w:eastAsia="en-US"/>
        </w:rPr>
        <w:tab/>
      </w:r>
      <w:r w:rsidRPr="0039406C">
        <w:rPr>
          <w:rStyle w:val="Collegamentoipertestuale"/>
          <w:noProof/>
        </w:rPr>
        <w:t>Application Schema Conformance Class</w:t>
      </w:r>
      <w:r>
        <w:rPr>
          <w:noProof/>
          <w:webHidden/>
        </w:rPr>
        <w:tab/>
      </w:r>
      <w:r w:rsidR="00C42249">
        <w:rPr>
          <w:noProof/>
          <w:webHidden/>
        </w:rPr>
        <w:t>129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A.1.1</w:t>
      </w:r>
      <w:r w:rsidRPr="00531C14">
        <w:rPr>
          <w:rFonts w:ascii="Calibri" w:eastAsia="Times New Roman" w:hAnsi="Calibri"/>
          <w:noProof/>
          <w:sz w:val="22"/>
          <w:szCs w:val="22"/>
          <w:lang w:val="en-US" w:eastAsia="en-US"/>
        </w:rPr>
        <w:tab/>
      </w:r>
      <w:r w:rsidRPr="0039406C">
        <w:rPr>
          <w:rStyle w:val="Collegamentoipertestuale"/>
          <w:noProof/>
        </w:rPr>
        <w:t>Schema element denomination test</w:t>
      </w:r>
      <w:r>
        <w:rPr>
          <w:noProof/>
          <w:webHidden/>
        </w:rPr>
        <w:tab/>
      </w:r>
      <w:r w:rsidR="00C42249">
        <w:rPr>
          <w:noProof/>
          <w:webHidden/>
        </w:rPr>
        <w:t>129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A.1.2</w:t>
      </w:r>
      <w:r w:rsidRPr="00531C14">
        <w:rPr>
          <w:rFonts w:ascii="Calibri" w:eastAsia="Times New Roman" w:hAnsi="Calibri"/>
          <w:noProof/>
          <w:sz w:val="22"/>
          <w:szCs w:val="22"/>
          <w:lang w:val="en-US" w:eastAsia="en-US"/>
        </w:rPr>
        <w:tab/>
      </w:r>
      <w:r w:rsidRPr="0039406C">
        <w:rPr>
          <w:rStyle w:val="Collegamentoipertestuale"/>
          <w:noProof/>
        </w:rPr>
        <w:t>Value type test</w:t>
      </w:r>
      <w:r>
        <w:rPr>
          <w:noProof/>
          <w:webHidden/>
        </w:rPr>
        <w:tab/>
      </w:r>
      <w:r w:rsidR="00C42249">
        <w:rPr>
          <w:noProof/>
          <w:webHidden/>
        </w:rPr>
        <w:t>129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A.1.3</w:t>
      </w:r>
      <w:r w:rsidRPr="00531C14">
        <w:rPr>
          <w:rFonts w:ascii="Calibri" w:eastAsia="Times New Roman" w:hAnsi="Calibri"/>
          <w:noProof/>
          <w:sz w:val="22"/>
          <w:szCs w:val="22"/>
          <w:lang w:val="en-US" w:eastAsia="en-US"/>
        </w:rPr>
        <w:tab/>
      </w:r>
      <w:r w:rsidRPr="0039406C">
        <w:rPr>
          <w:rStyle w:val="Collegamentoipertestuale"/>
          <w:noProof/>
        </w:rPr>
        <w:t>Value test</w:t>
      </w:r>
      <w:r>
        <w:rPr>
          <w:noProof/>
          <w:webHidden/>
        </w:rPr>
        <w:tab/>
      </w:r>
      <w:r w:rsidR="00C42249">
        <w:rPr>
          <w:noProof/>
          <w:webHidden/>
        </w:rPr>
        <w:t>130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A.1.4</w:t>
      </w:r>
      <w:r w:rsidRPr="00531C14">
        <w:rPr>
          <w:rFonts w:ascii="Calibri" w:eastAsia="Times New Roman" w:hAnsi="Calibri"/>
          <w:noProof/>
          <w:sz w:val="22"/>
          <w:szCs w:val="22"/>
          <w:lang w:val="en-US" w:eastAsia="en-US"/>
        </w:rPr>
        <w:tab/>
      </w:r>
      <w:r w:rsidRPr="0039406C">
        <w:rPr>
          <w:rStyle w:val="Collegamentoipertestuale"/>
          <w:noProof/>
        </w:rPr>
        <w:t>Attributes/associations completeness test</w:t>
      </w:r>
      <w:r>
        <w:rPr>
          <w:noProof/>
          <w:webHidden/>
        </w:rPr>
        <w:tab/>
      </w:r>
      <w:r w:rsidR="00C42249">
        <w:rPr>
          <w:noProof/>
          <w:webHidden/>
        </w:rPr>
        <w:t>130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A.1.5</w:t>
      </w:r>
      <w:r w:rsidRPr="00531C14">
        <w:rPr>
          <w:rFonts w:ascii="Calibri" w:eastAsia="Times New Roman" w:hAnsi="Calibri"/>
          <w:noProof/>
          <w:sz w:val="22"/>
          <w:szCs w:val="22"/>
          <w:lang w:val="en-US" w:eastAsia="en-US"/>
        </w:rPr>
        <w:tab/>
      </w:r>
      <w:r w:rsidRPr="0039406C">
        <w:rPr>
          <w:rStyle w:val="Collegamentoipertestuale"/>
          <w:noProof/>
        </w:rPr>
        <w:t>Abstract spatial object test</w:t>
      </w:r>
      <w:r>
        <w:rPr>
          <w:noProof/>
          <w:webHidden/>
        </w:rPr>
        <w:tab/>
      </w:r>
      <w:r w:rsidR="00C42249">
        <w:rPr>
          <w:noProof/>
          <w:webHidden/>
        </w:rPr>
        <w:t>130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A.1.6</w:t>
      </w:r>
      <w:r w:rsidRPr="00531C14">
        <w:rPr>
          <w:rFonts w:ascii="Calibri" w:eastAsia="Times New Roman" w:hAnsi="Calibri"/>
          <w:noProof/>
          <w:sz w:val="22"/>
          <w:szCs w:val="22"/>
          <w:lang w:val="en-US" w:eastAsia="en-US"/>
        </w:rPr>
        <w:tab/>
      </w:r>
      <w:r w:rsidRPr="0039406C">
        <w:rPr>
          <w:rStyle w:val="Collegamentoipertestuale"/>
          <w:noProof/>
        </w:rPr>
        <w:t>Constraints test</w:t>
      </w:r>
      <w:r>
        <w:rPr>
          <w:noProof/>
          <w:webHidden/>
        </w:rPr>
        <w:tab/>
      </w:r>
      <w:r w:rsidR="00C42249">
        <w:rPr>
          <w:noProof/>
          <w:webHidden/>
        </w:rPr>
        <w:t>131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A.1.7</w:t>
      </w:r>
      <w:r w:rsidRPr="00531C14">
        <w:rPr>
          <w:rFonts w:ascii="Calibri" w:eastAsia="Times New Roman" w:hAnsi="Calibri"/>
          <w:noProof/>
          <w:sz w:val="22"/>
          <w:szCs w:val="22"/>
          <w:lang w:val="en-US" w:eastAsia="en-US"/>
        </w:rPr>
        <w:tab/>
      </w:r>
      <w:r w:rsidRPr="0039406C">
        <w:rPr>
          <w:rStyle w:val="Collegamentoipertestuale"/>
          <w:noProof/>
        </w:rPr>
        <w:t>Geometry representation test</w:t>
      </w:r>
      <w:r>
        <w:rPr>
          <w:noProof/>
          <w:webHidden/>
        </w:rPr>
        <w:tab/>
      </w:r>
      <w:r w:rsidR="00C42249">
        <w:rPr>
          <w:noProof/>
          <w:webHidden/>
        </w:rPr>
        <w:t>131</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A.2</w:t>
      </w:r>
      <w:r w:rsidRPr="00531C14">
        <w:rPr>
          <w:rFonts w:ascii="Calibri" w:eastAsia="Times New Roman" w:hAnsi="Calibri"/>
          <w:noProof/>
          <w:sz w:val="22"/>
          <w:szCs w:val="22"/>
          <w:lang w:val="en-US" w:eastAsia="en-US"/>
        </w:rPr>
        <w:tab/>
      </w:r>
      <w:r w:rsidRPr="0039406C">
        <w:rPr>
          <w:rStyle w:val="Collegamentoipertestuale"/>
          <w:noProof/>
        </w:rPr>
        <w:t>Reference Systems Conformance Class</w:t>
      </w:r>
      <w:r>
        <w:rPr>
          <w:noProof/>
          <w:webHidden/>
        </w:rPr>
        <w:tab/>
      </w:r>
      <w:r w:rsidR="00C42249">
        <w:rPr>
          <w:noProof/>
          <w:webHidden/>
        </w:rPr>
        <w:t>131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A.2.1</w:t>
      </w:r>
      <w:r w:rsidRPr="00531C14">
        <w:rPr>
          <w:rFonts w:ascii="Calibri" w:eastAsia="Times New Roman" w:hAnsi="Calibri"/>
          <w:noProof/>
          <w:sz w:val="22"/>
          <w:szCs w:val="22"/>
          <w:lang w:val="en-US" w:eastAsia="en-US"/>
        </w:rPr>
        <w:tab/>
      </w:r>
      <w:r w:rsidRPr="0039406C">
        <w:rPr>
          <w:rStyle w:val="Collegamentoipertestuale"/>
          <w:noProof/>
        </w:rPr>
        <w:t>Datum test</w:t>
      </w:r>
      <w:r>
        <w:rPr>
          <w:noProof/>
          <w:webHidden/>
        </w:rPr>
        <w:tab/>
      </w:r>
      <w:r w:rsidR="00C42249">
        <w:rPr>
          <w:noProof/>
          <w:webHidden/>
        </w:rPr>
        <w:t>131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A.2.2</w:t>
      </w:r>
      <w:r w:rsidRPr="00531C14">
        <w:rPr>
          <w:rFonts w:ascii="Calibri" w:eastAsia="Times New Roman" w:hAnsi="Calibri"/>
          <w:noProof/>
          <w:sz w:val="22"/>
          <w:szCs w:val="22"/>
          <w:lang w:val="en-US" w:eastAsia="en-US"/>
        </w:rPr>
        <w:tab/>
      </w:r>
      <w:r w:rsidRPr="0039406C">
        <w:rPr>
          <w:rStyle w:val="Collegamentoipertestuale"/>
          <w:noProof/>
        </w:rPr>
        <w:t>Coordinate reference system test</w:t>
      </w:r>
      <w:r>
        <w:rPr>
          <w:noProof/>
          <w:webHidden/>
        </w:rPr>
        <w:tab/>
      </w:r>
      <w:r w:rsidR="00C42249">
        <w:rPr>
          <w:noProof/>
          <w:webHidden/>
        </w:rPr>
        <w:t>131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A.2.3</w:t>
      </w:r>
      <w:r w:rsidRPr="00531C14">
        <w:rPr>
          <w:rFonts w:ascii="Calibri" w:eastAsia="Times New Roman" w:hAnsi="Calibri"/>
          <w:noProof/>
          <w:sz w:val="22"/>
          <w:szCs w:val="22"/>
          <w:lang w:val="en-US" w:eastAsia="en-US"/>
        </w:rPr>
        <w:tab/>
      </w:r>
      <w:r w:rsidRPr="0039406C">
        <w:rPr>
          <w:rStyle w:val="Collegamentoipertestuale"/>
          <w:noProof/>
        </w:rPr>
        <w:t>View service coordinate reference system test</w:t>
      </w:r>
      <w:r>
        <w:rPr>
          <w:noProof/>
          <w:webHidden/>
        </w:rPr>
        <w:tab/>
      </w:r>
      <w:r w:rsidR="00C42249">
        <w:rPr>
          <w:noProof/>
          <w:webHidden/>
        </w:rPr>
        <w:t>132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A.2.4</w:t>
      </w:r>
      <w:r w:rsidRPr="00531C14">
        <w:rPr>
          <w:rFonts w:ascii="Calibri" w:eastAsia="Times New Roman" w:hAnsi="Calibri"/>
          <w:noProof/>
          <w:sz w:val="22"/>
          <w:szCs w:val="22"/>
          <w:lang w:val="en-US" w:eastAsia="en-US"/>
        </w:rPr>
        <w:tab/>
      </w:r>
      <w:r w:rsidRPr="0039406C">
        <w:rPr>
          <w:rStyle w:val="Collegamentoipertestuale"/>
          <w:noProof/>
        </w:rPr>
        <w:t>Temporal reference system test</w:t>
      </w:r>
      <w:r>
        <w:rPr>
          <w:noProof/>
          <w:webHidden/>
        </w:rPr>
        <w:tab/>
      </w:r>
      <w:r w:rsidR="00C42249">
        <w:rPr>
          <w:noProof/>
          <w:webHidden/>
        </w:rPr>
        <w:t>132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A.2.5</w:t>
      </w:r>
      <w:r w:rsidRPr="00531C14">
        <w:rPr>
          <w:rFonts w:ascii="Calibri" w:eastAsia="Times New Roman" w:hAnsi="Calibri"/>
          <w:noProof/>
          <w:sz w:val="22"/>
          <w:szCs w:val="22"/>
          <w:lang w:val="en-US" w:eastAsia="en-US"/>
        </w:rPr>
        <w:tab/>
      </w:r>
      <w:r w:rsidRPr="0039406C">
        <w:rPr>
          <w:rStyle w:val="Collegamentoipertestuale"/>
          <w:noProof/>
        </w:rPr>
        <w:t>Units of measurements test</w:t>
      </w:r>
      <w:r>
        <w:rPr>
          <w:noProof/>
          <w:webHidden/>
        </w:rPr>
        <w:tab/>
      </w:r>
      <w:r w:rsidR="00C42249">
        <w:rPr>
          <w:noProof/>
          <w:webHidden/>
        </w:rPr>
        <w:t>133</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A.3</w:t>
      </w:r>
      <w:r w:rsidRPr="00531C14">
        <w:rPr>
          <w:rFonts w:ascii="Calibri" w:eastAsia="Times New Roman" w:hAnsi="Calibri"/>
          <w:noProof/>
          <w:sz w:val="22"/>
          <w:szCs w:val="22"/>
          <w:lang w:val="en-US" w:eastAsia="en-US"/>
        </w:rPr>
        <w:tab/>
      </w:r>
      <w:r w:rsidRPr="0039406C">
        <w:rPr>
          <w:rStyle w:val="Collegamentoipertestuale"/>
          <w:noProof/>
        </w:rPr>
        <w:t>Data Consistency Conformance Class</w:t>
      </w:r>
      <w:r>
        <w:rPr>
          <w:noProof/>
          <w:webHidden/>
        </w:rPr>
        <w:tab/>
      </w:r>
      <w:r w:rsidR="00C42249">
        <w:rPr>
          <w:noProof/>
          <w:webHidden/>
        </w:rPr>
        <w:t>133</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A.3.1</w:t>
      </w:r>
      <w:r w:rsidRPr="00531C14">
        <w:rPr>
          <w:rFonts w:ascii="Calibri" w:eastAsia="Times New Roman" w:hAnsi="Calibri"/>
          <w:noProof/>
          <w:sz w:val="22"/>
          <w:szCs w:val="22"/>
          <w:lang w:val="en-US" w:eastAsia="en-US"/>
        </w:rPr>
        <w:tab/>
      </w:r>
      <w:r w:rsidRPr="0039406C">
        <w:rPr>
          <w:rStyle w:val="Collegamentoipertestuale"/>
          <w:noProof/>
        </w:rPr>
        <w:t>Unique identifier persistency test</w:t>
      </w:r>
      <w:r>
        <w:rPr>
          <w:noProof/>
          <w:webHidden/>
        </w:rPr>
        <w:tab/>
      </w:r>
      <w:r w:rsidR="00C42249">
        <w:rPr>
          <w:noProof/>
          <w:webHidden/>
        </w:rPr>
        <w:t>133</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A.3.2</w:t>
      </w:r>
      <w:r w:rsidRPr="00531C14">
        <w:rPr>
          <w:rFonts w:ascii="Calibri" w:eastAsia="Times New Roman" w:hAnsi="Calibri"/>
          <w:noProof/>
          <w:sz w:val="22"/>
          <w:szCs w:val="22"/>
          <w:lang w:val="en-US" w:eastAsia="en-US"/>
        </w:rPr>
        <w:tab/>
      </w:r>
      <w:r w:rsidRPr="0039406C">
        <w:rPr>
          <w:rStyle w:val="Collegamentoipertestuale"/>
          <w:noProof/>
        </w:rPr>
        <w:t>Version consistency test</w:t>
      </w:r>
      <w:r>
        <w:rPr>
          <w:noProof/>
          <w:webHidden/>
        </w:rPr>
        <w:tab/>
      </w:r>
      <w:r w:rsidR="00C42249">
        <w:rPr>
          <w:noProof/>
          <w:webHidden/>
        </w:rPr>
        <w:t>133</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A.3.3</w:t>
      </w:r>
      <w:r w:rsidRPr="00531C14">
        <w:rPr>
          <w:rFonts w:ascii="Calibri" w:eastAsia="Times New Roman" w:hAnsi="Calibri"/>
          <w:noProof/>
          <w:sz w:val="22"/>
          <w:szCs w:val="22"/>
          <w:lang w:val="en-US" w:eastAsia="en-US"/>
        </w:rPr>
        <w:tab/>
      </w:r>
      <w:r w:rsidRPr="0039406C">
        <w:rPr>
          <w:rStyle w:val="Collegamentoipertestuale"/>
          <w:noProof/>
        </w:rPr>
        <w:t>Life cycle time sequence test</w:t>
      </w:r>
      <w:r>
        <w:rPr>
          <w:noProof/>
          <w:webHidden/>
        </w:rPr>
        <w:tab/>
      </w:r>
      <w:r w:rsidR="00C42249">
        <w:rPr>
          <w:noProof/>
          <w:webHidden/>
        </w:rPr>
        <w:t>134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A.3.4</w:t>
      </w:r>
      <w:r w:rsidRPr="00531C14">
        <w:rPr>
          <w:rFonts w:ascii="Calibri" w:eastAsia="Times New Roman" w:hAnsi="Calibri"/>
          <w:noProof/>
          <w:sz w:val="22"/>
          <w:szCs w:val="22"/>
          <w:lang w:val="en-US" w:eastAsia="en-US"/>
        </w:rPr>
        <w:tab/>
      </w:r>
      <w:r w:rsidRPr="0039406C">
        <w:rPr>
          <w:rStyle w:val="Collegamentoipertestuale"/>
          <w:noProof/>
        </w:rPr>
        <w:t>Validity time sequence test</w:t>
      </w:r>
      <w:r>
        <w:rPr>
          <w:noProof/>
          <w:webHidden/>
        </w:rPr>
        <w:tab/>
      </w:r>
      <w:r w:rsidR="00C42249">
        <w:rPr>
          <w:noProof/>
          <w:webHidden/>
        </w:rPr>
        <w:t>134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A.3.5</w:t>
      </w:r>
      <w:r w:rsidRPr="00531C14">
        <w:rPr>
          <w:rFonts w:ascii="Calibri" w:eastAsia="Times New Roman" w:hAnsi="Calibri"/>
          <w:noProof/>
          <w:sz w:val="22"/>
          <w:szCs w:val="22"/>
          <w:lang w:val="en-US" w:eastAsia="en-US"/>
        </w:rPr>
        <w:tab/>
      </w:r>
      <w:r w:rsidRPr="0039406C">
        <w:rPr>
          <w:rStyle w:val="Collegamentoipertestuale"/>
          <w:noProof/>
        </w:rPr>
        <w:t>Update frequency test</w:t>
      </w:r>
      <w:r>
        <w:rPr>
          <w:noProof/>
          <w:webHidden/>
        </w:rPr>
        <w:tab/>
      </w:r>
      <w:r w:rsidR="00C42249">
        <w:rPr>
          <w:noProof/>
          <w:webHidden/>
        </w:rPr>
        <w:t>134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A.4</w:t>
      </w:r>
      <w:r w:rsidRPr="00531C14">
        <w:rPr>
          <w:rFonts w:ascii="Calibri" w:eastAsia="Times New Roman" w:hAnsi="Calibri"/>
          <w:noProof/>
          <w:sz w:val="22"/>
          <w:szCs w:val="22"/>
          <w:lang w:val="en-US" w:eastAsia="en-US"/>
        </w:rPr>
        <w:tab/>
      </w:r>
      <w:r w:rsidRPr="0039406C">
        <w:rPr>
          <w:rStyle w:val="Collegamentoipertestuale"/>
          <w:noProof/>
        </w:rPr>
        <w:t>Data Quality Conformance Class</w:t>
      </w:r>
      <w:r>
        <w:rPr>
          <w:noProof/>
          <w:webHidden/>
        </w:rPr>
        <w:tab/>
      </w:r>
      <w:r w:rsidR="00C42249">
        <w:rPr>
          <w:noProof/>
          <w:webHidden/>
        </w:rPr>
        <w:t>134</w:t>
      </w:r>
    </w:p>
    <w:p w:rsidR="00A75497" w:rsidRPr="003A6388" w:rsidRDefault="00A75497">
      <w:pPr>
        <w:pStyle w:val="Sommario2"/>
        <w:tabs>
          <w:tab w:val="left" w:pos="800"/>
          <w:tab w:val="right" w:leader="dot" w:pos="9061"/>
        </w:tabs>
        <w:rPr>
          <w:rFonts w:ascii="Calibri" w:eastAsia="Times New Roman" w:hAnsi="Calibri"/>
          <w:noProof/>
          <w:sz w:val="22"/>
          <w:szCs w:val="22"/>
          <w:lang w:val="it-IT" w:eastAsia="en-US"/>
        </w:rPr>
      </w:pPr>
      <w:r w:rsidRPr="003A6388">
        <w:rPr>
          <w:rStyle w:val="Collegamentoipertestuale"/>
          <w:bCs/>
          <w:noProof/>
          <w:lang w:val="it-IT"/>
        </w:rPr>
        <w:t>A.5</w:t>
      </w:r>
      <w:r w:rsidRPr="003A6388">
        <w:rPr>
          <w:rFonts w:ascii="Calibri" w:eastAsia="Times New Roman" w:hAnsi="Calibri"/>
          <w:noProof/>
          <w:sz w:val="22"/>
          <w:szCs w:val="22"/>
          <w:lang w:val="it-IT" w:eastAsia="en-US"/>
        </w:rPr>
        <w:tab/>
      </w:r>
      <w:r w:rsidRPr="003A6388">
        <w:rPr>
          <w:rStyle w:val="Collegamentoipertestuale"/>
          <w:noProof/>
          <w:lang w:val="it-IT"/>
        </w:rPr>
        <w:t>Metadata IR Conformance Class</w:t>
      </w:r>
      <w:r w:rsidRPr="003A6388">
        <w:rPr>
          <w:noProof/>
          <w:webHidden/>
          <w:lang w:val="it-IT"/>
        </w:rPr>
        <w:tab/>
      </w:r>
      <w:r w:rsidR="00C42249" w:rsidRPr="003A6388">
        <w:rPr>
          <w:noProof/>
          <w:webHidden/>
          <w:lang w:val="it-IT"/>
        </w:rPr>
        <w:t>135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A.5.1</w:t>
      </w:r>
      <w:r w:rsidRPr="00531C14">
        <w:rPr>
          <w:rFonts w:ascii="Calibri" w:eastAsia="Times New Roman" w:hAnsi="Calibri"/>
          <w:noProof/>
          <w:sz w:val="22"/>
          <w:szCs w:val="22"/>
          <w:lang w:val="en-US" w:eastAsia="en-US"/>
        </w:rPr>
        <w:tab/>
      </w:r>
      <w:r w:rsidRPr="0039406C">
        <w:rPr>
          <w:rStyle w:val="Collegamentoipertestuale"/>
          <w:bCs/>
          <w:noProof/>
        </w:rPr>
        <w:t>Metadata for interoperability test</w:t>
      </w:r>
      <w:r>
        <w:rPr>
          <w:noProof/>
          <w:webHidden/>
        </w:rPr>
        <w:tab/>
      </w:r>
      <w:r w:rsidR="00C42249">
        <w:rPr>
          <w:noProof/>
          <w:webHidden/>
        </w:rPr>
        <w:t>135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A.6</w:t>
      </w:r>
      <w:r w:rsidRPr="00531C14">
        <w:rPr>
          <w:rFonts w:ascii="Calibri" w:eastAsia="Times New Roman" w:hAnsi="Calibri"/>
          <w:noProof/>
          <w:sz w:val="22"/>
          <w:szCs w:val="22"/>
          <w:lang w:val="en-US" w:eastAsia="en-US"/>
        </w:rPr>
        <w:tab/>
      </w:r>
      <w:r w:rsidRPr="0039406C">
        <w:rPr>
          <w:rStyle w:val="Collegamentoipertestuale"/>
          <w:noProof/>
        </w:rPr>
        <w:t>Information Accessibility Conformance Class</w:t>
      </w:r>
      <w:r>
        <w:rPr>
          <w:noProof/>
          <w:webHidden/>
        </w:rPr>
        <w:tab/>
      </w:r>
      <w:r w:rsidR="00C42249">
        <w:rPr>
          <w:noProof/>
          <w:webHidden/>
        </w:rPr>
        <w:t>135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A.6.1</w:t>
      </w:r>
      <w:r w:rsidRPr="00531C14">
        <w:rPr>
          <w:rFonts w:ascii="Calibri" w:eastAsia="Times New Roman" w:hAnsi="Calibri"/>
          <w:noProof/>
          <w:sz w:val="22"/>
          <w:szCs w:val="22"/>
          <w:lang w:val="en-US" w:eastAsia="en-US"/>
        </w:rPr>
        <w:tab/>
      </w:r>
      <w:r w:rsidRPr="0039406C">
        <w:rPr>
          <w:rStyle w:val="Collegamentoipertestuale"/>
          <w:noProof/>
        </w:rPr>
        <w:t>Code list publication test</w:t>
      </w:r>
      <w:r>
        <w:rPr>
          <w:noProof/>
          <w:webHidden/>
        </w:rPr>
        <w:tab/>
      </w:r>
      <w:r w:rsidR="00C42249">
        <w:rPr>
          <w:noProof/>
          <w:webHidden/>
        </w:rPr>
        <w:t>135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A.6.2</w:t>
      </w:r>
      <w:r w:rsidRPr="00531C14">
        <w:rPr>
          <w:rFonts w:ascii="Calibri" w:eastAsia="Times New Roman" w:hAnsi="Calibri"/>
          <w:noProof/>
          <w:sz w:val="22"/>
          <w:szCs w:val="22"/>
          <w:lang w:val="en-US" w:eastAsia="en-US"/>
        </w:rPr>
        <w:tab/>
      </w:r>
      <w:r w:rsidRPr="0039406C">
        <w:rPr>
          <w:rStyle w:val="Collegamentoipertestuale"/>
          <w:noProof/>
        </w:rPr>
        <w:t>CRS publication test</w:t>
      </w:r>
      <w:r>
        <w:rPr>
          <w:noProof/>
          <w:webHidden/>
        </w:rPr>
        <w:tab/>
      </w:r>
      <w:r w:rsidR="00C42249">
        <w:rPr>
          <w:noProof/>
          <w:webHidden/>
        </w:rPr>
        <w:t>135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A.6.3</w:t>
      </w:r>
      <w:r w:rsidRPr="00531C14">
        <w:rPr>
          <w:rFonts w:ascii="Calibri" w:eastAsia="Times New Roman" w:hAnsi="Calibri"/>
          <w:noProof/>
          <w:sz w:val="22"/>
          <w:szCs w:val="22"/>
          <w:lang w:val="en-US" w:eastAsia="en-US"/>
        </w:rPr>
        <w:tab/>
      </w:r>
      <w:r w:rsidRPr="0039406C">
        <w:rPr>
          <w:rStyle w:val="Collegamentoipertestuale"/>
          <w:noProof/>
        </w:rPr>
        <w:t>CRS identification test</w:t>
      </w:r>
      <w:r>
        <w:rPr>
          <w:noProof/>
          <w:webHidden/>
        </w:rPr>
        <w:tab/>
      </w:r>
      <w:r w:rsidR="00C42249">
        <w:rPr>
          <w:noProof/>
          <w:webHidden/>
        </w:rPr>
        <w:t>136</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noProof/>
        </w:rPr>
        <w:t>A.7</w:t>
      </w:r>
      <w:r w:rsidRPr="00531C14">
        <w:rPr>
          <w:rFonts w:ascii="Calibri" w:eastAsia="Times New Roman" w:hAnsi="Calibri"/>
          <w:noProof/>
          <w:sz w:val="22"/>
          <w:szCs w:val="22"/>
          <w:lang w:val="en-US" w:eastAsia="en-US"/>
        </w:rPr>
        <w:tab/>
      </w:r>
      <w:r w:rsidRPr="0039406C">
        <w:rPr>
          <w:rStyle w:val="Collegamentoipertestuale"/>
          <w:bCs/>
          <w:noProof/>
        </w:rPr>
        <w:t>Data Delivery Conformance Class</w:t>
      </w:r>
      <w:r>
        <w:rPr>
          <w:noProof/>
          <w:webHidden/>
        </w:rPr>
        <w:tab/>
      </w:r>
      <w:r w:rsidR="00C42249">
        <w:rPr>
          <w:noProof/>
          <w:webHidden/>
        </w:rPr>
        <w:t>136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A.7.1</w:t>
      </w:r>
      <w:r w:rsidRPr="00531C14">
        <w:rPr>
          <w:rFonts w:ascii="Calibri" w:eastAsia="Times New Roman" w:hAnsi="Calibri"/>
          <w:noProof/>
          <w:sz w:val="22"/>
          <w:szCs w:val="22"/>
          <w:lang w:val="en-US" w:eastAsia="en-US"/>
        </w:rPr>
        <w:tab/>
      </w:r>
      <w:r w:rsidRPr="0039406C">
        <w:rPr>
          <w:rStyle w:val="Collegamentoipertestuale"/>
          <w:noProof/>
        </w:rPr>
        <w:t>Encoding compliance test</w:t>
      </w:r>
      <w:r>
        <w:rPr>
          <w:noProof/>
          <w:webHidden/>
        </w:rPr>
        <w:tab/>
      </w:r>
      <w:r w:rsidR="00C42249">
        <w:rPr>
          <w:noProof/>
          <w:webHidden/>
        </w:rPr>
        <w:t>136</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noProof/>
        </w:rPr>
        <w:t>A.8</w:t>
      </w:r>
      <w:r w:rsidRPr="00531C14">
        <w:rPr>
          <w:rFonts w:ascii="Calibri" w:eastAsia="Times New Roman" w:hAnsi="Calibri"/>
          <w:noProof/>
          <w:sz w:val="22"/>
          <w:szCs w:val="22"/>
          <w:lang w:val="en-US" w:eastAsia="en-US"/>
        </w:rPr>
        <w:tab/>
      </w:r>
      <w:r w:rsidRPr="0039406C">
        <w:rPr>
          <w:rStyle w:val="Collegamentoipertestuale"/>
          <w:noProof/>
        </w:rPr>
        <w:t>Portrayal Conformance Class</w:t>
      </w:r>
      <w:r>
        <w:rPr>
          <w:noProof/>
          <w:webHidden/>
        </w:rPr>
        <w:tab/>
      </w:r>
      <w:r w:rsidR="00C42249">
        <w:rPr>
          <w:noProof/>
          <w:webHidden/>
        </w:rPr>
        <w:t>136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noProof/>
        </w:rPr>
        <w:t>A.8.1</w:t>
      </w:r>
      <w:r w:rsidRPr="00531C14">
        <w:rPr>
          <w:rFonts w:ascii="Calibri" w:eastAsia="Times New Roman" w:hAnsi="Calibri"/>
          <w:noProof/>
          <w:sz w:val="22"/>
          <w:szCs w:val="22"/>
          <w:lang w:val="en-US" w:eastAsia="en-US"/>
        </w:rPr>
        <w:tab/>
      </w:r>
      <w:r w:rsidRPr="0039406C">
        <w:rPr>
          <w:rStyle w:val="Collegamentoipertestuale"/>
          <w:noProof/>
        </w:rPr>
        <w:t>Layer designation test</w:t>
      </w:r>
      <w:r>
        <w:rPr>
          <w:noProof/>
          <w:webHidden/>
        </w:rPr>
        <w:tab/>
      </w:r>
      <w:r w:rsidR="00C42249">
        <w:rPr>
          <w:noProof/>
          <w:webHidden/>
        </w:rPr>
        <w:t>136</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A.9</w:t>
      </w:r>
      <w:r w:rsidRPr="00531C14">
        <w:rPr>
          <w:rFonts w:ascii="Calibri" w:eastAsia="Times New Roman" w:hAnsi="Calibri"/>
          <w:noProof/>
          <w:sz w:val="22"/>
          <w:szCs w:val="22"/>
          <w:lang w:val="en-US" w:eastAsia="en-US"/>
        </w:rPr>
        <w:tab/>
      </w:r>
      <w:r w:rsidRPr="0039406C">
        <w:rPr>
          <w:rStyle w:val="Collegamentoipertestuale"/>
          <w:noProof/>
        </w:rPr>
        <w:t>Technical Guideline Conformance Class</w:t>
      </w:r>
      <w:r>
        <w:rPr>
          <w:noProof/>
          <w:webHidden/>
        </w:rPr>
        <w:tab/>
      </w:r>
      <w:r w:rsidR="00C42249">
        <w:rPr>
          <w:noProof/>
          <w:webHidden/>
        </w:rPr>
        <w:t>138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A.9.1</w:t>
      </w:r>
      <w:r w:rsidRPr="00531C14">
        <w:rPr>
          <w:rFonts w:ascii="Calibri" w:eastAsia="Times New Roman" w:hAnsi="Calibri"/>
          <w:noProof/>
          <w:sz w:val="22"/>
          <w:szCs w:val="22"/>
          <w:lang w:val="en-US" w:eastAsia="en-US"/>
        </w:rPr>
        <w:tab/>
      </w:r>
      <w:r w:rsidRPr="0039406C">
        <w:rPr>
          <w:rStyle w:val="Collegamentoipertestuale"/>
          <w:noProof/>
        </w:rPr>
        <w:t>Multiplicity test</w:t>
      </w:r>
      <w:r>
        <w:rPr>
          <w:noProof/>
          <w:webHidden/>
        </w:rPr>
        <w:tab/>
      </w:r>
      <w:r w:rsidR="00C42249">
        <w:rPr>
          <w:noProof/>
          <w:webHidden/>
        </w:rPr>
        <w:t>138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A.9.1</w:t>
      </w:r>
      <w:r w:rsidRPr="00531C14">
        <w:rPr>
          <w:rFonts w:ascii="Calibri" w:eastAsia="Times New Roman" w:hAnsi="Calibri"/>
          <w:noProof/>
          <w:sz w:val="22"/>
          <w:szCs w:val="22"/>
          <w:lang w:val="en-US" w:eastAsia="en-US"/>
        </w:rPr>
        <w:tab/>
      </w:r>
      <w:r w:rsidRPr="0039406C">
        <w:rPr>
          <w:rStyle w:val="Collegamentoipertestuale"/>
          <w:noProof/>
        </w:rPr>
        <w:t>CRS http URI test</w:t>
      </w:r>
      <w:r>
        <w:rPr>
          <w:noProof/>
          <w:webHidden/>
        </w:rPr>
        <w:tab/>
      </w:r>
      <w:r w:rsidR="00C42249">
        <w:rPr>
          <w:noProof/>
          <w:webHidden/>
        </w:rPr>
        <w:t>138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A.9.2</w:t>
      </w:r>
      <w:r w:rsidRPr="00531C14">
        <w:rPr>
          <w:rFonts w:ascii="Calibri" w:eastAsia="Times New Roman" w:hAnsi="Calibri"/>
          <w:noProof/>
          <w:sz w:val="22"/>
          <w:szCs w:val="22"/>
          <w:lang w:val="en-US" w:eastAsia="en-US"/>
        </w:rPr>
        <w:tab/>
      </w:r>
      <w:r w:rsidRPr="0039406C">
        <w:rPr>
          <w:rStyle w:val="Collegamentoipertestuale"/>
          <w:noProof/>
        </w:rPr>
        <w:t>Metadata encoding schema validation test</w:t>
      </w:r>
      <w:r>
        <w:rPr>
          <w:noProof/>
          <w:webHidden/>
        </w:rPr>
        <w:tab/>
      </w:r>
      <w:r w:rsidR="00C42249">
        <w:rPr>
          <w:noProof/>
          <w:webHidden/>
        </w:rPr>
        <w:t>138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A.9.3</w:t>
      </w:r>
      <w:r w:rsidRPr="00531C14">
        <w:rPr>
          <w:rFonts w:ascii="Calibri" w:eastAsia="Times New Roman" w:hAnsi="Calibri"/>
          <w:noProof/>
          <w:sz w:val="22"/>
          <w:szCs w:val="22"/>
          <w:lang w:val="en-US" w:eastAsia="en-US"/>
        </w:rPr>
        <w:tab/>
      </w:r>
      <w:r w:rsidRPr="0039406C">
        <w:rPr>
          <w:rStyle w:val="Collegamentoipertestuale"/>
          <w:noProof/>
        </w:rPr>
        <w:t>Metadata occurrence test</w:t>
      </w:r>
      <w:r>
        <w:rPr>
          <w:noProof/>
          <w:webHidden/>
        </w:rPr>
        <w:tab/>
      </w:r>
      <w:r w:rsidR="00C42249">
        <w:rPr>
          <w:noProof/>
          <w:webHidden/>
        </w:rPr>
        <w:t>139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A.9.4</w:t>
      </w:r>
      <w:r w:rsidRPr="00531C14">
        <w:rPr>
          <w:rFonts w:ascii="Calibri" w:eastAsia="Times New Roman" w:hAnsi="Calibri"/>
          <w:noProof/>
          <w:sz w:val="22"/>
          <w:szCs w:val="22"/>
          <w:lang w:val="en-US" w:eastAsia="en-US"/>
        </w:rPr>
        <w:tab/>
      </w:r>
      <w:r w:rsidRPr="0039406C">
        <w:rPr>
          <w:rStyle w:val="Collegamentoipertestuale"/>
          <w:noProof/>
        </w:rPr>
        <w:t>Metadata consistency test</w:t>
      </w:r>
      <w:r>
        <w:rPr>
          <w:noProof/>
          <w:webHidden/>
        </w:rPr>
        <w:tab/>
      </w:r>
      <w:r w:rsidR="00C42249">
        <w:rPr>
          <w:noProof/>
          <w:webHidden/>
        </w:rPr>
        <w:t>139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A.9.5</w:t>
      </w:r>
      <w:r w:rsidRPr="00531C14">
        <w:rPr>
          <w:rFonts w:ascii="Calibri" w:eastAsia="Times New Roman" w:hAnsi="Calibri"/>
          <w:noProof/>
          <w:sz w:val="22"/>
          <w:szCs w:val="22"/>
          <w:lang w:val="en-US" w:eastAsia="en-US"/>
        </w:rPr>
        <w:tab/>
      </w:r>
      <w:r w:rsidRPr="0039406C">
        <w:rPr>
          <w:rStyle w:val="Collegamentoipertestuale"/>
          <w:noProof/>
        </w:rPr>
        <w:t>Encoding schema validation test</w:t>
      </w:r>
      <w:r>
        <w:rPr>
          <w:noProof/>
          <w:webHidden/>
        </w:rPr>
        <w:tab/>
      </w:r>
      <w:r w:rsidR="00C42249">
        <w:rPr>
          <w:noProof/>
          <w:webHidden/>
        </w:rPr>
        <w:t>139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A.9.6</w:t>
      </w:r>
      <w:r w:rsidRPr="00531C14">
        <w:rPr>
          <w:rFonts w:ascii="Calibri" w:eastAsia="Times New Roman" w:hAnsi="Calibri"/>
          <w:noProof/>
          <w:sz w:val="22"/>
          <w:szCs w:val="22"/>
          <w:lang w:val="en-US" w:eastAsia="en-US"/>
        </w:rPr>
        <w:tab/>
      </w:r>
      <w:r w:rsidRPr="0039406C">
        <w:rPr>
          <w:rStyle w:val="Collegamentoipertestuale"/>
          <w:noProof/>
        </w:rPr>
        <w:t>Style test</w:t>
      </w:r>
      <w:r>
        <w:rPr>
          <w:noProof/>
          <w:webHidden/>
        </w:rPr>
        <w:tab/>
      </w:r>
      <w:r w:rsidR="00C42249">
        <w:rPr>
          <w:noProof/>
          <w:webHidden/>
        </w:rPr>
        <w:t>139</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B (informative) Use cases</w:t>
      </w:r>
      <w:r>
        <w:rPr>
          <w:noProof/>
          <w:webHidden/>
        </w:rPr>
        <w:tab/>
      </w:r>
      <w:r w:rsidR="00C42249">
        <w:rPr>
          <w:noProof/>
          <w:webHidden/>
        </w:rPr>
        <w:t>141</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B.1</w:t>
      </w:r>
      <w:r w:rsidRPr="00531C14">
        <w:rPr>
          <w:rFonts w:ascii="Calibri" w:eastAsia="Times New Roman" w:hAnsi="Calibri"/>
          <w:noProof/>
          <w:sz w:val="22"/>
          <w:szCs w:val="22"/>
          <w:lang w:val="en-US" w:eastAsia="en-US"/>
        </w:rPr>
        <w:tab/>
      </w:r>
      <w:r w:rsidRPr="0039406C">
        <w:rPr>
          <w:rStyle w:val="Collegamentoipertestuale"/>
          <w:noProof/>
        </w:rPr>
        <w:t>Use case for “Utility networks”</w:t>
      </w:r>
      <w:r>
        <w:rPr>
          <w:noProof/>
          <w:webHidden/>
        </w:rPr>
        <w:tab/>
      </w:r>
      <w:r w:rsidR="00C42249">
        <w:rPr>
          <w:noProof/>
          <w:webHidden/>
        </w:rPr>
        <w:t>141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B.1.1</w:t>
      </w:r>
      <w:r w:rsidRPr="00531C14">
        <w:rPr>
          <w:rFonts w:ascii="Calibri" w:eastAsia="Times New Roman" w:hAnsi="Calibri"/>
          <w:noProof/>
          <w:sz w:val="22"/>
          <w:szCs w:val="22"/>
          <w:lang w:val="en-US" w:eastAsia="en-US"/>
        </w:rPr>
        <w:tab/>
      </w:r>
      <w:r w:rsidRPr="0039406C">
        <w:rPr>
          <w:rStyle w:val="Collegamentoipertestuale"/>
          <w:noProof/>
        </w:rPr>
        <w:t>Introduction</w:t>
      </w:r>
      <w:r>
        <w:rPr>
          <w:noProof/>
          <w:webHidden/>
        </w:rPr>
        <w:tab/>
      </w:r>
      <w:r w:rsidR="00C42249">
        <w:rPr>
          <w:noProof/>
          <w:webHidden/>
        </w:rPr>
        <w:t>141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B.1.2</w:t>
      </w:r>
      <w:r w:rsidRPr="00531C14">
        <w:rPr>
          <w:rFonts w:ascii="Calibri" w:eastAsia="Times New Roman" w:hAnsi="Calibri"/>
          <w:noProof/>
          <w:sz w:val="22"/>
          <w:szCs w:val="22"/>
          <w:lang w:val="en-US" w:eastAsia="en-US"/>
        </w:rPr>
        <w:tab/>
      </w:r>
      <w:r w:rsidRPr="0039406C">
        <w:rPr>
          <w:rStyle w:val="Collegamentoipertestuale"/>
          <w:noProof/>
        </w:rPr>
        <w:t>Use case description: Use case TWG_US_UN_KLIP</w:t>
      </w:r>
      <w:r>
        <w:rPr>
          <w:noProof/>
          <w:webHidden/>
        </w:rPr>
        <w:tab/>
      </w:r>
      <w:r w:rsidR="00C42249">
        <w:rPr>
          <w:noProof/>
          <w:webHidden/>
        </w:rPr>
        <w:t>142</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B.1</w:t>
      </w:r>
      <w:r w:rsidRPr="00531C14">
        <w:rPr>
          <w:rFonts w:ascii="Calibri" w:eastAsia="Times New Roman" w:hAnsi="Calibri"/>
          <w:noProof/>
          <w:sz w:val="22"/>
          <w:szCs w:val="22"/>
          <w:lang w:val="en-US" w:eastAsia="en-US"/>
        </w:rPr>
        <w:tab/>
      </w:r>
      <w:r w:rsidRPr="0039406C">
        <w:rPr>
          <w:rStyle w:val="Collegamentoipertestuale"/>
          <w:noProof/>
        </w:rPr>
        <w:t>Use case for “Administrative and social governmental services”</w:t>
      </w:r>
      <w:r>
        <w:rPr>
          <w:noProof/>
          <w:webHidden/>
        </w:rPr>
        <w:tab/>
      </w:r>
      <w:r w:rsidR="00C42249">
        <w:rPr>
          <w:noProof/>
          <w:webHidden/>
        </w:rPr>
        <w:t>144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B.1.1</w:t>
      </w:r>
      <w:r w:rsidRPr="00531C14">
        <w:rPr>
          <w:rFonts w:ascii="Calibri" w:eastAsia="Times New Roman" w:hAnsi="Calibri"/>
          <w:noProof/>
          <w:sz w:val="22"/>
          <w:szCs w:val="22"/>
          <w:lang w:val="en-US" w:eastAsia="en-US"/>
        </w:rPr>
        <w:tab/>
      </w:r>
      <w:r w:rsidRPr="0039406C">
        <w:rPr>
          <w:rStyle w:val="Collegamentoipertestuale"/>
          <w:noProof/>
        </w:rPr>
        <w:t>Introduction</w:t>
      </w:r>
      <w:r>
        <w:rPr>
          <w:noProof/>
          <w:webHidden/>
        </w:rPr>
        <w:tab/>
      </w:r>
      <w:r w:rsidR="00C42249">
        <w:rPr>
          <w:noProof/>
          <w:webHidden/>
        </w:rPr>
        <w:t>144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B.1.2</w:t>
      </w:r>
      <w:r w:rsidRPr="00531C14">
        <w:rPr>
          <w:rFonts w:ascii="Calibri" w:eastAsia="Times New Roman" w:hAnsi="Calibri"/>
          <w:noProof/>
          <w:sz w:val="22"/>
          <w:szCs w:val="22"/>
          <w:lang w:val="en-US" w:eastAsia="en-US"/>
        </w:rPr>
        <w:tab/>
      </w:r>
      <w:r w:rsidRPr="0039406C">
        <w:rPr>
          <w:rStyle w:val="Collegamentoipertestuale"/>
          <w:noProof/>
        </w:rPr>
        <w:t>Use case TWG_US_GS_Map_case</w:t>
      </w:r>
      <w:r>
        <w:rPr>
          <w:noProof/>
          <w:webHidden/>
        </w:rPr>
        <w:tab/>
      </w:r>
      <w:r w:rsidR="00C42249">
        <w:rPr>
          <w:noProof/>
          <w:webHidden/>
        </w:rPr>
        <w:t>145</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B.1.3</w:t>
      </w:r>
      <w:r w:rsidRPr="00531C14">
        <w:rPr>
          <w:rFonts w:ascii="Calibri" w:eastAsia="Times New Roman" w:hAnsi="Calibri"/>
          <w:noProof/>
          <w:sz w:val="22"/>
          <w:szCs w:val="22"/>
          <w:lang w:val="en-US" w:eastAsia="en-US"/>
        </w:rPr>
        <w:tab/>
      </w:r>
      <w:r w:rsidRPr="0039406C">
        <w:rPr>
          <w:rStyle w:val="Collegamentoipertestuale"/>
          <w:noProof/>
        </w:rPr>
        <w:t>Use case TWG_US_GS_Data_case</w:t>
      </w:r>
      <w:r>
        <w:rPr>
          <w:noProof/>
          <w:webHidden/>
        </w:rPr>
        <w:tab/>
      </w:r>
      <w:r w:rsidR="00C42249">
        <w:rPr>
          <w:noProof/>
          <w:webHidden/>
        </w:rPr>
        <w:t>146</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B.1.4</w:t>
      </w:r>
      <w:r w:rsidRPr="00531C14">
        <w:rPr>
          <w:rFonts w:ascii="Calibri" w:eastAsia="Times New Roman" w:hAnsi="Calibri"/>
          <w:noProof/>
          <w:sz w:val="22"/>
          <w:szCs w:val="22"/>
          <w:lang w:val="en-US" w:eastAsia="en-US"/>
        </w:rPr>
        <w:tab/>
      </w:r>
      <w:r w:rsidRPr="0039406C">
        <w:rPr>
          <w:rStyle w:val="Collegamentoipertestuale"/>
          <w:noProof/>
        </w:rPr>
        <w:t>Use Case: SITMAP – Territorial Information System of Málaga Province (Spain)</w:t>
      </w:r>
      <w:r>
        <w:rPr>
          <w:noProof/>
          <w:webHidden/>
        </w:rPr>
        <w:tab/>
      </w:r>
      <w:r w:rsidR="00C42249">
        <w:rPr>
          <w:noProof/>
          <w:webHidden/>
        </w:rPr>
        <w:t>148</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B.2</w:t>
      </w:r>
      <w:r w:rsidRPr="00531C14">
        <w:rPr>
          <w:rFonts w:ascii="Calibri" w:eastAsia="Times New Roman" w:hAnsi="Calibri"/>
          <w:noProof/>
          <w:sz w:val="22"/>
          <w:szCs w:val="22"/>
          <w:lang w:val="en-US" w:eastAsia="en-US"/>
        </w:rPr>
        <w:tab/>
      </w:r>
      <w:r w:rsidRPr="0039406C">
        <w:rPr>
          <w:rStyle w:val="Collegamentoipertestuale"/>
          <w:noProof/>
        </w:rPr>
        <w:t>Use case for “Waste Management”</w:t>
      </w:r>
      <w:r>
        <w:rPr>
          <w:noProof/>
          <w:webHidden/>
        </w:rPr>
        <w:tab/>
      </w:r>
      <w:r w:rsidR="00C42249">
        <w:rPr>
          <w:noProof/>
          <w:webHidden/>
        </w:rPr>
        <w:t>150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B.2.1</w:t>
      </w:r>
      <w:r w:rsidRPr="00531C14">
        <w:rPr>
          <w:rFonts w:ascii="Calibri" w:eastAsia="Times New Roman" w:hAnsi="Calibri"/>
          <w:noProof/>
          <w:sz w:val="22"/>
          <w:szCs w:val="22"/>
          <w:lang w:val="en-US" w:eastAsia="en-US"/>
        </w:rPr>
        <w:tab/>
      </w:r>
      <w:r w:rsidRPr="0039406C">
        <w:rPr>
          <w:rStyle w:val="Collegamentoipertestuale"/>
          <w:noProof/>
        </w:rPr>
        <w:t>Introduction</w:t>
      </w:r>
      <w:r>
        <w:rPr>
          <w:noProof/>
          <w:webHidden/>
        </w:rPr>
        <w:tab/>
      </w:r>
      <w:r w:rsidR="00C42249">
        <w:rPr>
          <w:noProof/>
          <w:webHidden/>
        </w:rPr>
        <w:t>150</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B.2.2</w:t>
      </w:r>
      <w:r w:rsidRPr="00531C14">
        <w:rPr>
          <w:rFonts w:ascii="Calibri" w:eastAsia="Times New Roman" w:hAnsi="Calibri"/>
          <w:noProof/>
          <w:sz w:val="22"/>
          <w:szCs w:val="22"/>
          <w:lang w:val="en-US" w:eastAsia="en-US"/>
        </w:rPr>
        <w:tab/>
      </w:r>
      <w:r w:rsidRPr="0039406C">
        <w:rPr>
          <w:rStyle w:val="Collegamentoipertestuale"/>
          <w:noProof/>
        </w:rPr>
        <w:t>Use case description: Use case Waste Management Plans and Waste Shipments.</w:t>
      </w:r>
      <w:r>
        <w:rPr>
          <w:noProof/>
          <w:webHidden/>
        </w:rPr>
        <w:tab/>
      </w:r>
      <w:r w:rsidR="00C42249">
        <w:rPr>
          <w:noProof/>
          <w:webHidden/>
        </w:rPr>
        <w:t>151</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B.2.3</w:t>
      </w:r>
      <w:r w:rsidRPr="00531C14">
        <w:rPr>
          <w:rFonts w:ascii="Calibri" w:eastAsia="Times New Roman" w:hAnsi="Calibri"/>
          <w:noProof/>
          <w:sz w:val="22"/>
          <w:szCs w:val="22"/>
          <w:lang w:val="en-US" w:eastAsia="en-US"/>
        </w:rPr>
        <w:tab/>
      </w:r>
      <w:r w:rsidRPr="0039406C">
        <w:rPr>
          <w:rStyle w:val="Collegamentoipertestuale"/>
          <w:noProof/>
        </w:rPr>
        <w:t>Cross Thematic Data requirements</w:t>
      </w:r>
      <w:r>
        <w:rPr>
          <w:noProof/>
          <w:webHidden/>
        </w:rPr>
        <w:tab/>
      </w:r>
      <w:r w:rsidR="00C42249">
        <w:rPr>
          <w:noProof/>
          <w:webHidden/>
        </w:rPr>
        <w:t>164</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C (normative) Code list values</w:t>
      </w:r>
      <w:r>
        <w:rPr>
          <w:noProof/>
          <w:webHidden/>
        </w:rPr>
        <w:tab/>
      </w:r>
      <w:r w:rsidR="00C42249">
        <w:rPr>
          <w:noProof/>
          <w:webHidden/>
        </w:rPr>
        <w:t>167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C.1</w:t>
      </w:r>
      <w:r w:rsidRPr="00531C14">
        <w:rPr>
          <w:rFonts w:ascii="Calibri" w:eastAsia="Times New Roman" w:hAnsi="Calibri"/>
          <w:noProof/>
          <w:sz w:val="22"/>
          <w:szCs w:val="22"/>
          <w:lang w:val="en-US" w:eastAsia="en-US"/>
        </w:rPr>
        <w:tab/>
      </w:r>
      <w:r w:rsidRPr="0039406C">
        <w:rPr>
          <w:rStyle w:val="Collegamentoipertestuale"/>
          <w:noProof/>
        </w:rPr>
        <w:t>INSPIRE Application Schema 'AdministrativeAndSocialGovernmentalServices'</w:t>
      </w:r>
      <w:r>
        <w:rPr>
          <w:noProof/>
          <w:webHidden/>
        </w:rPr>
        <w:tab/>
      </w:r>
      <w:r w:rsidR="00C42249">
        <w:rPr>
          <w:noProof/>
          <w:webHidden/>
        </w:rPr>
        <w:t>167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C.2</w:t>
      </w:r>
      <w:r w:rsidRPr="00531C14">
        <w:rPr>
          <w:rFonts w:ascii="Calibri" w:eastAsia="Times New Roman" w:hAnsi="Calibri"/>
          <w:noProof/>
          <w:sz w:val="22"/>
          <w:szCs w:val="22"/>
          <w:lang w:val="en-US" w:eastAsia="en-US"/>
        </w:rPr>
        <w:tab/>
      </w:r>
      <w:r w:rsidRPr="0039406C">
        <w:rPr>
          <w:rStyle w:val="Collegamentoipertestuale"/>
          <w:noProof/>
        </w:rPr>
        <w:t>INSPIRE Application Schema 'Environmental Management Facilities'</w:t>
      </w:r>
      <w:r>
        <w:rPr>
          <w:noProof/>
          <w:webHidden/>
        </w:rPr>
        <w:tab/>
      </w:r>
      <w:r w:rsidR="00C42249">
        <w:rPr>
          <w:noProof/>
          <w:webHidden/>
        </w:rPr>
        <w:t>173</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C.3</w:t>
      </w:r>
      <w:r w:rsidRPr="00531C14">
        <w:rPr>
          <w:rFonts w:ascii="Calibri" w:eastAsia="Times New Roman" w:hAnsi="Calibri"/>
          <w:noProof/>
          <w:sz w:val="22"/>
          <w:szCs w:val="22"/>
          <w:lang w:val="en-US" w:eastAsia="en-US"/>
        </w:rPr>
        <w:tab/>
      </w:r>
      <w:r w:rsidRPr="0039406C">
        <w:rPr>
          <w:rStyle w:val="Collegamentoipertestuale"/>
          <w:noProof/>
        </w:rPr>
        <w:t>INSPIRE Application Schema 'Common Utility Network Elements'</w:t>
      </w:r>
      <w:r>
        <w:rPr>
          <w:noProof/>
          <w:webHidden/>
        </w:rPr>
        <w:tab/>
      </w:r>
      <w:r w:rsidR="00C42249">
        <w:rPr>
          <w:noProof/>
          <w:webHidden/>
        </w:rPr>
        <w:t>173</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C.4</w:t>
      </w:r>
      <w:r w:rsidRPr="00531C14">
        <w:rPr>
          <w:rFonts w:ascii="Calibri" w:eastAsia="Times New Roman" w:hAnsi="Calibri"/>
          <w:noProof/>
          <w:sz w:val="22"/>
          <w:szCs w:val="22"/>
          <w:lang w:val="en-US" w:eastAsia="en-US"/>
        </w:rPr>
        <w:tab/>
      </w:r>
      <w:r w:rsidRPr="0039406C">
        <w:rPr>
          <w:rStyle w:val="Collegamentoipertestuale"/>
          <w:noProof/>
        </w:rPr>
        <w:t>INSPIRE Application Schema 'Electricity Network'</w:t>
      </w:r>
      <w:r>
        <w:rPr>
          <w:noProof/>
          <w:webHidden/>
        </w:rPr>
        <w:tab/>
      </w:r>
      <w:r w:rsidR="00C42249">
        <w:rPr>
          <w:noProof/>
          <w:webHidden/>
        </w:rPr>
        <w:t>175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C.5</w:t>
      </w:r>
      <w:r w:rsidRPr="00531C14">
        <w:rPr>
          <w:rFonts w:ascii="Calibri" w:eastAsia="Times New Roman" w:hAnsi="Calibri"/>
          <w:noProof/>
          <w:sz w:val="22"/>
          <w:szCs w:val="22"/>
          <w:lang w:val="en-US" w:eastAsia="en-US"/>
        </w:rPr>
        <w:tab/>
      </w:r>
      <w:r w:rsidRPr="0039406C">
        <w:rPr>
          <w:rStyle w:val="Collegamentoipertestuale"/>
          <w:noProof/>
        </w:rPr>
        <w:t>INSPIRE Application Schema 'Oil-Gas-Chemicals Network'</w:t>
      </w:r>
      <w:r>
        <w:rPr>
          <w:noProof/>
          <w:webHidden/>
        </w:rPr>
        <w:tab/>
      </w:r>
      <w:r w:rsidR="00C42249">
        <w:rPr>
          <w:noProof/>
          <w:webHidden/>
        </w:rPr>
        <w:t>179</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C.6</w:t>
      </w:r>
      <w:r w:rsidRPr="00531C14">
        <w:rPr>
          <w:rFonts w:ascii="Calibri" w:eastAsia="Times New Roman" w:hAnsi="Calibri"/>
          <w:noProof/>
          <w:sz w:val="22"/>
          <w:szCs w:val="22"/>
          <w:lang w:val="en-US" w:eastAsia="en-US"/>
        </w:rPr>
        <w:tab/>
      </w:r>
      <w:r w:rsidRPr="0039406C">
        <w:rPr>
          <w:rStyle w:val="Collegamentoipertestuale"/>
          <w:noProof/>
        </w:rPr>
        <w:t>INSPIRE Application Schema 'Sewer Network'</w:t>
      </w:r>
      <w:r>
        <w:rPr>
          <w:noProof/>
          <w:webHidden/>
        </w:rPr>
        <w:tab/>
      </w:r>
      <w:r w:rsidR="00C42249">
        <w:rPr>
          <w:noProof/>
          <w:webHidden/>
        </w:rPr>
        <w:t>183</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C.7</w:t>
      </w:r>
      <w:r w:rsidRPr="00531C14">
        <w:rPr>
          <w:rFonts w:ascii="Calibri" w:eastAsia="Times New Roman" w:hAnsi="Calibri"/>
          <w:noProof/>
          <w:sz w:val="22"/>
          <w:szCs w:val="22"/>
          <w:lang w:val="en-US" w:eastAsia="en-US"/>
        </w:rPr>
        <w:tab/>
      </w:r>
      <w:r w:rsidRPr="0039406C">
        <w:rPr>
          <w:rStyle w:val="Collegamentoipertestuale"/>
          <w:noProof/>
        </w:rPr>
        <w:t>INSPIRE Application Schema 'Thermal Network'</w:t>
      </w:r>
      <w:r>
        <w:rPr>
          <w:noProof/>
          <w:webHidden/>
        </w:rPr>
        <w:tab/>
      </w:r>
      <w:r w:rsidR="00C42249">
        <w:rPr>
          <w:noProof/>
          <w:webHidden/>
        </w:rPr>
        <w:t>185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C.8</w:t>
      </w:r>
      <w:r w:rsidRPr="00531C14">
        <w:rPr>
          <w:rFonts w:ascii="Calibri" w:eastAsia="Times New Roman" w:hAnsi="Calibri"/>
          <w:noProof/>
          <w:sz w:val="22"/>
          <w:szCs w:val="22"/>
          <w:lang w:val="en-US" w:eastAsia="en-US"/>
        </w:rPr>
        <w:tab/>
      </w:r>
      <w:r w:rsidRPr="0039406C">
        <w:rPr>
          <w:rStyle w:val="Collegamentoipertestuale"/>
          <w:noProof/>
        </w:rPr>
        <w:t>INSPIRE Application Schema 'Water Network'</w:t>
      </w:r>
      <w:r>
        <w:rPr>
          <w:noProof/>
          <w:webHidden/>
        </w:rPr>
        <w:tab/>
      </w:r>
      <w:r w:rsidR="00C42249">
        <w:rPr>
          <w:noProof/>
          <w:webHidden/>
        </w:rPr>
        <w:t>185</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D (informative) ServiceTypeValue codelist</w:t>
      </w:r>
      <w:r>
        <w:rPr>
          <w:noProof/>
          <w:webHidden/>
        </w:rPr>
        <w:tab/>
      </w:r>
      <w:r w:rsidR="00C42249">
        <w:rPr>
          <w:noProof/>
          <w:webHidden/>
        </w:rPr>
        <w:t>190</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E (informative) Checklists for data interoperability</w:t>
      </w:r>
      <w:r>
        <w:rPr>
          <w:noProof/>
          <w:webHidden/>
        </w:rPr>
        <w:tab/>
      </w:r>
      <w:r w:rsidR="00C42249">
        <w:rPr>
          <w:noProof/>
          <w:webHidden/>
        </w:rPr>
        <w:t>192</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 xml:space="preserve">Annex F (informative) </w:t>
      </w:r>
      <w:r w:rsidRPr="0039406C">
        <w:rPr>
          <w:rStyle w:val="Collegamentoipertestuale"/>
          <w:noProof/>
          <w:lang w:val="en-US"/>
        </w:rPr>
        <w:t>Portrayal analysis</w:t>
      </w:r>
      <w:r>
        <w:rPr>
          <w:noProof/>
          <w:webHidden/>
        </w:rPr>
        <w:tab/>
      </w:r>
      <w:r w:rsidR="00C42249">
        <w:rPr>
          <w:noProof/>
          <w:webHidden/>
        </w:rPr>
        <w:t>193</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G (informative) Extended Utility Networks Application Schemas</w:t>
      </w:r>
      <w:r>
        <w:rPr>
          <w:noProof/>
          <w:webHidden/>
        </w:rPr>
        <w:tab/>
      </w:r>
      <w:r w:rsidR="00C42249">
        <w:rPr>
          <w:noProof/>
          <w:webHidden/>
        </w:rPr>
        <w:t>194</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G.1</w:t>
      </w:r>
      <w:r w:rsidRPr="00531C14">
        <w:rPr>
          <w:rFonts w:ascii="Calibri" w:eastAsia="Times New Roman" w:hAnsi="Calibri"/>
          <w:noProof/>
          <w:sz w:val="22"/>
          <w:szCs w:val="22"/>
          <w:lang w:val="en-US" w:eastAsia="en-US"/>
        </w:rPr>
        <w:tab/>
      </w:r>
      <w:r w:rsidRPr="0039406C">
        <w:rPr>
          <w:rStyle w:val="Collegamentoipertestuale"/>
          <w:noProof/>
        </w:rPr>
        <w:t>“Common Extended Utility Networks Elements” application schema</w:t>
      </w:r>
      <w:r>
        <w:rPr>
          <w:noProof/>
          <w:webHidden/>
        </w:rPr>
        <w:tab/>
      </w:r>
      <w:r w:rsidR="00C42249">
        <w:rPr>
          <w:noProof/>
          <w:webHidden/>
        </w:rPr>
        <w:t>194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G.1.1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194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G.1.2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195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G.2</w:t>
      </w:r>
      <w:r w:rsidRPr="00531C14">
        <w:rPr>
          <w:rFonts w:ascii="Calibri" w:eastAsia="Times New Roman" w:hAnsi="Calibri"/>
          <w:noProof/>
          <w:sz w:val="22"/>
          <w:szCs w:val="22"/>
          <w:lang w:val="en-US" w:eastAsia="en-US"/>
        </w:rPr>
        <w:tab/>
      </w:r>
      <w:r w:rsidRPr="0039406C">
        <w:rPr>
          <w:rStyle w:val="Collegamentoipertestuale"/>
          <w:noProof/>
        </w:rPr>
        <w:t>“Extended Electricity Network” application schema</w:t>
      </w:r>
      <w:r>
        <w:rPr>
          <w:noProof/>
          <w:webHidden/>
        </w:rPr>
        <w:tab/>
      </w:r>
      <w:r w:rsidR="00C42249">
        <w:rPr>
          <w:noProof/>
          <w:webHidden/>
        </w:rPr>
        <w:t>204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G.2.1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204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G.2.2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205</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G.3</w:t>
      </w:r>
      <w:r w:rsidRPr="00531C14">
        <w:rPr>
          <w:rFonts w:ascii="Calibri" w:eastAsia="Times New Roman" w:hAnsi="Calibri"/>
          <w:noProof/>
          <w:sz w:val="22"/>
          <w:szCs w:val="22"/>
          <w:lang w:val="en-US" w:eastAsia="en-US"/>
        </w:rPr>
        <w:tab/>
      </w:r>
      <w:r w:rsidRPr="0039406C">
        <w:rPr>
          <w:rStyle w:val="Collegamentoipertestuale"/>
          <w:noProof/>
        </w:rPr>
        <w:t>“Extended Oil-Gas-Chemicals Network” application schema</w:t>
      </w:r>
      <w:r>
        <w:rPr>
          <w:noProof/>
          <w:webHidden/>
        </w:rPr>
        <w:tab/>
      </w:r>
      <w:r w:rsidR="00C42249">
        <w:rPr>
          <w:noProof/>
          <w:webHidden/>
        </w:rPr>
        <w:t>207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G.3.1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207</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G.3.2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208</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noProof/>
        </w:rPr>
        <w:t>G.4</w:t>
      </w:r>
      <w:r w:rsidRPr="00531C14">
        <w:rPr>
          <w:rFonts w:ascii="Calibri" w:eastAsia="Times New Roman" w:hAnsi="Calibri"/>
          <w:noProof/>
          <w:sz w:val="22"/>
          <w:szCs w:val="22"/>
          <w:lang w:val="en-US" w:eastAsia="en-US"/>
        </w:rPr>
        <w:tab/>
      </w:r>
      <w:r w:rsidRPr="0039406C">
        <w:rPr>
          <w:rStyle w:val="Collegamentoipertestuale"/>
          <w:noProof/>
        </w:rPr>
        <w:t>“Extended Thermal Network” application schema</w:t>
      </w:r>
      <w:r>
        <w:rPr>
          <w:noProof/>
          <w:webHidden/>
        </w:rPr>
        <w:tab/>
      </w:r>
      <w:r w:rsidR="00C42249">
        <w:rPr>
          <w:noProof/>
          <w:webHidden/>
        </w:rPr>
        <w:t>209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G.4.1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209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G.4.2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210</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G.5</w:t>
      </w:r>
      <w:r w:rsidRPr="00531C14">
        <w:rPr>
          <w:rFonts w:ascii="Calibri" w:eastAsia="Times New Roman" w:hAnsi="Calibri"/>
          <w:noProof/>
          <w:sz w:val="22"/>
          <w:szCs w:val="22"/>
          <w:lang w:val="en-US" w:eastAsia="en-US"/>
        </w:rPr>
        <w:tab/>
      </w:r>
      <w:r w:rsidRPr="0039406C">
        <w:rPr>
          <w:rStyle w:val="Collegamentoipertestuale"/>
          <w:noProof/>
        </w:rPr>
        <w:t>“Extended Water Network” application schema</w:t>
      </w:r>
      <w:r>
        <w:rPr>
          <w:noProof/>
          <w:webHidden/>
        </w:rPr>
        <w:tab/>
      </w:r>
      <w:r w:rsidR="00C42249">
        <w:rPr>
          <w:noProof/>
          <w:webHidden/>
        </w:rPr>
        <w:t>212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G.5.1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212</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G.5.2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212</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G.6</w:t>
      </w:r>
      <w:r w:rsidRPr="00531C14">
        <w:rPr>
          <w:rFonts w:ascii="Calibri" w:eastAsia="Times New Roman" w:hAnsi="Calibri"/>
          <w:noProof/>
          <w:sz w:val="22"/>
          <w:szCs w:val="22"/>
          <w:lang w:val="en-US" w:eastAsia="en-US"/>
        </w:rPr>
        <w:tab/>
      </w:r>
      <w:r w:rsidRPr="0039406C">
        <w:rPr>
          <w:rStyle w:val="Collegamentoipertestuale"/>
          <w:noProof/>
        </w:rPr>
        <w:t>“Extended Sewer Network” application schema</w:t>
      </w:r>
      <w:r>
        <w:rPr>
          <w:noProof/>
          <w:webHidden/>
        </w:rPr>
        <w:tab/>
      </w:r>
      <w:r w:rsidR="00C42249">
        <w:rPr>
          <w:noProof/>
          <w:webHidden/>
        </w:rPr>
        <w:t>214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G.6.1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214</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G.6.2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214</w:t>
      </w:r>
    </w:p>
    <w:p w:rsidR="00A75497" w:rsidRPr="00531C14" w:rsidRDefault="00A75497">
      <w:pPr>
        <w:pStyle w:val="Sommario1"/>
        <w:tabs>
          <w:tab w:val="right" w:leader="dot" w:pos="9061"/>
        </w:tabs>
        <w:rPr>
          <w:rFonts w:ascii="Calibri" w:eastAsia="Times New Roman" w:hAnsi="Calibri"/>
          <w:noProof/>
          <w:sz w:val="22"/>
          <w:szCs w:val="22"/>
          <w:lang w:val="en-US" w:eastAsia="en-US"/>
        </w:rPr>
      </w:pPr>
      <w:r w:rsidRPr="0039406C">
        <w:rPr>
          <w:rStyle w:val="Collegamentoipertestuale"/>
          <w:noProof/>
        </w:rPr>
        <w:t>Annex H (informative)  “Telecommunications Network” Application Schema</w:t>
      </w:r>
      <w:r>
        <w:rPr>
          <w:noProof/>
          <w:webHidden/>
        </w:rPr>
        <w:tab/>
      </w:r>
      <w:r w:rsidR="00C42249">
        <w:rPr>
          <w:noProof/>
          <w:webHidden/>
        </w:rPr>
        <w:t>217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noProof/>
          <w:lang w:val="en-US"/>
        </w:rPr>
        <w:t>H.1</w:t>
      </w:r>
      <w:r w:rsidRPr="00531C14">
        <w:rPr>
          <w:rFonts w:ascii="Calibri" w:eastAsia="Times New Roman" w:hAnsi="Calibri"/>
          <w:noProof/>
          <w:sz w:val="22"/>
          <w:szCs w:val="22"/>
          <w:lang w:val="en-US" w:eastAsia="en-US"/>
        </w:rPr>
        <w:tab/>
      </w:r>
      <w:r w:rsidRPr="0039406C">
        <w:rPr>
          <w:rStyle w:val="Collegamentoipertestuale"/>
          <w:noProof/>
        </w:rPr>
        <w:t>UML Overview</w:t>
      </w:r>
      <w:r>
        <w:rPr>
          <w:noProof/>
          <w:webHidden/>
        </w:rPr>
        <w:tab/>
      </w:r>
      <w:r w:rsidR="00C42249">
        <w:rPr>
          <w:noProof/>
          <w:webHidden/>
        </w:rPr>
        <w:t>217</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H.2</w:t>
      </w:r>
      <w:r w:rsidRPr="00531C14">
        <w:rPr>
          <w:rFonts w:ascii="Calibri" w:eastAsia="Times New Roman" w:hAnsi="Calibri"/>
          <w:noProof/>
          <w:sz w:val="22"/>
          <w:szCs w:val="22"/>
          <w:lang w:val="en-US" w:eastAsia="en-US"/>
        </w:rPr>
        <w:tab/>
      </w:r>
      <w:r w:rsidRPr="0039406C">
        <w:rPr>
          <w:rStyle w:val="Collegamentoipertestuale"/>
          <w:noProof/>
        </w:rPr>
        <w:t>Feature catalogue</w:t>
      </w:r>
      <w:r>
        <w:rPr>
          <w:noProof/>
          <w:webHidden/>
        </w:rPr>
        <w:tab/>
      </w:r>
      <w:r w:rsidR="00C42249">
        <w:rPr>
          <w:noProof/>
          <w:webHidden/>
        </w:rPr>
        <w:t>218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H.2.1</w:t>
      </w:r>
      <w:r w:rsidRPr="00531C14">
        <w:rPr>
          <w:rFonts w:ascii="Calibri" w:eastAsia="Times New Roman" w:hAnsi="Calibri"/>
          <w:noProof/>
          <w:sz w:val="22"/>
          <w:szCs w:val="22"/>
          <w:lang w:val="en-US" w:eastAsia="en-US"/>
        </w:rPr>
        <w:tab/>
      </w:r>
      <w:r w:rsidRPr="0039406C">
        <w:rPr>
          <w:rStyle w:val="Collegamentoipertestuale"/>
          <w:noProof/>
        </w:rPr>
        <w:t>Spatial object types</w:t>
      </w:r>
      <w:r>
        <w:rPr>
          <w:noProof/>
          <w:webHidden/>
        </w:rPr>
        <w:tab/>
      </w:r>
      <w:r w:rsidR="00C42249">
        <w:rPr>
          <w:noProof/>
          <w:webHidden/>
        </w:rPr>
        <w:t>218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H.2.2</w:t>
      </w:r>
      <w:r w:rsidRPr="00531C14">
        <w:rPr>
          <w:rFonts w:ascii="Calibri" w:eastAsia="Times New Roman" w:hAnsi="Calibri"/>
          <w:noProof/>
          <w:sz w:val="22"/>
          <w:szCs w:val="22"/>
          <w:lang w:val="en-US" w:eastAsia="en-US"/>
        </w:rPr>
        <w:tab/>
      </w:r>
      <w:r w:rsidRPr="0039406C">
        <w:rPr>
          <w:rStyle w:val="Collegamentoipertestuale"/>
          <w:noProof/>
        </w:rPr>
        <w:t>Code lists</w:t>
      </w:r>
      <w:r>
        <w:rPr>
          <w:noProof/>
          <w:webHidden/>
        </w:rPr>
        <w:tab/>
      </w:r>
      <w:r w:rsidR="00C42249">
        <w:rPr>
          <w:noProof/>
          <w:webHidden/>
        </w:rPr>
        <w:t>218</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H.2.3</w:t>
      </w:r>
      <w:r w:rsidRPr="00531C14">
        <w:rPr>
          <w:rFonts w:ascii="Calibri" w:eastAsia="Times New Roman" w:hAnsi="Calibri"/>
          <w:noProof/>
          <w:sz w:val="22"/>
          <w:szCs w:val="22"/>
          <w:lang w:val="en-US" w:eastAsia="en-US"/>
        </w:rPr>
        <w:tab/>
      </w:r>
      <w:r w:rsidRPr="0039406C">
        <w:rPr>
          <w:rStyle w:val="Collegamentoipertestuale"/>
          <w:noProof/>
        </w:rPr>
        <w:t>Imported types (informative)</w:t>
      </w:r>
      <w:r>
        <w:rPr>
          <w:noProof/>
          <w:webHidden/>
        </w:rPr>
        <w:tab/>
      </w:r>
      <w:r w:rsidR="00C42249">
        <w:rPr>
          <w:noProof/>
          <w:webHidden/>
        </w:rPr>
        <w:t>219</w:t>
      </w:r>
    </w:p>
    <w:p w:rsidR="00A75497" w:rsidRPr="00531C14" w:rsidRDefault="00A75497">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noProof/>
        </w:rPr>
        <w:t>H.3</w:t>
      </w:r>
      <w:r w:rsidRPr="00531C14">
        <w:rPr>
          <w:rFonts w:ascii="Calibri" w:eastAsia="Times New Roman" w:hAnsi="Calibri"/>
          <w:noProof/>
          <w:sz w:val="22"/>
          <w:szCs w:val="22"/>
          <w:lang w:val="en-US" w:eastAsia="en-US"/>
        </w:rPr>
        <w:tab/>
      </w:r>
      <w:r w:rsidRPr="0039406C">
        <w:rPr>
          <w:rStyle w:val="Collegamentoipertestuale"/>
          <w:noProof/>
        </w:rPr>
        <w:t>INSPIRE-governed code lists</w:t>
      </w:r>
      <w:r>
        <w:rPr>
          <w:noProof/>
          <w:webHidden/>
        </w:rPr>
        <w:tab/>
      </w:r>
      <w:r w:rsidR="00C42249">
        <w:rPr>
          <w:noProof/>
          <w:webHidden/>
        </w:rPr>
        <w:t>219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H.3.1</w:t>
      </w:r>
      <w:r w:rsidRPr="00531C14">
        <w:rPr>
          <w:rFonts w:ascii="Calibri" w:eastAsia="Times New Roman" w:hAnsi="Calibri"/>
          <w:noProof/>
          <w:sz w:val="22"/>
          <w:szCs w:val="22"/>
          <w:lang w:val="en-US" w:eastAsia="en-US"/>
        </w:rPr>
        <w:tab/>
      </w:r>
      <w:r w:rsidRPr="0039406C">
        <w:rPr>
          <w:rStyle w:val="Collegamentoipertestuale"/>
          <w:noProof/>
        </w:rPr>
        <w:t>Values of code list TelecommunicationsAppurtenanceTypeValue</w:t>
      </w:r>
      <w:r>
        <w:rPr>
          <w:noProof/>
          <w:webHidden/>
        </w:rPr>
        <w:tab/>
      </w:r>
      <w:r w:rsidR="00C42249">
        <w:rPr>
          <w:noProof/>
          <w:webHidden/>
        </w:rPr>
        <w:t>219</w:t>
      </w:r>
    </w:p>
    <w:p w:rsidR="00A75497" w:rsidRPr="00531C14" w:rsidRDefault="00A75497">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noProof/>
        </w:rPr>
        <w:t>H.3.2</w:t>
      </w:r>
      <w:r w:rsidRPr="00531C14">
        <w:rPr>
          <w:rFonts w:ascii="Calibri" w:eastAsia="Times New Roman" w:hAnsi="Calibri"/>
          <w:noProof/>
          <w:sz w:val="22"/>
          <w:szCs w:val="22"/>
          <w:lang w:val="en-US" w:eastAsia="en-US"/>
        </w:rPr>
        <w:tab/>
      </w:r>
      <w:r w:rsidRPr="0039406C">
        <w:rPr>
          <w:rStyle w:val="Collegamentoipertestuale"/>
          <w:noProof/>
        </w:rPr>
        <w:t>Values of code list TelecommunicationsCableMaterialTypeValue</w:t>
      </w:r>
      <w:r>
        <w:rPr>
          <w:noProof/>
          <w:webHidden/>
        </w:rPr>
        <w:tab/>
      </w:r>
      <w:r w:rsidR="00C42249">
        <w:rPr>
          <w:noProof/>
          <w:webHidden/>
        </w:rPr>
        <w:t>221</w:t>
      </w:r>
    </w:p>
    <w:p w:rsidR="00EC0917" w:rsidRPr="00B318DD" w:rsidRDefault="00EC0917" w:rsidP="00040E48">
      <w:pPr>
        <w:rPr>
          <w:szCs w:val="19"/>
        </w:rPr>
      </w:pPr>
    </w:p>
    <w:p w:rsidR="00EC0917" w:rsidRPr="00B318DD" w:rsidRDefault="00EC0917" w:rsidP="00EC0917">
      <w:pPr>
        <w:rPr>
          <w:szCs w:val="19"/>
        </w:rPr>
      </w:pPr>
    </w:p>
    <w:p w:rsidR="00422364" w:rsidRPr="00686565" w:rsidRDefault="00422364" w:rsidP="00857D80">
      <w:pPr>
        <w:pStyle w:val="Titolo1"/>
        <w:rPr>
          <w:sz w:val="31"/>
          <w:szCs w:val="31"/>
        </w:rPr>
        <w:sectPr w:rsidR="00422364" w:rsidRPr="00686565" w:rsidSect="00B17736">
          <w:headerReference w:type="default" r:id="rId12"/>
          <w:headerReference w:type="first" r:id="rId13"/>
          <w:pgSz w:w="11907" w:h="16840" w:code="9"/>
          <w:pgMar w:top="1418" w:right="1418" w:bottom="1418" w:left="1418" w:header="720" w:footer="720" w:gutter="0"/>
          <w:cols w:space="720"/>
          <w:docGrid w:linePitch="360"/>
        </w:sectPr>
      </w:pPr>
    </w:p>
    <w:p w:rsidR="0062021A" w:rsidRDefault="0062021A" w:rsidP="003D2FF9">
      <w:pPr>
        <w:pStyle w:val="Titolo1"/>
        <w:rPr>
          <w:lang w:eastAsia="it-IT"/>
        </w:rPr>
      </w:pPr>
      <w:bookmarkStart w:id="15" w:name="_Toc202867236"/>
      <w:bookmarkStart w:id="16" w:name="_Toc202872564"/>
      <w:bookmarkStart w:id="17" w:name="_Toc203821253"/>
      <w:bookmarkStart w:id="18" w:name="_Toc204079956"/>
      <w:bookmarkStart w:id="19" w:name="_Toc204080364"/>
      <w:bookmarkStart w:id="20" w:name="_Toc202873549"/>
      <w:bookmarkStart w:id="21" w:name="_Toc207684619"/>
      <w:bookmarkStart w:id="22" w:name="Ch1_Scope"/>
      <w:bookmarkStart w:id="23" w:name="_Toc374519826"/>
      <w:bookmarkEnd w:id="8"/>
      <w:bookmarkEnd w:id="9"/>
      <w:bookmarkEnd w:id="10"/>
      <w:bookmarkEnd w:id="11"/>
      <w:bookmarkEnd w:id="12"/>
      <w:bookmarkEnd w:id="13"/>
      <w:bookmarkEnd w:id="14"/>
      <w:r>
        <w:rPr>
          <w:lang w:eastAsia="it-IT"/>
        </w:rPr>
        <w:t>Scope</w:t>
      </w:r>
      <w:bookmarkEnd w:id="23"/>
    </w:p>
    <w:bookmarkEnd w:id="22"/>
    <w:p w:rsidR="0062021A"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1A7672" w:rsidRDefault="0062021A" w:rsidP="003D2FF9">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Utility and Government Services</w:t>
      </w:r>
      <w:r w:rsidRPr="001A7672">
        <w:rPr>
          <w:rFonts w:eastAsia="Times New Roman"/>
          <w:lang w:eastAsia="it-IT"/>
        </w:rPr>
        <w:t xml:space="preserve"> as defined in Annex </w:t>
      </w:r>
      <w:r>
        <w:rPr>
          <w:rFonts w:eastAsia="Times New Roman"/>
          <w:lang w:eastAsia="it-IT"/>
        </w:rPr>
        <w:t>III</w:t>
      </w:r>
      <w:r w:rsidRPr="001A7672">
        <w:rPr>
          <w:rFonts w:eastAsia="Times New Roman"/>
          <w:lang w:eastAsia="it-IT"/>
        </w:rPr>
        <w:t xml:space="preserve"> of the INSPIRE Directive. </w:t>
      </w:r>
    </w:p>
    <w:p w:rsidR="0062021A" w:rsidRPr="001A7672" w:rsidRDefault="0062021A" w:rsidP="003D2FF9">
      <w:pPr>
        <w:shd w:val="clear" w:color="auto" w:fill="E6E6E6"/>
        <w:tabs>
          <w:tab w:val="clear" w:pos="284"/>
          <w:tab w:val="clear" w:pos="567"/>
          <w:tab w:val="clear" w:pos="851"/>
          <w:tab w:val="clear" w:pos="1134"/>
        </w:tabs>
        <w:rPr>
          <w:rFonts w:eastAsia="Times New Roman"/>
          <w:lang w:eastAsia="it-IT"/>
        </w:rPr>
      </w:pPr>
    </w:p>
    <w:p w:rsidR="0062021A" w:rsidRPr="00445048" w:rsidRDefault="0062021A" w:rsidP="003D2FF9">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62021A" w:rsidRPr="001A7672" w:rsidRDefault="0062021A" w:rsidP="003D2FF9">
      <w:pPr>
        <w:shd w:val="clear" w:color="auto" w:fill="E6E6E6"/>
        <w:tabs>
          <w:tab w:val="clear" w:pos="284"/>
          <w:tab w:val="clear" w:pos="567"/>
          <w:tab w:val="clear" w:pos="851"/>
          <w:tab w:val="clear" w:pos="1134"/>
        </w:tabs>
        <w:rPr>
          <w:rFonts w:eastAsia="Times New Roman"/>
          <w:lang w:eastAsia="it-IT"/>
        </w:rPr>
      </w:pPr>
    </w:p>
    <w:p w:rsidR="00FD4DB5" w:rsidRPr="00B318DD" w:rsidRDefault="00FD4DB5" w:rsidP="00FD4DB5">
      <w:pPr>
        <w:rPr>
          <w:szCs w:val="19"/>
        </w:rPr>
      </w:pPr>
    </w:p>
    <w:p w:rsidR="00F24F25" w:rsidRPr="00686565" w:rsidRDefault="00F24F25" w:rsidP="00686565">
      <w:pPr>
        <w:pStyle w:val="Titolo1"/>
        <w:tabs>
          <w:tab w:val="left" w:pos="11500"/>
        </w:tabs>
        <w:ind w:right="3217"/>
        <w:rPr>
          <w:sz w:val="31"/>
          <w:szCs w:val="31"/>
        </w:rPr>
      </w:pPr>
      <w:bookmarkStart w:id="24" w:name="_Toc339566005"/>
      <w:bookmarkStart w:id="25" w:name="_Toc374519827"/>
      <w:r w:rsidRPr="00686565">
        <w:rPr>
          <w:sz w:val="31"/>
          <w:szCs w:val="31"/>
        </w:rPr>
        <w:t>Overview</w:t>
      </w:r>
      <w:bookmarkEnd w:id="24"/>
      <w:bookmarkEnd w:id="25"/>
    </w:p>
    <w:p w:rsidR="00F24F25" w:rsidRPr="00686565" w:rsidRDefault="00F24F25" w:rsidP="00F24F25">
      <w:pPr>
        <w:pStyle w:val="Titolo2"/>
        <w:shd w:val="clear" w:color="auto" w:fill="E6E6E6"/>
        <w:rPr>
          <w:sz w:val="27"/>
          <w:szCs w:val="27"/>
          <w:lang w:eastAsia="it-IT"/>
        </w:rPr>
      </w:pPr>
      <w:bookmarkStart w:id="26" w:name="_Toc339566006"/>
      <w:bookmarkStart w:id="27" w:name="_Toc374519828"/>
      <w:r w:rsidRPr="00686565">
        <w:rPr>
          <w:sz w:val="27"/>
          <w:szCs w:val="27"/>
          <w:lang w:eastAsia="it-IT"/>
        </w:rPr>
        <w:t>Name</w:t>
      </w:r>
      <w:bookmarkEnd w:id="26"/>
      <w:bookmarkEnd w:id="27"/>
    </w:p>
    <w:p w:rsidR="00F24F25" w:rsidRPr="00B318DD" w:rsidRDefault="00F24F25" w:rsidP="00F24F25">
      <w:pPr>
        <w:shd w:val="clear" w:color="auto" w:fill="E6E6E6"/>
        <w:rPr>
          <w:szCs w:val="19"/>
          <w:lang w:eastAsia="it-IT"/>
        </w:rPr>
      </w:pPr>
    </w:p>
    <w:p w:rsidR="00F24F25" w:rsidRPr="00B318DD" w:rsidRDefault="00F24F25" w:rsidP="00F24F25">
      <w:pPr>
        <w:shd w:val="clear" w:color="auto" w:fill="E6E6E6"/>
        <w:tabs>
          <w:tab w:val="clear" w:pos="284"/>
          <w:tab w:val="clear" w:pos="567"/>
          <w:tab w:val="clear" w:pos="851"/>
          <w:tab w:val="clear" w:pos="1134"/>
        </w:tabs>
        <w:rPr>
          <w:rFonts w:eastAsia="Times New Roman"/>
          <w:szCs w:val="19"/>
          <w:lang w:eastAsia="it-IT"/>
        </w:rPr>
      </w:pPr>
      <w:r w:rsidRPr="00B318DD">
        <w:rPr>
          <w:rFonts w:eastAsia="Times New Roman" w:cs="Arial"/>
          <w:szCs w:val="19"/>
          <w:lang w:eastAsia="it-IT"/>
        </w:rPr>
        <w:t>INSPIRE data specification for the theme</w:t>
      </w:r>
      <w:r w:rsidRPr="00B318DD">
        <w:rPr>
          <w:rFonts w:eastAsia="Times New Roman"/>
          <w:szCs w:val="19"/>
          <w:lang w:eastAsia="it-IT"/>
        </w:rPr>
        <w:t xml:space="preserve"> </w:t>
      </w:r>
      <w:r w:rsidR="00AB28DD" w:rsidRPr="00AB28DD">
        <w:rPr>
          <w:rFonts w:eastAsia="Times New Roman"/>
          <w:i/>
          <w:szCs w:val="19"/>
          <w:lang w:eastAsia="it-IT"/>
        </w:rPr>
        <w:t>Utility and Government Services</w:t>
      </w:r>
      <w:r w:rsidRPr="00B318DD">
        <w:rPr>
          <w:rFonts w:eastAsia="Times New Roman"/>
          <w:szCs w:val="19"/>
          <w:lang w:eastAsia="it-IT"/>
        </w:rPr>
        <w:t>.</w:t>
      </w:r>
    </w:p>
    <w:p w:rsidR="00F24F25" w:rsidRPr="00B318DD" w:rsidRDefault="00F24F25" w:rsidP="00F24F25">
      <w:pPr>
        <w:shd w:val="clear" w:color="auto" w:fill="E6E6E6"/>
        <w:tabs>
          <w:tab w:val="clear" w:pos="284"/>
          <w:tab w:val="clear" w:pos="567"/>
          <w:tab w:val="clear" w:pos="851"/>
          <w:tab w:val="clear" w:pos="1134"/>
        </w:tabs>
        <w:rPr>
          <w:rFonts w:eastAsia="Times New Roman"/>
          <w:szCs w:val="19"/>
          <w:lang w:eastAsia="it-IT"/>
        </w:rPr>
      </w:pPr>
    </w:p>
    <w:p w:rsidR="00F24F25" w:rsidRPr="00686565" w:rsidRDefault="00F24F25" w:rsidP="00F24F25">
      <w:pPr>
        <w:pStyle w:val="Titolo2"/>
        <w:rPr>
          <w:sz w:val="27"/>
          <w:szCs w:val="27"/>
          <w:lang w:eastAsia="it-IT"/>
        </w:rPr>
      </w:pPr>
      <w:bookmarkStart w:id="28" w:name="_Toc339566007"/>
      <w:bookmarkStart w:id="29" w:name="_Toc374519829"/>
      <w:r w:rsidRPr="00686565">
        <w:rPr>
          <w:sz w:val="27"/>
          <w:szCs w:val="27"/>
          <w:lang w:eastAsia="it-IT"/>
        </w:rPr>
        <w:t>Informal description</w:t>
      </w:r>
      <w:bookmarkEnd w:id="28"/>
      <w:bookmarkEnd w:id="29"/>
    </w:p>
    <w:p w:rsidR="00933324" w:rsidRPr="00B318DD" w:rsidRDefault="00933324" w:rsidP="00F24F25">
      <w:pPr>
        <w:tabs>
          <w:tab w:val="clear" w:pos="284"/>
          <w:tab w:val="clear" w:pos="567"/>
          <w:tab w:val="clear" w:pos="851"/>
          <w:tab w:val="clear" w:pos="1134"/>
        </w:tabs>
        <w:rPr>
          <w:rFonts w:eastAsia="Times New Roman"/>
          <w:b/>
          <w:bCs/>
          <w:szCs w:val="19"/>
          <w:u w:val="single"/>
          <w:lang w:eastAsia="it-IT"/>
        </w:rPr>
      </w:pPr>
    </w:p>
    <w:p w:rsidR="00AB28DD" w:rsidRPr="005A4E90" w:rsidRDefault="00AB28DD" w:rsidP="00AB28DD">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AB28DD" w:rsidRDefault="00AB28DD" w:rsidP="00AB28DD">
      <w:pPr>
        <w:tabs>
          <w:tab w:val="clear" w:pos="284"/>
          <w:tab w:val="clear" w:pos="567"/>
          <w:tab w:val="clear" w:pos="851"/>
          <w:tab w:val="clear" w:pos="1134"/>
        </w:tabs>
        <w:rPr>
          <w:rFonts w:eastAsia="Times New Roman"/>
          <w:lang w:eastAsia="it-IT"/>
        </w:rPr>
      </w:pPr>
      <w:r w:rsidRPr="00933324">
        <w:rPr>
          <w:rFonts w:eastAsia="Times New Roman"/>
          <w:lang w:eastAsia="it-IT"/>
        </w:rPr>
        <w:t>“Includes utility facilities such as sewage, waste management, energy supply and water supply, administrative and social governmental services such as public administrations, civil protection sites, schools and hospitals.”  [Directive 2007/2/EC]</w:t>
      </w:r>
    </w:p>
    <w:p w:rsidR="00445DA4" w:rsidRPr="00686565" w:rsidRDefault="00445DA4" w:rsidP="0086064B">
      <w:pPr>
        <w:pStyle w:val="Titolo3"/>
      </w:pPr>
      <w:bookmarkStart w:id="30" w:name="_Toc339566008"/>
      <w:bookmarkStart w:id="31" w:name="_Toc339277002"/>
      <w:bookmarkStart w:id="32" w:name="_Toc339277867"/>
      <w:bookmarkStart w:id="33" w:name="_Toc374519830"/>
      <w:r w:rsidRPr="00686565">
        <w:t>Utility networks</w:t>
      </w:r>
      <w:bookmarkEnd w:id="31"/>
      <w:bookmarkEnd w:id="32"/>
      <w:bookmarkEnd w:id="33"/>
    </w:p>
    <w:p w:rsidR="00445DA4" w:rsidRPr="00B318DD" w:rsidRDefault="00445DA4" w:rsidP="00445DA4">
      <w:pPr>
        <w:tabs>
          <w:tab w:val="clear" w:pos="284"/>
          <w:tab w:val="clear" w:pos="567"/>
          <w:tab w:val="clear" w:pos="851"/>
          <w:tab w:val="clear" w:pos="1134"/>
        </w:tabs>
        <w:rPr>
          <w:rFonts w:eastAsia="Times New Roman" w:cs="Arial"/>
          <w:szCs w:val="19"/>
          <w:lang w:eastAsia="it-IT"/>
        </w:rPr>
      </w:pP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r w:rsidRPr="00B318DD">
        <w:rPr>
          <w:rFonts w:eastAsia="Times New Roman" w:cs="Arial"/>
          <w:b/>
          <w:szCs w:val="19"/>
          <w:lang w:eastAsia="it-IT"/>
        </w:rPr>
        <w:t>Comprehension of the scope</w:t>
      </w: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p>
    <w:p w:rsidR="00445DA4" w:rsidRPr="00B318DD" w:rsidRDefault="00445DA4" w:rsidP="00445DA4">
      <w:pPr>
        <w:widowControl w:val="0"/>
        <w:autoSpaceDE w:val="0"/>
        <w:autoSpaceDN w:val="0"/>
        <w:adjustRightInd w:val="0"/>
        <w:spacing w:after="240"/>
        <w:rPr>
          <w:rFonts w:ascii="Times" w:hAnsi="Times" w:cs="Times"/>
          <w:szCs w:val="19"/>
          <w:lang w:val="en-US"/>
        </w:rPr>
      </w:pPr>
      <w:r w:rsidRPr="00B318DD">
        <w:rPr>
          <w:rFonts w:ascii="Helvetica" w:hAnsi="Helvetica" w:cs="Helvetica"/>
          <w:szCs w:val="19"/>
          <w:lang w:val="en-US"/>
        </w:rPr>
        <w:t>Utility services and networks include the physical constructions for transport of defined utility products (namely pipelines for transport of oil, gas, chemicals, water, sewage and thermal products), transmission lines and c</w:t>
      </w:r>
      <w:r w:rsidRPr="00B318DD">
        <w:rPr>
          <w:rFonts w:ascii="Helvetica" w:hAnsi="Helvetica" w:cs="Helvetica"/>
          <w:szCs w:val="19"/>
          <w:lang w:val="en-US"/>
        </w:rPr>
        <w:t>a</w:t>
      </w:r>
      <w:r w:rsidRPr="00B318DD">
        <w:rPr>
          <w:rFonts w:ascii="Helvetica" w:hAnsi="Helvetica" w:cs="Helvetica"/>
          <w:szCs w:val="19"/>
          <w:lang w:val="en-US"/>
        </w:rPr>
        <w:t>bles (included those for transmission of electricity, phone and cable-TV signals) and other network elements for encasing pipes and cases (e.g. ducts, poles and towers).</w:t>
      </w:r>
    </w:p>
    <w:p w:rsidR="00445DA4" w:rsidRPr="00B318DD" w:rsidRDefault="00445DA4" w:rsidP="00445DA4">
      <w:pPr>
        <w:pStyle w:val="Intestazione"/>
        <w:spacing w:line="240" w:lineRule="auto"/>
        <w:rPr>
          <w:rFonts w:cs="Arial"/>
          <w:szCs w:val="19"/>
          <w:lang w:val="en-US"/>
        </w:rPr>
      </w:pPr>
      <w:r w:rsidRPr="00B318DD">
        <w:rPr>
          <w:rFonts w:cs="Arial"/>
          <w:szCs w:val="19"/>
          <w:lang w:val="en-US"/>
        </w:rPr>
        <w:t>All kinds of transmission utility systems have nodes (e.g. pump stations), and they are linked to facil</w:t>
      </w:r>
      <w:r w:rsidRPr="00B318DD">
        <w:rPr>
          <w:rFonts w:cs="Arial"/>
          <w:szCs w:val="19"/>
          <w:lang w:val="en-US"/>
        </w:rPr>
        <w:t>i</w:t>
      </w:r>
      <w:r w:rsidRPr="00B318DD">
        <w:rPr>
          <w:rFonts w:cs="Arial"/>
          <w:szCs w:val="19"/>
          <w:lang w:val="en-US"/>
        </w:rPr>
        <w:t>ties for production and treatment of different kinds of utility products. These major production and trea</w:t>
      </w:r>
      <w:r w:rsidRPr="00B318DD">
        <w:rPr>
          <w:rFonts w:cs="Arial"/>
          <w:szCs w:val="19"/>
          <w:lang w:val="en-US"/>
        </w:rPr>
        <w:t>t</w:t>
      </w:r>
      <w:r w:rsidRPr="00B318DD">
        <w:rPr>
          <w:rFonts w:cs="Arial"/>
          <w:szCs w:val="19"/>
          <w:lang w:val="en-US"/>
        </w:rPr>
        <w:t>ment sites are described in the theme production and industrial facilities (Annex.III – PF).</w:t>
      </w:r>
    </w:p>
    <w:p w:rsidR="00445DA4" w:rsidRPr="00B318DD" w:rsidRDefault="00445DA4" w:rsidP="00445DA4">
      <w:pPr>
        <w:pStyle w:val="Intestazione"/>
        <w:spacing w:line="240" w:lineRule="auto"/>
        <w:rPr>
          <w:rFonts w:cs="Arial"/>
          <w:szCs w:val="19"/>
          <w:lang w:val="en-US"/>
        </w:rPr>
      </w:pPr>
    </w:p>
    <w:p w:rsidR="00445DA4" w:rsidRPr="00B318DD" w:rsidRDefault="00445DA4" w:rsidP="00445DA4">
      <w:pPr>
        <w:pStyle w:val="Intestazione"/>
        <w:spacing w:line="240" w:lineRule="auto"/>
        <w:rPr>
          <w:rFonts w:cs="Arial"/>
          <w:szCs w:val="19"/>
          <w:lang w:val="en-US"/>
        </w:rPr>
      </w:pPr>
      <w:r w:rsidRPr="00B318DD">
        <w:rPr>
          <w:rFonts w:cs="Arial"/>
          <w:szCs w:val="19"/>
          <w:lang w:val="en-US"/>
        </w:rPr>
        <w:t>Six important types of utility networks are distinguished, namely Electricity Network, Oil, Gas &amp; Chemicals Ne</w:t>
      </w:r>
      <w:r w:rsidRPr="00B318DD">
        <w:rPr>
          <w:rFonts w:cs="Arial"/>
          <w:szCs w:val="19"/>
          <w:lang w:val="en-US"/>
        </w:rPr>
        <w:t>t</w:t>
      </w:r>
      <w:r w:rsidRPr="00B318DD">
        <w:rPr>
          <w:rFonts w:cs="Arial"/>
          <w:szCs w:val="19"/>
          <w:lang w:val="en-US"/>
        </w:rPr>
        <w:t>work, Sewer Network, Telecommunications Network, Thermal Network and Water Network.</w:t>
      </w:r>
    </w:p>
    <w:p w:rsidR="00445DA4" w:rsidRPr="00B318DD" w:rsidRDefault="00445DA4" w:rsidP="00445DA4">
      <w:pPr>
        <w:pStyle w:val="Intestazione"/>
        <w:spacing w:line="240" w:lineRule="auto"/>
        <w:rPr>
          <w:rFonts w:cs="Arial"/>
          <w:szCs w:val="19"/>
          <w:lang w:val="en-US"/>
        </w:rPr>
      </w:pPr>
    </w:p>
    <w:p w:rsidR="00445DA4" w:rsidRPr="00B318DD" w:rsidRDefault="00445DA4" w:rsidP="00445DA4">
      <w:pPr>
        <w:pStyle w:val="Intestazione"/>
        <w:spacing w:line="240" w:lineRule="auto"/>
        <w:rPr>
          <w:rFonts w:cs="Arial"/>
          <w:szCs w:val="19"/>
          <w:lang w:val="en-US"/>
        </w:rPr>
      </w:pPr>
      <w:r w:rsidRPr="00B318DD">
        <w:rPr>
          <w:rFonts w:cs="Arial"/>
          <w:szCs w:val="19"/>
          <w:lang w:val="en-US"/>
        </w:rPr>
        <w:t>All these networks use the node-arc-node model, as defined in the Generic Network Model.</w:t>
      </w:r>
      <w:r w:rsidRPr="00B318DD">
        <w:rPr>
          <w:kern w:val="32"/>
          <w:szCs w:val="19"/>
          <w:lang w:eastAsia="it-IT"/>
        </w:rPr>
        <w:t xml:space="preserve"> </w:t>
      </w:r>
      <w:r w:rsidRPr="00B318DD">
        <w:rPr>
          <w:kern w:val="32"/>
          <w:szCs w:val="19"/>
          <w:lang w:val="en-US" w:eastAsia="it-IT"/>
        </w:rPr>
        <w:t>Especially designed for a structured modelization of utility networks that allows its business use (estimation of propagation, calc</w:t>
      </w:r>
      <w:r w:rsidRPr="00B318DD">
        <w:rPr>
          <w:kern w:val="32"/>
          <w:szCs w:val="19"/>
          <w:lang w:val="en-US" w:eastAsia="it-IT"/>
        </w:rPr>
        <w:t>u</w:t>
      </w:r>
      <w:r w:rsidRPr="00B318DD">
        <w:rPr>
          <w:kern w:val="32"/>
          <w:szCs w:val="19"/>
          <w:lang w:val="en-US" w:eastAsia="it-IT"/>
        </w:rPr>
        <w:t>lation of capacities, etc.), the use of this node-arc-node model is also adapted for non-topological data, since the rel</w:t>
      </w:r>
      <w:r w:rsidRPr="00B318DD">
        <w:rPr>
          <w:kern w:val="32"/>
          <w:szCs w:val="19"/>
          <w:lang w:val="en-US" w:eastAsia="it-IT"/>
        </w:rPr>
        <w:t>a</w:t>
      </w:r>
      <w:r w:rsidRPr="00B318DD">
        <w:rPr>
          <w:kern w:val="32"/>
          <w:szCs w:val="19"/>
          <w:lang w:val="en-US" w:eastAsia="it-IT"/>
        </w:rPr>
        <w:t>tion between nodes and arcs is optional.</w:t>
      </w:r>
    </w:p>
    <w:p w:rsidR="00445DA4" w:rsidRPr="00B318DD" w:rsidRDefault="00445DA4" w:rsidP="00445DA4">
      <w:pPr>
        <w:pStyle w:val="Intestazione"/>
        <w:spacing w:line="240" w:lineRule="auto"/>
        <w:rPr>
          <w:rFonts w:cs="Arial"/>
          <w:szCs w:val="19"/>
          <w:lang w:val="en-US"/>
        </w:rPr>
      </w:pPr>
    </w:p>
    <w:p w:rsidR="00445DA4" w:rsidRPr="00B318DD" w:rsidRDefault="00445DA4" w:rsidP="00445DA4">
      <w:pPr>
        <w:pStyle w:val="Intestazione"/>
        <w:spacing w:line="240" w:lineRule="auto"/>
        <w:rPr>
          <w:rFonts w:cs="Arial"/>
          <w:szCs w:val="19"/>
          <w:lang w:val="en-US"/>
        </w:rPr>
      </w:pPr>
      <w:r w:rsidRPr="00B318DD">
        <w:rPr>
          <w:rFonts w:cs="Arial"/>
          <w:szCs w:val="19"/>
          <w:lang w:val="en-US"/>
        </w:rPr>
        <w:t>Different organizations have different responsibilities and this will influence the kind of data they collect, ma</w:t>
      </w:r>
      <w:r w:rsidRPr="00B318DD">
        <w:rPr>
          <w:rFonts w:cs="Arial"/>
          <w:szCs w:val="19"/>
          <w:lang w:val="en-US"/>
        </w:rPr>
        <w:t>n</w:t>
      </w:r>
      <w:r w:rsidRPr="00B318DD">
        <w:rPr>
          <w:rFonts w:cs="Arial"/>
          <w:szCs w:val="19"/>
          <w:lang w:val="en-US"/>
        </w:rPr>
        <w:t xml:space="preserve">age and use. Some organizations will use simple models while other will have more complex data models. This data specification is a basic framework that user can adopt and, if necessary, adapt and extend for themselves. The specification is focused on the core spatial objects required by networks, i.e. network centerlines etc. </w:t>
      </w:r>
    </w:p>
    <w:p w:rsidR="00445DA4" w:rsidRPr="00B318DD" w:rsidRDefault="00445DA4" w:rsidP="00445DA4">
      <w:pPr>
        <w:pStyle w:val="Intestazione"/>
        <w:spacing w:line="240" w:lineRule="auto"/>
        <w:rPr>
          <w:rFonts w:cs="Arial"/>
          <w:szCs w:val="19"/>
          <w:lang w:val="en-US"/>
        </w:rPr>
      </w:pPr>
    </w:p>
    <w:p w:rsidR="00445DA4" w:rsidRPr="00B318DD" w:rsidRDefault="00445DA4" w:rsidP="00445DA4">
      <w:pPr>
        <w:tabs>
          <w:tab w:val="clear" w:pos="284"/>
          <w:tab w:val="clear" w:pos="567"/>
          <w:tab w:val="clear" w:pos="851"/>
          <w:tab w:val="clear" w:pos="1134"/>
        </w:tabs>
        <w:rPr>
          <w:rFonts w:eastAsia="Calibri" w:cs="Arial"/>
          <w:szCs w:val="19"/>
          <w:lang w:val="en-US" w:eastAsia="x-none"/>
        </w:rPr>
      </w:pPr>
      <w:r w:rsidRPr="00B318DD">
        <w:rPr>
          <w:rFonts w:eastAsia="Calibri" w:cs="Arial"/>
          <w:szCs w:val="19"/>
          <w:lang w:val="en-US" w:eastAsia="x-none"/>
        </w:rPr>
        <w:t>In the utility services and networks there are “ducts”, which are utility links used to protect and guide cable and pipes via an encasing construction. A duct may contain other duct(s), pipes and cables. “Duct” co</w:t>
      </w:r>
      <w:r w:rsidRPr="00B318DD">
        <w:rPr>
          <w:rFonts w:eastAsia="Calibri" w:cs="Arial"/>
          <w:szCs w:val="19"/>
          <w:lang w:val="en-US" w:eastAsia="x-none"/>
        </w:rPr>
        <w:t>n</w:t>
      </w:r>
      <w:r w:rsidRPr="00B318DD">
        <w:rPr>
          <w:rFonts w:eastAsia="Calibri" w:cs="Arial"/>
          <w:szCs w:val="19"/>
          <w:lang w:val="en-US" w:eastAsia="x-none"/>
        </w:rPr>
        <w:t>tains information about the position and characteristics of ducts as seen from a manhole, vault, or a cross section of a trench and duct.</w:t>
      </w:r>
    </w:p>
    <w:p w:rsidR="00445DA4" w:rsidRPr="00B318DD" w:rsidRDefault="00445DA4" w:rsidP="00445DA4">
      <w:pPr>
        <w:tabs>
          <w:tab w:val="clear" w:pos="284"/>
          <w:tab w:val="clear" w:pos="567"/>
          <w:tab w:val="clear" w:pos="851"/>
          <w:tab w:val="clear" w:pos="1134"/>
        </w:tabs>
        <w:rPr>
          <w:rFonts w:eastAsia="Calibri" w:cs="Arial"/>
          <w:szCs w:val="19"/>
          <w:lang w:val="en-US" w:eastAsia="x-none"/>
        </w:rPr>
      </w:pPr>
    </w:p>
    <w:p w:rsidR="00445DA4" w:rsidRPr="00B318DD" w:rsidRDefault="00445DA4" w:rsidP="00445DA4">
      <w:pPr>
        <w:tabs>
          <w:tab w:val="clear" w:pos="284"/>
          <w:tab w:val="clear" w:pos="567"/>
          <w:tab w:val="clear" w:pos="851"/>
          <w:tab w:val="clear" w:pos="1134"/>
        </w:tabs>
        <w:rPr>
          <w:rFonts w:eastAsia="Calibri" w:cs="Arial"/>
          <w:szCs w:val="19"/>
          <w:lang w:eastAsia="x-none"/>
        </w:rPr>
      </w:pPr>
      <w:r w:rsidRPr="00B318DD">
        <w:rPr>
          <w:rFonts w:eastAsia="Calibri" w:cs="Arial"/>
          <w:szCs w:val="19"/>
          <w:lang w:eastAsia="x-none"/>
        </w:rPr>
        <w:t>The nodes of the networks include poles. Poles represent node objects that support utility devices and cables. “Pole” is a container to other utility objects. Other important nodes are manholes, towers and cabinets. A “Manhole” is the top openings to an underground public utility or service. A “Tower” is a vert</w:t>
      </w:r>
      <w:r w:rsidRPr="00B318DD">
        <w:rPr>
          <w:rFonts w:eastAsia="Calibri" w:cs="Arial"/>
          <w:szCs w:val="19"/>
          <w:lang w:eastAsia="x-none"/>
        </w:rPr>
        <w:t>i</w:t>
      </w:r>
      <w:r w:rsidRPr="00B318DD">
        <w:rPr>
          <w:rFonts w:eastAsia="Calibri" w:cs="Arial"/>
          <w:szCs w:val="19"/>
          <w:lang w:eastAsia="x-none"/>
        </w:rPr>
        <w:t>cal tower object that carries utility cables or pipes. A “Cabinet” is container for utility node objects (e.g. appurtenances). Poles, manholes, towers and cabinets represent containers for other network elements b</w:t>
      </w:r>
      <w:r w:rsidRPr="00B318DD">
        <w:rPr>
          <w:rFonts w:eastAsia="Calibri" w:cs="Arial"/>
          <w:szCs w:val="19"/>
          <w:lang w:eastAsia="x-none"/>
        </w:rPr>
        <w:t>e</w:t>
      </w:r>
      <w:r w:rsidRPr="00B318DD">
        <w:rPr>
          <w:rFonts w:eastAsia="Calibri" w:cs="Arial"/>
          <w:szCs w:val="19"/>
          <w:lang w:eastAsia="x-none"/>
        </w:rPr>
        <w:t>longing to one or more utility networks.</w:t>
      </w:r>
    </w:p>
    <w:p w:rsidR="00445DA4" w:rsidRPr="00B318DD" w:rsidRDefault="00445DA4" w:rsidP="00445DA4">
      <w:pPr>
        <w:tabs>
          <w:tab w:val="clear" w:pos="284"/>
          <w:tab w:val="clear" w:pos="567"/>
          <w:tab w:val="clear" w:pos="851"/>
          <w:tab w:val="clear" w:pos="1134"/>
        </w:tabs>
        <w:rPr>
          <w:rFonts w:eastAsia="Times New Roman" w:cs="Arial"/>
          <w:szCs w:val="19"/>
          <w:lang w:val="en-US" w:eastAsia="it-IT"/>
        </w:rPr>
      </w:pP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r w:rsidRPr="00B318DD">
        <w:rPr>
          <w:rFonts w:eastAsia="Times New Roman" w:cs="Arial"/>
          <w:b/>
          <w:szCs w:val="19"/>
          <w:lang w:eastAsia="it-IT"/>
        </w:rPr>
        <w:t>Overlaps / links with other themes</w:t>
      </w:r>
    </w:p>
    <w:p w:rsidR="00445DA4" w:rsidRPr="00B318DD" w:rsidRDefault="00445DA4" w:rsidP="00445DA4">
      <w:pPr>
        <w:tabs>
          <w:tab w:val="clear" w:pos="284"/>
          <w:tab w:val="clear" w:pos="567"/>
          <w:tab w:val="clear" w:pos="851"/>
          <w:tab w:val="clear" w:pos="1134"/>
        </w:tabs>
        <w:rPr>
          <w:rFonts w:eastAsia="Times New Roman" w:cs="Arial"/>
          <w:szCs w:val="19"/>
          <w:lang w:eastAsia="it-IT"/>
        </w:rPr>
      </w:pPr>
    </w:p>
    <w:p w:rsidR="00445DA4" w:rsidRPr="00B318DD" w:rsidRDefault="00445DA4" w:rsidP="00445DA4">
      <w:pPr>
        <w:tabs>
          <w:tab w:val="clear" w:pos="284"/>
          <w:tab w:val="clear" w:pos="567"/>
          <w:tab w:val="clear" w:pos="851"/>
          <w:tab w:val="clear" w:pos="1134"/>
        </w:tabs>
        <w:rPr>
          <w:rFonts w:eastAsia="Times New Roman" w:cs="Arial"/>
          <w:szCs w:val="19"/>
          <w:lang w:eastAsia="it-IT"/>
        </w:rPr>
      </w:pPr>
      <w:r w:rsidRPr="00B318DD">
        <w:rPr>
          <w:rFonts w:eastAsia="Times New Roman" w:cs="Arial"/>
          <w:szCs w:val="19"/>
          <w:lang w:eastAsia="it-IT"/>
        </w:rPr>
        <w:t xml:space="preserve">This sub-theme might overlap with themes: </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Hydrography (A-I.8)</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Buildings (A-III.2)</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Land use (A-III.4)</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Environmental monitoring facilities (like treatment plants/pumping stations) (A-III.7)</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Production and industrial facilities (A-III.8)</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Energy resources (A-III.20)</w:t>
      </w:r>
    </w:p>
    <w:p w:rsidR="00445DA4" w:rsidRPr="00B318DD" w:rsidRDefault="00445DA4" w:rsidP="00445DA4">
      <w:pPr>
        <w:tabs>
          <w:tab w:val="clear" w:pos="284"/>
          <w:tab w:val="clear" w:pos="567"/>
          <w:tab w:val="clear" w:pos="851"/>
          <w:tab w:val="clear" w:pos="1134"/>
        </w:tabs>
        <w:rPr>
          <w:rFonts w:eastAsia="Times New Roman" w:cs="Arial"/>
          <w:szCs w:val="19"/>
          <w:lang w:eastAsia="it-IT"/>
        </w:rPr>
      </w:pPr>
    </w:p>
    <w:p w:rsidR="00445DA4" w:rsidRPr="00B318DD" w:rsidRDefault="00445DA4" w:rsidP="00445DA4">
      <w:pPr>
        <w:tabs>
          <w:tab w:val="clear" w:pos="284"/>
          <w:tab w:val="clear" w:pos="567"/>
          <w:tab w:val="clear" w:pos="851"/>
          <w:tab w:val="clear" w:pos="1134"/>
        </w:tabs>
        <w:rPr>
          <w:rFonts w:eastAsia="Times New Roman" w:cs="Arial"/>
          <w:szCs w:val="19"/>
          <w:lang w:eastAsia="it-IT"/>
        </w:rPr>
      </w:pPr>
      <w:r w:rsidRPr="00B318DD">
        <w:rPr>
          <w:rFonts w:eastAsia="Times New Roman" w:cs="Arial"/>
          <w:szCs w:val="19"/>
          <w:lang w:eastAsia="it-IT"/>
        </w:rPr>
        <w:t>Current sub-theme holds potential dependencies with the following themes:</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Annex I</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Coordinate reference systems (geo-referencing of the point)</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Geographical grid systems (geo-referencing of the point)</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Geographical names (Identification of the point and of the place where it is located)</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Administrative units (that contain the point)</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Addresses (referencing of the point)</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Cadastral parcels (that contain the given service and from which the service is provided)</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Transport networks (that provide access to/from the services)</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Protected sites (that may contain services or being potential receptors of these)</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Annex II</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Elevation (referencing of the point)</w:t>
      </w:r>
    </w:p>
    <w:p w:rsidR="00445DA4" w:rsidRPr="00B318DD" w:rsidRDefault="00445DA4" w:rsidP="00F91CA8">
      <w:pPr>
        <w:numPr>
          <w:ilvl w:val="0"/>
          <w:numId w:val="29"/>
        </w:numPr>
        <w:tabs>
          <w:tab w:val="clear" w:pos="284"/>
          <w:tab w:val="clear" w:pos="567"/>
          <w:tab w:val="clear" w:pos="851"/>
          <w:tab w:val="clear" w:pos="1134"/>
          <w:tab w:val="num" w:pos="720"/>
        </w:tabs>
        <w:ind w:left="567" w:hanging="283"/>
        <w:rPr>
          <w:rFonts w:cs="Arial"/>
          <w:szCs w:val="19"/>
        </w:rPr>
      </w:pPr>
      <w:r w:rsidRPr="00B318DD">
        <w:rPr>
          <w:rFonts w:cs="Arial"/>
          <w:szCs w:val="19"/>
        </w:rPr>
        <w:t>Annex III</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Statistical units (that contain the point)</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Buildings (that contain the given service and from which the service is provided)</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Population distribution – demography (potential service “clients”)</w:t>
      </w:r>
    </w:p>
    <w:p w:rsidR="00445DA4" w:rsidRPr="00B318DD" w:rsidRDefault="00445DA4" w:rsidP="00F91CA8">
      <w:pPr>
        <w:numPr>
          <w:ilvl w:val="1"/>
          <w:numId w:val="29"/>
        </w:numPr>
        <w:tabs>
          <w:tab w:val="clear" w:pos="284"/>
          <w:tab w:val="clear" w:pos="567"/>
          <w:tab w:val="clear" w:pos="851"/>
          <w:tab w:val="clear" w:pos="1134"/>
          <w:tab w:val="num" w:pos="1080"/>
        </w:tabs>
        <w:ind w:left="1134" w:hanging="283"/>
        <w:rPr>
          <w:rFonts w:cs="Arial"/>
          <w:szCs w:val="19"/>
        </w:rPr>
      </w:pPr>
      <w:r w:rsidRPr="00B318DD">
        <w:rPr>
          <w:rFonts w:cs="Arial"/>
          <w:szCs w:val="19"/>
        </w:rPr>
        <w:t>Utilities (that the service make use/depend on)</w:t>
      </w:r>
    </w:p>
    <w:p w:rsidR="00445DA4" w:rsidRPr="00686565" w:rsidRDefault="00445DA4" w:rsidP="0086064B">
      <w:pPr>
        <w:pStyle w:val="Titolo3"/>
      </w:pPr>
      <w:bookmarkStart w:id="34" w:name="_Toc339277003"/>
      <w:bookmarkStart w:id="35" w:name="_Toc339277868"/>
      <w:bookmarkStart w:id="36" w:name="_Toc374519831"/>
      <w:r w:rsidRPr="00686565">
        <w:t>Administrative and social governmental services</w:t>
      </w:r>
      <w:bookmarkEnd w:id="34"/>
      <w:bookmarkEnd w:id="35"/>
      <w:bookmarkEnd w:id="36"/>
    </w:p>
    <w:p w:rsidR="00445DA4" w:rsidRPr="00B318DD" w:rsidRDefault="00445DA4" w:rsidP="00445DA4">
      <w:pPr>
        <w:rPr>
          <w:rFonts w:cs="Arial"/>
          <w:bCs/>
          <w:szCs w:val="19"/>
        </w:rPr>
      </w:pP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r w:rsidRPr="00B318DD">
        <w:rPr>
          <w:rFonts w:eastAsia="Times New Roman" w:cs="Arial"/>
          <w:b/>
          <w:szCs w:val="19"/>
          <w:lang w:eastAsia="it-IT"/>
        </w:rPr>
        <w:t>Comprehension of the scope</w:t>
      </w:r>
    </w:p>
    <w:p w:rsidR="00445DA4" w:rsidRPr="00B318DD" w:rsidRDefault="00445DA4" w:rsidP="00445DA4">
      <w:pPr>
        <w:rPr>
          <w:rFonts w:cs="Arial"/>
          <w:iCs/>
          <w:szCs w:val="19"/>
        </w:rPr>
      </w:pPr>
    </w:p>
    <w:p w:rsidR="00445DA4" w:rsidRPr="00B318DD" w:rsidRDefault="00445DA4" w:rsidP="00445DA4">
      <w:pPr>
        <w:rPr>
          <w:rFonts w:cs="Arial"/>
          <w:iCs/>
          <w:szCs w:val="19"/>
        </w:rPr>
      </w:pPr>
      <w:r w:rsidRPr="00B318DD">
        <w:rPr>
          <w:rFonts w:cs="Arial"/>
          <w:iCs/>
          <w:szCs w:val="19"/>
        </w:rPr>
        <w:t>According to the INSPIRE Directive, the scope of the sub-theme comprises “… administrative and social go</w:t>
      </w:r>
      <w:r w:rsidRPr="00B318DD">
        <w:rPr>
          <w:rFonts w:cs="Arial"/>
          <w:iCs/>
          <w:szCs w:val="19"/>
        </w:rPr>
        <w:t>v</w:t>
      </w:r>
      <w:r w:rsidRPr="00B318DD">
        <w:rPr>
          <w:rFonts w:cs="Arial"/>
          <w:iCs/>
          <w:szCs w:val="19"/>
        </w:rPr>
        <w:t>ernmental services such as public administrations, civil protection sites, schools and hospitals. [Annex III].”</w:t>
      </w:r>
    </w:p>
    <w:p w:rsidR="00445DA4" w:rsidRPr="00B318DD" w:rsidRDefault="00445DA4" w:rsidP="00445DA4">
      <w:pPr>
        <w:rPr>
          <w:rFonts w:cs="Arial"/>
          <w:iCs/>
          <w:szCs w:val="19"/>
        </w:rPr>
      </w:pPr>
    </w:p>
    <w:p w:rsidR="00445DA4" w:rsidRPr="00B318DD" w:rsidRDefault="00445DA4" w:rsidP="00445DA4">
      <w:pPr>
        <w:rPr>
          <w:rFonts w:cs="Arial"/>
          <w:szCs w:val="19"/>
        </w:rPr>
      </w:pPr>
      <w:r w:rsidRPr="00B318DD">
        <w:rPr>
          <w:rFonts w:cs="Arial"/>
          <w:szCs w:val="19"/>
        </w:rPr>
        <w:t>On another hand, INSPIRE document “Definition of Annex Themes and Scope v3.0 (D 2.3)” details go</w:t>
      </w:r>
      <w:r w:rsidRPr="00B318DD">
        <w:rPr>
          <w:rFonts w:cs="Arial"/>
          <w:szCs w:val="19"/>
        </w:rPr>
        <w:t>v</w:t>
      </w:r>
      <w:r w:rsidRPr="00B318DD">
        <w:rPr>
          <w:rFonts w:cs="Arial"/>
          <w:szCs w:val="19"/>
        </w:rPr>
        <w:t>ernmental services as those fitting the following description:</w:t>
      </w:r>
    </w:p>
    <w:p w:rsidR="00445DA4" w:rsidRPr="00B318DD" w:rsidRDefault="00445DA4" w:rsidP="00445DA4">
      <w:pPr>
        <w:rPr>
          <w:rFonts w:cs="Arial"/>
          <w:i/>
          <w:szCs w:val="19"/>
        </w:rPr>
      </w:pPr>
      <w:r w:rsidRPr="00B318DD">
        <w:rPr>
          <w:rFonts w:cs="Arial"/>
          <w:i/>
          <w:szCs w:val="19"/>
        </w:rPr>
        <w:t>“Administrative and social governmental services such as public administrations, civil protection sites, schools, hospitals. The kind of sites that are commonly presented in governmental and municipal portals and map systems as “points of interest”-data (POI), and may be point-based location of a variety of cat</w:t>
      </w:r>
      <w:r w:rsidRPr="00B318DD">
        <w:rPr>
          <w:rFonts w:cs="Arial"/>
          <w:i/>
          <w:szCs w:val="19"/>
        </w:rPr>
        <w:t>e</w:t>
      </w:r>
      <w:r w:rsidRPr="00B318DD">
        <w:rPr>
          <w:rFonts w:cs="Arial"/>
          <w:i/>
          <w:szCs w:val="19"/>
        </w:rPr>
        <w:t>gories of municipal and governmental services and social infrastructure”.</w:t>
      </w:r>
    </w:p>
    <w:p w:rsidR="00445DA4" w:rsidRPr="00B318DD" w:rsidRDefault="00445DA4" w:rsidP="00445DA4">
      <w:pPr>
        <w:rPr>
          <w:rFonts w:cs="Arial"/>
          <w:szCs w:val="19"/>
        </w:rPr>
      </w:pPr>
    </w:p>
    <w:p w:rsidR="00445DA4" w:rsidRPr="00B318DD" w:rsidRDefault="00445DA4" w:rsidP="00445DA4">
      <w:pPr>
        <w:rPr>
          <w:rFonts w:cs="Arial"/>
          <w:szCs w:val="19"/>
        </w:rPr>
      </w:pPr>
      <w:r w:rsidRPr="00B318DD">
        <w:rPr>
          <w:rFonts w:cs="Arial"/>
          <w:szCs w:val="19"/>
        </w:rPr>
        <w:t>Given this description and, very specially, the concrete mention to the use of this type of data as POI, a wide interpretation of what “administrative and social governmental services” should be done.</w:t>
      </w:r>
    </w:p>
    <w:p w:rsidR="00445DA4" w:rsidRPr="00B318DD" w:rsidRDefault="00445DA4" w:rsidP="00445DA4">
      <w:pPr>
        <w:rPr>
          <w:rFonts w:cs="Arial"/>
          <w:szCs w:val="19"/>
        </w:rPr>
      </w:pPr>
    </w:p>
    <w:p w:rsidR="00445DA4" w:rsidRPr="00B318DD" w:rsidRDefault="00445DA4" w:rsidP="00445DA4">
      <w:pPr>
        <w:rPr>
          <w:rFonts w:cs="Arial"/>
          <w:szCs w:val="19"/>
        </w:rPr>
      </w:pPr>
      <w:r w:rsidRPr="00B318DD">
        <w:rPr>
          <w:rFonts w:cs="Arial"/>
          <w:szCs w:val="19"/>
        </w:rPr>
        <w:t>In this same sense, the following words from the manual of the Spanish EIEL (Spanish acronym for E</w:t>
      </w:r>
      <w:r w:rsidRPr="00B318DD">
        <w:rPr>
          <w:rFonts w:cs="Arial"/>
          <w:szCs w:val="19"/>
        </w:rPr>
        <w:t>n</w:t>
      </w:r>
      <w:r w:rsidRPr="00B318DD">
        <w:rPr>
          <w:rFonts w:cs="Arial"/>
          <w:szCs w:val="19"/>
        </w:rPr>
        <w:t>quiry on Local Infrastructures and Services) database, which does also contain information on public se</w:t>
      </w:r>
      <w:r w:rsidRPr="00B318DD">
        <w:rPr>
          <w:rFonts w:cs="Arial"/>
          <w:szCs w:val="19"/>
        </w:rPr>
        <w:t>r</w:t>
      </w:r>
      <w:r w:rsidRPr="00B318DD">
        <w:rPr>
          <w:rFonts w:cs="Arial"/>
          <w:szCs w:val="19"/>
        </w:rPr>
        <w:t>vices, may be considered as highly relevant: “(...)The variety of ways how public services are provided and the correspondent variety in facilities management, as well as the concurrent activity of different Pu</w:t>
      </w:r>
      <w:r w:rsidRPr="00B318DD">
        <w:rPr>
          <w:rFonts w:cs="Arial"/>
          <w:szCs w:val="19"/>
        </w:rPr>
        <w:t>b</w:t>
      </w:r>
      <w:r w:rsidRPr="00B318DD">
        <w:rPr>
          <w:rFonts w:cs="Arial"/>
          <w:szCs w:val="19"/>
        </w:rPr>
        <w:t>lic Administration bodies, do recommend having in mind a broad scope on what are the utilities and se</w:t>
      </w:r>
      <w:r w:rsidRPr="00B318DD">
        <w:rPr>
          <w:rFonts w:cs="Arial"/>
          <w:szCs w:val="19"/>
        </w:rPr>
        <w:t>r</w:t>
      </w:r>
      <w:r w:rsidRPr="00B318DD">
        <w:rPr>
          <w:rFonts w:cs="Arial"/>
          <w:szCs w:val="19"/>
        </w:rPr>
        <w:t>vices that are collectively facing the same needs”.</w:t>
      </w:r>
    </w:p>
    <w:p w:rsidR="00445DA4" w:rsidRPr="00B318DD" w:rsidRDefault="00445DA4" w:rsidP="00445DA4">
      <w:pPr>
        <w:rPr>
          <w:rFonts w:cs="Arial"/>
          <w:szCs w:val="19"/>
        </w:rPr>
      </w:pPr>
    </w:p>
    <w:p w:rsidR="00445DA4" w:rsidRPr="00B318DD" w:rsidRDefault="00445DA4" w:rsidP="00445DA4">
      <w:pPr>
        <w:tabs>
          <w:tab w:val="clear" w:pos="284"/>
          <w:tab w:val="clear" w:pos="567"/>
          <w:tab w:val="clear" w:pos="851"/>
          <w:tab w:val="clear" w:pos="1134"/>
        </w:tabs>
        <w:spacing w:before="120"/>
        <w:rPr>
          <w:rFonts w:eastAsia="Times New Roman" w:cs="Arial"/>
          <w:b/>
          <w:i/>
          <w:szCs w:val="19"/>
          <w:lang w:eastAsia="it-IT"/>
        </w:rPr>
      </w:pPr>
      <w:r w:rsidRPr="00B318DD">
        <w:rPr>
          <w:rFonts w:eastAsia="Times New Roman" w:cs="Arial"/>
          <w:b/>
          <w:i/>
          <w:szCs w:val="19"/>
          <w:lang w:eastAsia="it-IT"/>
        </w:rPr>
        <w:t>Eligibility criteria</w:t>
      </w:r>
    </w:p>
    <w:p w:rsidR="00445DA4" w:rsidRPr="00B318DD" w:rsidRDefault="00445DA4" w:rsidP="00445DA4">
      <w:pPr>
        <w:rPr>
          <w:rFonts w:cs="Arial"/>
          <w:iCs/>
          <w:szCs w:val="19"/>
        </w:rPr>
      </w:pPr>
      <w:r w:rsidRPr="00B318DD">
        <w:rPr>
          <w:rFonts w:cs="Arial"/>
          <w:iCs/>
          <w:szCs w:val="19"/>
        </w:rPr>
        <w:t>To identify the relevant service types, legal requirements (mainly the wor</w:t>
      </w:r>
      <w:r w:rsidRPr="00B318DD">
        <w:rPr>
          <w:rFonts w:cs="Arial"/>
          <w:iCs/>
          <w:szCs w:val="19"/>
        </w:rPr>
        <w:t>d</w:t>
      </w:r>
      <w:r w:rsidRPr="00B318DD">
        <w:rPr>
          <w:rFonts w:cs="Arial"/>
          <w:iCs/>
          <w:szCs w:val="19"/>
        </w:rPr>
        <w:t>ing of the INSPIRE directive itself) as well as requirements based on use cases have to be considered. In detail a list of relevant crit</w:t>
      </w:r>
      <w:r w:rsidRPr="00B318DD">
        <w:rPr>
          <w:rFonts w:cs="Arial"/>
          <w:iCs/>
          <w:szCs w:val="19"/>
        </w:rPr>
        <w:t>e</w:t>
      </w:r>
      <w:r w:rsidRPr="00B318DD">
        <w:rPr>
          <w:rFonts w:cs="Arial"/>
          <w:iCs/>
          <w:szCs w:val="19"/>
        </w:rPr>
        <w:t xml:space="preserve">ria has been defined. Thus service types are within the scope, when they are </w:t>
      </w:r>
    </w:p>
    <w:p w:rsidR="00445DA4" w:rsidRPr="00B318DD" w:rsidRDefault="00445DA4" w:rsidP="00F91CA8">
      <w:pPr>
        <w:numPr>
          <w:ilvl w:val="0"/>
          <w:numId w:val="29"/>
        </w:numPr>
        <w:tabs>
          <w:tab w:val="clear" w:pos="284"/>
          <w:tab w:val="clear" w:pos="851"/>
          <w:tab w:val="clear" w:pos="1134"/>
          <w:tab w:val="num" w:pos="567"/>
        </w:tabs>
        <w:ind w:left="567" w:hanging="283"/>
        <w:rPr>
          <w:rFonts w:cs="Arial"/>
          <w:szCs w:val="19"/>
        </w:rPr>
      </w:pPr>
      <w:r w:rsidRPr="00B318DD">
        <w:rPr>
          <w:rFonts w:cs="Arial"/>
          <w:szCs w:val="19"/>
        </w:rPr>
        <w:t>explicitly mentioned in the INSPIRE directive Annex III (“such as public administrations, civil prote</w:t>
      </w:r>
      <w:r w:rsidRPr="00B318DD">
        <w:rPr>
          <w:rFonts w:cs="Arial"/>
          <w:szCs w:val="19"/>
        </w:rPr>
        <w:t>c</w:t>
      </w:r>
      <w:r w:rsidRPr="00B318DD">
        <w:rPr>
          <w:rFonts w:cs="Arial"/>
          <w:szCs w:val="19"/>
        </w:rPr>
        <w:t>tion sites, schools and hospitals”) or</w:t>
      </w:r>
    </w:p>
    <w:p w:rsidR="00445DA4" w:rsidRPr="00B318DD" w:rsidRDefault="00445DA4" w:rsidP="00F91CA8">
      <w:pPr>
        <w:numPr>
          <w:ilvl w:val="0"/>
          <w:numId w:val="29"/>
        </w:numPr>
        <w:tabs>
          <w:tab w:val="clear" w:pos="284"/>
          <w:tab w:val="clear" w:pos="851"/>
          <w:tab w:val="clear" w:pos="1134"/>
          <w:tab w:val="num" w:pos="567"/>
        </w:tabs>
        <w:ind w:left="567" w:hanging="283"/>
        <w:rPr>
          <w:rFonts w:cs="Arial"/>
          <w:szCs w:val="19"/>
        </w:rPr>
      </w:pPr>
      <w:r w:rsidRPr="00B318DD">
        <w:rPr>
          <w:rFonts w:cs="Arial"/>
          <w:szCs w:val="19"/>
        </w:rPr>
        <w:t>in a common understanding covered by the general scope of the annex theme (“administrative and social governmental services”) and which are similar to the explicitly mentioned ones (e.g. kinde</w:t>
      </w:r>
      <w:r w:rsidRPr="00B318DD">
        <w:rPr>
          <w:rFonts w:cs="Arial"/>
          <w:szCs w:val="19"/>
        </w:rPr>
        <w:t>r</w:t>
      </w:r>
      <w:r w:rsidRPr="00B318DD">
        <w:rPr>
          <w:rFonts w:cs="Arial"/>
          <w:szCs w:val="19"/>
        </w:rPr>
        <w:t xml:space="preserve">garten) or </w:t>
      </w:r>
    </w:p>
    <w:p w:rsidR="00445DA4" w:rsidRPr="00B318DD" w:rsidRDefault="00445DA4" w:rsidP="00F91CA8">
      <w:pPr>
        <w:numPr>
          <w:ilvl w:val="0"/>
          <w:numId w:val="29"/>
        </w:numPr>
        <w:tabs>
          <w:tab w:val="clear" w:pos="284"/>
          <w:tab w:val="clear" w:pos="851"/>
          <w:tab w:val="clear" w:pos="1134"/>
          <w:tab w:val="num" w:pos="567"/>
        </w:tabs>
        <w:ind w:left="567" w:hanging="283"/>
        <w:rPr>
          <w:rFonts w:cs="Arial"/>
          <w:szCs w:val="19"/>
        </w:rPr>
      </w:pPr>
      <w:r w:rsidRPr="00B318DD">
        <w:rPr>
          <w:rFonts w:cs="Arial"/>
          <w:szCs w:val="19"/>
        </w:rPr>
        <w:t>covered by the general scope of the annex theme (partly in a broader sense of “public” service) and which obviously address environmental issues (e.g. environmental ed</w:t>
      </w:r>
      <w:r w:rsidRPr="00B318DD">
        <w:rPr>
          <w:rFonts w:cs="Arial"/>
          <w:szCs w:val="19"/>
        </w:rPr>
        <w:t>u</w:t>
      </w:r>
      <w:r w:rsidRPr="00B318DD">
        <w:rPr>
          <w:rFonts w:cs="Arial"/>
          <w:szCs w:val="19"/>
        </w:rPr>
        <w:t>cation center) or</w:t>
      </w:r>
    </w:p>
    <w:p w:rsidR="00445DA4" w:rsidRPr="00B318DD" w:rsidRDefault="00445DA4" w:rsidP="00F91CA8">
      <w:pPr>
        <w:numPr>
          <w:ilvl w:val="0"/>
          <w:numId w:val="29"/>
        </w:numPr>
        <w:tabs>
          <w:tab w:val="clear" w:pos="284"/>
          <w:tab w:val="clear" w:pos="851"/>
          <w:tab w:val="clear" w:pos="1134"/>
          <w:tab w:val="num" w:pos="567"/>
        </w:tabs>
        <w:ind w:left="567" w:hanging="283"/>
        <w:rPr>
          <w:rFonts w:cs="Arial"/>
          <w:szCs w:val="19"/>
        </w:rPr>
      </w:pPr>
      <w:r w:rsidRPr="00B318DD">
        <w:rPr>
          <w:rFonts w:cs="Arial"/>
          <w:szCs w:val="19"/>
        </w:rPr>
        <w:t>generally considered as “social governmental services” (e.g. specialized service for the disabled) or</w:t>
      </w:r>
    </w:p>
    <w:p w:rsidR="00445DA4" w:rsidRPr="00B318DD" w:rsidRDefault="00445DA4" w:rsidP="00F91CA8">
      <w:pPr>
        <w:numPr>
          <w:ilvl w:val="0"/>
          <w:numId w:val="29"/>
        </w:numPr>
        <w:tabs>
          <w:tab w:val="clear" w:pos="284"/>
          <w:tab w:val="clear" w:pos="851"/>
          <w:tab w:val="clear" w:pos="1134"/>
          <w:tab w:val="num" w:pos="567"/>
        </w:tabs>
        <w:ind w:left="567" w:hanging="283"/>
        <w:rPr>
          <w:rFonts w:cs="Arial"/>
          <w:szCs w:val="19"/>
        </w:rPr>
      </w:pPr>
      <w:r w:rsidRPr="00B318DD">
        <w:rPr>
          <w:rFonts w:cs="Arial"/>
          <w:szCs w:val="19"/>
        </w:rPr>
        <w:t>in a common understanding covered by the general scope of the annex theme and whose main purpose is to provide services for environmental risk/disaster assessment/management (e.g. civil protection sites) or</w:t>
      </w:r>
    </w:p>
    <w:p w:rsidR="00445DA4" w:rsidRPr="00B318DD" w:rsidRDefault="00445DA4" w:rsidP="00F91CA8">
      <w:pPr>
        <w:numPr>
          <w:ilvl w:val="0"/>
          <w:numId w:val="29"/>
        </w:numPr>
        <w:tabs>
          <w:tab w:val="clear" w:pos="284"/>
          <w:tab w:val="clear" w:pos="851"/>
          <w:tab w:val="clear" w:pos="1134"/>
          <w:tab w:val="num" w:pos="567"/>
        </w:tabs>
        <w:ind w:left="567" w:hanging="283"/>
        <w:rPr>
          <w:rFonts w:cs="Arial"/>
          <w:szCs w:val="19"/>
        </w:rPr>
      </w:pPr>
      <w:r w:rsidRPr="00B318DD">
        <w:rPr>
          <w:rFonts w:cs="Arial"/>
          <w:szCs w:val="19"/>
        </w:rPr>
        <w:t>in a common understanding covered by the general scope of the annex theme and which are the most important means of governments to manage (environmental) disaster events (e.g. police se</w:t>
      </w:r>
      <w:r w:rsidRPr="00B318DD">
        <w:rPr>
          <w:rFonts w:cs="Arial"/>
          <w:szCs w:val="19"/>
        </w:rPr>
        <w:t>r</w:t>
      </w:r>
      <w:r w:rsidRPr="00B318DD">
        <w:rPr>
          <w:rFonts w:cs="Arial"/>
          <w:szCs w:val="19"/>
        </w:rPr>
        <w:t>vices).</w:t>
      </w:r>
    </w:p>
    <w:p w:rsidR="00445DA4" w:rsidRPr="00B318DD" w:rsidRDefault="00445DA4" w:rsidP="00445DA4">
      <w:pPr>
        <w:tabs>
          <w:tab w:val="clear" w:pos="284"/>
          <w:tab w:val="clear" w:pos="567"/>
          <w:tab w:val="clear" w:pos="851"/>
          <w:tab w:val="clear" w:pos="1134"/>
        </w:tabs>
        <w:rPr>
          <w:rFonts w:cs="Arial"/>
          <w:szCs w:val="19"/>
        </w:rPr>
      </w:pPr>
    </w:p>
    <w:p w:rsidR="00445DA4" w:rsidRPr="00B318DD" w:rsidRDefault="00445DA4" w:rsidP="00445DA4">
      <w:pPr>
        <w:rPr>
          <w:rFonts w:cs="Arial"/>
          <w:iCs/>
          <w:szCs w:val="19"/>
        </w:rPr>
      </w:pPr>
      <w:r w:rsidRPr="00B318DD">
        <w:rPr>
          <w:rFonts w:cs="Arial"/>
          <w:iCs/>
          <w:szCs w:val="19"/>
        </w:rPr>
        <w:t>Aside, there are a lot of public services (in a broader sense), whose main purpose is not to provide se</w:t>
      </w:r>
      <w:r w:rsidRPr="00B318DD">
        <w:rPr>
          <w:rFonts w:cs="Arial"/>
          <w:iCs/>
          <w:szCs w:val="19"/>
        </w:rPr>
        <w:t>r</w:t>
      </w:r>
      <w:r w:rsidRPr="00B318DD">
        <w:rPr>
          <w:rFonts w:cs="Arial"/>
          <w:iCs/>
          <w:szCs w:val="19"/>
        </w:rPr>
        <w:t xml:space="preserve">vices in environmental disaster events but can be used in these situations, like sports halls or fair venues. For example, thousands of people took shelter in the </w:t>
      </w:r>
      <w:smartTag w:uri="urn:schemas-microsoft-com:office:smarttags" w:element="place">
        <w:smartTag w:uri="urn:schemas-microsoft-com:office:smarttags" w:element="City">
          <w:r w:rsidRPr="00B318DD">
            <w:rPr>
              <w:rFonts w:cs="Arial"/>
              <w:iCs/>
              <w:szCs w:val="19"/>
            </w:rPr>
            <w:t>New Orleans</w:t>
          </w:r>
        </w:smartTag>
      </w:smartTag>
      <w:r w:rsidRPr="00B318DD">
        <w:rPr>
          <w:rFonts w:cs="Arial"/>
          <w:iCs/>
          <w:szCs w:val="19"/>
        </w:rPr>
        <w:t>’ Superdome during the hurricane Katrina. Despite this, these sites are neither seen first and foremost as “administrative and social go</w:t>
      </w:r>
      <w:r w:rsidRPr="00B318DD">
        <w:rPr>
          <w:rFonts w:cs="Arial"/>
          <w:iCs/>
          <w:szCs w:val="19"/>
        </w:rPr>
        <w:t>v</w:t>
      </w:r>
      <w:r w:rsidRPr="00B318DD">
        <w:rPr>
          <w:rFonts w:cs="Arial"/>
          <w:iCs/>
          <w:szCs w:val="19"/>
        </w:rPr>
        <w:t>ernmental services” nor do they have an environmental context. Therefore, they are not considered to be within the scope of this data specific</w:t>
      </w:r>
      <w:r w:rsidRPr="00B318DD">
        <w:rPr>
          <w:rFonts w:cs="Arial"/>
          <w:iCs/>
          <w:szCs w:val="19"/>
        </w:rPr>
        <w:t>a</w:t>
      </w:r>
      <w:r w:rsidRPr="00B318DD">
        <w:rPr>
          <w:rFonts w:cs="Arial"/>
          <w:iCs/>
          <w:szCs w:val="19"/>
        </w:rPr>
        <w:t>tion.</w:t>
      </w:r>
    </w:p>
    <w:p w:rsidR="00445DA4" w:rsidRPr="00B318DD" w:rsidRDefault="00445DA4" w:rsidP="00445DA4">
      <w:pPr>
        <w:rPr>
          <w:rFonts w:cs="Arial"/>
          <w:iCs/>
          <w:szCs w:val="19"/>
        </w:rPr>
      </w:pPr>
      <w:r w:rsidRPr="00B318DD">
        <w:rPr>
          <w:rFonts w:cs="Arial"/>
          <w:iCs/>
          <w:szCs w:val="19"/>
        </w:rPr>
        <w:t>Furthermore, some “administrative and social governmental services” can be regarded as especially “vulnerable” to environmental disasters. This aspect is covered by the “Natural risk zones” theme and ther</w:t>
      </w:r>
      <w:r w:rsidRPr="00B318DD">
        <w:rPr>
          <w:rFonts w:cs="Arial"/>
          <w:iCs/>
          <w:szCs w:val="19"/>
        </w:rPr>
        <w:t>e</w:t>
      </w:r>
      <w:r w:rsidRPr="00B318DD">
        <w:rPr>
          <w:rFonts w:cs="Arial"/>
          <w:iCs/>
          <w:szCs w:val="19"/>
        </w:rPr>
        <w:t>fore out of scope of this data specification.</w:t>
      </w:r>
    </w:p>
    <w:p w:rsidR="00445DA4" w:rsidRPr="00B318DD" w:rsidRDefault="00445DA4" w:rsidP="00445DA4">
      <w:pPr>
        <w:rPr>
          <w:rFonts w:cs="Arial"/>
          <w:iCs/>
          <w:szCs w:val="19"/>
        </w:rPr>
      </w:pPr>
    </w:p>
    <w:p w:rsidR="00445DA4" w:rsidRPr="00B318DD" w:rsidRDefault="00445DA4" w:rsidP="00445DA4">
      <w:pPr>
        <w:rPr>
          <w:rFonts w:cs="Arial"/>
          <w:iCs/>
          <w:szCs w:val="19"/>
        </w:rPr>
      </w:pPr>
      <w:r w:rsidRPr="00B318DD">
        <w:rPr>
          <w:rFonts w:cs="Arial"/>
          <w:iCs/>
          <w:szCs w:val="19"/>
        </w:rPr>
        <w:t>In opposite to the criteria listed above, the fact whether the service is provided by a Public Administr</w:t>
      </w:r>
      <w:r w:rsidRPr="00B318DD">
        <w:rPr>
          <w:rFonts w:cs="Arial"/>
          <w:iCs/>
          <w:szCs w:val="19"/>
        </w:rPr>
        <w:t>a</w:t>
      </w:r>
      <w:r w:rsidRPr="00B318DD">
        <w:rPr>
          <w:rFonts w:cs="Arial"/>
          <w:iCs/>
          <w:szCs w:val="19"/>
        </w:rPr>
        <w:t>tion Body (PAB) or by private institutions is not a relevant criterion. Very often, administrative and social governmental services are not provided by the PAB itself but by a private institution as a ma</w:t>
      </w:r>
      <w:r w:rsidRPr="00B318DD">
        <w:rPr>
          <w:rFonts w:cs="Arial"/>
          <w:iCs/>
          <w:szCs w:val="19"/>
        </w:rPr>
        <w:t>t</w:t>
      </w:r>
      <w:r w:rsidRPr="00B318DD">
        <w:rPr>
          <w:rFonts w:cs="Arial"/>
          <w:iCs/>
          <w:szCs w:val="19"/>
        </w:rPr>
        <w:t xml:space="preserve">ter of public interest. In many cases, this varies from </w:t>
      </w:r>
      <w:smartTag w:uri="urn:schemas-microsoft-com:office:smarttags" w:element="PlaceName">
        <w:r w:rsidRPr="00B318DD">
          <w:rPr>
            <w:rFonts w:cs="Arial"/>
            <w:iCs/>
            <w:szCs w:val="19"/>
          </w:rPr>
          <w:t>Member</w:t>
        </w:r>
      </w:smartTag>
      <w:r w:rsidRPr="00B318DD">
        <w:rPr>
          <w:rFonts w:cs="Arial"/>
          <w:iCs/>
          <w:szCs w:val="19"/>
        </w:rPr>
        <w:t xml:space="preserve"> </w:t>
      </w:r>
      <w:smartTag w:uri="urn:schemas-microsoft-com:office:smarttags" w:element="PlaceType">
        <w:r w:rsidRPr="00B318DD">
          <w:rPr>
            <w:rFonts w:cs="Arial"/>
            <w:iCs/>
            <w:szCs w:val="19"/>
          </w:rPr>
          <w:t>State</w:t>
        </w:r>
      </w:smartTag>
      <w:r w:rsidRPr="00B318DD">
        <w:rPr>
          <w:rFonts w:cs="Arial"/>
          <w:iCs/>
          <w:szCs w:val="19"/>
        </w:rPr>
        <w:t xml:space="preserve"> to </w:t>
      </w:r>
      <w:smartTag w:uri="urn:schemas-microsoft-com:office:smarttags" w:element="place">
        <w:smartTag w:uri="urn:schemas-microsoft-com:office:smarttags" w:element="PlaceName">
          <w:r w:rsidRPr="00B318DD">
            <w:rPr>
              <w:rFonts w:cs="Arial"/>
              <w:iCs/>
              <w:szCs w:val="19"/>
            </w:rPr>
            <w:t>Member</w:t>
          </w:r>
        </w:smartTag>
        <w:r w:rsidRPr="00B318DD">
          <w:rPr>
            <w:rFonts w:cs="Arial"/>
            <w:iCs/>
            <w:szCs w:val="19"/>
          </w:rPr>
          <w:t xml:space="preserve"> </w:t>
        </w:r>
        <w:smartTag w:uri="urn:schemas-microsoft-com:office:smarttags" w:element="PlaceType">
          <w:r w:rsidRPr="00B318DD">
            <w:rPr>
              <w:rFonts w:cs="Arial"/>
              <w:iCs/>
              <w:szCs w:val="19"/>
            </w:rPr>
            <w:t>State</w:t>
          </w:r>
        </w:smartTag>
      </w:smartTag>
      <w:r w:rsidRPr="00B318DD">
        <w:rPr>
          <w:rFonts w:cs="Arial"/>
          <w:iCs/>
          <w:szCs w:val="19"/>
        </w:rPr>
        <w:t>, from region to region and from municipality to municipa</w:t>
      </w:r>
      <w:r w:rsidRPr="00B318DD">
        <w:rPr>
          <w:rFonts w:cs="Arial"/>
          <w:iCs/>
          <w:szCs w:val="19"/>
        </w:rPr>
        <w:t>l</w:t>
      </w:r>
      <w:r w:rsidRPr="00B318DD">
        <w:rPr>
          <w:rFonts w:cs="Arial"/>
          <w:iCs/>
          <w:szCs w:val="19"/>
        </w:rPr>
        <w:t>ity.</w:t>
      </w:r>
    </w:p>
    <w:p w:rsidR="00445DA4" w:rsidRPr="00B318DD" w:rsidRDefault="00445DA4" w:rsidP="00445DA4">
      <w:pPr>
        <w:rPr>
          <w:rFonts w:cs="Arial"/>
          <w:szCs w:val="19"/>
        </w:rPr>
      </w:pP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r w:rsidRPr="00B318DD">
        <w:rPr>
          <w:rFonts w:eastAsia="Times New Roman" w:cs="Arial"/>
          <w:b/>
          <w:szCs w:val="19"/>
          <w:lang w:eastAsia="it-IT"/>
        </w:rPr>
        <w:t>Overlaps / links with other themes</w:t>
      </w:r>
    </w:p>
    <w:p w:rsidR="00445DA4" w:rsidRPr="00B318DD" w:rsidRDefault="00445DA4" w:rsidP="00445DA4">
      <w:pPr>
        <w:rPr>
          <w:rFonts w:cs="Arial"/>
          <w:szCs w:val="19"/>
        </w:rPr>
      </w:pPr>
    </w:p>
    <w:p w:rsidR="00445DA4" w:rsidRPr="00B318DD" w:rsidRDefault="00445DA4" w:rsidP="00445DA4">
      <w:pPr>
        <w:rPr>
          <w:rFonts w:cs="Arial"/>
          <w:szCs w:val="19"/>
        </w:rPr>
      </w:pPr>
      <w:r w:rsidRPr="00B318DD">
        <w:rPr>
          <w:rFonts w:cs="Arial"/>
          <w:szCs w:val="19"/>
        </w:rPr>
        <w:t>Overlaps: This sub-theme overlaps the following ones:</w:t>
      </w:r>
    </w:p>
    <w:p w:rsidR="00445DA4" w:rsidRPr="00B318DD" w:rsidRDefault="00445DA4" w:rsidP="00F91CA8">
      <w:pPr>
        <w:numPr>
          <w:ilvl w:val="0"/>
          <w:numId w:val="29"/>
        </w:numPr>
        <w:tabs>
          <w:tab w:val="clear" w:pos="284"/>
          <w:tab w:val="clear" w:pos="567"/>
          <w:tab w:val="clear" w:pos="851"/>
          <w:tab w:val="clear" w:pos="1134"/>
        </w:tabs>
        <w:ind w:left="567" w:hanging="283"/>
        <w:rPr>
          <w:rFonts w:cs="Arial"/>
          <w:szCs w:val="19"/>
        </w:rPr>
      </w:pPr>
      <w:r w:rsidRPr="00B318DD">
        <w:rPr>
          <w:rFonts w:cs="Arial"/>
          <w:color w:val="000000"/>
          <w:szCs w:val="19"/>
          <w:lang w:val="en-US" w:eastAsia="fr-FR"/>
        </w:rPr>
        <w:t>Buildings (A-III.2), e.g. use of buildings</w:t>
      </w:r>
    </w:p>
    <w:p w:rsidR="00445DA4" w:rsidRPr="00B318DD" w:rsidRDefault="00445DA4" w:rsidP="00F91CA8">
      <w:pPr>
        <w:numPr>
          <w:ilvl w:val="0"/>
          <w:numId w:val="29"/>
        </w:numPr>
        <w:tabs>
          <w:tab w:val="clear" w:pos="284"/>
          <w:tab w:val="clear" w:pos="567"/>
          <w:tab w:val="clear" w:pos="851"/>
          <w:tab w:val="clear" w:pos="1134"/>
        </w:tabs>
        <w:ind w:left="567" w:hanging="283"/>
        <w:rPr>
          <w:rFonts w:cs="Arial"/>
          <w:szCs w:val="19"/>
        </w:rPr>
      </w:pPr>
      <w:r w:rsidRPr="00B318DD">
        <w:rPr>
          <w:rFonts w:cs="Arial"/>
          <w:szCs w:val="19"/>
        </w:rPr>
        <w:t>Human health and safety (A-III.5), e.g. hospitals</w:t>
      </w:r>
    </w:p>
    <w:p w:rsidR="00445DA4" w:rsidRPr="00B318DD" w:rsidRDefault="00445DA4" w:rsidP="00F91CA8">
      <w:pPr>
        <w:numPr>
          <w:ilvl w:val="0"/>
          <w:numId w:val="29"/>
        </w:numPr>
        <w:tabs>
          <w:tab w:val="clear" w:pos="284"/>
          <w:tab w:val="clear" w:pos="567"/>
          <w:tab w:val="clear" w:pos="851"/>
          <w:tab w:val="clear" w:pos="1134"/>
        </w:tabs>
        <w:ind w:left="567" w:hanging="283"/>
        <w:rPr>
          <w:rFonts w:cs="Arial"/>
          <w:szCs w:val="19"/>
        </w:rPr>
      </w:pPr>
      <w:r w:rsidRPr="00B318DD">
        <w:rPr>
          <w:rFonts w:cs="Arial"/>
          <w:color w:val="000000"/>
          <w:szCs w:val="19"/>
          <w:lang w:val="en-US" w:eastAsia="fr-FR"/>
        </w:rPr>
        <w:t>Natural risk zones (A-III.12), e.g. a number of governmental services can be considered as vulne</w:t>
      </w:r>
      <w:r w:rsidRPr="00B318DD">
        <w:rPr>
          <w:rFonts w:cs="Arial"/>
          <w:color w:val="000000"/>
          <w:szCs w:val="19"/>
          <w:lang w:val="en-US" w:eastAsia="fr-FR"/>
        </w:rPr>
        <w:t>r</w:t>
      </w:r>
      <w:r w:rsidRPr="00B318DD">
        <w:rPr>
          <w:rFonts w:cs="Arial"/>
          <w:color w:val="000000"/>
          <w:szCs w:val="19"/>
          <w:lang w:val="en-US" w:eastAsia="fr-FR"/>
        </w:rPr>
        <w:t>able elements too (e.g. schools)</w:t>
      </w:r>
    </w:p>
    <w:p w:rsidR="00445DA4" w:rsidRPr="00B318DD" w:rsidRDefault="00445DA4" w:rsidP="00445DA4">
      <w:pPr>
        <w:rPr>
          <w:rFonts w:cs="Arial"/>
          <w:szCs w:val="19"/>
        </w:rPr>
      </w:pPr>
    </w:p>
    <w:p w:rsidR="00445DA4" w:rsidRPr="00B318DD" w:rsidRDefault="00445DA4" w:rsidP="00445DA4">
      <w:pPr>
        <w:rPr>
          <w:rFonts w:cs="Arial"/>
          <w:szCs w:val="19"/>
        </w:rPr>
      </w:pPr>
    </w:p>
    <w:p w:rsidR="00445DA4" w:rsidRPr="00B318DD" w:rsidRDefault="00445DA4" w:rsidP="00445DA4">
      <w:pPr>
        <w:rPr>
          <w:rFonts w:cs="Arial"/>
          <w:szCs w:val="19"/>
        </w:rPr>
      </w:pPr>
      <w:r w:rsidRPr="00B318DD">
        <w:rPr>
          <w:rFonts w:cs="Arial"/>
          <w:szCs w:val="19"/>
        </w:rPr>
        <w:t>Links and dependencies: The sub-theme holds potential dependencies with the following themes, prima</w:t>
      </w:r>
      <w:r w:rsidRPr="00B318DD">
        <w:rPr>
          <w:rFonts w:cs="Arial"/>
          <w:szCs w:val="19"/>
        </w:rPr>
        <w:t>r</w:t>
      </w:r>
      <w:r w:rsidRPr="00B318DD">
        <w:rPr>
          <w:rFonts w:cs="Arial"/>
          <w:szCs w:val="19"/>
        </w:rPr>
        <w:t>ily in order to provide the spatial reference of the services respectively the (spatial) area of responsibility of the se</w:t>
      </w:r>
      <w:r w:rsidRPr="00B318DD">
        <w:rPr>
          <w:rFonts w:cs="Arial"/>
          <w:szCs w:val="19"/>
        </w:rPr>
        <w:t>r</w:t>
      </w:r>
      <w:r w:rsidRPr="00B318DD">
        <w:rPr>
          <w:rFonts w:cs="Arial"/>
          <w:szCs w:val="19"/>
        </w:rPr>
        <w:t>vice</w:t>
      </w:r>
    </w:p>
    <w:p w:rsidR="00445DA4" w:rsidRPr="00B318DD" w:rsidRDefault="00445DA4" w:rsidP="00F91CA8">
      <w:pPr>
        <w:numPr>
          <w:ilvl w:val="0"/>
          <w:numId w:val="29"/>
        </w:numPr>
        <w:tabs>
          <w:tab w:val="clear" w:pos="284"/>
          <w:tab w:val="clear" w:pos="567"/>
          <w:tab w:val="clear" w:pos="851"/>
          <w:tab w:val="clear" w:pos="1134"/>
        </w:tabs>
        <w:ind w:left="567" w:hanging="283"/>
        <w:rPr>
          <w:rFonts w:cs="Arial"/>
          <w:szCs w:val="19"/>
        </w:rPr>
      </w:pPr>
      <w:r w:rsidRPr="00B318DD">
        <w:rPr>
          <w:rFonts w:cs="Arial"/>
          <w:szCs w:val="19"/>
        </w:rPr>
        <w:t>Annex I</w:t>
      </w:r>
    </w:p>
    <w:p w:rsidR="00445DA4" w:rsidRPr="00B318DD" w:rsidRDefault="00445DA4" w:rsidP="00445DA4">
      <w:pPr>
        <w:ind w:left="851"/>
        <w:rPr>
          <w:rFonts w:cs="Arial"/>
          <w:szCs w:val="19"/>
        </w:rPr>
      </w:pPr>
      <w:r w:rsidRPr="00B318DD">
        <w:rPr>
          <w:rFonts w:cs="Arial"/>
          <w:szCs w:val="19"/>
        </w:rPr>
        <w:t>Coordinate reference systems</w:t>
      </w:r>
    </w:p>
    <w:p w:rsidR="00445DA4" w:rsidRPr="00B318DD" w:rsidRDefault="00445DA4" w:rsidP="00445DA4">
      <w:pPr>
        <w:ind w:left="851"/>
        <w:rPr>
          <w:rFonts w:cs="Arial"/>
          <w:szCs w:val="19"/>
        </w:rPr>
      </w:pPr>
      <w:r w:rsidRPr="00B318DD">
        <w:rPr>
          <w:rFonts w:cs="Arial"/>
          <w:szCs w:val="19"/>
        </w:rPr>
        <w:t>Geographical names</w:t>
      </w:r>
    </w:p>
    <w:p w:rsidR="00445DA4" w:rsidRPr="00B318DD" w:rsidRDefault="00445DA4" w:rsidP="00445DA4">
      <w:pPr>
        <w:ind w:left="851"/>
        <w:rPr>
          <w:rFonts w:cs="Arial"/>
          <w:szCs w:val="19"/>
        </w:rPr>
      </w:pPr>
      <w:r w:rsidRPr="00B318DD">
        <w:rPr>
          <w:rFonts w:cs="Arial"/>
          <w:szCs w:val="19"/>
        </w:rPr>
        <w:t>Administrative units</w:t>
      </w:r>
    </w:p>
    <w:p w:rsidR="00445DA4" w:rsidRPr="00B318DD" w:rsidRDefault="00445DA4" w:rsidP="00445DA4">
      <w:pPr>
        <w:ind w:left="851"/>
        <w:rPr>
          <w:rFonts w:cs="Arial"/>
          <w:szCs w:val="19"/>
        </w:rPr>
      </w:pPr>
      <w:r w:rsidRPr="00B318DD">
        <w:rPr>
          <w:rFonts w:cs="Arial"/>
          <w:szCs w:val="19"/>
        </w:rPr>
        <w:t>Addresses</w:t>
      </w:r>
    </w:p>
    <w:p w:rsidR="00445DA4" w:rsidRPr="00B318DD" w:rsidRDefault="00445DA4" w:rsidP="00F91CA8">
      <w:pPr>
        <w:numPr>
          <w:ilvl w:val="0"/>
          <w:numId w:val="29"/>
        </w:numPr>
        <w:tabs>
          <w:tab w:val="clear" w:pos="284"/>
          <w:tab w:val="clear" w:pos="567"/>
          <w:tab w:val="clear" w:pos="851"/>
          <w:tab w:val="clear" w:pos="1134"/>
        </w:tabs>
        <w:ind w:left="567" w:hanging="283"/>
        <w:rPr>
          <w:rFonts w:cs="Arial"/>
          <w:szCs w:val="19"/>
        </w:rPr>
      </w:pPr>
      <w:r w:rsidRPr="00B318DD">
        <w:rPr>
          <w:rFonts w:cs="Arial"/>
          <w:szCs w:val="19"/>
        </w:rPr>
        <w:t>Annex III</w:t>
      </w:r>
    </w:p>
    <w:p w:rsidR="00445DA4" w:rsidRPr="00B318DD" w:rsidRDefault="00445DA4" w:rsidP="00445DA4">
      <w:pPr>
        <w:ind w:left="851"/>
        <w:rPr>
          <w:rFonts w:cs="Arial"/>
          <w:szCs w:val="19"/>
        </w:rPr>
      </w:pPr>
      <w:r w:rsidRPr="00B318DD">
        <w:rPr>
          <w:rFonts w:cs="Arial"/>
          <w:szCs w:val="19"/>
        </w:rPr>
        <w:t>Buildings</w:t>
      </w:r>
    </w:p>
    <w:p w:rsidR="00445DA4" w:rsidRPr="00B318DD" w:rsidRDefault="00445DA4" w:rsidP="00445DA4">
      <w:pPr>
        <w:rPr>
          <w:rFonts w:cs="Arial"/>
          <w:szCs w:val="19"/>
        </w:rPr>
      </w:pPr>
    </w:p>
    <w:p w:rsidR="00445DA4" w:rsidRPr="00686565" w:rsidRDefault="00445DA4" w:rsidP="0086064B">
      <w:pPr>
        <w:pStyle w:val="Titolo3"/>
      </w:pPr>
      <w:bookmarkStart w:id="37" w:name="_Toc339277004"/>
      <w:bookmarkStart w:id="38" w:name="_Toc339277869"/>
      <w:bookmarkStart w:id="39" w:name="_Toc374519832"/>
      <w:r w:rsidRPr="00686565">
        <w:t>Environmental management facilities</w:t>
      </w:r>
      <w:bookmarkEnd w:id="37"/>
      <w:bookmarkEnd w:id="38"/>
      <w:bookmarkEnd w:id="39"/>
    </w:p>
    <w:p w:rsidR="00445DA4" w:rsidRPr="00B318DD" w:rsidRDefault="00445DA4" w:rsidP="00445DA4">
      <w:pPr>
        <w:tabs>
          <w:tab w:val="clear" w:pos="284"/>
          <w:tab w:val="clear" w:pos="567"/>
          <w:tab w:val="clear" w:pos="851"/>
          <w:tab w:val="clear" w:pos="1134"/>
        </w:tabs>
        <w:rPr>
          <w:rFonts w:eastAsia="Times New Roman" w:cs="Arial"/>
          <w:bCs/>
          <w:i/>
          <w:szCs w:val="19"/>
          <w:lang w:eastAsia="it-IT"/>
        </w:rPr>
      </w:pPr>
      <w:bookmarkStart w:id="40" w:name="_Toc270597885"/>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bookmarkStart w:id="41" w:name="_Toc270597890"/>
      <w:bookmarkEnd w:id="40"/>
      <w:r w:rsidRPr="00B318DD">
        <w:rPr>
          <w:rFonts w:eastAsia="Times New Roman" w:cs="Arial"/>
          <w:b/>
          <w:szCs w:val="19"/>
          <w:lang w:eastAsia="it-IT"/>
        </w:rPr>
        <w:t>Comprehension of the scope</w:t>
      </w:r>
    </w:p>
    <w:p w:rsidR="00445DA4" w:rsidRPr="00B318DD" w:rsidRDefault="00445DA4" w:rsidP="00445DA4">
      <w:pPr>
        <w:rPr>
          <w:szCs w:val="19"/>
        </w:rPr>
      </w:pPr>
    </w:p>
    <w:p w:rsidR="00445DA4" w:rsidRPr="00B318DD" w:rsidRDefault="00445DA4" w:rsidP="00445DA4">
      <w:pPr>
        <w:rPr>
          <w:szCs w:val="19"/>
        </w:rPr>
      </w:pPr>
      <w:r w:rsidRPr="00B318DD">
        <w:rPr>
          <w:szCs w:val="19"/>
        </w:rPr>
        <w:t xml:space="preserve">The INSPIRE Directive “Definition of Annex Themes and Scope v3.0 (D 2.3)” </w:t>
      </w:r>
      <w:r w:rsidRPr="00B318DD">
        <w:rPr>
          <w:rFonts w:cs="Arial"/>
          <w:szCs w:val="19"/>
        </w:rPr>
        <w:t>states that this sub-</w:t>
      </w:r>
      <w:r w:rsidRPr="00B318DD">
        <w:rPr>
          <w:szCs w:val="19"/>
        </w:rPr>
        <w:t>theme co</w:t>
      </w:r>
      <w:r w:rsidRPr="00B318DD">
        <w:rPr>
          <w:szCs w:val="19"/>
        </w:rPr>
        <w:t>m</w:t>
      </w:r>
      <w:r w:rsidRPr="00B318DD">
        <w:rPr>
          <w:szCs w:val="19"/>
        </w:rPr>
        <w:t>prises several categories in order to identify the environmental protection facilities. Categories such as waste treatment sites, waste treatment facilities, regulated and illegal areas for dumping, mining waste and sewage sludge are mentioned as categories to be included. The use cases also indicate the need for providing info</w:t>
      </w:r>
      <w:r w:rsidRPr="00B318DD">
        <w:rPr>
          <w:szCs w:val="19"/>
        </w:rPr>
        <w:t>r</w:t>
      </w:r>
      <w:r w:rsidRPr="00B318DD">
        <w:rPr>
          <w:szCs w:val="19"/>
        </w:rPr>
        <w:t>mation on waste treatment, storage and disposal.</w:t>
      </w:r>
    </w:p>
    <w:p w:rsidR="00445DA4" w:rsidRPr="00B318DD" w:rsidRDefault="00445DA4" w:rsidP="00445DA4">
      <w:pPr>
        <w:rPr>
          <w:szCs w:val="19"/>
        </w:rPr>
      </w:pPr>
    </w:p>
    <w:p w:rsidR="00445DA4" w:rsidRPr="00B318DD" w:rsidRDefault="00445DA4" w:rsidP="00445DA4">
      <w:pPr>
        <w:rPr>
          <w:szCs w:val="19"/>
        </w:rPr>
      </w:pPr>
      <w:r w:rsidRPr="00B318DD">
        <w:rPr>
          <w:szCs w:val="19"/>
        </w:rPr>
        <w:t>The sub-theme scope therefore includes all the facilities involved or/and requested by law to be regi</w:t>
      </w:r>
      <w:r w:rsidRPr="00B318DD">
        <w:rPr>
          <w:szCs w:val="19"/>
        </w:rPr>
        <w:t>s</w:t>
      </w:r>
      <w:r w:rsidRPr="00B318DD">
        <w:rPr>
          <w:szCs w:val="19"/>
        </w:rPr>
        <w:t>tered on the management of all kind of wastes of the “European Waste Catalogue and Hazardous Waste List”</w:t>
      </w:r>
      <w:r w:rsidRPr="00B318DD">
        <w:rPr>
          <w:rFonts w:cs="Arial"/>
          <w:szCs w:val="19"/>
        </w:rPr>
        <w:t>. Loca</w:t>
      </w:r>
      <w:r w:rsidRPr="00B318DD">
        <w:rPr>
          <w:szCs w:val="19"/>
        </w:rPr>
        <w:t>tions of the facilities are given by point or polygon. The waste management facilities are referred to either as install</w:t>
      </w:r>
      <w:r w:rsidRPr="00B318DD">
        <w:rPr>
          <w:szCs w:val="19"/>
        </w:rPr>
        <w:t>a</w:t>
      </w:r>
      <w:r w:rsidRPr="00B318DD">
        <w:rPr>
          <w:szCs w:val="19"/>
        </w:rPr>
        <w:t>tions or sites, where an installation is understood as a stationary unit where one or more waste management activities are carried out, or any other directly associated activities. The site is understood as a single location, in which certain infrastructure and facilities are shared, and where waste management activities take place.</w:t>
      </w:r>
    </w:p>
    <w:p w:rsidR="00445DA4" w:rsidRPr="00B318DD" w:rsidRDefault="00445DA4" w:rsidP="00445DA4">
      <w:pPr>
        <w:rPr>
          <w:szCs w:val="19"/>
        </w:rPr>
      </w:pPr>
    </w:p>
    <w:p w:rsidR="00445DA4" w:rsidRPr="00B318DD" w:rsidRDefault="00445DA4" w:rsidP="00445DA4">
      <w:pPr>
        <w:rPr>
          <w:szCs w:val="19"/>
        </w:rPr>
      </w:pPr>
      <w:r w:rsidRPr="00B318DD">
        <w:rPr>
          <w:szCs w:val="19"/>
        </w:rPr>
        <w:t>All of the following is considered relevant for the scope: The function of the environmental facility, e</w:t>
      </w:r>
      <w:r w:rsidRPr="00B318DD">
        <w:rPr>
          <w:szCs w:val="19"/>
        </w:rPr>
        <w:t>x</w:t>
      </w:r>
      <w:r w:rsidRPr="00B318DD">
        <w:rPr>
          <w:szCs w:val="19"/>
        </w:rPr>
        <w:t>pressed as economic activity (typically as waste management activity), permissions, inputs and outputs. In addition, information on service hours and capacities are also linked to facility, as well as operators, owners, contacts, and competent authorities.</w:t>
      </w:r>
    </w:p>
    <w:p w:rsidR="00445DA4" w:rsidRPr="00B318DD" w:rsidRDefault="00445DA4" w:rsidP="00445DA4">
      <w:pPr>
        <w:rPr>
          <w:szCs w:val="19"/>
        </w:rPr>
      </w:pPr>
    </w:p>
    <w:p w:rsidR="00445DA4" w:rsidRPr="00B318DD" w:rsidRDefault="00445DA4" w:rsidP="00445DA4">
      <w:pPr>
        <w:rPr>
          <w:szCs w:val="19"/>
        </w:rPr>
      </w:pPr>
      <w:r w:rsidRPr="00B318DD">
        <w:rPr>
          <w:szCs w:val="19"/>
        </w:rPr>
        <w:t>Waste management activities are distinguished by categories such as storage, recovery, and/or disposal of waste. Economic activities can be categorized by entries of the NACE catalogue (Classification of Ec</w:t>
      </w:r>
      <w:r w:rsidRPr="00B318DD">
        <w:rPr>
          <w:szCs w:val="19"/>
        </w:rPr>
        <w:t>o</w:t>
      </w:r>
      <w:r w:rsidRPr="00B318DD">
        <w:rPr>
          <w:szCs w:val="19"/>
        </w:rPr>
        <w:t>nomic Activities in the European Community), particularly those under the `E´-Group “Water supply; se</w:t>
      </w:r>
      <w:r w:rsidRPr="00B318DD">
        <w:rPr>
          <w:szCs w:val="19"/>
        </w:rPr>
        <w:t>w</w:t>
      </w:r>
      <w:r w:rsidRPr="00B318DD">
        <w:rPr>
          <w:szCs w:val="19"/>
        </w:rPr>
        <w:t>erage; waste management and remediation activities”</w:t>
      </w:r>
      <w:r w:rsidRPr="00B318DD">
        <w:rPr>
          <w:rFonts w:cs="Arial"/>
          <w:szCs w:val="19"/>
        </w:rPr>
        <w:t>. The Eurostat CPA list of products (Annex to Reg</w:t>
      </w:r>
      <w:r w:rsidRPr="00B318DD">
        <w:rPr>
          <w:rFonts w:cs="Arial"/>
          <w:szCs w:val="19"/>
        </w:rPr>
        <w:t>u</w:t>
      </w:r>
      <w:r w:rsidRPr="00B318DD">
        <w:rPr>
          <w:rFonts w:cs="Arial"/>
          <w:szCs w:val="19"/>
        </w:rPr>
        <w:t xml:space="preserve">lation (EC) n. </w:t>
      </w:r>
      <w:r w:rsidRPr="00B318DD">
        <w:rPr>
          <w:szCs w:val="19"/>
        </w:rPr>
        <w:t>451/2008) is used for the classification of output products.</w:t>
      </w:r>
    </w:p>
    <w:p w:rsidR="00445DA4" w:rsidRPr="00B318DD" w:rsidRDefault="00445DA4" w:rsidP="00445DA4">
      <w:pPr>
        <w:rPr>
          <w:szCs w:val="19"/>
        </w:rPr>
      </w:pPr>
    </w:p>
    <w:p w:rsidR="00445DA4" w:rsidRPr="00B318DD" w:rsidRDefault="00445DA4" w:rsidP="00445DA4">
      <w:pPr>
        <w:rPr>
          <w:szCs w:val="19"/>
        </w:rPr>
      </w:pPr>
      <w:r w:rsidRPr="00B318DD">
        <w:rPr>
          <w:szCs w:val="19"/>
        </w:rPr>
        <w:t>The Environmental Management Facilities Model is based on the Generic Activity Complex Model and in the Data Types described on it as potential extensions.</w:t>
      </w:r>
    </w:p>
    <w:p w:rsidR="00445DA4" w:rsidRPr="00B318DD" w:rsidRDefault="00445DA4" w:rsidP="00445DA4">
      <w:pPr>
        <w:rPr>
          <w:szCs w:val="19"/>
        </w:rPr>
      </w:pP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r w:rsidRPr="00B318DD">
        <w:rPr>
          <w:rFonts w:eastAsia="Times New Roman" w:cs="Arial"/>
          <w:b/>
          <w:szCs w:val="19"/>
          <w:lang w:eastAsia="it-IT"/>
        </w:rPr>
        <w:t>Organization of information</w:t>
      </w:r>
    </w:p>
    <w:p w:rsidR="00445DA4" w:rsidRPr="00B318DD" w:rsidRDefault="00445DA4" w:rsidP="00445DA4">
      <w:pPr>
        <w:rPr>
          <w:color w:val="000000"/>
          <w:szCs w:val="19"/>
        </w:rPr>
      </w:pPr>
    </w:p>
    <w:p w:rsidR="00445DA4" w:rsidRPr="00B318DD" w:rsidRDefault="00445DA4" w:rsidP="00445DA4">
      <w:pPr>
        <w:rPr>
          <w:szCs w:val="19"/>
        </w:rPr>
      </w:pPr>
      <w:r w:rsidRPr="00B318DD">
        <w:rPr>
          <w:szCs w:val="19"/>
        </w:rPr>
        <w:t>The following types of data are within the scope of the TWG-US sub-theme. They are provided with links to reference documents that illustrate which user requirements the type of data originate from.</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Discharge [9] (of waste water)</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Disposal [1] (of waste)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Dumping [1] (of waste at sea)</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Facility [3] (of waste production, treatment, storage)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 xml:space="preserve">Hazardous waste [1] </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Incineration [8] (of waste)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 xml:space="preserve">Installation [3] </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Landfill [13] (of waste)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Non-hazardous waste [1]</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Plant [8] (of waste production, treatment, storage)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Radioactive waste [14]</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Recovery [1] (of waste)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Site [3] (of waste production, treatment, storage)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Storage [8] (of waste)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Treatment [1] (of waste or waste water)</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Transfer [3],[4] (of waste)</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Waste [1]</w:t>
      </w:r>
    </w:p>
    <w:p w:rsidR="00445DA4" w:rsidRPr="00B318DD" w:rsidRDefault="00445DA4" w:rsidP="00F91CA8">
      <w:pPr>
        <w:numPr>
          <w:ilvl w:val="0"/>
          <w:numId w:val="31"/>
        </w:numPr>
        <w:tabs>
          <w:tab w:val="clear" w:pos="284"/>
          <w:tab w:val="clear" w:pos="567"/>
          <w:tab w:val="clear" w:pos="851"/>
          <w:tab w:val="clear" w:pos="1134"/>
        </w:tabs>
        <w:suppressAutoHyphens/>
        <w:rPr>
          <w:szCs w:val="19"/>
        </w:rPr>
      </w:pPr>
      <w:r w:rsidRPr="00B318DD">
        <w:rPr>
          <w:szCs w:val="19"/>
        </w:rPr>
        <w:t>Waste water [9]</w:t>
      </w:r>
    </w:p>
    <w:p w:rsidR="00445DA4" w:rsidRPr="00B318DD" w:rsidRDefault="00445DA4" w:rsidP="00445DA4">
      <w:pPr>
        <w:rPr>
          <w:szCs w:val="19"/>
        </w:rPr>
      </w:pPr>
      <w:bookmarkStart w:id="42" w:name="_Toc270597887"/>
    </w:p>
    <w:p w:rsidR="00445DA4" w:rsidRPr="00B318DD" w:rsidRDefault="00445DA4" w:rsidP="00445DA4">
      <w:pPr>
        <w:rPr>
          <w:szCs w:val="19"/>
        </w:rPr>
      </w:pPr>
      <w:r w:rsidRPr="00B318DD">
        <w:rPr>
          <w:szCs w:val="19"/>
        </w:rPr>
        <w:t>Data out of scope</w:t>
      </w:r>
      <w:bookmarkEnd w:id="42"/>
      <w:r w:rsidRPr="00B318DD">
        <w:rPr>
          <w:szCs w:val="19"/>
        </w:rPr>
        <w:t>:</w:t>
      </w:r>
    </w:p>
    <w:p w:rsidR="00445DA4" w:rsidRPr="00B318DD" w:rsidRDefault="00445DA4" w:rsidP="00F91CA8">
      <w:pPr>
        <w:numPr>
          <w:ilvl w:val="0"/>
          <w:numId w:val="32"/>
        </w:numPr>
        <w:tabs>
          <w:tab w:val="clear" w:pos="284"/>
          <w:tab w:val="clear" w:pos="567"/>
          <w:tab w:val="clear" w:pos="851"/>
          <w:tab w:val="clear" w:pos="1134"/>
        </w:tabs>
        <w:suppressAutoHyphens/>
        <w:rPr>
          <w:szCs w:val="19"/>
        </w:rPr>
      </w:pPr>
      <w:r w:rsidRPr="00B318DD">
        <w:rPr>
          <w:szCs w:val="19"/>
        </w:rPr>
        <w:t>Emissions [2]</w:t>
      </w:r>
    </w:p>
    <w:p w:rsidR="00445DA4" w:rsidRPr="00B318DD" w:rsidRDefault="00445DA4" w:rsidP="00F91CA8">
      <w:pPr>
        <w:numPr>
          <w:ilvl w:val="0"/>
          <w:numId w:val="32"/>
        </w:numPr>
        <w:tabs>
          <w:tab w:val="clear" w:pos="284"/>
          <w:tab w:val="clear" w:pos="567"/>
          <w:tab w:val="clear" w:pos="851"/>
          <w:tab w:val="clear" w:pos="1134"/>
        </w:tabs>
        <w:suppressAutoHyphens/>
        <w:rPr>
          <w:szCs w:val="19"/>
        </w:rPr>
      </w:pPr>
      <w:r w:rsidRPr="00B318DD">
        <w:rPr>
          <w:szCs w:val="19"/>
        </w:rPr>
        <w:t>Exhaust gas [8]</w:t>
      </w:r>
    </w:p>
    <w:p w:rsidR="00445DA4" w:rsidRPr="00B318DD" w:rsidRDefault="00445DA4" w:rsidP="00F91CA8">
      <w:pPr>
        <w:numPr>
          <w:ilvl w:val="0"/>
          <w:numId w:val="32"/>
        </w:numPr>
        <w:tabs>
          <w:tab w:val="clear" w:pos="284"/>
          <w:tab w:val="clear" w:pos="567"/>
          <w:tab w:val="clear" w:pos="851"/>
          <w:tab w:val="clear" w:pos="1134"/>
        </w:tabs>
        <w:suppressAutoHyphens/>
        <w:rPr>
          <w:szCs w:val="19"/>
        </w:rPr>
      </w:pPr>
      <w:r w:rsidRPr="00B318DD">
        <w:rPr>
          <w:szCs w:val="19"/>
        </w:rPr>
        <w:t>Flooding</w:t>
      </w:r>
    </w:p>
    <w:p w:rsidR="00445DA4" w:rsidRPr="00B318DD" w:rsidRDefault="00445DA4" w:rsidP="00F91CA8">
      <w:pPr>
        <w:numPr>
          <w:ilvl w:val="0"/>
          <w:numId w:val="30"/>
        </w:numPr>
        <w:tabs>
          <w:tab w:val="clear" w:pos="284"/>
          <w:tab w:val="clear" w:pos="567"/>
          <w:tab w:val="clear" w:pos="851"/>
          <w:tab w:val="clear" w:pos="1134"/>
        </w:tabs>
        <w:suppressAutoHyphens/>
        <w:rPr>
          <w:szCs w:val="19"/>
        </w:rPr>
      </w:pPr>
      <w:r w:rsidRPr="00B318DD">
        <w:rPr>
          <w:szCs w:val="19"/>
        </w:rPr>
        <w:t>Pollutants [3]</w:t>
      </w:r>
    </w:p>
    <w:p w:rsidR="00445DA4" w:rsidRPr="00B318DD" w:rsidRDefault="00445DA4" w:rsidP="00445DA4">
      <w:pPr>
        <w:rPr>
          <w:szCs w:val="19"/>
        </w:rPr>
      </w:pPr>
    </w:p>
    <w:p w:rsidR="00445DA4" w:rsidRPr="00B318DD" w:rsidRDefault="00445DA4" w:rsidP="00445DA4">
      <w:pPr>
        <w:tabs>
          <w:tab w:val="clear" w:pos="284"/>
          <w:tab w:val="clear" w:pos="567"/>
          <w:tab w:val="clear" w:pos="851"/>
          <w:tab w:val="clear" w:pos="1134"/>
        </w:tabs>
        <w:spacing w:before="120"/>
        <w:rPr>
          <w:rFonts w:eastAsia="Times New Roman" w:cs="Arial"/>
          <w:b/>
          <w:szCs w:val="19"/>
          <w:lang w:eastAsia="it-IT"/>
        </w:rPr>
      </w:pPr>
      <w:bookmarkStart w:id="43" w:name="_Toc270597888"/>
      <w:r w:rsidRPr="00B318DD">
        <w:rPr>
          <w:rFonts w:eastAsia="Times New Roman" w:cs="Arial"/>
          <w:b/>
          <w:szCs w:val="19"/>
          <w:lang w:eastAsia="it-IT"/>
        </w:rPr>
        <w:t>Dependencies and Overlaps</w:t>
      </w:r>
      <w:bookmarkEnd w:id="43"/>
    </w:p>
    <w:p w:rsidR="00445DA4" w:rsidRPr="00B318DD" w:rsidRDefault="00445DA4" w:rsidP="00445DA4">
      <w:pPr>
        <w:rPr>
          <w:szCs w:val="19"/>
          <w:lang w:val="en-US"/>
        </w:rPr>
      </w:pPr>
      <w:r w:rsidRPr="00B318DD">
        <w:rPr>
          <w:szCs w:val="19"/>
          <w:lang w:val="en-US"/>
        </w:rPr>
        <w:t>The following overlaps with other Feature Types have been identified:</w:t>
      </w:r>
    </w:p>
    <w:p w:rsidR="00445DA4" w:rsidRPr="00B318DD" w:rsidRDefault="00445DA4" w:rsidP="00F91CA8">
      <w:pPr>
        <w:pStyle w:val="Paragraphedeliste"/>
        <w:numPr>
          <w:ilvl w:val="0"/>
          <w:numId w:val="30"/>
        </w:numPr>
        <w:tabs>
          <w:tab w:val="clear" w:pos="284"/>
          <w:tab w:val="clear" w:pos="567"/>
          <w:tab w:val="clear" w:pos="851"/>
          <w:tab w:val="clear" w:pos="1134"/>
        </w:tabs>
        <w:suppressAutoHyphens/>
        <w:contextualSpacing/>
        <w:rPr>
          <w:szCs w:val="19"/>
          <w:lang w:val="en-US"/>
        </w:rPr>
      </w:pPr>
      <w:r w:rsidRPr="00B318DD">
        <w:rPr>
          <w:szCs w:val="19"/>
          <w:lang w:val="en-US"/>
        </w:rPr>
        <w:t>Buildings: Certain environmental management facilities may be regarded as buildings (and vice versa).</w:t>
      </w:r>
    </w:p>
    <w:p w:rsidR="00445DA4" w:rsidRPr="00B318DD" w:rsidRDefault="00445DA4" w:rsidP="00F91CA8">
      <w:pPr>
        <w:pStyle w:val="Paragraphedeliste"/>
        <w:numPr>
          <w:ilvl w:val="0"/>
          <w:numId w:val="30"/>
        </w:numPr>
        <w:tabs>
          <w:tab w:val="clear" w:pos="284"/>
          <w:tab w:val="clear" w:pos="567"/>
          <w:tab w:val="clear" w:pos="851"/>
          <w:tab w:val="clear" w:pos="1134"/>
        </w:tabs>
        <w:suppressAutoHyphens/>
        <w:contextualSpacing/>
        <w:rPr>
          <w:szCs w:val="19"/>
          <w:lang w:val="en-US"/>
        </w:rPr>
      </w:pPr>
      <w:r w:rsidRPr="00B318DD">
        <w:rPr>
          <w:szCs w:val="19"/>
          <w:lang w:val="en-US"/>
        </w:rPr>
        <w:t>Production and Industrial Facilities: A production facility may be an environmental management facility, for instance in cases where waste is used as fuel.</w:t>
      </w:r>
    </w:p>
    <w:p w:rsidR="00445DA4" w:rsidRPr="00B318DD" w:rsidRDefault="00445DA4" w:rsidP="00F91CA8">
      <w:pPr>
        <w:numPr>
          <w:ilvl w:val="0"/>
          <w:numId w:val="29"/>
        </w:numPr>
        <w:tabs>
          <w:tab w:val="clear" w:pos="284"/>
          <w:tab w:val="clear" w:pos="567"/>
          <w:tab w:val="clear" w:pos="851"/>
          <w:tab w:val="clear" w:pos="1134"/>
        </w:tabs>
        <w:ind w:left="567" w:hanging="283"/>
        <w:rPr>
          <w:rFonts w:cs="Arial"/>
          <w:i/>
          <w:szCs w:val="19"/>
        </w:rPr>
      </w:pPr>
      <w:r w:rsidRPr="00B318DD">
        <w:rPr>
          <w:szCs w:val="19"/>
          <w:lang w:val="en-US"/>
        </w:rPr>
        <w:t>Land use: Dumping of waste onto land and landfills may be seen as overlapping with land use</w:t>
      </w:r>
    </w:p>
    <w:p w:rsidR="00445DA4" w:rsidRPr="00B318DD" w:rsidRDefault="00445DA4" w:rsidP="00445DA4">
      <w:pPr>
        <w:tabs>
          <w:tab w:val="clear" w:pos="284"/>
          <w:tab w:val="clear" w:pos="567"/>
          <w:tab w:val="clear" w:pos="851"/>
          <w:tab w:val="clear" w:pos="1134"/>
        </w:tabs>
        <w:rPr>
          <w:rFonts w:cs="Arial"/>
          <w:szCs w:val="19"/>
        </w:rPr>
      </w:pPr>
    </w:p>
    <w:p w:rsidR="00445DA4" w:rsidRPr="00B318DD" w:rsidRDefault="00445DA4" w:rsidP="00445DA4">
      <w:pPr>
        <w:spacing w:before="120"/>
        <w:rPr>
          <w:rFonts w:cs="Arial"/>
          <w:b/>
          <w:i/>
          <w:szCs w:val="19"/>
        </w:rPr>
      </w:pPr>
      <w:r w:rsidRPr="00B318DD">
        <w:rPr>
          <w:rFonts w:cs="Arial"/>
          <w:b/>
          <w:i/>
          <w:szCs w:val="19"/>
        </w:rPr>
        <w:t>Reference documents</w:t>
      </w:r>
      <w:bookmarkEnd w:id="41"/>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w:t>
      </w:r>
      <w:r w:rsidRPr="00B318DD">
        <w:rPr>
          <w:rFonts w:cs="Arial"/>
          <w:szCs w:val="19"/>
          <w:lang/>
        </w:rPr>
        <w:tab/>
        <w:t>Directive 2008/98/EC of the European Parliament and of the Council of 19 November 2008 on waste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[2]</w:t>
      </w:r>
      <w:r w:rsidRPr="00B318DD">
        <w:rPr>
          <w:rFonts w:cs="Arial"/>
          <w:szCs w:val="19"/>
          <w:lang/>
        </w:rPr>
        <w:tab/>
        <w:t>Directive 2008/1/EC of the European Parliament and of the Council of 15 January 2008 concerning int</w:t>
      </w:r>
      <w:r w:rsidRPr="00B318DD">
        <w:rPr>
          <w:rFonts w:cs="Arial"/>
          <w:szCs w:val="19"/>
          <w:lang/>
        </w:rPr>
        <w:t>e</w:t>
      </w:r>
      <w:r w:rsidRPr="00B318DD">
        <w:rPr>
          <w:rFonts w:cs="Arial"/>
          <w:szCs w:val="19"/>
          <w:lang/>
        </w:rPr>
        <w:t>grated pollution prevention and control</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[3]</w:t>
      </w:r>
      <w:r w:rsidRPr="00B318DD">
        <w:rPr>
          <w:rFonts w:cs="Arial"/>
          <w:szCs w:val="19"/>
          <w:lang/>
        </w:rPr>
        <w:tab/>
        <w:t>Regulation (EC) No 166/2006 of the European Parliament and of the Council of 18 January 2006 concer</w:t>
      </w:r>
      <w:r w:rsidRPr="00B318DD">
        <w:rPr>
          <w:rFonts w:cs="Arial"/>
          <w:szCs w:val="19"/>
          <w:lang/>
        </w:rPr>
        <w:t>n</w:t>
      </w:r>
      <w:r w:rsidRPr="00B318DD">
        <w:rPr>
          <w:rFonts w:cs="Arial"/>
          <w:szCs w:val="19"/>
          <w:lang/>
        </w:rPr>
        <w:t>ing the establishment of a European Pollutant Release and Transfer Register</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[4]</w:t>
      </w:r>
      <w:r w:rsidRPr="00B318DD">
        <w:rPr>
          <w:rFonts w:cs="Arial"/>
          <w:szCs w:val="19"/>
          <w:lang/>
        </w:rPr>
        <w:tab/>
        <w:t>Regulation (EC) No 1013/2006 of the European Parliament and of the Council of 14 June 2006 on shi</w:t>
      </w:r>
      <w:r w:rsidRPr="00B318DD">
        <w:rPr>
          <w:rFonts w:cs="Arial"/>
          <w:szCs w:val="19"/>
          <w:lang/>
        </w:rPr>
        <w:t>p</w:t>
      </w:r>
      <w:r w:rsidRPr="00B318DD">
        <w:rPr>
          <w:rFonts w:cs="Arial"/>
          <w:szCs w:val="19"/>
          <w:lang/>
        </w:rPr>
        <w:t>ments of waste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[5]</w:t>
      </w:r>
      <w:r w:rsidRPr="00B318DD">
        <w:rPr>
          <w:rFonts w:cs="Arial"/>
          <w:szCs w:val="19"/>
          <w:lang/>
        </w:rPr>
        <w:tab/>
        <w:t>Directive 2006/66/EC of the European Parliament and of the Council of 6 September 2006 on ba</w:t>
      </w:r>
      <w:r w:rsidRPr="00B318DD">
        <w:rPr>
          <w:rFonts w:cs="Arial"/>
          <w:szCs w:val="19"/>
          <w:lang/>
        </w:rPr>
        <w:t>t</w:t>
      </w:r>
      <w:r w:rsidRPr="00B318DD">
        <w:rPr>
          <w:rFonts w:cs="Arial"/>
          <w:szCs w:val="19"/>
          <w:lang/>
        </w:rPr>
        <w:t>teries and accumulators and waste batteries and accumulators</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[6]</w:t>
      </w:r>
      <w:r w:rsidRPr="00B318DD">
        <w:rPr>
          <w:rFonts w:cs="Arial"/>
          <w:szCs w:val="19"/>
          <w:lang/>
        </w:rPr>
        <w:tab/>
        <w:t>Directive 2006/21/EC of the European Parliament and of the Council of 15 March 2006 on the management of waste from extractive industries and amending Directive 2004/35/EC - Statement by the Eur</w:t>
      </w:r>
      <w:r w:rsidRPr="00B318DD">
        <w:rPr>
          <w:rFonts w:cs="Arial"/>
          <w:szCs w:val="19"/>
          <w:lang/>
        </w:rPr>
        <w:t>o</w:t>
      </w:r>
      <w:r w:rsidRPr="00B318DD">
        <w:rPr>
          <w:rFonts w:cs="Arial"/>
          <w:szCs w:val="19"/>
          <w:lang/>
        </w:rPr>
        <w:t>pean Parliament, the Council and the Commission</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[7]</w:t>
      </w:r>
      <w:r w:rsidRPr="00B318DD">
        <w:rPr>
          <w:rFonts w:cs="Arial"/>
          <w:szCs w:val="19"/>
          <w:lang/>
        </w:rPr>
        <w:tab/>
        <w:t>Regulation (EC) No 2150/2002 of the European Parliament and of the Council of 25 November 2002 on waste statistics</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[8]</w:t>
      </w:r>
      <w:r w:rsidRPr="00B318DD">
        <w:rPr>
          <w:rFonts w:cs="Arial"/>
          <w:szCs w:val="19"/>
          <w:lang/>
        </w:rPr>
        <w:tab/>
        <w:t>Directive 2002/96/EC of the European Parliament and of the Council of 27 January 2003 on waste electr</w:t>
      </w:r>
      <w:r w:rsidRPr="00B318DD">
        <w:rPr>
          <w:rFonts w:cs="Arial"/>
          <w:szCs w:val="19"/>
          <w:lang/>
        </w:rPr>
        <w:t>i</w:t>
      </w:r>
      <w:r w:rsidRPr="00B318DD">
        <w:rPr>
          <w:rFonts w:cs="Arial"/>
          <w:szCs w:val="19"/>
          <w:lang/>
        </w:rPr>
        <w:t>cal and electronic equipment (WEEE)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[9]</w:t>
      </w:r>
      <w:r w:rsidRPr="00B318DD">
        <w:rPr>
          <w:rFonts w:cs="Arial"/>
          <w:szCs w:val="19"/>
          <w:lang/>
        </w:rPr>
        <w:tab/>
        <w:t>2000/532/EC: Commission Decision of 3 May 2000 replacing Decision 94/3/EC establishing a list of wastes pursuant to Article 1(a) of Council Directive 75/442/EEC on waste and Council Decision 94/904/EC establishing a list of hazardous waste pursuant to Article 1(4) of Council Directive 91/689/EEC on hazardous waste (notified under document number C(2000) 1147) (Text with EEA relevance)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[10]</w:t>
      </w:r>
      <w:r w:rsidRPr="00B318DD">
        <w:rPr>
          <w:rFonts w:cs="Arial"/>
          <w:szCs w:val="19"/>
          <w:lang/>
        </w:rPr>
        <w:tab/>
        <w:t>Directive 2000/76/EC of the European Parliament and of the Council of 4 December 2000 on the inciner</w:t>
      </w:r>
      <w:r w:rsidRPr="00B318DD">
        <w:rPr>
          <w:rFonts w:cs="Arial"/>
          <w:szCs w:val="19"/>
          <w:lang/>
        </w:rPr>
        <w:t>a</w:t>
      </w:r>
      <w:r w:rsidRPr="00B318DD">
        <w:rPr>
          <w:rFonts w:cs="Arial"/>
          <w:szCs w:val="19"/>
          <w:lang/>
        </w:rPr>
        <w:t>tion of waste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[11]</w:t>
      </w:r>
      <w:r w:rsidRPr="00B318DD">
        <w:rPr>
          <w:rFonts w:cs="Arial"/>
          <w:szCs w:val="19"/>
          <w:lang/>
        </w:rPr>
        <w:tab/>
        <w:t>Directive 2000/60/EC of the European Parliament and of the Council of 23 October 2000 establis</w:t>
      </w:r>
      <w:r w:rsidRPr="00B318DD">
        <w:rPr>
          <w:rFonts w:cs="Arial"/>
          <w:szCs w:val="19"/>
          <w:lang/>
        </w:rPr>
        <w:t>h</w:t>
      </w:r>
      <w:r w:rsidRPr="00B318DD">
        <w:rPr>
          <w:rFonts w:cs="Arial"/>
          <w:szCs w:val="19"/>
          <w:lang/>
        </w:rPr>
        <w:t>ing a framework for Community action in the field of water policy</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[12]</w:t>
      </w:r>
      <w:r w:rsidRPr="00B318DD">
        <w:rPr>
          <w:rFonts w:cs="Arial"/>
          <w:szCs w:val="19"/>
          <w:lang/>
        </w:rPr>
        <w:tab/>
        <w:t>Directive 2000/53/EC of the European Parliament and of the Council of 18 September 2000 on end-of life vehicles</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[13]</w:t>
      </w:r>
      <w:r w:rsidRPr="00B318DD">
        <w:rPr>
          <w:rFonts w:cs="Arial"/>
          <w:szCs w:val="19"/>
          <w:lang/>
        </w:rPr>
        <w:tab/>
        <w:t>Council Regulation (EEC) No 696/93 of 15 March 1993 on the statistical units for the observation and analysis of the production system in the Community</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[14]</w:t>
      </w:r>
      <w:r w:rsidRPr="00B318DD">
        <w:rPr>
          <w:rFonts w:cs="Arial"/>
          <w:szCs w:val="19"/>
          <w:lang/>
        </w:rPr>
        <w:tab/>
        <w:t>European Parliament and Council Directive 94/62/EC of 20 December 1994 on packaging and packaging waste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[15]</w:t>
      </w:r>
      <w:r w:rsidRPr="00B318DD">
        <w:rPr>
          <w:rFonts w:cs="Arial"/>
          <w:szCs w:val="19"/>
          <w:lang/>
        </w:rPr>
        <w:tab/>
        <w:t>Council Directive 1999/31/EC of 26 April 1999 on the landfill of waste</w:t>
      </w:r>
    </w:p>
    <w:p w:rsidR="00445DA4" w:rsidRPr="00B318DD"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[16]</w:t>
      </w:r>
      <w:r w:rsidRPr="00B318DD">
        <w:rPr>
          <w:rFonts w:cs="Arial"/>
          <w:szCs w:val="19"/>
          <w:lang/>
        </w:rPr>
        <w:tab/>
        <w:t>Council Directive 92/3/Euratom of 3 February 1992 on the supervision and control of shipments of radi</w:t>
      </w:r>
      <w:r w:rsidRPr="00B318DD">
        <w:rPr>
          <w:rFonts w:cs="Arial"/>
          <w:szCs w:val="19"/>
          <w:lang/>
        </w:rPr>
        <w:t>o</w:t>
      </w:r>
      <w:r w:rsidRPr="00B318DD">
        <w:rPr>
          <w:rFonts w:cs="Arial"/>
          <w:szCs w:val="19"/>
          <w:lang/>
        </w:rPr>
        <w:t>active waste between Member States and into and out of the Community</w:t>
      </w:r>
    </w:p>
    <w:p w:rsidR="00445DA4" w:rsidRDefault="00445DA4" w:rsidP="00445DA4">
      <w:pPr>
        <w:tabs>
          <w:tab w:val="clear" w:pos="284"/>
          <w:tab w:val="clear" w:pos="567"/>
          <w:tab w:val="clear" w:pos="851"/>
          <w:tab w:val="clear" w:pos="1134"/>
        </w:tabs>
        <w:ind w:left="567" w:hanging="425"/>
        <w:jc w:val="left"/>
        <w:rPr>
          <w:rFonts w:cs="Arial"/>
          <w:szCs w:val="19"/>
          <w:lang/>
        </w:rPr>
      </w:pPr>
      <w:r w:rsidRPr="00B318DD">
        <w:rPr>
          <w:rFonts w:cs="Arial"/>
          <w:szCs w:val="19"/>
          <w:lang/>
        </w:rPr>
        <w:t>[17]</w:t>
      </w:r>
      <w:r w:rsidRPr="00B318DD">
        <w:rPr>
          <w:rFonts w:cs="Arial"/>
          <w:szCs w:val="19"/>
          <w:lang/>
        </w:rPr>
        <w:tab/>
        <w:t>Council Directive 91/271/EEC of 21 May 1991 concerning urban waste-water treatment</w:t>
      </w:r>
    </w:p>
    <w:p w:rsidR="00AB28DD" w:rsidRDefault="00AB28DD" w:rsidP="00445DA4">
      <w:pPr>
        <w:tabs>
          <w:tab w:val="clear" w:pos="284"/>
          <w:tab w:val="clear" w:pos="567"/>
          <w:tab w:val="clear" w:pos="851"/>
          <w:tab w:val="clear" w:pos="1134"/>
        </w:tabs>
        <w:ind w:left="567" w:hanging="425"/>
        <w:jc w:val="left"/>
        <w:rPr>
          <w:rFonts w:cs="Arial"/>
          <w:szCs w:val="19"/>
          <w:lang/>
        </w:rPr>
      </w:pPr>
    </w:p>
    <w:p w:rsidR="00AB28DD" w:rsidRPr="005A4E90"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lang w:eastAsia="it-IT"/>
        </w:rPr>
      </w:pPr>
      <w:r w:rsidRPr="00933324">
        <w:rPr>
          <w:rFonts w:eastAsia="Times New Roman"/>
          <w:lang w:eastAsia="it-IT"/>
        </w:rPr>
        <w:t>“Includes utility facilities such as sewage, waste management, energy supply and water supply, administrative and social governmental services such as public administrations, civil protection sites, schools and hospitals.”  [Directive 2007/2/EC]</w:t>
      </w:r>
    </w:p>
    <w:p w:rsidR="00AB28DD" w:rsidRPr="005A4E90"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color w:val="FF0000"/>
          <w:lang w:eastAsia="it-IT"/>
        </w:rPr>
      </w:pP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pPr>
      <w:r>
        <w:t xml:space="preserve">The theme </w:t>
      </w:r>
      <w:r w:rsidRPr="00AB28DD">
        <w:rPr>
          <w:i/>
        </w:rPr>
        <w:t>Utility and Government Services</w:t>
      </w:r>
      <w:r>
        <w:t xml:space="preserve"> provides basic information (e.g. the location, basic technical characteristics or involved parties) on a wide range of administrative and social services of public interest.</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pP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pPr>
      <w:r>
        <w:t>The theme is split in the following subthemes:</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ind w:left="284" w:hanging="284"/>
      </w:pPr>
    </w:p>
    <w:p w:rsidR="00AB28DD" w:rsidRDefault="00AB28DD" w:rsidP="00AB28DD">
      <w:pPr>
        <w:numPr>
          <w:ilvl w:val="0"/>
          <w:numId w:val="82"/>
        </w:num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ind w:left="284" w:hanging="284"/>
      </w:pPr>
      <w:r>
        <w:t>Utility Networks: Node-link-node structured networks for collection, transmission and distribution, including electricity, oil/gas and chemicals, sewer,  thermal, water or (not mandatory) telecommunications networks;</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ind w:left="284" w:hanging="284"/>
      </w:pPr>
    </w:p>
    <w:p w:rsidR="00AB28DD" w:rsidRDefault="00AB28DD" w:rsidP="00AB28DD">
      <w:pPr>
        <w:numPr>
          <w:ilvl w:val="0"/>
          <w:numId w:val="82"/>
        </w:num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ind w:left="284" w:hanging="284"/>
      </w:pPr>
      <w:r>
        <w:t>Administrative and social governmental services: Local and governmental services and social infrastructures, selected with respect to the INSPIRE scope (focused on public &amp; environmental aspects), represented as "points of interest”;</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ind w:left="284" w:hanging="284"/>
      </w:pPr>
    </w:p>
    <w:p w:rsidR="00AB28DD" w:rsidRDefault="00AB28DD" w:rsidP="00AB28DD">
      <w:pPr>
        <w:numPr>
          <w:ilvl w:val="0"/>
          <w:numId w:val="82"/>
        </w:num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ind w:left="284" w:hanging="284"/>
      </w:pPr>
      <w:r>
        <w:t>Environmental management facilities: Generic facility descriptions for waste management sites, water treatment plants and regulated or illegal areas for dumping.</w:t>
      </w:r>
    </w:p>
    <w:p w:rsidR="00AB28DD" w:rsidRDefault="00AB28DD" w:rsidP="00AB28DD">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lang w:eastAsia="it-IT"/>
        </w:rPr>
      </w:pPr>
    </w:p>
    <w:p w:rsidR="00AB28DD" w:rsidRPr="002F6252" w:rsidRDefault="00AB28DD" w:rsidP="00AB28DD">
      <w:pPr>
        <w:jc w:val="right"/>
      </w:pPr>
      <w:r w:rsidRPr="002F6252">
        <w:t xml:space="preserve">Entry in the INSPIRE registry: </w:t>
      </w:r>
      <w:r w:rsidRPr="0039406C">
        <w:rPr>
          <w:i/>
        </w:rPr>
        <w:t>http://inspire.ec.europa.eu/theme/us/</w:t>
      </w:r>
    </w:p>
    <w:p w:rsidR="00F24F25" w:rsidRPr="00686565" w:rsidRDefault="00F24F25" w:rsidP="00F24F25">
      <w:pPr>
        <w:pStyle w:val="Titolo2"/>
        <w:rPr>
          <w:sz w:val="27"/>
          <w:szCs w:val="27"/>
          <w:lang w:eastAsia="it-IT"/>
        </w:rPr>
      </w:pPr>
      <w:bookmarkStart w:id="44" w:name="_Toc374519833"/>
      <w:r w:rsidRPr="00686565">
        <w:rPr>
          <w:sz w:val="27"/>
          <w:szCs w:val="27"/>
          <w:lang w:eastAsia="it-IT"/>
        </w:rPr>
        <w:t>Normative References</w:t>
      </w:r>
      <w:bookmarkEnd w:id="30"/>
      <w:bookmarkEnd w:id="44"/>
    </w:p>
    <w:p w:rsidR="00F24F25" w:rsidRPr="00B318DD" w:rsidRDefault="00F24F25" w:rsidP="00F24F25">
      <w:pPr>
        <w:shd w:val="clear" w:color="auto" w:fill="E6E6E6"/>
        <w:tabs>
          <w:tab w:val="clear" w:pos="284"/>
          <w:tab w:val="clear" w:pos="567"/>
          <w:tab w:val="clear" w:pos="851"/>
          <w:tab w:val="clear" w:pos="1134"/>
        </w:tabs>
        <w:rPr>
          <w:rFonts w:eastAsia="Times New Roman"/>
          <w:szCs w:val="19"/>
          <w:lang w:eastAsia="it-IT"/>
        </w:rPr>
      </w:pPr>
    </w:p>
    <w:p w:rsidR="00F24F25" w:rsidRDefault="00F24F25"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szCs w:val="19"/>
          <w:lang w:eastAsia="en-US"/>
        </w:rPr>
      </w:pPr>
      <w:r w:rsidRPr="00B318DD">
        <w:rPr>
          <w:rFonts w:eastAsia="Times New Roman" w:cs="Arial"/>
          <w:szCs w:val="19"/>
          <w:lang w:eastAsia="en-US"/>
        </w:rPr>
        <w:t>[Directive 2007/2/EC]</w:t>
      </w:r>
      <w:r w:rsidRPr="00B318DD">
        <w:rPr>
          <w:rFonts w:eastAsia="Times New Roman" w:cs="Arial"/>
          <w:szCs w:val="19"/>
          <w:lang w:eastAsia="en-US"/>
        </w:rPr>
        <w:tab/>
        <w:t>Directive 2007/2/EC of the European Parliament and of the Council of 14 March 2007 establishing an Infrastructure for Spatial Information in the European Co</w:t>
      </w:r>
      <w:r w:rsidRPr="00B318DD">
        <w:rPr>
          <w:rFonts w:eastAsia="Times New Roman" w:cs="Arial"/>
          <w:szCs w:val="19"/>
          <w:lang w:eastAsia="en-US"/>
        </w:rPr>
        <w:t>m</w:t>
      </w:r>
      <w:r w:rsidRPr="00B318DD">
        <w:rPr>
          <w:rFonts w:eastAsia="Times New Roman" w:cs="Arial"/>
          <w:szCs w:val="19"/>
          <w:lang w:eastAsia="en-US"/>
        </w:rPr>
        <w:t>munity (INSPIRE)</w:t>
      </w:r>
    </w:p>
    <w:p w:rsidR="00AB28DD" w:rsidRDefault="00AB28DD"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szCs w:val="19"/>
          <w:lang w:eastAsia="en-US"/>
        </w:rPr>
      </w:pPr>
    </w:p>
    <w:p w:rsidR="00AB28DD" w:rsidRPr="00B318DD" w:rsidRDefault="00AB28DD" w:rsidP="00AB28DD">
      <w:pPr>
        <w:shd w:val="clear" w:color="auto" w:fill="E6E6E6"/>
        <w:tabs>
          <w:tab w:val="clear" w:pos="284"/>
          <w:tab w:val="clear" w:pos="567"/>
          <w:tab w:val="clear" w:pos="851"/>
          <w:tab w:val="clear" w:pos="1134"/>
        </w:tabs>
        <w:autoSpaceDE w:val="0"/>
        <w:autoSpaceDN w:val="0"/>
        <w:adjustRightInd w:val="0"/>
        <w:ind w:left="2070" w:hanging="2070"/>
        <w:jc w:val="left"/>
        <w:rPr>
          <w:rFonts w:eastAsia="Times New Roman" w:cs="Arial"/>
          <w:szCs w:val="19"/>
          <w:lang w:eastAsia="en-US"/>
        </w:rPr>
      </w:pPr>
      <w:r>
        <w:rPr>
          <w:rFonts w:eastAsia="Times New Roman" w:cs="Arial"/>
          <w:szCs w:val="19"/>
          <w:lang w:eastAsia="en-US"/>
        </w:rPr>
        <w:t>[</w:t>
      </w:r>
      <w:r w:rsidRPr="00AB28DD">
        <w:rPr>
          <w:rFonts w:eastAsia="Times New Roman" w:cs="Arial"/>
          <w:szCs w:val="19"/>
          <w:lang w:eastAsia="en-US"/>
        </w:rPr>
        <w:t>Directive 2008/98/EC</w:t>
      </w:r>
      <w:r>
        <w:rPr>
          <w:rFonts w:eastAsia="Times New Roman" w:cs="Arial"/>
          <w:szCs w:val="19"/>
          <w:lang w:eastAsia="en-US"/>
        </w:rPr>
        <w:t xml:space="preserve">] </w:t>
      </w:r>
      <w:r w:rsidRPr="00AB28DD">
        <w:rPr>
          <w:rFonts w:eastAsia="Times New Roman" w:cs="Arial"/>
          <w:szCs w:val="19"/>
          <w:lang w:eastAsia="en-US"/>
        </w:rPr>
        <w:t xml:space="preserve">Directive 2008/98/EC of the European Parliament and of the Council of 19 </w:t>
      </w:r>
      <w:r>
        <w:rPr>
          <w:rFonts w:eastAsia="Times New Roman" w:cs="Arial"/>
          <w:szCs w:val="19"/>
          <w:lang w:eastAsia="en-US"/>
        </w:rPr>
        <w:t xml:space="preserve">  </w:t>
      </w:r>
      <w:r w:rsidRPr="00AB28DD">
        <w:rPr>
          <w:rFonts w:eastAsia="Times New Roman" w:cs="Arial"/>
          <w:szCs w:val="19"/>
          <w:lang w:eastAsia="en-US"/>
        </w:rPr>
        <w:t>November 2008 on waste and repealing certain Directives</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szCs w:val="19"/>
          <w:lang w:eastAsia="en-US"/>
        </w:rPr>
      </w:pP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r w:rsidRPr="00B318DD">
        <w:rPr>
          <w:rFonts w:eastAsia="Times New Roman" w:cs="Arial"/>
          <w:szCs w:val="19"/>
          <w:lang w:val="de-DE" w:eastAsia="en-US"/>
        </w:rPr>
        <w:t xml:space="preserve">[ISO 19107] </w:t>
      </w:r>
      <w:r w:rsidRPr="00B318DD">
        <w:rPr>
          <w:rFonts w:eastAsia="Times New Roman" w:cs="Arial"/>
          <w:szCs w:val="19"/>
          <w:lang w:val="de-DE" w:eastAsia="en-US"/>
        </w:rPr>
        <w:tab/>
        <w:t>EN ISO 19107:2005, Geographic Information – Spatial Schema</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r w:rsidRPr="00B318DD">
        <w:rPr>
          <w:rFonts w:eastAsia="Times New Roman" w:cs="Arial"/>
          <w:szCs w:val="19"/>
          <w:lang w:val="de-DE" w:eastAsia="en-US"/>
        </w:rPr>
        <w:t xml:space="preserve">[ISO 19108] </w:t>
      </w:r>
      <w:r w:rsidRPr="00B318DD">
        <w:rPr>
          <w:rFonts w:eastAsia="Times New Roman" w:cs="Arial"/>
          <w:szCs w:val="19"/>
          <w:lang w:val="de-DE" w:eastAsia="en-US"/>
        </w:rPr>
        <w:tab/>
        <w:t>EN ISO 19108:2005, Geographic Information – Temporal Schema</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r w:rsidRPr="00B318DD">
        <w:rPr>
          <w:rFonts w:eastAsia="Times New Roman" w:cs="Arial"/>
          <w:szCs w:val="19"/>
          <w:lang w:val="de-DE" w:eastAsia="en-US"/>
        </w:rPr>
        <w:t>[ISO 19108-c]</w:t>
      </w:r>
      <w:r w:rsidRPr="00B318DD">
        <w:rPr>
          <w:rFonts w:eastAsia="Times New Roman" w:cs="Arial"/>
          <w:szCs w:val="19"/>
          <w:lang w:val="de-DE" w:eastAsia="en-US"/>
        </w:rPr>
        <w:tab/>
        <w:t>ISO 19108:2002/Cor 1:2006, Geographic Information – Temporal Schema, Technical Corrigendum 1</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szCs w:val="19"/>
          <w:lang w:val="de-DE" w:eastAsia="it-IT"/>
        </w:rPr>
      </w:pPr>
      <w:r w:rsidRPr="00B318DD">
        <w:rPr>
          <w:rFonts w:eastAsia="Times New Roman"/>
          <w:szCs w:val="19"/>
          <w:lang w:val="de-DE" w:eastAsia="it-IT"/>
        </w:rPr>
        <w:t>[ISO 19111]</w:t>
      </w:r>
      <w:r w:rsidRPr="00B318DD">
        <w:rPr>
          <w:rFonts w:eastAsia="Times New Roman"/>
          <w:szCs w:val="19"/>
          <w:lang w:val="de-DE" w:eastAsia="it-IT"/>
        </w:rPr>
        <w:tab/>
        <w:t>EN ISO 19111:2007 Geographic information - Spatial referencing by coordinates (ISO 19111:2007)</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de-DE" w:eastAsia="en-US"/>
        </w:rPr>
      </w:pP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fr-FR" w:eastAsia="en-US"/>
        </w:rPr>
      </w:pPr>
      <w:r w:rsidRPr="00B318DD">
        <w:rPr>
          <w:rFonts w:eastAsia="Times New Roman" w:cs="Arial"/>
          <w:szCs w:val="19"/>
          <w:lang w:val="fr-FR" w:eastAsia="en-US"/>
        </w:rPr>
        <w:t>[ISO 19113]</w:t>
      </w:r>
      <w:r w:rsidRPr="00B318DD">
        <w:rPr>
          <w:rFonts w:eastAsia="Times New Roman" w:cs="Arial"/>
          <w:szCs w:val="19"/>
          <w:lang w:val="fr-FR" w:eastAsia="en-US"/>
        </w:rPr>
        <w:tab/>
        <w:t>EN ISO 19113:2005, Geographic Information – Quality principles</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fr-FR" w:eastAsia="en-US"/>
        </w:rPr>
      </w:pP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szCs w:val="19"/>
          <w:lang w:val="fr-FR" w:eastAsia="it-IT"/>
        </w:rPr>
      </w:pPr>
      <w:r w:rsidRPr="00B318DD">
        <w:rPr>
          <w:rFonts w:eastAsia="Times New Roman" w:cs="Arial"/>
          <w:szCs w:val="19"/>
          <w:lang w:val="fr-FR" w:eastAsia="en-US"/>
        </w:rPr>
        <w:t>[ISO 19115]</w:t>
      </w:r>
      <w:r w:rsidRPr="00B318DD">
        <w:rPr>
          <w:rFonts w:eastAsia="Times New Roman" w:cs="Arial"/>
          <w:szCs w:val="19"/>
          <w:lang w:val="fr-FR" w:eastAsia="en-US"/>
        </w:rPr>
        <w:tab/>
      </w:r>
      <w:r w:rsidRPr="00B318DD">
        <w:rPr>
          <w:rFonts w:eastAsia="Times New Roman"/>
          <w:szCs w:val="19"/>
          <w:lang w:val="fr-FR" w:eastAsia="it-IT"/>
        </w:rPr>
        <w:t>EN ISO 19115:2005, Geographic information – Metadata (ISO 19115:2003)</w:t>
      </w: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szCs w:val="19"/>
          <w:lang w:val="fr-FR" w:eastAsia="it-IT"/>
        </w:rPr>
      </w:pPr>
      <w:r w:rsidRPr="00B318DD">
        <w:rPr>
          <w:rFonts w:eastAsia="Times New Roman"/>
          <w:szCs w:val="19"/>
          <w:lang w:val="fr-FR" w:eastAsia="it-IT"/>
        </w:rPr>
        <w:t xml:space="preserve"> </w:t>
      </w: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szCs w:val="19"/>
          <w:lang w:val="fr-FR" w:eastAsia="it-IT"/>
        </w:rPr>
      </w:pPr>
      <w:r w:rsidRPr="00B318DD">
        <w:rPr>
          <w:rFonts w:eastAsia="Times New Roman"/>
          <w:szCs w:val="19"/>
          <w:lang w:val="fr-FR" w:eastAsia="it-IT"/>
        </w:rPr>
        <w:t>[ISO 19118]</w:t>
      </w:r>
      <w:r w:rsidRPr="00B318DD">
        <w:rPr>
          <w:rFonts w:eastAsia="Times New Roman"/>
          <w:szCs w:val="19"/>
          <w:lang w:val="fr-FR" w:eastAsia="it-IT"/>
        </w:rPr>
        <w:tab/>
        <w:t>EN ISO 19118:2006, Geographic information – Encoding (ISO 19118:2005)</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fr-FR" w:eastAsia="en-US"/>
        </w:rPr>
      </w:pPr>
      <w:r w:rsidRPr="00B318DD">
        <w:rPr>
          <w:rFonts w:eastAsia="Times New Roman" w:cs="Arial"/>
          <w:szCs w:val="19"/>
          <w:lang w:val="fr-FR" w:eastAsia="en-US"/>
        </w:rPr>
        <w:t xml:space="preserve"> </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en-US" w:eastAsia="en-US"/>
        </w:rPr>
      </w:pPr>
      <w:r w:rsidRPr="00B318DD">
        <w:rPr>
          <w:rFonts w:eastAsia="Times New Roman" w:cs="Arial"/>
          <w:szCs w:val="19"/>
          <w:lang w:val="en-US" w:eastAsia="en-US"/>
        </w:rPr>
        <w:t>[ISO 19123]</w:t>
      </w:r>
      <w:r w:rsidRPr="00B318DD">
        <w:rPr>
          <w:rFonts w:eastAsia="Times New Roman" w:cs="Arial"/>
          <w:szCs w:val="19"/>
          <w:lang w:val="en-US" w:eastAsia="en-US"/>
        </w:rPr>
        <w:tab/>
        <w:t>EN ISO 19123:2007, Geographic Information – Schema for coverage geometry and fun</w:t>
      </w:r>
      <w:r w:rsidRPr="00B318DD">
        <w:rPr>
          <w:rFonts w:eastAsia="Times New Roman" w:cs="Arial"/>
          <w:szCs w:val="19"/>
          <w:lang w:val="en-US" w:eastAsia="en-US"/>
        </w:rPr>
        <w:t>c</w:t>
      </w:r>
      <w:r w:rsidRPr="00B318DD">
        <w:rPr>
          <w:rFonts w:eastAsia="Times New Roman" w:cs="Arial"/>
          <w:szCs w:val="19"/>
          <w:lang w:val="en-US" w:eastAsia="en-US"/>
        </w:rPr>
        <w:t>tions</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en-US" w:eastAsia="en-US"/>
        </w:rPr>
      </w:pP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en-US" w:eastAsia="en-US"/>
        </w:rPr>
      </w:pPr>
      <w:r w:rsidRPr="00B318DD">
        <w:rPr>
          <w:rFonts w:eastAsia="Times New Roman" w:cs="Arial"/>
          <w:szCs w:val="19"/>
          <w:lang w:val="en-US" w:eastAsia="en-US"/>
        </w:rPr>
        <w:t>[ISO 19125-1]</w:t>
      </w:r>
      <w:r w:rsidRPr="00B318DD">
        <w:rPr>
          <w:rFonts w:eastAsia="Times New Roman" w:cs="Arial"/>
          <w:szCs w:val="19"/>
          <w:lang w:val="en-US" w:eastAsia="en-US"/>
        </w:rPr>
        <w:tab/>
        <w:t>EN ISO 19125-1:2004, Geographic Information – Simple feature access – Part 1: Common architecture</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en-US" w:eastAsia="en-US"/>
        </w:rPr>
      </w:pP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szCs w:val="19"/>
          <w:lang w:val="en-US" w:eastAsia="it-IT"/>
        </w:rPr>
      </w:pPr>
      <w:r w:rsidRPr="00B318DD">
        <w:rPr>
          <w:rFonts w:eastAsia="Times New Roman"/>
          <w:szCs w:val="19"/>
          <w:lang w:val="en-US" w:eastAsia="it-IT"/>
        </w:rPr>
        <w:t>[ISO 19135]</w:t>
      </w:r>
      <w:r w:rsidRPr="00B318DD">
        <w:rPr>
          <w:rFonts w:eastAsia="Times New Roman"/>
          <w:szCs w:val="19"/>
          <w:lang w:val="en-US" w:eastAsia="it-IT"/>
        </w:rPr>
        <w:tab/>
        <w:t>EN ISO 19135:2007 Geographic information – Procedures for item registration (ISO 19135:2005)</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val="en-US" w:eastAsia="en-US"/>
        </w:rPr>
      </w:pPr>
      <w:r w:rsidRPr="00B318DD">
        <w:rPr>
          <w:rFonts w:eastAsia="Times New Roman" w:cs="Arial"/>
          <w:szCs w:val="19"/>
          <w:lang w:val="en-US" w:eastAsia="en-US"/>
        </w:rPr>
        <w:t xml:space="preserve"> </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szCs w:val="19"/>
          <w:lang w:eastAsia="en-US"/>
        </w:rPr>
      </w:pPr>
      <w:r w:rsidRPr="00B318DD">
        <w:rPr>
          <w:rFonts w:eastAsia="Times New Roman" w:cs="Arial"/>
          <w:szCs w:val="19"/>
          <w:lang w:eastAsia="en-US"/>
        </w:rPr>
        <w:t>[ISO 19138]</w:t>
      </w:r>
      <w:r w:rsidRPr="00B318DD">
        <w:rPr>
          <w:rFonts w:eastAsia="Times New Roman" w:cs="Arial"/>
          <w:szCs w:val="19"/>
          <w:lang w:eastAsia="en-US"/>
        </w:rPr>
        <w:tab/>
        <w:t>ISO/TS 19138:2006, Geographic Information – Data quality measures</w:t>
      </w:r>
    </w:p>
    <w:p w:rsidR="00F24F25" w:rsidRPr="00B318DD"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szCs w:val="19"/>
          <w:lang w:eastAsia="en-US"/>
        </w:rPr>
      </w:pP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szCs w:val="19"/>
          <w:lang w:eastAsia="en-US"/>
        </w:rPr>
      </w:pPr>
      <w:r w:rsidRPr="00B318DD">
        <w:rPr>
          <w:rFonts w:eastAsia="Times New Roman" w:cs="Arial"/>
          <w:szCs w:val="19"/>
          <w:lang w:eastAsia="en-US"/>
        </w:rPr>
        <w:t>[ISO 19139]</w:t>
      </w:r>
      <w:r w:rsidRPr="00B318DD">
        <w:rPr>
          <w:rFonts w:eastAsia="Times New Roman" w:cs="Arial"/>
          <w:szCs w:val="19"/>
          <w:lang w:eastAsia="en-US"/>
        </w:rPr>
        <w:tab/>
        <w:t>ISO/TS 19139:2007, Geographic information – Metadata – XML schema implementation</w:t>
      </w: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szCs w:val="19"/>
          <w:lang w:eastAsia="en-US"/>
        </w:rPr>
      </w:pP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szCs w:val="19"/>
          <w:lang w:eastAsia="en-US"/>
        </w:rPr>
      </w:pPr>
      <w:r w:rsidRPr="00B318DD">
        <w:rPr>
          <w:rFonts w:eastAsia="Times New Roman" w:cs="Arial"/>
          <w:szCs w:val="19"/>
          <w:lang w:eastAsia="en-US"/>
        </w:rPr>
        <w:t>[ISO 19157]</w:t>
      </w:r>
      <w:r w:rsidRPr="00B318DD">
        <w:rPr>
          <w:rFonts w:eastAsia="Times New Roman" w:cs="Arial"/>
          <w:szCs w:val="19"/>
          <w:lang w:eastAsia="en-US"/>
        </w:rPr>
        <w:tab/>
        <w:t>ISO/DIS 19157, Geographic information – Data quality</w:t>
      </w: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szCs w:val="19"/>
          <w:lang w:eastAsia="en-US"/>
        </w:rPr>
      </w:pPr>
    </w:p>
    <w:p w:rsidR="00F24F25" w:rsidRPr="00B318DD"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szCs w:val="19"/>
          <w:lang w:eastAsia="en-US"/>
        </w:rPr>
      </w:pPr>
      <w:r w:rsidRPr="00B318DD">
        <w:rPr>
          <w:rFonts w:eastAsia="Times New Roman" w:cs="Arial"/>
          <w:szCs w:val="19"/>
          <w:lang w:eastAsia="en-US"/>
        </w:rPr>
        <w:t>[OGC 06-103r4]</w:t>
      </w:r>
      <w:r w:rsidRPr="00B318DD">
        <w:rPr>
          <w:rFonts w:eastAsia="Times New Roman" w:cs="Arial"/>
          <w:szCs w:val="19"/>
          <w:lang w:eastAsia="en-US"/>
        </w:rPr>
        <w:tab/>
        <w:t>Implementation Specification for Geographic Information - Simple feature access – Part 1: Common Architecture v1.2.1</w:t>
      </w:r>
    </w:p>
    <w:p w:rsidR="00F24F25" w:rsidRPr="00B318DD"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szCs w:val="19"/>
          <w:lang w:eastAsia="en-US"/>
        </w:rPr>
      </w:pPr>
    </w:p>
    <w:p w:rsidR="00F24F25" w:rsidRPr="00B318DD" w:rsidRDefault="00F24F25" w:rsidP="00F24F25">
      <w:pPr>
        <w:shd w:val="clear" w:color="auto" w:fill="E6E6E6"/>
        <w:tabs>
          <w:tab w:val="clear" w:pos="284"/>
          <w:tab w:val="clear" w:pos="567"/>
          <w:tab w:val="clear" w:pos="851"/>
          <w:tab w:val="clear" w:pos="1134"/>
          <w:tab w:val="left" w:pos="1629"/>
          <w:tab w:val="left" w:pos="2410"/>
        </w:tabs>
        <w:suppressAutoHyphens/>
        <w:autoSpaceDE w:val="0"/>
        <w:autoSpaceDN w:val="0"/>
        <w:adjustRightInd w:val="0"/>
        <w:ind w:left="1629" w:hanging="1629"/>
        <w:rPr>
          <w:rFonts w:eastAsia="Times New Roman" w:cs="Arial"/>
          <w:szCs w:val="19"/>
          <w:lang w:eastAsia="en-US"/>
        </w:rPr>
      </w:pPr>
      <w:r w:rsidRPr="00B318DD">
        <w:rPr>
          <w:rFonts w:eastAsia="Times New Roman" w:cs="Arial"/>
          <w:szCs w:val="19"/>
          <w:lang w:eastAsia="en-US"/>
        </w:rPr>
        <w:tab/>
        <w:t>NOTE</w:t>
      </w:r>
      <w:r w:rsidRPr="00B318DD">
        <w:rPr>
          <w:rFonts w:eastAsia="Times New Roman" w:cs="Arial"/>
          <w:szCs w:val="19"/>
          <w:lang w:eastAsia="en-US"/>
        </w:rPr>
        <w:tab/>
        <w:t>This is an updated version of "EN ISO 19125-1:2004, Geographic information – Simple feature access – Part 1: Common architecture".</w:t>
      </w:r>
    </w:p>
    <w:p w:rsidR="00F24F25" w:rsidRPr="00B318DD" w:rsidRDefault="00F24F25" w:rsidP="00F24F25">
      <w:pPr>
        <w:shd w:val="clear" w:color="auto" w:fill="E6E6E6"/>
        <w:tabs>
          <w:tab w:val="clear" w:pos="284"/>
          <w:tab w:val="clear" w:pos="567"/>
          <w:tab w:val="clear" w:pos="851"/>
          <w:tab w:val="clear" w:pos="1134"/>
        </w:tabs>
        <w:suppressAutoHyphens/>
        <w:autoSpaceDE w:val="0"/>
        <w:autoSpaceDN w:val="0"/>
        <w:adjustRightInd w:val="0"/>
        <w:rPr>
          <w:rFonts w:eastAsia="Times New Roman" w:cs="Arial"/>
          <w:szCs w:val="19"/>
          <w:lang w:eastAsia="en-US"/>
        </w:rPr>
      </w:pPr>
    </w:p>
    <w:p w:rsidR="00F24F25" w:rsidRDefault="00F24F25"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szCs w:val="19"/>
          <w:lang w:eastAsia="it-IT"/>
        </w:rPr>
      </w:pPr>
      <w:r w:rsidRPr="00B318DD">
        <w:rPr>
          <w:rFonts w:eastAsia="Times New Roman"/>
          <w:szCs w:val="19"/>
          <w:lang w:eastAsia="it-IT"/>
        </w:rPr>
        <w:t>[Regulation 1205/2008/EC]</w:t>
      </w:r>
      <w:r w:rsidRPr="00B318DD">
        <w:rPr>
          <w:rFonts w:eastAsia="Times New Roman"/>
          <w:szCs w:val="19"/>
          <w:lang w:eastAsia="it-IT"/>
        </w:rPr>
        <w:tab/>
        <w:t>Regulation 1205/2008/EC</w:t>
      </w:r>
      <w:r w:rsidRPr="00B318DD" w:rsidDel="00FA728F">
        <w:rPr>
          <w:rFonts w:eastAsia="Times New Roman"/>
          <w:szCs w:val="19"/>
          <w:lang w:eastAsia="it-IT"/>
        </w:rPr>
        <w:t xml:space="preserve"> </w:t>
      </w:r>
      <w:r w:rsidRPr="00B318DD">
        <w:rPr>
          <w:rFonts w:eastAsia="Times New Roman"/>
          <w:szCs w:val="19"/>
          <w:lang w:eastAsia="it-IT"/>
        </w:rPr>
        <w:t>implementing Directive 2007/2/EC of the Europ</w:t>
      </w:r>
      <w:r w:rsidRPr="00B318DD">
        <w:rPr>
          <w:rFonts w:eastAsia="Times New Roman"/>
          <w:szCs w:val="19"/>
          <w:lang w:eastAsia="it-IT"/>
        </w:rPr>
        <w:t>e</w:t>
      </w:r>
      <w:r w:rsidRPr="00B318DD">
        <w:rPr>
          <w:rFonts w:eastAsia="Times New Roman"/>
          <w:szCs w:val="19"/>
          <w:lang w:eastAsia="it-IT"/>
        </w:rPr>
        <w:t>an Parliament and of the Council as regards metadata</w:t>
      </w:r>
    </w:p>
    <w:p w:rsidR="00AB28DD" w:rsidRDefault="00AB28DD"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szCs w:val="19"/>
          <w:lang w:eastAsia="it-IT"/>
        </w:rPr>
      </w:pPr>
    </w:p>
    <w:p w:rsidR="00AB28DD" w:rsidRDefault="00AB28DD" w:rsidP="00AB28DD">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[Regulation 976/2009/EC]</w:t>
      </w:r>
      <w:r>
        <w:rPr>
          <w:rFonts w:eastAsia="Times New Roman"/>
          <w:lang w:eastAsia="it-IT"/>
        </w:rPr>
        <w:tab/>
      </w:r>
      <w:r w:rsidRPr="004E2A82">
        <w:rPr>
          <w:rFonts w:eastAsia="Times New Roman"/>
          <w:lang w:eastAsia="it-IT"/>
        </w:rPr>
        <w:t>Commission Regulation (EC) No 976/2009 of 19 October 2009 implementing Directive 2007/2/EC of the European Parliament and of the Council as regards the Network Services</w:t>
      </w:r>
    </w:p>
    <w:p w:rsidR="00AB28DD" w:rsidRDefault="00AB28DD" w:rsidP="00AB28DD">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AB28DD" w:rsidRDefault="00AB28DD" w:rsidP="00AB28DD">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 xml:space="preserve">[Regulation 1089/2010/EC] </w:t>
      </w:r>
      <w:r>
        <w:rPr>
          <w:rFonts w:eastAsia="Times New Roman"/>
          <w:lang w:eastAsia="it-IT"/>
        </w:rPr>
        <w:tab/>
      </w:r>
      <w:r w:rsidRPr="004E2A82">
        <w:rPr>
          <w:rFonts w:eastAsia="Times New Roman"/>
          <w:lang w:eastAsia="it-IT"/>
        </w:rPr>
        <w:t>Commission Regulation (EU) No 1089/2010 of 23 November 2010 implementing Directive 2007/2/EC of the European Parliament and of the Council as regards interoperability of spatial data sets and services</w:t>
      </w:r>
    </w:p>
    <w:p w:rsidR="00AB28DD" w:rsidRDefault="00AB28DD" w:rsidP="00AB28DD">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AB28DD" w:rsidRDefault="00AB28DD" w:rsidP="00AB28DD">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 xml:space="preserve">[Regulation </w:t>
      </w:r>
      <w:r w:rsidRPr="00AB28DD">
        <w:rPr>
          <w:rFonts w:eastAsia="Times New Roman"/>
          <w:lang w:eastAsia="it-IT"/>
        </w:rPr>
        <w:t>166/2006</w:t>
      </w:r>
      <w:r>
        <w:rPr>
          <w:rFonts w:eastAsia="Times New Roman"/>
          <w:lang w:eastAsia="it-IT"/>
        </w:rPr>
        <w:t>/EC]</w:t>
      </w:r>
      <w:r>
        <w:rPr>
          <w:rFonts w:eastAsia="Times New Roman"/>
          <w:lang w:eastAsia="it-IT"/>
        </w:rPr>
        <w:tab/>
      </w:r>
      <w:r w:rsidRPr="00AB28DD">
        <w:rPr>
          <w:rFonts w:eastAsia="Times New Roman"/>
          <w:lang w:eastAsia="it-IT"/>
        </w:rPr>
        <w:t>Regulation (EC) No 166/2006 of the European Parliament and of the Council of 18 January 2006 concerning the establishment of a European Pollutant Release and Transfer Register and amending Council Directives 91/689/EEC and 96/61/EC</w:t>
      </w:r>
    </w:p>
    <w:p w:rsidR="00AB28DD" w:rsidRDefault="00AB28DD" w:rsidP="00AB28DD">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F24F25" w:rsidRPr="00B318DD" w:rsidRDefault="00F24F25" w:rsidP="00F24F25">
      <w:pPr>
        <w:tabs>
          <w:tab w:val="clear" w:pos="284"/>
          <w:tab w:val="clear" w:pos="567"/>
          <w:tab w:val="clear" w:pos="851"/>
          <w:tab w:val="clear" w:pos="1134"/>
        </w:tabs>
        <w:autoSpaceDE w:val="0"/>
        <w:autoSpaceDN w:val="0"/>
        <w:adjustRightInd w:val="0"/>
        <w:jc w:val="left"/>
        <w:rPr>
          <w:rFonts w:eastAsia="Times New Roman" w:cs="Arial"/>
          <w:szCs w:val="19"/>
          <w:lang w:eastAsia="en-US"/>
        </w:rPr>
      </w:pPr>
    </w:p>
    <w:p w:rsidR="00F24F25" w:rsidRPr="00686565" w:rsidRDefault="00F24F25" w:rsidP="00F24F25">
      <w:pPr>
        <w:pStyle w:val="Titolo2"/>
        <w:rPr>
          <w:sz w:val="27"/>
          <w:szCs w:val="27"/>
          <w:lang w:eastAsia="it-IT"/>
        </w:rPr>
      </w:pPr>
      <w:bookmarkStart w:id="45" w:name="_Toc339566009"/>
      <w:bookmarkStart w:id="46" w:name="_Toc374519834"/>
      <w:r w:rsidRPr="00686565">
        <w:rPr>
          <w:sz w:val="27"/>
          <w:szCs w:val="27"/>
          <w:lang w:eastAsia="it-IT"/>
        </w:rPr>
        <w:t>Terms and definitions</w:t>
      </w:r>
      <w:bookmarkEnd w:id="45"/>
      <w:bookmarkEnd w:id="46"/>
    </w:p>
    <w:p w:rsidR="00F24F25" w:rsidRPr="00B318DD" w:rsidRDefault="00F24F25" w:rsidP="00F24F25">
      <w:pPr>
        <w:shd w:val="clear" w:color="auto" w:fill="E6E6E6"/>
        <w:tabs>
          <w:tab w:val="clear" w:pos="284"/>
          <w:tab w:val="clear" w:pos="567"/>
          <w:tab w:val="clear" w:pos="851"/>
          <w:tab w:val="clear" w:pos="1134"/>
        </w:tabs>
        <w:rPr>
          <w:rFonts w:eastAsia="Times New Roman"/>
          <w:szCs w:val="19"/>
          <w:lang w:eastAsia="it-IT"/>
        </w:rPr>
      </w:pPr>
    </w:p>
    <w:p w:rsidR="00F24F25" w:rsidRPr="00B318DD" w:rsidRDefault="00F24F25" w:rsidP="00F24F25">
      <w:pPr>
        <w:shd w:val="clear" w:color="auto" w:fill="E6E6E6"/>
        <w:tabs>
          <w:tab w:val="clear" w:pos="284"/>
          <w:tab w:val="clear" w:pos="567"/>
          <w:tab w:val="clear" w:pos="851"/>
          <w:tab w:val="clear" w:pos="1134"/>
        </w:tabs>
        <w:rPr>
          <w:rFonts w:eastAsia="Times New Roman" w:cs="Arial"/>
          <w:iCs/>
          <w:szCs w:val="19"/>
          <w:lang w:eastAsia="it-IT"/>
        </w:rPr>
      </w:pPr>
      <w:r w:rsidRPr="00B318DD">
        <w:rPr>
          <w:rFonts w:eastAsia="Times New Roman"/>
          <w:szCs w:val="19"/>
          <w:lang w:eastAsia="it-IT"/>
        </w:rPr>
        <w:t xml:space="preserve">General terms and definitions helpful for understanding the INSPIRE data specification documents are defined in </w:t>
      </w:r>
      <w:r w:rsidRPr="00B318DD">
        <w:rPr>
          <w:rFonts w:eastAsia="Times New Roman" w:cs="Arial"/>
          <w:iCs/>
          <w:szCs w:val="19"/>
          <w:lang w:eastAsia="it-IT"/>
        </w:rPr>
        <w:t>the I</w:t>
      </w:r>
      <w:r w:rsidRPr="00B318DD">
        <w:rPr>
          <w:rFonts w:eastAsia="Times New Roman" w:cs="Arial"/>
          <w:iCs/>
          <w:szCs w:val="19"/>
          <w:lang w:eastAsia="it-IT"/>
        </w:rPr>
        <w:t>N</w:t>
      </w:r>
      <w:r w:rsidRPr="00B318DD">
        <w:rPr>
          <w:rFonts w:eastAsia="Times New Roman" w:cs="Arial"/>
          <w:iCs/>
          <w:szCs w:val="19"/>
          <w:lang w:eastAsia="it-IT"/>
        </w:rPr>
        <w:t>SPIRE Glossary</w:t>
      </w:r>
      <w:r w:rsidRPr="00B318DD">
        <w:rPr>
          <w:rFonts w:eastAsia="Times New Roman" w:cs="Arial"/>
          <w:iCs/>
          <w:szCs w:val="19"/>
          <w:vertAlign w:val="superscript"/>
          <w:lang w:eastAsia="it-IT"/>
        </w:rPr>
        <w:footnoteReference w:id="14"/>
      </w:r>
      <w:r w:rsidRPr="00B318DD">
        <w:rPr>
          <w:rFonts w:eastAsia="Times New Roman" w:cs="Arial"/>
          <w:iCs/>
          <w:szCs w:val="19"/>
          <w:lang w:eastAsia="it-IT"/>
        </w:rPr>
        <w:t>.</w:t>
      </w:r>
    </w:p>
    <w:p w:rsidR="00F24F25" w:rsidRPr="00B318DD" w:rsidRDefault="00F24F25" w:rsidP="00F24F25">
      <w:pPr>
        <w:shd w:val="clear" w:color="auto" w:fill="E6E6E6"/>
        <w:tabs>
          <w:tab w:val="clear" w:pos="284"/>
          <w:tab w:val="clear" w:pos="567"/>
          <w:tab w:val="clear" w:pos="851"/>
          <w:tab w:val="clear" w:pos="1134"/>
        </w:tabs>
        <w:rPr>
          <w:rFonts w:eastAsia="Times New Roman" w:cs="Arial"/>
          <w:iCs/>
          <w:szCs w:val="19"/>
          <w:lang w:eastAsia="it-IT"/>
        </w:rPr>
      </w:pPr>
    </w:p>
    <w:p w:rsidR="00F24F25" w:rsidRPr="00B318DD" w:rsidRDefault="00F24F25" w:rsidP="00F24F25">
      <w:pPr>
        <w:tabs>
          <w:tab w:val="clear" w:pos="284"/>
          <w:tab w:val="clear" w:pos="567"/>
          <w:tab w:val="clear" w:pos="851"/>
          <w:tab w:val="clear" w:pos="1134"/>
        </w:tabs>
        <w:autoSpaceDE w:val="0"/>
        <w:autoSpaceDN w:val="0"/>
        <w:adjustRightInd w:val="0"/>
        <w:rPr>
          <w:rFonts w:eastAsia="Times New Roman"/>
          <w:i/>
          <w:iCs/>
          <w:color w:val="008000"/>
          <w:szCs w:val="19"/>
          <w:lang w:val="en-US" w:eastAsia="it-IT"/>
        </w:rPr>
      </w:pPr>
    </w:p>
    <w:p w:rsidR="001867D3" w:rsidRPr="00065E9E" w:rsidRDefault="00F24F25" w:rsidP="00065E9E">
      <w:pPr>
        <w:pStyle w:val="Titolo2"/>
        <w:rPr>
          <w:sz w:val="27"/>
          <w:szCs w:val="27"/>
          <w:lang w:eastAsia="it-IT"/>
        </w:rPr>
      </w:pPr>
      <w:bookmarkStart w:id="47" w:name="_Toc339566010"/>
      <w:bookmarkStart w:id="48" w:name="_Toc374519835"/>
      <w:r w:rsidRPr="00686565">
        <w:rPr>
          <w:lang w:eastAsia="it-IT"/>
        </w:rPr>
        <w:t>Symbols and abbreviations</w:t>
      </w:r>
      <w:bookmarkEnd w:id="47"/>
      <w:bookmarkEnd w:id="48"/>
    </w:p>
    <w:p w:rsidR="0062021A" w:rsidRDefault="0062021A" w:rsidP="0062021A">
      <w:pPr>
        <w:pStyle w:val="Titolo2"/>
        <w:shd w:val="clear" w:color="auto" w:fill="E6E6E6"/>
        <w:rPr>
          <w:lang w:eastAsia="en-GB"/>
        </w:rPr>
      </w:pPr>
      <w:bookmarkStart w:id="49" w:name="IRs_TGs"/>
      <w:bookmarkStart w:id="50" w:name="_Toc374519836"/>
      <w:bookmarkEnd w:id="15"/>
      <w:bookmarkEnd w:id="16"/>
      <w:bookmarkEnd w:id="17"/>
      <w:bookmarkEnd w:id="18"/>
      <w:bookmarkEnd w:id="19"/>
      <w:bookmarkEnd w:id="20"/>
      <w:bookmarkEnd w:id="21"/>
      <w:r>
        <w:rPr>
          <w:lang w:eastAsia="en-GB"/>
        </w:rPr>
        <w:t>How the Technical Guidelines map to the Implementing Rules</w:t>
      </w:r>
      <w:bookmarkEnd w:id="50"/>
    </w:p>
    <w:p w:rsidR="0062021A" w:rsidRDefault="0062021A" w:rsidP="003D2FF9">
      <w:pPr>
        <w:shd w:val="clear" w:color="auto" w:fill="E6E6E6"/>
      </w:pPr>
    </w:p>
    <w:p w:rsidR="0062021A" w:rsidRDefault="0062021A" w:rsidP="003D2FF9">
      <w:pPr>
        <w:shd w:val="clear" w:color="auto" w:fill="E6E6E6"/>
      </w:pPr>
      <w:r>
        <w:t xml:space="preserve">The schematic diagram in </w:t>
      </w:r>
      <w:r w:rsidR="00C42249">
        <w:t xml:space="preserve">Figure </w:t>
      </w:r>
      <w:r w:rsidR="00C42249">
        <w:rPr>
          <w:noProof/>
        </w:rPr>
        <w:t>1</w:t>
      </w:r>
      <w:r>
        <w:t xml:space="preserve"> gives an overview of the relationships between the INSPIRE legal acts (the INSPIRE Directive and Implementing Rules) and the INSPIRE Technical Guidelines. The INSPIRE</w:t>
      </w:r>
      <w:r w:rsidRPr="004033FB">
        <w:t xml:space="preserve"> </w:t>
      </w:r>
      <w:r>
        <w:t>Directive and Implementing Rules include legally binding requirements that d</w:t>
      </w:r>
      <w:r>
        <w:t>e</w:t>
      </w:r>
      <w:r>
        <w:t>scribe, usually on an a</w:t>
      </w:r>
      <w:r>
        <w:t>b</w:t>
      </w:r>
      <w:r>
        <w:t xml:space="preserve">stract level, </w:t>
      </w:r>
      <w:r w:rsidRPr="004033FB">
        <w:rPr>
          <w:i/>
        </w:rPr>
        <w:t>what</w:t>
      </w:r>
      <w:r>
        <w:t xml:space="preserve"> Member States must implement.</w:t>
      </w:r>
    </w:p>
    <w:p w:rsidR="0062021A" w:rsidRDefault="0062021A" w:rsidP="003D2FF9">
      <w:pPr>
        <w:shd w:val="clear" w:color="auto" w:fill="E6E6E6"/>
      </w:pPr>
    </w:p>
    <w:p w:rsidR="0062021A" w:rsidRDefault="0062021A" w:rsidP="003D2FF9">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requir</w:t>
      </w:r>
      <w:r>
        <w:t>e</w:t>
      </w:r>
      <w:r>
        <w:t xml:space="preserv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w:t>
      </w:r>
      <w:r w:rsidRPr="007B6715">
        <w:t>N</w:t>
      </w:r>
      <w:r w:rsidRPr="007B6715">
        <w:t>SPIRE</w:t>
      </w:r>
      <w:r>
        <w:t xml:space="preserve"> spatial data sets</w:t>
      </w:r>
      <w:r w:rsidRPr="007B6715">
        <w:t>.</w:t>
      </w:r>
    </w:p>
    <w:p w:rsidR="0062021A" w:rsidRPr="004101E2" w:rsidRDefault="0062021A" w:rsidP="003D2FF9">
      <w:pPr>
        <w:shd w:val="clear" w:color="auto" w:fill="E6E6E6"/>
      </w:pPr>
    </w:p>
    <w:p w:rsidR="0062021A" w:rsidRDefault="003A6388" w:rsidP="003D2FF9">
      <w:pPr>
        <w:jc w:val="left"/>
      </w:pPr>
      <w:r>
        <w:rPr>
          <w:noProof/>
          <w:lang w:val="it-IT" w:eastAsia="it-IT"/>
        </w:rPr>
        <w:drawing>
          <wp:anchor distT="0" distB="0" distL="114300" distR="114300" simplePos="0" relativeHeight="251653632" behindDoc="0" locked="0" layoutInCell="1" allowOverlap="1">
            <wp:simplePos x="0" y="0"/>
            <wp:positionH relativeFrom="character">
              <wp:posOffset>0</wp:posOffset>
            </wp:positionH>
            <wp:positionV relativeFrom="line">
              <wp:posOffset>0</wp:posOffset>
            </wp:positionV>
            <wp:extent cx="5749290" cy="3571875"/>
            <wp:effectExtent l="0" t="0" r="0" b="0"/>
            <wp:wrapNone/>
            <wp:docPr id="58"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197EC" id="AutoShape 1"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" filled="f" stroked="f">
                <o:lock v:ext="edit" aspectratio="t"/>
                <w10:anchorlock/>
              </v:rect>
            </w:pict>
          </mc:Fallback>
        </mc:AlternateContent>
      </w:r>
    </w:p>
    <w:p w:rsidR="0062021A" w:rsidRPr="007B6715" w:rsidRDefault="0062021A" w:rsidP="003D2FF9">
      <w:pPr>
        <w:pStyle w:val="Didascalia"/>
        <w:shd w:val="clear" w:color="auto" w:fill="E6E6E6"/>
        <w:rPr>
          <w:b w:val="0"/>
        </w:rPr>
      </w:pPr>
      <w:bookmarkStart w:id="51" w:name="_Ref341432602"/>
      <w:r>
        <w:t xml:space="preserve">Figure </w:t>
      </w:r>
      <w:r w:rsidR="00C42249">
        <w:rPr>
          <w:noProof/>
        </w:rPr>
        <w:t>1</w:t>
      </w:r>
      <w:bookmarkEnd w:id="51"/>
      <w:r>
        <w:t xml:space="preserve"> - </w:t>
      </w:r>
      <w:r w:rsidRPr="00650B05">
        <w:t>Relationship between INSPIRE Implementing Rules and Technical Guid</w:t>
      </w:r>
      <w:r>
        <w:t xml:space="preserve">elines </w:t>
      </w:r>
    </w:p>
    <w:p w:rsidR="0062021A" w:rsidRDefault="0062021A" w:rsidP="0062021A">
      <w:pPr>
        <w:pStyle w:val="Titolo3"/>
        <w:shd w:val="clear" w:color="auto" w:fill="E6E6E6"/>
        <w:rPr>
          <w:lang w:eastAsia="en-GB"/>
        </w:rPr>
      </w:pPr>
      <w:bookmarkStart w:id="52" w:name="_Toc374519837"/>
      <w:r>
        <w:rPr>
          <w:lang w:eastAsia="en-GB"/>
        </w:rPr>
        <w:t>Requirements</w:t>
      </w:r>
      <w:bookmarkEnd w:id="52"/>
    </w:p>
    <w:p w:rsidR="0062021A" w:rsidRDefault="0062021A" w:rsidP="003D2FF9">
      <w:pPr>
        <w:shd w:val="clear" w:color="auto" w:fill="E6E6E6"/>
        <w:rPr>
          <w:lang w:eastAsia="en-GB"/>
        </w:rPr>
      </w:pPr>
    </w:p>
    <w:p w:rsidR="0062021A" w:rsidRDefault="0062021A" w:rsidP="003D2FF9">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Utility and Government Services</w:t>
      </w:r>
      <w:r>
        <w:rPr>
          <w:rFonts w:eastAsia="Times New Roman"/>
          <w:lang w:eastAsia="it-IT"/>
        </w:rPr>
        <w:t xml:space="preserve">) </w:t>
      </w:r>
      <w:r>
        <w:rPr>
          <w:lang w:eastAsia="en-GB"/>
        </w:rPr>
        <w:t>is to provide practical guidance for implementation that is guided by, and satisfies, the (legally binding) requir</w:t>
      </w:r>
      <w:r>
        <w:rPr>
          <w:lang w:eastAsia="en-GB"/>
        </w:rPr>
        <w:t>e</w:t>
      </w:r>
      <w:r>
        <w:rPr>
          <w:lang w:eastAsia="en-GB"/>
        </w:rPr>
        <w:t xml:space="preserve">ments included for the spatial data theme </w:t>
      </w:r>
      <w:r w:rsidR="00AB28DD" w:rsidRPr="00AB28DD">
        <w:rPr>
          <w:rFonts w:eastAsia="Times New Roman"/>
          <w:i/>
          <w:lang w:eastAsia="it-IT"/>
        </w:rPr>
        <w:t>Utility and Government Services</w:t>
      </w:r>
      <w:r>
        <w:rPr>
          <w:rFonts w:eastAsia="Times New Roman"/>
          <w:lang w:eastAsia="it-IT"/>
        </w:rPr>
        <w:t xml:space="preserve"> </w:t>
      </w:r>
      <w:r>
        <w:rPr>
          <w:lang w:eastAsia="en-GB"/>
        </w:rPr>
        <w:t>in the Regulation (Implementing Rules) on interoperability of spatial data sets and services. These requirements are highlighted in this doc</w:t>
      </w:r>
      <w:r>
        <w:rPr>
          <w:lang w:eastAsia="en-GB"/>
        </w:rPr>
        <w:t>u</w:t>
      </w:r>
      <w:r>
        <w:rPr>
          <w:lang w:eastAsia="en-GB"/>
        </w:rPr>
        <w:t>ment as follows:</w:t>
      </w:r>
    </w:p>
    <w:p w:rsidR="0062021A" w:rsidRPr="009F4BFE" w:rsidRDefault="0062021A" w:rsidP="003D2FF9">
      <w:pPr>
        <w:pStyle w:val="Intestazione"/>
        <w:shd w:val="clear" w:color="auto" w:fill="E6E6E6"/>
        <w:spacing w:line="240" w:lineRule="auto"/>
      </w:pPr>
    </w:p>
    <w:p w:rsidR="0062021A" w:rsidRPr="00CF1ED7" w:rsidRDefault="0062021A" w:rsidP="003D2FF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62021A" w:rsidRPr="00CF1ED7" w:rsidRDefault="0062021A" w:rsidP="003D2FF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62021A" w:rsidRPr="00CF1ED7" w:rsidRDefault="0062021A" w:rsidP="003D2FF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62021A" w:rsidRPr="00CF1ED7" w:rsidRDefault="0062021A" w:rsidP="003D2FF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62021A" w:rsidRPr="009F4BFE" w:rsidRDefault="0062021A" w:rsidP="003D2FF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62021A" w:rsidRPr="004037C5" w:rsidRDefault="0062021A" w:rsidP="003D2FF9">
      <w:pPr>
        <w:shd w:val="clear" w:color="auto" w:fill="E6E6E6"/>
      </w:pPr>
    </w:p>
    <w:p w:rsidR="0062021A" w:rsidRDefault="0062021A" w:rsidP="003D2FF9">
      <w:pPr>
        <w:pStyle w:val="Intestazione"/>
        <w:shd w:val="clear" w:color="auto" w:fill="E6E6E6"/>
        <w:spacing w:line="240" w:lineRule="auto"/>
      </w:pPr>
      <w:r>
        <w:t xml:space="preserve">For each of these IR requirements, these Technical </w:t>
      </w:r>
      <w:r w:rsidRPr="007B6715">
        <w:t>Guid</w:t>
      </w:r>
      <w:r>
        <w:t>elines</w:t>
      </w:r>
      <w:r w:rsidRPr="007B6715">
        <w:t xml:space="preserve"> </w:t>
      </w:r>
      <w:r>
        <w:t>contain additional explanations and e</w:t>
      </w:r>
      <w:r>
        <w:t>x</w:t>
      </w:r>
      <w:r>
        <w:t xml:space="preserve">amples. </w:t>
      </w:r>
    </w:p>
    <w:p w:rsidR="0062021A" w:rsidRDefault="0062021A" w:rsidP="003D2FF9">
      <w:pPr>
        <w:pStyle w:val="Intestazione"/>
        <w:shd w:val="clear" w:color="auto" w:fill="E6E6E6"/>
        <w:spacing w:line="240" w:lineRule="auto"/>
      </w:pPr>
    </w:p>
    <w:p w:rsidR="0062021A" w:rsidRDefault="0062021A" w:rsidP="003D2FF9">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62021A" w:rsidRDefault="0062021A" w:rsidP="003D2FF9">
      <w:pPr>
        <w:pStyle w:val="Intestazione"/>
        <w:shd w:val="clear" w:color="auto" w:fill="E6E6E6"/>
        <w:spacing w:line="240" w:lineRule="auto"/>
      </w:pPr>
    </w:p>
    <w:p w:rsidR="0062021A" w:rsidRDefault="0062021A" w:rsidP="003D2FF9">
      <w:pPr>
        <w:pStyle w:val="Intestazione"/>
        <w:shd w:val="clear" w:color="auto" w:fill="E6E6E6"/>
        <w:spacing w:line="240" w:lineRule="auto"/>
      </w:pPr>
      <w:r>
        <w:t xml:space="preserve">Furthermore, these Technical </w:t>
      </w:r>
      <w:r w:rsidRPr="007B6715">
        <w:t>Guid</w:t>
      </w:r>
      <w:r>
        <w:t>elines</w:t>
      </w:r>
      <w:r w:rsidRPr="007B6715">
        <w:t xml:space="preserve"> </w:t>
      </w:r>
      <w:r>
        <w:t>may propose a specific technical implementation for satisf</w:t>
      </w:r>
      <w:r>
        <w:t>y</w:t>
      </w:r>
      <w:r>
        <w:t xml:space="preserve">ing an IR requirement. In such cases, these Technical </w:t>
      </w:r>
      <w:r w:rsidRPr="007B6715">
        <w:t>Guid</w:t>
      </w:r>
      <w:r>
        <w:t>elines</w:t>
      </w:r>
      <w:r w:rsidRPr="007B6715">
        <w:t xml:space="preserve"> </w:t>
      </w:r>
      <w:r>
        <w:t>may contain additional technical r</w:t>
      </w:r>
      <w:r>
        <w:t>e</w:t>
      </w:r>
      <w:r>
        <w:t xml:space="preserve">quirements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62021A" w:rsidRPr="009F4BFE" w:rsidRDefault="0062021A" w:rsidP="003D2FF9">
      <w:pPr>
        <w:pStyle w:val="Intestazione"/>
        <w:shd w:val="clear" w:color="auto" w:fill="E6E6E6"/>
        <w:spacing w:line="240" w:lineRule="auto"/>
      </w:pPr>
    </w:p>
    <w:p w:rsidR="0062021A" w:rsidRPr="008204C6" w:rsidRDefault="0062021A" w:rsidP="003D2FF9">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62021A" w:rsidRDefault="0062021A" w:rsidP="003D2FF9">
      <w:pPr>
        <w:pStyle w:val="Intestazione"/>
        <w:shd w:val="clear" w:color="auto" w:fill="E6E6E6"/>
        <w:spacing w:line="240" w:lineRule="auto"/>
      </w:pPr>
    </w:p>
    <w:p w:rsidR="0062021A" w:rsidRDefault="0062021A" w:rsidP="003D2FF9">
      <w:pPr>
        <w:pStyle w:val="Intestazione"/>
        <w:shd w:val="clear" w:color="auto" w:fill="E6E6E6"/>
        <w:tabs>
          <w:tab w:val="left" w:pos="851"/>
        </w:tabs>
        <w:spacing w:line="240" w:lineRule="auto"/>
      </w:pPr>
      <w:r>
        <w:t>NOTE 1</w:t>
      </w:r>
      <w:r>
        <w:tab/>
        <w:t>Conformance of a data set with the TG requirement(s) included in the ATS implies conformance with the co</w:t>
      </w:r>
      <w:r>
        <w:t>r</w:t>
      </w:r>
      <w:r>
        <w:t>responding IR requirement(s).</w:t>
      </w:r>
    </w:p>
    <w:p w:rsidR="0062021A" w:rsidRDefault="0062021A" w:rsidP="003D2FF9">
      <w:pPr>
        <w:pStyle w:val="Intestazione"/>
        <w:shd w:val="clear" w:color="auto" w:fill="E6E6E6"/>
        <w:tabs>
          <w:tab w:val="left" w:pos="851"/>
        </w:tabs>
        <w:spacing w:line="240" w:lineRule="auto"/>
      </w:pPr>
    </w:p>
    <w:p w:rsidR="0062021A" w:rsidRDefault="0062021A" w:rsidP="003D2FF9">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62021A" w:rsidRDefault="0062021A" w:rsidP="0062021A">
      <w:pPr>
        <w:pStyle w:val="Titolo3"/>
        <w:shd w:val="clear" w:color="auto" w:fill="E6E6E6"/>
      </w:pPr>
      <w:bookmarkStart w:id="53" w:name="_Toc374519838"/>
      <w:r>
        <w:t>Recommendations</w:t>
      </w:r>
      <w:bookmarkEnd w:id="53"/>
    </w:p>
    <w:p w:rsidR="0062021A" w:rsidRDefault="0062021A" w:rsidP="003D2FF9">
      <w:pPr>
        <w:pStyle w:val="Intestazione"/>
        <w:shd w:val="clear" w:color="auto" w:fill="E6E6E6"/>
        <w:spacing w:line="240" w:lineRule="auto"/>
      </w:pPr>
    </w:p>
    <w:p w:rsidR="0062021A" w:rsidRDefault="0062021A" w:rsidP="003D2FF9">
      <w:pPr>
        <w:pStyle w:val="Intestazione"/>
        <w:shd w:val="clear" w:color="auto" w:fill="E6E6E6"/>
        <w:spacing w:line="240" w:lineRule="auto"/>
      </w:pPr>
      <w:r>
        <w:t xml:space="preserve">In addition to IR and TG requirements, these Technical </w:t>
      </w:r>
      <w:r w:rsidRPr="007B6715">
        <w:t>Guid</w:t>
      </w:r>
      <w:r>
        <w:t>elines</w:t>
      </w:r>
      <w:r w:rsidRPr="007B6715">
        <w:t xml:space="preserve"> </w:t>
      </w:r>
      <w:r>
        <w:t>may also include a number of re</w:t>
      </w:r>
      <w:r>
        <w:t>c</w:t>
      </w:r>
      <w:r>
        <w:t>ommendations for facilitating implementation or for further and coherent development of an interope</w:t>
      </w:r>
      <w:r>
        <w:t>r</w:t>
      </w:r>
      <w:r>
        <w:t xml:space="preserve">able infrastructure. </w:t>
      </w:r>
    </w:p>
    <w:p w:rsidR="0062021A" w:rsidRPr="008B3241" w:rsidRDefault="0062021A" w:rsidP="003D2FF9">
      <w:pPr>
        <w:pStyle w:val="Intestazione"/>
        <w:shd w:val="clear" w:color="auto" w:fill="E6E6E6"/>
        <w:spacing w:line="240" w:lineRule="auto"/>
      </w:pPr>
    </w:p>
    <w:p w:rsidR="0062021A" w:rsidRPr="008B3241" w:rsidRDefault="0062021A" w:rsidP="003D2FF9">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62021A" w:rsidRDefault="0062021A" w:rsidP="003D2FF9">
      <w:pPr>
        <w:shd w:val="clear" w:color="auto" w:fill="E6E6E6"/>
      </w:pPr>
    </w:p>
    <w:p w:rsidR="0062021A" w:rsidRDefault="0062021A" w:rsidP="003D2FF9">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w:t>
      </w:r>
      <w:r>
        <w:t>c</w:t>
      </w:r>
      <w:r>
        <w:t>ommendations.</w:t>
      </w:r>
    </w:p>
    <w:p w:rsidR="0062021A" w:rsidRDefault="0062021A" w:rsidP="0062021A">
      <w:pPr>
        <w:pStyle w:val="Titolo3"/>
        <w:shd w:val="clear" w:color="auto" w:fill="E6E6E6"/>
      </w:pPr>
      <w:bookmarkStart w:id="54" w:name="_Toc233005421"/>
      <w:bookmarkStart w:id="55" w:name="_Toc374519839"/>
      <w:r w:rsidRPr="008B3241">
        <w:t>Conformance</w:t>
      </w:r>
      <w:bookmarkEnd w:id="54"/>
      <w:bookmarkEnd w:id="55"/>
    </w:p>
    <w:p w:rsidR="0062021A" w:rsidRPr="008B3241" w:rsidRDefault="0062021A" w:rsidP="003D2FF9">
      <w:pPr>
        <w:shd w:val="clear" w:color="auto" w:fill="E6E6E6"/>
      </w:pPr>
    </w:p>
    <w:p w:rsidR="0062021A" w:rsidRDefault="0062021A" w:rsidP="003D2FF9">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49"/>
    <w:p w:rsidR="00B6200A" w:rsidRPr="00B318DD" w:rsidRDefault="00B6200A" w:rsidP="00AE464A">
      <w:pPr>
        <w:rPr>
          <w:szCs w:val="19"/>
        </w:rPr>
      </w:pPr>
    </w:p>
    <w:p w:rsidR="003D2FF9" w:rsidRPr="00B318DD" w:rsidRDefault="003D2FF9" w:rsidP="00AE464A">
      <w:pPr>
        <w:rPr>
          <w:szCs w:val="19"/>
        </w:rPr>
      </w:pPr>
    </w:p>
    <w:p w:rsidR="00657B47" w:rsidRPr="00686565" w:rsidRDefault="00657B47" w:rsidP="003D2FF9">
      <w:pPr>
        <w:pStyle w:val="Titolo1"/>
        <w:spacing w:after="60"/>
        <w:ind w:left="432" w:hanging="432"/>
        <w:jc w:val="both"/>
        <w:rPr>
          <w:sz w:val="31"/>
          <w:szCs w:val="31"/>
        </w:rPr>
      </w:pPr>
      <w:bookmarkStart w:id="56" w:name="_Toc202867244"/>
      <w:bookmarkStart w:id="57" w:name="_Toc202872572"/>
      <w:bookmarkStart w:id="58" w:name="_Toc203821261"/>
      <w:bookmarkStart w:id="59" w:name="_Toc204079964"/>
      <w:bookmarkStart w:id="60" w:name="_Toc204080372"/>
      <w:bookmarkStart w:id="61" w:name="_Toc202873557"/>
      <w:bookmarkStart w:id="62" w:name="_Toc207684627"/>
      <w:bookmarkStart w:id="63" w:name="_Toc233005422"/>
      <w:bookmarkStart w:id="64" w:name="Ch3_SpecificationScopes"/>
      <w:bookmarkStart w:id="65" w:name="_Toc339566015"/>
      <w:bookmarkStart w:id="66" w:name="_Toc374519840"/>
      <w:r w:rsidRPr="00686565">
        <w:rPr>
          <w:sz w:val="31"/>
          <w:szCs w:val="31"/>
        </w:rPr>
        <w:t>Specification scopes</w:t>
      </w:r>
      <w:bookmarkEnd w:id="56"/>
      <w:bookmarkEnd w:id="57"/>
      <w:bookmarkEnd w:id="58"/>
      <w:bookmarkEnd w:id="59"/>
      <w:bookmarkEnd w:id="60"/>
      <w:bookmarkEnd w:id="61"/>
      <w:bookmarkEnd w:id="62"/>
      <w:bookmarkEnd w:id="63"/>
      <w:bookmarkEnd w:id="64"/>
      <w:bookmarkEnd w:id="65"/>
      <w:bookmarkEnd w:id="66"/>
    </w:p>
    <w:p w:rsidR="00657B47" w:rsidRPr="00B318DD" w:rsidRDefault="00657B47" w:rsidP="003D2FF9">
      <w:pPr>
        <w:pStyle w:val="Testocommento"/>
        <w:keepNext/>
        <w:rPr>
          <w:rStyle w:val="Instruction"/>
          <w:szCs w:val="19"/>
          <w:lang w:val="en-US"/>
        </w:rPr>
      </w:pPr>
    </w:p>
    <w:p w:rsidR="00657B47" w:rsidRPr="00B318DD" w:rsidRDefault="00657B47" w:rsidP="00657B47">
      <w:pPr>
        <w:shd w:val="clear" w:color="auto" w:fill="E6E6E6"/>
        <w:rPr>
          <w:szCs w:val="19"/>
        </w:rPr>
      </w:pPr>
      <w:r w:rsidRPr="00B318DD">
        <w:rPr>
          <w:szCs w:val="19"/>
        </w:rPr>
        <w:t>This data specification does not distinguish different specification scopes, but just considers one general scope.</w:t>
      </w:r>
    </w:p>
    <w:p w:rsidR="00657B47" w:rsidRPr="00B318DD" w:rsidRDefault="00657B47" w:rsidP="00657B47">
      <w:pPr>
        <w:shd w:val="clear" w:color="auto" w:fill="E6E6E6"/>
        <w:rPr>
          <w:szCs w:val="19"/>
        </w:rPr>
      </w:pPr>
    </w:p>
    <w:p w:rsidR="00657B47" w:rsidRPr="00B318DD" w:rsidRDefault="00657B47" w:rsidP="00657B47">
      <w:pPr>
        <w:shd w:val="clear" w:color="auto" w:fill="E6E6E6"/>
        <w:tabs>
          <w:tab w:val="clear" w:pos="284"/>
          <w:tab w:val="clear" w:pos="567"/>
        </w:tabs>
        <w:rPr>
          <w:szCs w:val="19"/>
        </w:rPr>
      </w:pPr>
      <w:r w:rsidRPr="00B318DD">
        <w:rPr>
          <w:szCs w:val="19"/>
        </w:rPr>
        <w:t>NOTE</w:t>
      </w:r>
      <w:r w:rsidRPr="00B318DD">
        <w:rPr>
          <w:szCs w:val="19"/>
        </w:rPr>
        <w:tab/>
        <w:t xml:space="preserve">For more information on specification scopes, see [ISO 19131:2007], clause 8 and Annex D. </w:t>
      </w:r>
    </w:p>
    <w:p w:rsidR="00657B47" w:rsidRPr="00B318DD" w:rsidRDefault="00657B47" w:rsidP="00657B47">
      <w:pPr>
        <w:shd w:val="clear" w:color="auto" w:fill="E6E6E6"/>
        <w:rPr>
          <w:szCs w:val="19"/>
        </w:rPr>
      </w:pPr>
    </w:p>
    <w:p w:rsidR="00657B47" w:rsidRPr="00B318DD" w:rsidRDefault="00657B47" w:rsidP="00657B47">
      <w:pPr>
        <w:pStyle w:val="Testocommento"/>
        <w:rPr>
          <w:rStyle w:val="Instruction"/>
          <w:szCs w:val="19"/>
        </w:rPr>
      </w:pPr>
    </w:p>
    <w:p w:rsidR="0062021A" w:rsidRPr="008B3241" w:rsidRDefault="0062021A" w:rsidP="003D2FF9">
      <w:pPr>
        <w:pStyle w:val="Titolo1"/>
        <w:tabs>
          <w:tab w:val="clear" w:pos="425"/>
          <w:tab w:val="num" w:pos="432"/>
        </w:tabs>
        <w:spacing w:after="60"/>
        <w:ind w:left="432" w:hanging="432"/>
        <w:jc w:val="both"/>
      </w:pPr>
      <w:bookmarkStart w:id="67" w:name="_Toc202867245"/>
      <w:bookmarkStart w:id="68" w:name="_Toc202872573"/>
      <w:bookmarkStart w:id="69" w:name="_Toc203821262"/>
      <w:bookmarkStart w:id="70" w:name="_Toc204079965"/>
      <w:bookmarkStart w:id="71" w:name="_Toc204080373"/>
      <w:bookmarkStart w:id="72" w:name="_Toc202873558"/>
      <w:bookmarkStart w:id="73" w:name="_Toc207684628"/>
      <w:bookmarkStart w:id="74" w:name="_Toc233005423"/>
      <w:bookmarkStart w:id="75" w:name="Ch4_IdentificationInformation"/>
      <w:bookmarkStart w:id="76" w:name="_Toc374519841"/>
      <w:r w:rsidRPr="008B3241">
        <w:t>Identification</w:t>
      </w:r>
      <w:bookmarkEnd w:id="67"/>
      <w:bookmarkEnd w:id="68"/>
      <w:bookmarkEnd w:id="69"/>
      <w:bookmarkEnd w:id="70"/>
      <w:bookmarkEnd w:id="71"/>
      <w:bookmarkEnd w:id="72"/>
      <w:bookmarkEnd w:id="73"/>
      <w:r w:rsidRPr="008B3241">
        <w:t xml:space="preserve"> information</w:t>
      </w:r>
      <w:bookmarkEnd w:id="74"/>
      <w:bookmarkEnd w:id="76"/>
    </w:p>
    <w:bookmarkEnd w:id="75"/>
    <w:p w:rsidR="0062021A" w:rsidRDefault="0062021A" w:rsidP="003D2FF9"/>
    <w:p w:rsidR="0062021A" w:rsidRDefault="0062021A" w:rsidP="003D2FF9">
      <w:r>
        <w:t xml:space="preserve">These Technical </w:t>
      </w:r>
      <w:r w:rsidRPr="007B6715">
        <w:t>Guid</w:t>
      </w:r>
      <w:r>
        <w:t>elines</w:t>
      </w:r>
      <w:r w:rsidRPr="007B6715">
        <w:t xml:space="preserve"> </w:t>
      </w:r>
      <w:r>
        <w:t>are identified by the following URI:</w:t>
      </w:r>
    </w:p>
    <w:p w:rsidR="0062021A" w:rsidRDefault="0062021A" w:rsidP="003D2FF9">
      <w:r>
        <w:t>http://inspire.ec.europa.eu/tg/us/3.0</w:t>
      </w:r>
    </w:p>
    <w:p w:rsidR="0062021A" w:rsidRDefault="0062021A" w:rsidP="003D2FF9"/>
    <w:p w:rsidR="0062021A" w:rsidRDefault="0062021A" w:rsidP="003D2FF9">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Pr="00B318DD" w:rsidRDefault="000A3556" w:rsidP="000A3556">
      <w:pPr>
        <w:rPr>
          <w:szCs w:val="19"/>
        </w:rPr>
      </w:pPr>
    </w:p>
    <w:p w:rsidR="00657B47" w:rsidRPr="00686565" w:rsidRDefault="00657B47" w:rsidP="00D53769">
      <w:pPr>
        <w:pStyle w:val="Titolo1"/>
        <w:tabs>
          <w:tab w:val="clear" w:pos="425"/>
          <w:tab w:val="num" w:pos="432"/>
        </w:tabs>
        <w:spacing w:after="60"/>
        <w:ind w:left="432" w:hanging="432"/>
        <w:jc w:val="both"/>
        <w:rPr>
          <w:sz w:val="31"/>
          <w:szCs w:val="31"/>
        </w:rPr>
      </w:pPr>
      <w:bookmarkStart w:id="77" w:name="_Toc202867252"/>
      <w:bookmarkStart w:id="78" w:name="_Toc202872580"/>
      <w:bookmarkStart w:id="79" w:name="_Toc203821269"/>
      <w:bookmarkStart w:id="80" w:name="_Toc202873565"/>
      <w:bookmarkStart w:id="81" w:name="_Toc204079972"/>
      <w:bookmarkStart w:id="82" w:name="_Toc204080380"/>
      <w:bookmarkStart w:id="83" w:name="_Toc207684634"/>
      <w:bookmarkStart w:id="84" w:name="_Toc202867246"/>
      <w:bookmarkStart w:id="85" w:name="_Toc202872574"/>
      <w:bookmarkStart w:id="86" w:name="_Toc203821263"/>
      <w:bookmarkStart w:id="87" w:name="_Toc204079966"/>
      <w:bookmarkStart w:id="88" w:name="_Toc204080374"/>
      <w:bookmarkStart w:id="89" w:name="_Toc202873559"/>
      <w:bookmarkStart w:id="90" w:name="_Ref207680110"/>
      <w:bookmarkStart w:id="91" w:name="_Toc207684629"/>
      <w:bookmarkStart w:id="92" w:name="_Ref214081004"/>
      <w:bookmarkStart w:id="93" w:name="_Toc233005424"/>
      <w:bookmarkStart w:id="94" w:name="Ch5_DataContentAndStructure"/>
      <w:bookmarkStart w:id="95" w:name="_Toc339566017"/>
      <w:bookmarkStart w:id="96" w:name="_Toc374519842"/>
      <w:r w:rsidRPr="00686565">
        <w:rPr>
          <w:sz w:val="31"/>
          <w:szCs w:val="31"/>
        </w:rPr>
        <w:t>Data content and structure</w:t>
      </w:r>
      <w:bookmarkEnd w:id="84"/>
      <w:bookmarkEnd w:id="85"/>
      <w:bookmarkEnd w:id="86"/>
      <w:bookmarkEnd w:id="87"/>
      <w:bookmarkEnd w:id="88"/>
      <w:bookmarkEnd w:id="89"/>
      <w:bookmarkEnd w:id="90"/>
      <w:bookmarkEnd w:id="91"/>
      <w:bookmarkEnd w:id="92"/>
      <w:bookmarkEnd w:id="93"/>
      <w:bookmarkEnd w:id="95"/>
      <w:bookmarkEnd w:id="96"/>
    </w:p>
    <w:p w:rsidR="00657B47" w:rsidRPr="00B318DD" w:rsidRDefault="00657B47" w:rsidP="00D53769">
      <w:pPr>
        <w:keepNext/>
        <w:rPr>
          <w:szCs w:val="19"/>
        </w:rPr>
      </w:pPr>
    </w:p>
    <w:p w:rsidR="00D668E5" w:rsidRPr="00B318DD" w:rsidRDefault="00D668E5" w:rsidP="00D668E5">
      <w:pPr>
        <w:rPr>
          <w:szCs w:val="19"/>
        </w:rPr>
      </w:pPr>
      <w:r w:rsidRPr="00B318DD">
        <w:rPr>
          <w:szCs w:val="19"/>
        </w:rPr>
        <w:t xml:space="preserve">The INSPIRE theme </w:t>
      </w:r>
      <w:r w:rsidRPr="00B318DD">
        <w:rPr>
          <w:i/>
          <w:szCs w:val="19"/>
        </w:rPr>
        <w:t>Utility and governmental services</w:t>
      </w:r>
      <w:r w:rsidRPr="00B318DD">
        <w:rPr>
          <w:szCs w:val="19"/>
        </w:rPr>
        <w:t xml:space="preserve"> has been split in 3 separate main packages, that are developed hereafter.</w:t>
      </w:r>
    </w:p>
    <w:p w:rsidR="00D668E5" w:rsidRPr="00B318DD" w:rsidRDefault="00D668E5" w:rsidP="00D668E5">
      <w:pPr>
        <w:rPr>
          <w:szCs w:val="19"/>
        </w:rPr>
      </w:pPr>
    </w:p>
    <w:p w:rsidR="00D668E5" w:rsidRPr="00B318DD" w:rsidRDefault="00D668E5" w:rsidP="00D668E5">
      <w:pPr>
        <w:rPr>
          <w:szCs w:val="19"/>
        </w:rPr>
      </w:pPr>
      <w:r w:rsidRPr="00B318DD">
        <w:rPr>
          <w:szCs w:val="19"/>
        </w:rPr>
        <w:t>Though main features of the 3 sub-themes have common concepts related to the theme (such as l</w:t>
      </w:r>
      <w:r w:rsidRPr="00B318DD">
        <w:rPr>
          <w:szCs w:val="19"/>
        </w:rPr>
        <w:t>o</w:t>
      </w:r>
      <w:r w:rsidRPr="00B318DD">
        <w:rPr>
          <w:szCs w:val="19"/>
        </w:rPr>
        <w:t>calization, technical description and responsible party), they were treated separately with different modelization approaches within 3 nearly independent packages each containing specific applications schemas. This is principally due to the observation that data providers and data users for each sub-theme are almost diffe</w:t>
      </w:r>
      <w:r w:rsidRPr="00B318DD">
        <w:rPr>
          <w:szCs w:val="19"/>
        </w:rPr>
        <w:t>r</w:t>
      </w:r>
      <w:r w:rsidRPr="00B318DD">
        <w:rPr>
          <w:szCs w:val="19"/>
        </w:rPr>
        <w:t>ent.</w:t>
      </w:r>
    </w:p>
    <w:p w:rsidR="00D668E5" w:rsidRPr="00B318DD" w:rsidRDefault="00D668E5" w:rsidP="00D668E5">
      <w:pPr>
        <w:rPr>
          <w:szCs w:val="19"/>
        </w:rPr>
      </w:pPr>
    </w:p>
    <w:p w:rsidR="00D668E5" w:rsidRPr="00B318DD" w:rsidRDefault="00D668E5" w:rsidP="00D668E5">
      <w:pPr>
        <w:rPr>
          <w:szCs w:val="19"/>
        </w:rPr>
      </w:pPr>
      <w:r w:rsidRPr="00B318DD">
        <w:rPr>
          <w:szCs w:val="19"/>
        </w:rPr>
        <w:t>It has also been decided to not apply a coverage / grid modelization at this stage of the development of the data specification, due to the fact that such cove</w:t>
      </w:r>
      <w:r w:rsidRPr="00B318DD">
        <w:rPr>
          <w:szCs w:val="19"/>
        </w:rPr>
        <w:t>r</w:t>
      </w:r>
      <w:r w:rsidRPr="00B318DD">
        <w:rPr>
          <w:szCs w:val="19"/>
        </w:rPr>
        <w:t>age, if existing, are more resulting of spatial analysis outputs (e.g. access to telecommunication networks – GSM, 3G, etc.) than real spatial info</w:t>
      </w:r>
      <w:r w:rsidRPr="00B318DD">
        <w:rPr>
          <w:szCs w:val="19"/>
        </w:rPr>
        <w:t>r</w:t>
      </w:r>
      <w:r w:rsidRPr="00B318DD">
        <w:rPr>
          <w:szCs w:val="19"/>
        </w:rPr>
        <w:t>mation (e.g. position of antennas).</w:t>
      </w:r>
    </w:p>
    <w:p w:rsidR="00D668E5" w:rsidRPr="00B318DD" w:rsidRDefault="00D668E5" w:rsidP="00D668E5">
      <w:pPr>
        <w:rPr>
          <w:szCs w:val="19"/>
        </w:rPr>
      </w:pPr>
    </w:p>
    <w:p w:rsidR="00AB28DD" w:rsidRDefault="003A6388" w:rsidP="00AB28DD">
      <w:pPr>
        <w:keepNext/>
        <w:ind w:left="-709"/>
        <w:jc w:val="center"/>
      </w:pPr>
      <w:r w:rsidRPr="00B318DD">
        <w:rPr>
          <w:rFonts w:cs="Arial"/>
          <w:noProof/>
          <w:szCs w:val="19"/>
          <w:lang w:val="it-IT" w:eastAsia="it-IT"/>
        </w:rPr>
        <w:drawing>
          <wp:inline distT="0" distB="0" distL="0" distR="0">
            <wp:extent cx="3457575" cy="57626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5762625"/>
                    </a:xfrm>
                    <a:prstGeom prst="rect">
                      <a:avLst/>
                    </a:prstGeom>
                    <a:noFill/>
                    <a:ln>
                      <a:noFill/>
                    </a:ln>
                  </pic:spPr>
                </pic:pic>
              </a:graphicData>
            </a:graphic>
          </wp:inline>
        </w:drawing>
      </w:r>
    </w:p>
    <w:p w:rsidR="00D668E5" w:rsidRPr="00B318DD" w:rsidRDefault="00AB28DD" w:rsidP="00AB28DD">
      <w:pPr>
        <w:pStyle w:val="Didascalia"/>
        <w:jc w:val="center"/>
        <w:rPr>
          <w:rFonts w:cs="Arial"/>
          <w:szCs w:val="19"/>
        </w:rPr>
      </w:pPr>
      <w:r>
        <w:t xml:space="preserve">Figure </w:t>
      </w:r>
      <w:r w:rsidR="00C42249">
        <w:rPr>
          <w:noProof/>
        </w:rPr>
        <w:t>2</w:t>
      </w:r>
      <w:r>
        <w:t xml:space="preserve"> </w:t>
      </w:r>
      <w:r w:rsidRPr="00366537">
        <w:t>– UML class diagram: Overview of the “Utility and governmental services” theme.</w:t>
      </w: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rPr>
      </w:pP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rPr>
      </w:pP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szCs w:val="19"/>
          <w:lang w:eastAsia="en-GB"/>
        </w:rPr>
      </w:pPr>
      <w:r w:rsidRPr="00B318DD">
        <w:rPr>
          <w:rFonts w:ascii="ArialMT" w:hAnsi="ArialMT" w:cs="ArialMT"/>
          <w:color w:val="000000"/>
          <w:szCs w:val="19"/>
          <w:lang w:eastAsia="en-GB"/>
        </w:rPr>
        <w:t>This data specification defines the following application schemas:</w:t>
      </w: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szCs w:val="19"/>
          <w:lang w:eastAsia="en-GB"/>
        </w:rPr>
      </w:pP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b/>
          <w:color w:val="000000"/>
          <w:szCs w:val="19"/>
          <w:u w:val="single"/>
          <w:lang w:eastAsia="en-GB"/>
        </w:rPr>
      </w:pPr>
      <w:r w:rsidRPr="00B318DD">
        <w:rPr>
          <w:rFonts w:ascii="ArialMT" w:hAnsi="ArialMT" w:cs="ArialMT"/>
          <w:b/>
          <w:color w:val="000000"/>
          <w:szCs w:val="19"/>
          <w:u w:val="single"/>
          <w:lang w:eastAsia="en-GB"/>
        </w:rPr>
        <w:t xml:space="preserve">For </w:t>
      </w:r>
      <w:r w:rsidRPr="00B318DD">
        <w:rPr>
          <w:rFonts w:ascii="ArialMT" w:hAnsi="ArialMT" w:cs="ArialMT"/>
          <w:b/>
          <w:i/>
          <w:color w:val="000000"/>
          <w:szCs w:val="19"/>
          <w:u w:val="single"/>
          <w:lang w:eastAsia="en-GB"/>
        </w:rPr>
        <w:t>Administrative and social governmental services</w:t>
      </w:r>
      <w:r w:rsidRPr="00B318DD">
        <w:rPr>
          <w:rFonts w:ascii="ArialMT" w:hAnsi="ArialMT" w:cs="ArialMT"/>
          <w:b/>
          <w:color w:val="000000"/>
          <w:szCs w:val="19"/>
          <w:u w:val="single"/>
          <w:lang w:eastAsia="en-GB"/>
        </w:rPr>
        <w:t>:</w:t>
      </w: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b/>
          <w:color w:val="000000"/>
          <w:szCs w:val="19"/>
          <w:u w:val="single"/>
          <w:lang w:eastAsia="en-GB"/>
        </w:rPr>
      </w:pPr>
    </w:p>
    <w:p w:rsidR="00D668E5" w:rsidRPr="00B318DD" w:rsidRDefault="00D668E5" w:rsidP="00D668E5">
      <w:pPr>
        <w:numPr>
          <w:ilvl w:val="0"/>
          <w:numId w:val="6"/>
        </w:numPr>
        <w:tabs>
          <w:tab w:val="clear" w:pos="284"/>
          <w:tab w:val="clear" w:pos="851"/>
          <w:tab w:val="clear" w:pos="1134"/>
        </w:tabs>
        <w:rPr>
          <w:szCs w:val="19"/>
        </w:rPr>
      </w:pPr>
      <w:r w:rsidRPr="00B318DD">
        <w:rPr>
          <w:kern w:val="32"/>
          <w:szCs w:val="19"/>
          <w:lang w:eastAsia="it-IT"/>
        </w:rPr>
        <w:t xml:space="preserve">The </w:t>
      </w:r>
      <w:r w:rsidRPr="00B318DD">
        <w:rPr>
          <w:b/>
          <w:i/>
          <w:kern w:val="32"/>
          <w:szCs w:val="19"/>
          <w:lang w:eastAsia="it-IT"/>
        </w:rPr>
        <w:t>“Administrative and Social Governmental Services” application schema</w:t>
      </w:r>
      <w:r w:rsidRPr="00B318DD">
        <w:rPr>
          <w:kern w:val="32"/>
          <w:szCs w:val="19"/>
          <w:lang w:eastAsia="it-IT"/>
        </w:rPr>
        <w:t xml:space="preserve"> that </w:t>
      </w:r>
      <w:r w:rsidRPr="00B318DD">
        <w:rPr>
          <w:szCs w:val="19"/>
          <w:lang w:eastAsia="it-IT"/>
        </w:rPr>
        <w:t>provides information concerning the location and the type of administrative and social governmental se</w:t>
      </w:r>
      <w:r w:rsidRPr="00B318DD">
        <w:rPr>
          <w:szCs w:val="19"/>
          <w:lang w:eastAsia="it-IT"/>
        </w:rPr>
        <w:t>r</w:t>
      </w:r>
      <w:r w:rsidRPr="00B318DD">
        <w:rPr>
          <w:szCs w:val="19"/>
          <w:lang w:eastAsia="it-IT"/>
        </w:rPr>
        <w:t>vices;</w:t>
      </w:r>
    </w:p>
    <w:p w:rsidR="00D668E5" w:rsidRPr="00B318DD" w:rsidRDefault="00D668E5" w:rsidP="009A1AA4">
      <w:pPr>
        <w:tabs>
          <w:tab w:val="clear" w:pos="284"/>
          <w:tab w:val="clear" w:pos="567"/>
          <w:tab w:val="clear" w:pos="851"/>
          <w:tab w:val="clear" w:pos="1134"/>
        </w:tabs>
        <w:rPr>
          <w:szCs w:val="19"/>
        </w:rPr>
      </w:pPr>
    </w:p>
    <w:p w:rsidR="00D668E5" w:rsidRPr="00B318DD" w:rsidRDefault="00D668E5" w:rsidP="00D668E5">
      <w:pPr>
        <w:numPr>
          <w:ilvl w:val="0"/>
          <w:numId w:val="6"/>
        </w:numPr>
        <w:tabs>
          <w:tab w:val="clear" w:pos="284"/>
          <w:tab w:val="clear" w:pos="851"/>
          <w:tab w:val="clear" w:pos="1134"/>
        </w:tabs>
        <w:rPr>
          <w:szCs w:val="19"/>
        </w:rPr>
      </w:pPr>
      <w:r w:rsidRPr="00B318DD">
        <w:rPr>
          <w:kern w:val="32"/>
          <w:szCs w:val="19"/>
          <w:lang w:eastAsia="it-IT"/>
        </w:rPr>
        <w:t xml:space="preserve">The </w:t>
      </w:r>
      <w:r w:rsidRPr="00B318DD">
        <w:rPr>
          <w:b/>
          <w:i/>
          <w:kern w:val="32"/>
          <w:szCs w:val="19"/>
          <w:lang w:eastAsia="it-IT"/>
        </w:rPr>
        <w:t>“Extended Administrative and Social Governmental Services” application schema</w:t>
      </w:r>
      <w:r w:rsidRPr="00B318DD">
        <w:rPr>
          <w:kern w:val="32"/>
          <w:szCs w:val="19"/>
          <w:lang w:eastAsia="it-IT"/>
        </w:rPr>
        <w:t xml:space="preserve"> that </w:t>
      </w:r>
      <w:r w:rsidRPr="00B318DD">
        <w:rPr>
          <w:szCs w:val="19"/>
          <w:lang w:eastAsia="it-IT"/>
        </w:rPr>
        <w:t>provides more detailed information concerning administrative and social governmental se</w:t>
      </w:r>
      <w:r w:rsidRPr="00B318DD">
        <w:rPr>
          <w:szCs w:val="19"/>
          <w:lang w:eastAsia="it-IT"/>
        </w:rPr>
        <w:t>r</w:t>
      </w:r>
      <w:r w:rsidRPr="00B318DD">
        <w:rPr>
          <w:szCs w:val="19"/>
          <w:lang w:eastAsia="it-IT"/>
        </w:rPr>
        <w:t>vices such as occupancy, resources and other specific descriptions;</w:t>
      </w:r>
    </w:p>
    <w:p w:rsidR="00D668E5" w:rsidRPr="00B318DD" w:rsidRDefault="00D668E5" w:rsidP="009A1AA4">
      <w:pPr>
        <w:tabs>
          <w:tab w:val="clear" w:pos="284"/>
          <w:tab w:val="clear" w:pos="567"/>
          <w:tab w:val="clear" w:pos="851"/>
          <w:tab w:val="clear" w:pos="1134"/>
        </w:tabs>
        <w:rPr>
          <w:szCs w:val="19"/>
        </w:rPr>
      </w:pP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b/>
          <w:color w:val="000000"/>
          <w:szCs w:val="19"/>
          <w:u w:val="single"/>
          <w:lang w:eastAsia="en-GB"/>
        </w:rPr>
      </w:pPr>
      <w:r w:rsidRPr="00B318DD">
        <w:rPr>
          <w:rFonts w:ascii="ArialMT" w:hAnsi="ArialMT" w:cs="ArialMT"/>
          <w:b/>
          <w:color w:val="000000"/>
          <w:szCs w:val="19"/>
          <w:u w:val="single"/>
          <w:lang w:eastAsia="en-GB"/>
        </w:rPr>
        <w:t xml:space="preserve">For </w:t>
      </w:r>
      <w:r w:rsidRPr="00B318DD">
        <w:rPr>
          <w:rFonts w:ascii="ArialMT" w:hAnsi="ArialMT" w:cs="ArialMT"/>
          <w:b/>
          <w:i/>
          <w:color w:val="000000"/>
          <w:szCs w:val="19"/>
          <w:u w:val="single"/>
          <w:lang w:eastAsia="en-GB"/>
        </w:rPr>
        <w:t>Environmental Management Facilities</w:t>
      </w:r>
      <w:r w:rsidRPr="00B318DD">
        <w:rPr>
          <w:rFonts w:ascii="ArialMT" w:hAnsi="ArialMT" w:cs="ArialMT"/>
          <w:b/>
          <w:color w:val="000000"/>
          <w:szCs w:val="19"/>
          <w:u w:val="single"/>
          <w:lang w:eastAsia="en-GB"/>
        </w:rPr>
        <w:t>:</w:t>
      </w: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b/>
          <w:color w:val="000000"/>
          <w:szCs w:val="19"/>
          <w:u w:val="single"/>
          <w:lang w:eastAsia="en-GB"/>
        </w:rPr>
      </w:pPr>
    </w:p>
    <w:p w:rsidR="00D668E5" w:rsidRPr="00B318DD" w:rsidRDefault="00D668E5" w:rsidP="00D668E5">
      <w:pPr>
        <w:numPr>
          <w:ilvl w:val="0"/>
          <w:numId w:val="6"/>
        </w:numPr>
        <w:tabs>
          <w:tab w:val="clear" w:pos="284"/>
          <w:tab w:val="clear" w:pos="851"/>
          <w:tab w:val="clear" w:pos="1134"/>
        </w:tabs>
        <w:rPr>
          <w:szCs w:val="19"/>
        </w:rPr>
      </w:pPr>
      <w:r w:rsidRPr="00B318DD">
        <w:rPr>
          <w:kern w:val="32"/>
          <w:szCs w:val="19"/>
          <w:lang w:eastAsia="it-IT"/>
        </w:rPr>
        <w:t xml:space="preserve">The </w:t>
      </w:r>
      <w:r w:rsidRPr="00B318DD">
        <w:rPr>
          <w:b/>
          <w:i/>
          <w:kern w:val="32"/>
          <w:szCs w:val="19"/>
          <w:lang w:eastAsia="it-IT"/>
        </w:rPr>
        <w:t>“Environmental Management Facilities” application schema</w:t>
      </w:r>
      <w:r w:rsidRPr="00B318DD">
        <w:rPr>
          <w:kern w:val="32"/>
          <w:szCs w:val="19"/>
          <w:lang w:eastAsia="it-IT"/>
        </w:rPr>
        <w:t xml:space="preserve"> that </w:t>
      </w:r>
      <w:r w:rsidRPr="00B318DD">
        <w:rPr>
          <w:szCs w:val="19"/>
          <w:lang w:eastAsia="it-IT"/>
        </w:rPr>
        <w:t>supports information about waste treatment and storage practices, plus other e</w:t>
      </w:r>
      <w:r w:rsidRPr="00B318DD">
        <w:rPr>
          <w:szCs w:val="19"/>
          <w:lang w:eastAsia="it-IT"/>
        </w:rPr>
        <w:t>n</w:t>
      </w:r>
      <w:r w:rsidRPr="00B318DD">
        <w:rPr>
          <w:szCs w:val="19"/>
          <w:lang w:eastAsia="it-IT"/>
        </w:rPr>
        <w:t>vironmental activities.</w:t>
      </w: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szCs w:val="19"/>
          <w:lang w:eastAsia="en-GB"/>
        </w:rPr>
      </w:pP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szCs w:val="19"/>
          <w:lang w:eastAsia="en-GB"/>
        </w:rPr>
      </w:pP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b/>
          <w:color w:val="000000"/>
          <w:szCs w:val="19"/>
          <w:u w:val="single"/>
          <w:lang w:eastAsia="en-GB"/>
        </w:rPr>
      </w:pPr>
      <w:r w:rsidRPr="00B318DD">
        <w:rPr>
          <w:rFonts w:ascii="ArialMT" w:hAnsi="ArialMT" w:cs="ArialMT"/>
          <w:b/>
          <w:color w:val="000000"/>
          <w:szCs w:val="19"/>
          <w:u w:val="single"/>
          <w:lang w:eastAsia="en-GB"/>
        </w:rPr>
        <w:t xml:space="preserve">For </w:t>
      </w:r>
      <w:r w:rsidRPr="00B318DD">
        <w:rPr>
          <w:rFonts w:ascii="ArialMT" w:hAnsi="ArialMT" w:cs="ArialMT"/>
          <w:b/>
          <w:i/>
          <w:color w:val="000000"/>
          <w:szCs w:val="19"/>
          <w:u w:val="single"/>
          <w:lang w:eastAsia="en-GB"/>
        </w:rPr>
        <w:t>Utility networks</w:t>
      </w:r>
      <w:r w:rsidRPr="00B318DD">
        <w:rPr>
          <w:rFonts w:ascii="ArialMT" w:hAnsi="ArialMT" w:cs="ArialMT"/>
          <w:b/>
          <w:color w:val="000000"/>
          <w:szCs w:val="19"/>
          <w:u w:val="single"/>
          <w:lang w:eastAsia="en-GB"/>
        </w:rPr>
        <w:t>:</w:t>
      </w:r>
    </w:p>
    <w:p w:rsidR="00D668E5" w:rsidRPr="00B318DD" w:rsidRDefault="00D668E5" w:rsidP="00D668E5">
      <w:pPr>
        <w:widowControl w:val="0"/>
        <w:tabs>
          <w:tab w:val="clear" w:pos="284"/>
          <w:tab w:val="clear" w:pos="567"/>
          <w:tab w:val="clear" w:pos="851"/>
          <w:tab w:val="clear" w:pos="1134"/>
          <w:tab w:val="left" w:pos="220"/>
          <w:tab w:val="left" w:pos="720"/>
        </w:tabs>
        <w:autoSpaceDE w:val="0"/>
        <w:autoSpaceDN w:val="0"/>
        <w:adjustRightInd w:val="0"/>
        <w:spacing w:after="240"/>
        <w:ind w:left="284"/>
        <w:jc w:val="left"/>
        <w:rPr>
          <w:rFonts w:ascii="ArialMT" w:hAnsi="ArialMT" w:cs="ArialMT"/>
          <w:b/>
          <w:color w:val="000000"/>
          <w:szCs w:val="19"/>
          <w:u w:val="single"/>
          <w:lang w:eastAsia="en-GB"/>
        </w:rPr>
      </w:pPr>
    </w:p>
    <w:p w:rsidR="00D668E5" w:rsidRPr="00B318DD" w:rsidRDefault="00D668E5" w:rsidP="00D668E5">
      <w:pPr>
        <w:widowControl w:val="0"/>
        <w:tabs>
          <w:tab w:val="clear" w:pos="284"/>
          <w:tab w:val="clear" w:pos="567"/>
          <w:tab w:val="clear" w:pos="851"/>
          <w:tab w:val="clear" w:pos="1134"/>
          <w:tab w:val="left" w:pos="220"/>
          <w:tab w:val="left" w:pos="720"/>
        </w:tabs>
        <w:autoSpaceDE w:val="0"/>
        <w:autoSpaceDN w:val="0"/>
        <w:adjustRightInd w:val="0"/>
        <w:spacing w:after="240"/>
        <w:jc w:val="left"/>
        <w:rPr>
          <w:rFonts w:ascii="Helvetica" w:hAnsi="Helvetica" w:cs="Helvetica"/>
          <w:b/>
          <w:bCs/>
          <w:i/>
          <w:iCs/>
          <w:szCs w:val="19"/>
          <w:lang w:val="en-US"/>
        </w:rPr>
      </w:pPr>
      <w:r w:rsidRPr="00B318DD">
        <w:rPr>
          <w:rFonts w:ascii="Helvetica" w:hAnsi="Helvetica" w:cs="Helvetica"/>
          <w:szCs w:val="19"/>
        </w:rPr>
        <w:t>T</w:t>
      </w:r>
      <w:r w:rsidRPr="00B318DD">
        <w:rPr>
          <w:rFonts w:ascii="Helvetica" w:hAnsi="Helvetica" w:cs="Helvetica"/>
          <w:szCs w:val="19"/>
          <w:lang w:val="en-US"/>
        </w:rPr>
        <w:t xml:space="preserve">he </w:t>
      </w:r>
      <w:r w:rsidRPr="00B318DD">
        <w:rPr>
          <w:rFonts w:ascii="Helvetica" w:hAnsi="Helvetica" w:cs="Helvetica"/>
          <w:bCs/>
          <w:i/>
          <w:iCs/>
          <w:szCs w:val="19"/>
          <w:lang w:val="en-US"/>
        </w:rPr>
        <w:t xml:space="preserve">“Utility Networks Profile” application schemas </w:t>
      </w:r>
      <w:r w:rsidRPr="00B318DD">
        <w:rPr>
          <w:rFonts w:ascii="Helvetica" w:hAnsi="Helvetica" w:cs="Helvetica"/>
          <w:szCs w:val="19"/>
          <w:lang w:val="en-US"/>
        </w:rPr>
        <w:t>are based on a node-arc-node structure and network concept (derived from the Generic Network model). Especially designed to d</w:t>
      </w:r>
      <w:r w:rsidRPr="00B318DD">
        <w:rPr>
          <w:rFonts w:ascii="Helvetica" w:hAnsi="Helvetica" w:cs="Helvetica"/>
          <w:szCs w:val="19"/>
          <w:lang w:val="en-US"/>
        </w:rPr>
        <w:t>e</w:t>
      </w:r>
      <w:r w:rsidRPr="00B318DD">
        <w:rPr>
          <w:rFonts w:ascii="Helvetica" w:hAnsi="Helvetica" w:cs="Helvetica"/>
          <w:szCs w:val="19"/>
          <w:lang w:val="en-US"/>
        </w:rPr>
        <w:t>scribe data into a structured model with only the most basic characteristics, but adhering to the node-arc-node concept (taken from the “Network” concept in the GCM), respectively for the six types of utility networks (electricity, oil-gas-chemicals, water, sewer, thermal and tel</w:t>
      </w:r>
      <w:r w:rsidRPr="00B318DD">
        <w:rPr>
          <w:rFonts w:ascii="Helvetica" w:hAnsi="Helvetica" w:cs="Helvetica"/>
          <w:szCs w:val="19"/>
          <w:lang w:val="en-US"/>
        </w:rPr>
        <w:t>e</w:t>
      </w:r>
      <w:r w:rsidRPr="00B318DD">
        <w:rPr>
          <w:rFonts w:ascii="Helvetica" w:hAnsi="Helvetica" w:cs="Helvetica"/>
          <w:szCs w:val="19"/>
          <w:lang w:val="en-US"/>
        </w:rPr>
        <w:t>communications). Topology is not required being possible to represent networks as single features not topologically interconnected (“spaghetti” represent</w:t>
      </w:r>
      <w:r w:rsidRPr="00B318DD">
        <w:rPr>
          <w:rFonts w:ascii="Helvetica" w:hAnsi="Helvetica" w:cs="Helvetica"/>
          <w:szCs w:val="19"/>
          <w:lang w:val="en-US"/>
        </w:rPr>
        <w:t>a</w:t>
      </w:r>
      <w:r w:rsidRPr="00B318DD">
        <w:rPr>
          <w:rFonts w:ascii="Helvetica" w:hAnsi="Helvetica" w:cs="Helvetica"/>
          <w:szCs w:val="19"/>
          <w:lang w:val="en-US"/>
        </w:rPr>
        <w:t xml:space="preserve">tion). </w:t>
      </w:r>
      <w:r w:rsidRPr="00B318DD">
        <w:rPr>
          <w:rFonts w:ascii="Helvetica" w:hAnsi="Helvetica" w:cs="Helvetica"/>
          <w:b/>
          <w:bCs/>
          <w:i/>
          <w:iCs/>
          <w:szCs w:val="19"/>
          <w:lang w:val="en-US"/>
        </w:rPr>
        <w:t>Utility Networks Profile contains the following application schemas:</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Cs/>
          <w:szCs w:val="19"/>
          <w:lang w:val="en-US"/>
        </w:rPr>
      </w:pPr>
      <w:r w:rsidRPr="00B318DD">
        <w:rPr>
          <w:rFonts w:ascii="Helvetica" w:hAnsi="Helvetica" w:cs="Helvetica"/>
          <w:bCs/>
          <w:iCs/>
          <w:szCs w:val="19"/>
          <w:lang w:val="en-US"/>
        </w:rPr>
        <w:t xml:space="preserve">The </w:t>
      </w:r>
      <w:r w:rsidRPr="00B318DD">
        <w:rPr>
          <w:rFonts w:ascii="Helvetica" w:hAnsi="Helvetica" w:cs="Helvetica"/>
          <w:b/>
          <w:bCs/>
          <w:iCs/>
          <w:szCs w:val="19"/>
          <w:lang w:val="en-US"/>
        </w:rPr>
        <w:t>“Common Utility Network Elements” Application Schema</w:t>
      </w:r>
      <w:r w:rsidRPr="00B318DD">
        <w:rPr>
          <w:rFonts w:ascii="Helvetica" w:hAnsi="Helvetica" w:cs="Helvetica"/>
          <w:bCs/>
          <w:iCs/>
          <w:szCs w:val="19"/>
          <w:lang w:val="en-US"/>
        </w:rPr>
        <w:t xml:space="preserve"> that contains the common elements to all thematic networks. </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Cs/>
          <w:szCs w:val="19"/>
          <w:lang w:val="en-US"/>
        </w:rPr>
      </w:pPr>
      <w:r w:rsidRPr="00B318DD">
        <w:rPr>
          <w:rFonts w:ascii="Helvetica" w:hAnsi="Helvetica" w:cs="Helvetica"/>
          <w:bCs/>
          <w:iCs/>
          <w:szCs w:val="19"/>
          <w:lang w:val="en-US"/>
        </w:rPr>
        <w:t xml:space="preserve">The </w:t>
      </w:r>
      <w:r w:rsidRPr="00B318DD">
        <w:rPr>
          <w:rFonts w:ascii="Helvetica" w:hAnsi="Helvetica" w:cs="Helvetica"/>
          <w:b/>
          <w:bCs/>
          <w:iCs/>
          <w:szCs w:val="19"/>
          <w:lang w:val="en-US"/>
        </w:rPr>
        <w:t>“Electricity Network” Application Schema</w:t>
      </w:r>
      <w:r w:rsidRPr="00B318DD">
        <w:rPr>
          <w:rFonts w:ascii="Helvetica" w:hAnsi="Helvetica" w:cs="Helvetica"/>
          <w:bCs/>
          <w:iCs/>
          <w:szCs w:val="19"/>
          <w:lang w:val="en-US"/>
        </w:rPr>
        <w:t xml:space="preserve"> that extends the common elements for the ele</w:t>
      </w:r>
      <w:r w:rsidRPr="00B318DD">
        <w:rPr>
          <w:rFonts w:ascii="Helvetica" w:hAnsi="Helvetica" w:cs="Helvetica"/>
          <w:bCs/>
          <w:iCs/>
          <w:szCs w:val="19"/>
          <w:lang w:val="en-US"/>
        </w:rPr>
        <w:t>c</w:t>
      </w:r>
      <w:r w:rsidRPr="00B318DD">
        <w:rPr>
          <w:rFonts w:ascii="Helvetica" w:hAnsi="Helvetica" w:cs="Helvetica"/>
          <w:bCs/>
          <w:iCs/>
          <w:szCs w:val="19"/>
          <w:lang w:val="en-US"/>
        </w:rPr>
        <w:t>tricity domain.</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Cs/>
          <w:szCs w:val="19"/>
          <w:lang w:val="en-US"/>
        </w:rPr>
      </w:pPr>
      <w:r w:rsidRPr="00B318DD">
        <w:rPr>
          <w:rFonts w:ascii="Helvetica" w:hAnsi="Helvetica" w:cs="Helvetica"/>
          <w:bCs/>
          <w:iCs/>
          <w:szCs w:val="19"/>
          <w:lang w:val="en-US"/>
        </w:rPr>
        <w:t xml:space="preserve">The </w:t>
      </w:r>
      <w:r w:rsidRPr="00B318DD">
        <w:rPr>
          <w:rFonts w:ascii="Helvetica" w:hAnsi="Helvetica" w:cs="Helvetica"/>
          <w:b/>
          <w:bCs/>
          <w:iCs/>
          <w:szCs w:val="19"/>
          <w:lang w:val="en-US"/>
        </w:rPr>
        <w:t>“Oil-Gas-Chemical Network” Application Schema</w:t>
      </w:r>
      <w:r w:rsidRPr="00B318DD">
        <w:rPr>
          <w:rFonts w:ascii="Helvetica" w:hAnsi="Helvetica" w:cs="Helvetica"/>
          <w:bCs/>
          <w:iCs/>
          <w:szCs w:val="19"/>
          <w:lang w:val="en-US"/>
        </w:rPr>
        <w:t xml:space="preserve"> that extends the common elements for the Oil, Gas and Chemical domain.</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
          <w:iCs/>
          <w:szCs w:val="19"/>
          <w:lang w:val="en-US"/>
        </w:rPr>
      </w:pPr>
      <w:r w:rsidRPr="00B318DD">
        <w:rPr>
          <w:rFonts w:ascii="Helvetica" w:hAnsi="Helvetica" w:cs="Helvetica"/>
          <w:bCs/>
          <w:i/>
          <w:iCs/>
          <w:szCs w:val="19"/>
          <w:lang w:val="en-US"/>
        </w:rPr>
        <w:t xml:space="preserve">The </w:t>
      </w:r>
      <w:r w:rsidRPr="00B318DD">
        <w:rPr>
          <w:rFonts w:ascii="Helvetica" w:hAnsi="Helvetica" w:cs="Helvetica"/>
          <w:b/>
          <w:bCs/>
          <w:i/>
          <w:iCs/>
          <w:szCs w:val="19"/>
          <w:lang w:val="en-US"/>
        </w:rPr>
        <w:t>“Telecommunications Network” Application Schema</w:t>
      </w:r>
      <w:r w:rsidRPr="00B318DD">
        <w:rPr>
          <w:rFonts w:ascii="Helvetica" w:hAnsi="Helvetica" w:cs="Helvetica"/>
          <w:bCs/>
          <w:i/>
          <w:iCs/>
          <w:szCs w:val="19"/>
          <w:lang w:val="en-US"/>
        </w:rPr>
        <w:t xml:space="preserve"> </w:t>
      </w:r>
      <w:r w:rsidRPr="00B318DD">
        <w:rPr>
          <w:rFonts w:ascii="Helvetica" w:hAnsi="Helvetica" w:cs="Helvetica"/>
          <w:bCs/>
          <w:iCs/>
          <w:szCs w:val="19"/>
          <w:lang w:val="en-US"/>
        </w:rPr>
        <w:t>that extends the common el</w:t>
      </w:r>
      <w:r w:rsidRPr="00B318DD">
        <w:rPr>
          <w:rFonts w:ascii="Helvetica" w:hAnsi="Helvetica" w:cs="Helvetica"/>
          <w:bCs/>
          <w:iCs/>
          <w:szCs w:val="19"/>
          <w:lang w:val="en-US"/>
        </w:rPr>
        <w:t>e</w:t>
      </w:r>
      <w:r w:rsidRPr="00B318DD">
        <w:rPr>
          <w:rFonts w:ascii="Helvetica" w:hAnsi="Helvetica" w:cs="Helvetica"/>
          <w:bCs/>
          <w:iCs/>
          <w:szCs w:val="19"/>
          <w:lang w:val="en-US"/>
        </w:rPr>
        <w:t>ments for the Telecommunications domain</w:t>
      </w:r>
      <w:r w:rsidRPr="00B318DD">
        <w:rPr>
          <w:rFonts w:ascii="Helvetica" w:hAnsi="Helvetica" w:cs="Helvetica"/>
          <w:bCs/>
          <w:i/>
          <w:iCs/>
          <w:szCs w:val="19"/>
          <w:lang w:val="en-US"/>
        </w:rPr>
        <w:t>.</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
          <w:iCs/>
          <w:szCs w:val="19"/>
          <w:lang w:val="en-US"/>
        </w:rPr>
      </w:pPr>
      <w:r w:rsidRPr="00B318DD">
        <w:rPr>
          <w:rFonts w:ascii="Helvetica" w:hAnsi="Helvetica" w:cs="Helvetica"/>
          <w:bCs/>
          <w:i/>
          <w:iCs/>
          <w:szCs w:val="19"/>
          <w:lang w:val="en-US"/>
        </w:rPr>
        <w:t xml:space="preserve">The </w:t>
      </w:r>
      <w:r w:rsidRPr="00B318DD">
        <w:rPr>
          <w:rFonts w:ascii="Helvetica" w:hAnsi="Helvetica" w:cs="Helvetica"/>
          <w:b/>
          <w:bCs/>
          <w:i/>
          <w:iCs/>
          <w:szCs w:val="19"/>
          <w:lang w:val="en-US"/>
        </w:rPr>
        <w:t>“Thermal Network” Application Schema</w:t>
      </w:r>
      <w:r w:rsidRPr="00B318DD">
        <w:rPr>
          <w:rFonts w:ascii="Helvetica" w:hAnsi="Helvetica" w:cs="Helvetica"/>
          <w:bCs/>
          <w:i/>
          <w:iCs/>
          <w:szCs w:val="19"/>
          <w:lang w:val="en-US"/>
        </w:rPr>
        <w:t xml:space="preserve"> </w:t>
      </w:r>
      <w:r w:rsidRPr="00B318DD">
        <w:rPr>
          <w:rFonts w:ascii="Helvetica" w:hAnsi="Helvetica" w:cs="Helvetica"/>
          <w:bCs/>
          <w:iCs/>
          <w:szCs w:val="19"/>
          <w:lang w:val="en-US"/>
        </w:rPr>
        <w:t>that extends the common elements for the Thermal domain</w:t>
      </w:r>
      <w:r w:rsidRPr="00B318DD">
        <w:rPr>
          <w:rFonts w:ascii="Helvetica" w:hAnsi="Helvetica" w:cs="Helvetica"/>
          <w:bCs/>
          <w:i/>
          <w:iCs/>
          <w:szCs w:val="19"/>
          <w:lang w:val="en-US"/>
        </w:rPr>
        <w:t>.</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
          <w:iCs/>
          <w:szCs w:val="19"/>
          <w:lang w:val="en-US"/>
        </w:rPr>
      </w:pPr>
      <w:r w:rsidRPr="00B318DD">
        <w:rPr>
          <w:rFonts w:ascii="Helvetica" w:hAnsi="Helvetica" w:cs="Helvetica"/>
          <w:bCs/>
          <w:i/>
          <w:iCs/>
          <w:szCs w:val="19"/>
          <w:lang w:val="en-US"/>
        </w:rPr>
        <w:t xml:space="preserve">The </w:t>
      </w:r>
      <w:r w:rsidRPr="00B318DD">
        <w:rPr>
          <w:rFonts w:ascii="Helvetica" w:hAnsi="Helvetica" w:cs="Helvetica"/>
          <w:b/>
          <w:bCs/>
          <w:i/>
          <w:iCs/>
          <w:szCs w:val="19"/>
          <w:lang w:val="en-US"/>
        </w:rPr>
        <w:t>“Water network” Application Schema</w:t>
      </w:r>
      <w:r w:rsidRPr="00B318DD">
        <w:rPr>
          <w:rFonts w:ascii="Helvetica" w:hAnsi="Helvetica" w:cs="Helvetica"/>
          <w:bCs/>
          <w:iCs/>
          <w:szCs w:val="19"/>
          <w:lang w:val="en-US"/>
        </w:rPr>
        <w:t xml:space="preserve"> that extends the common elements for the Water d</w:t>
      </w:r>
      <w:r w:rsidRPr="00B318DD">
        <w:rPr>
          <w:rFonts w:ascii="Helvetica" w:hAnsi="Helvetica" w:cs="Helvetica"/>
          <w:bCs/>
          <w:iCs/>
          <w:szCs w:val="19"/>
          <w:lang w:val="en-US"/>
        </w:rPr>
        <w:t>o</w:t>
      </w:r>
      <w:r w:rsidRPr="00B318DD">
        <w:rPr>
          <w:rFonts w:ascii="Helvetica" w:hAnsi="Helvetica" w:cs="Helvetica"/>
          <w:bCs/>
          <w:iCs/>
          <w:szCs w:val="19"/>
          <w:lang w:val="en-US"/>
        </w:rPr>
        <w:t>main.</w:t>
      </w:r>
    </w:p>
    <w:p w:rsidR="00D668E5" w:rsidRPr="00B318DD" w:rsidRDefault="00D668E5" w:rsidP="00D668E5">
      <w:pPr>
        <w:tabs>
          <w:tab w:val="clear" w:pos="284"/>
          <w:tab w:val="clear" w:pos="567"/>
          <w:tab w:val="clear" w:pos="851"/>
          <w:tab w:val="clear" w:pos="1134"/>
        </w:tabs>
        <w:rPr>
          <w:kern w:val="32"/>
          <w:szCs w:val="19"/>
          <w:lang w:eastAsia="it-IT"/>
        </w:rPr>
      </w:pPr>
      <w:r w:rsidRPr="00B318DD">
        <w:rPr>
          <w:kern w:val="32"/>
          <w:szCs w:val="19"/>
          <w:lang w:eastAsia="it-IT"/>
        </w:rPr>
        <w:t xml:space="preserve">The </w:t>
      </w:r>
      <w:r w:rsidRPr="00B318DD">
        <w:rPr>
          <w:i/>
          <w:kern w:val="32"/>
          <w:szCs w:val="19"/>
          <w:lang w:eastAsia="it-IT"/>
        </w:rPr>
        <w:t>“Extended Utility Networks” application schemas</w:t>
      </w:r>
      <w:r w:rsidRPr="00B318DD">
        <w:rPr>
          <w:kern w:val="32"/>
          <w:szCs w:val="19"/>
          <w:lang w:eastAsia="it-IT"/>
        </w:rPr>
        <w:t xml:space="preserve"> cannot be considered as real application sch</w:t>
      </w:r>
      <w:r w:rsidRPr="00B318DD">
        <w:rPr>
          <w:kern w:val="32"/>
          <w:szCs w:val="19"/>
          <w:lang w:eastAsia="it-IT"/>
        </w:rPr>
        <w:t>e</w:t>
      </w:r>
      <w:r w:rsidRPr="00B318DD">
        <w:rPr>
          <w:kern w:val="32"/>
          <w:szCs w:val="19"/>
          <w:lang w:eastAsia="it-IT"/>
        </w:rPr>
        <w:t>mas, since their development is at its first step and they are proposed in the present document in A</w:t>
      </w:r>
      <w:r w:rsidRPr="00B318DD">
        <w:rPr>
          <w:kern w:val="32"/>
          <w:szCs w:val="19"/>
          <w:lang w:eastAsia="it-IT"/>
        </w:rPr>
        <w:t>n</w:t>
      </w:r>
      <w:r w:rsidRPr="00B318DD">
        <w:rPr>
          <w:kern w:val="32"/>
          <w:szCs w:val="19"/>
          <w:lang w:eastAsia="it-IT"/>
        </w:rPr>
        <w:t>nex G only as leads for defining more-detailed standards later;</w:t>
      </w:r>
    </w:p>
    <w:p w:rsidR="00D668E5" w:rsidRPr="00B318DD" w:rsidRDefault="00D668E5" w:rsidP="00D668E5">
      <w:pPr>
        <w:tabs>
          <w:tab w:val="clear" w:pos="284"/>
          <w:tab w:val="clear" w:pos="567"/>
          <w:tab w:val="clear" w:pos="851"/>
          <w:tab w:val="clear" w:pos="1134"/>
        </w:tabs>
        <w:rPr>
          <w:kern w:val="32"/>
          <w:szCs w:val="19"/>
          <w:lang w:eastAsia="it-IT"/>
        </w:rPr>
      </w:pP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Cs/>
          <w:szCs w:val="19"/>
          <w:lang w:val="en-US"/>
        </w:rPr>
      </w:pPr>
      <w:r w:rsidRPr="00B318DD">
        <w:rPr>
          <w:rFonts w:ascii="Helvetica" w:hAnsi="Helvetica" w:cs="Helvetica"/>
          <w:bCs/>
          <w:iCs/>
          <w:szCs w:val="19"/>
          <w:lang w:val="en-US"/>
        </w:rPr>
        <w:t xml:space="preserve">The </w:t>
      </w:r>
      <w:r w:rsidRPr="00B318DD">
        <w:rPr>
          <w:rFonts w:ascii="Helvetica" w:hAnsi="Helvetica" w:cs="Helvetica"/>
          <w:b/>
          <w:bCs/>
          <w:iCs/>
          <w:szCs w:val="19"/>
          <w:lang w:val="en-US"/>
        </w:rPr>
        <w:t>“Common Extended Utility Network Elements” Application Schema</w:t>
      </w:r>
      <w:r w:rsidRPr="00B318DD">
        <w:rPr>
          <w:rFonts w:ascii="Helvetica" w:hAnsi="Helvetica" w:cs="Helvetica"/>
          <w:bCs/>
          <w:iCs/>
          <w:szCs w:val="19"/>
          <w:lang w:val="en-US"/>
        </w:rPr>
        <w:t xml:space="preserve"> that contains the co</w:t>
      </w:r>
      <w:r w:rsidRPr="00B318DD">
        <w:rPr>
          <w:rFonts w:ascii="Helvetica" w:hAnsi="Helvetica" w:cs="Helvetica"/>
          <w:bCs/>
          <w:iCs/>
          <w:szCs w:val="19"/>
          <w:lang w:val="en-US"/>
        </w:rPr>
        <w:t>m</w:t>
      </w:r>
      <w:r w:rsidRPr="00B318DD">
        <w:rPr>
          <w:rFonts w:ascii="Helvetica" w:hAnsi="Helvetica" w:cs="Helvetica"/>
          <w:bCs/>
          <w:iCs/>
          <w:szCs w:val="19"/>
          <w:lang w:val="en-US"/>
        </w:rPr>
        <w:t xml:space="preserve">mon elements to all thematic networks. </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Cs/>
          <w:szCs w:val="19"/>
          <w:lang w:val="en-US"/>
        </w:rPr>
      </w:pPr>
      <w:r w:rsidRPr="00B318DD">
        <w:rPr>
          <w:rFonts w:ascii="Helvetica" w:hAnsi="Helvetica" w:cs="Helvetica"/>
          <w:bCs/>
          <w:iCs/>
          <w:szCs w:val="19"/>
          <w:lang w:val="en-US"/>
        </w:rPr>
        <w:t xml:space="preserve">The </w:t>
      </w:r>
      <w:r w:rsidRPr="00B318DD">
        <w:rPr>
          <w:rFonts w:ascii="Helvetica" w:hAnsi="Helvetica" w:cs="Helvetica"/>
          <w:b/>
          <w:bCs/>
          <w:iCs/>
          <w:szCs w:val="19"/>
          <w:lang w:val="en-US"/>
        </w:rPr>
        <w:t>“Extended Electricity” Application Schema</w:t>
      </w:r>
      <w:r w:rsidRPr="00B318DD">
        <w:rPr>
          <w:rFonts w:ascii="Helvetica" w:hAnsi="Helvetica" w:cs="Helvetica"/>
          <w:bCs/>
          <w:iCs/>
          <w:szCs w:val="19"/>
          <w:lang w:val="en-US"/>
        </w:rPr>
        <w:t xml:space="preserve"> that extends the common elements for the electricity domain.</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Cs/>
          <w:szCs w:val="19"/>
          <w:lang w:val="en-US"/>
        </w:rPr>
      </w:pPr>
      <w:r w:rsidRPr="00B318DD">
        <w:rPr>
          <w:rFonts w:ascii="Helvetica" w:hAnsi="Helvetica" w:cs="Helvetica"/>
          <w:bCs/>
          <w:iCs/>
          <w:szCs w:val="19"/>
          <w:lang w:val="en-US"/>
        </w:rPr>
        <w:t xml:space="preserve">The </w:t>
      </w:r>
      <w:r w:rsidRPr="00B318DD">
        <w:rPr>
          <w:rFonts w:ascii="Helvetica" w:hAnsi="Helvetica" w:cs="Helvetica"/>
          <w:b/>
          <w:bCs/>
          <w:iCs/>
          <w:szCs w:val="19"/>
          <w:lang w:val="en-US"/>
        </w:rPr>
        <w:t>“Extended Oil-Gas-Chemical” Application Schema</w:t>
      </w:r>
      <w:r w:rsidRPr="00B318DD">
        <w:rPr>
          <w:rFonts w:ascii="Helvetica" w:hAnsi="Helvetica" w:cs="Helvetica"/>
          <w:bCs/>
          <w:iCs/>
          <w:szCs w:val="19"/>
          <w:lang w:val="en-US"/>
        </w:rPr>
        <w:t xml:space="preserve"> that extends the common elements for the Oil, Gas and Chemical domain.</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
          <w:iCs/>
          <w:szCs w:val="19"/>
          <w:lang w:val="en-US"/>
        </w:rPr>
      </w:pPr>
      <w:r w:rsidRPr="00B318DD">
        <w:rPr>
          <w:rFonts w:ascii="Helvetica" w:hAnsi="Helvetica" w:cs="Helvetica"/>
          <w:bCs/>
          <w:i/>
          <w:iCs/>
          <w:szCs w:val="19"/>
          <w:lang w:val="en-US"/>
        </w:rPr>
        <w:t xml:space="preserve">The </w:t>
      </w:r>
      <w:r w:rsidRPr="00B318DD">
        <w:rPr>
          <w:rFonts w:ascii="Helvetica" w:hAnsi="Helvetica" w:cs="Helvetica"/>
          <w:b/>
          <w:bCs/>
          <w:i/>
          <w:iCs/>
          <w:szCs w:val="19"/>
          <w:lang w:val="en-US"/>
        </w:rPr>
        <w:t>“Extended Telecommunications” Application Schema</w:t>
      </w:r>
      <w:r w:rsidRPr="00B318DD">
        <w:rPr>
          <w:rFonts w:ascii="Helvetica" w:hAnsi="Helvetica" w:cs="Helvetica"/>
          <w:bCs/>
          <w:i/>
          <w:iCs/>
          <w:szCs w:val="19"/>
          <w:lang w:val="en-US"/>
        </w:rPr>
        <w:t xml:space="preserve"> </w:t>
      </w:r>
      <w:r w:rsidRPr="00B318DD">
        <w:rPr>
          <w:rFonts w:ascii="Helvetica" w:hAnsi="Helvetica" w:cs="Helvetica"/>
          <w:bCs/>
          <w:iCs/>
          <w:szCs w:val="19"/>
          <w:lang w:val="en-US"/>
        </w:rPr>
        <w:t>that extends the common el</w:t>
      </w:r>
      <w:r w:rsidRPr="00B318DD">
        <w:rPr>
          <w:rFonts w:ascii="Helvetica" w:hAnsi="Helvetica" w:cs="Helvetica"/>
          <w:bCs/>
          <w:iCs/>
          <w:szCs w:val="19"/>
          <w:lang w:val="en-US"/>
        </w:rPr>
        <w:t>e</w:t>
      </w:r>
      <w:r w:rsidRPr="00B318DD">
        <w:rPr>
          <w:rFonts w:ascii="Helvetica" w:hAnsi="Helvetica" w:cs="Helvetica"/>
          <w:bCs/>
          <w:iCs/>
          <w:szCs w:val="19"/>
          <w:lang w:val="en-US"/>
        </w:rPr>
        <w:t>ments for the Telecommunications domain</w:t>
      </w:r>
      <w:r w:rsidRPr="00B318DD">
        <w:rPr>
          <w:rFonts w:ascii="Helvetica" w:hAnsi="Helvetica" w:cs="Helvetica"/>
          <w:bCs/>
          <w:i/>
          <w:iCs/>
          <w:szCs w:val="19"/>
          <w:lang w:val="en-US"/>
        </w:rPr>
        <w:t>.</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
          <w:iCs/>
          <w:szCs w:val="19"/>
          <w:lang w:val="en-US"/>
        </w:rPr>
      </w:pPr>
      <w:r w:rsidRPr="00B318DD">
        <w:rPr>
          <w:rFonts w:ascii="Helvetica" w:hAnsi="Helvetica" w:cs="Helvetica"/>
          <w:bCs/>
          <w:i/>
          <w:iCs/>
          <w:szCs w:val="19"/>
          <w:lang w:val="en-US"/>
        </w:rPr>
        <w:t xml:space="preserve">The </w:t>
      </w:r>
      <w:r w:rsidRPr="00B318DD">
        <w:rPr>
          <w:rFonts w:ascii="Helvetica" w:hAnsi="Helvetica" w:cs="Helvetica"/>
          <w:b/>
          <w:bCs/>
          <w:i/>
          <w:iCs/>
          <w:szCs w:val="19"/>
          <w:lang w:val="en-US"/>
        </w:rPr>
        <w:t>“Extended Thermal” Application Schema</w:t>
      </w:r>
      <w:r w:rsidRPr="00B318DD">
        <w:rPr>
          <w:rFonts w:ascii="Helvetica" w:hAnsi="Helvetica" w:cs="Helvetica"/>
          <w:bCs/>
          <w:i/>
          <w:iCs/>
          <w:szCs w:val="19"/>
          <w:lang w:val="en-US"/>
        </w:rPr>
        <w:t xml:space="preserve"> </w:t>
      </w:r>
      <w:r w:rsidRPr="00B318DD">
        <w:rPr>
          <w:rFonts w:ascii="Helvetica" w:hAnsi="Helvetica" w:cs="Helvetica"/>
          <w:bCs/>
          <w:iCs/>
          <w:szCs w:val="19"/>
          <w:lang w:val="en-US"/>
        </w:rPr>
        <w:t>that extends the common elements for the The</w:t>
      </w:r>
      <w:r w:rsidRPr="00B318DD">
        <w:rPr>
          <w:rFonts w:ascii="Helvetica" w:hAnsi="Helvetica" w:cs="Helvetica"/>
          <w:bCs/>
          <w:iCs/>
          <w:szCs w:val="19"/>
          <w:lang w:val="en-US"/>
        </w:rPr>
        <w:t>r</w:t>
      </w:r>
      <w:r w:rsidRPr="00B318DD">
        <w:rPr>
          <w:rFonts w:ascii="Helvetica" w:hAnsi="Helvetica" w:cs="Helvetica"/>
          <w:bCs/>
          <w:iCs/>
          <w:szCs w:val="19"/>
          <w:lang w:val="en-US"/>
        </w:rPr>
        <w:t>mal domain</w:t>
      </w:r>
      <w:r w:rsidRPr="00B318DD">
        <w:rPr>
          <w:rFonts w:ascii="Helvetica" w:hAnsi="Helvetica" w:cs="Helvetica"/>
          <w:bCs/>
          <w:i/>
          <w:iCs/>
          <w:szCs w:val="19"/>
          <w:lang w:val="en-US"/>
        </w:rPr>
        <w:t>.</w:t>
      </w:r>
    </w:p>
    <w:p w:rsidR="00D668E5" w:rsidRPr="00B318DD" w:rsidRDefault="00D668E5" w:rsidP="00D668E5">
      <w:pPr>
        <w:widowControl w:val="0"/>
        <w:numPr>
          <w:ilvl w:val="0"/>
          <w:numId w:val="6"/>
        </w:numPr>
        <w:tabs>
          <w:tab w:val="clear" w:pos="284"/>
          <w:tab w:val="clear" w:pos="851"/>
          <w:tab w:val="clear" w:pos="1134"/>
          <w:tab w:val="left" w:pos="220"/>
          <w:tab w:val="left" w:pos="720"/>
        </w:tabs>
        <w:autoSpaceDE w:val="0"/>
        <w:autoSpaceDN w:val="0"/>
        <w:adjustRightInd w:val="0"/>
        <w:spacing w:after="240"/>
        <w:jc w:val="left"/>
        <w:rPr>
          <w:rFonts w:ascii="Helvetica" w:hAnsi="Helvetica" w:cs="Helvetica"/>
          <w:bCs/>
          <w:i/>
          <w:iCs/>
          <w:szCs w:val="19"/>
          <w:lang w:val="en-US"/>
        </w:rPr>
      </w:pPr>
      <w:r w:rsidRPr="00B318DD">
        <w:rPr>
          <w:rFonts w:ascii="Helvetica" w:hAnsi="Helvetica" w:cs="Helvetica"/>
          <w:bCs/>
          <w:i/>
          <w:iCs/>
          <w:szCs w:val="19"/>
          <w:lang w:val="en-US"/>
        </w:rPr>
        <w:t xml:space="preserve">The </w:t>
      </w:r>
      <w:r w:rsidRPr="00B318DD">
        <w:rPr>
          <w:rFonts w:ascii="Helvetica" w:hAnsi="Helvetica" w:cs="Helvetica"/>
          <w:b/>
          <w:bCs/>
          <w:i/>
          <w:iCs/>
          <w:szCs w:val="19"/>
          <w:lang w:val="en-US"/>
        </w:rPr>
        <w:t>“Extended Water” Application Schema</w:t>
      </w:r>
      <w:r w:rsidRPr="00B318DD">
        <w:rPr>
          <w:rFonts w:ascii="Helvetica" w:hAnsi="Helvetica" w:cs="Helvetica"/>
          <w:bCs/>
          <w:iCs/>
          <w:szCs w:val="19"/>
          <w:lang w:val="en-US"/>
        </w:rPr>
        <w:t xml:space="preserve"> that extends the common elements for the Water domain.</w:t>
      </w:r>
    </w:p>
    <w:p w:rsidR="00D668E5" w:rsidRPr="00B318DD" w:rsidRDefault="00D668E5" w:rsidP="009A1AA4">
      <w:pPr>
        <w:tabs>
          <w:tab w:val="clear" w:pos="284"/>
          <w:tab w:val="clear" w:pos="567"/>
          <w:tab w:val="clear" w:pos="851"/>
          <w:tab w:val="clear" w:pos="1134"/>
        </w:tabs>
        <w:rPr>
          <w:szCs w:val="19"/>
        </w:rPr>
      </w:pPr>
    </w:p>
    <w:p w:rsidR="00AB28DD" w:rsidRDefault="003A6388" w:rsidP="00AB28DD">
      <w:pPr>
        <w:pStyle w:val="Didascalia"/>
        <w:keepNext/>
        <w:ind w:left="-284" w:right="-428"/>
        <w:jc w:val="center"/>
      </w:pPr>
      <w:r w:rsidRPr="00B318DD">
        <w:rPr>
          <w:rFonts w:cs="Arial"/>
          <w:noProof/>
          <w:szCs w:val="19"/>
          <w:lang w:val="it-IT" w:eastAsia="it-IT"/>
        </w:rPr>
        <w:drawing>
          <wp:inline distT="0" distB="0" distL="0" distR="0">
            <wp:extent cx="5114925" cy="7400925"/>
            <wp:effectExtent l="0" t="0" r="0" b="0"/>
            <wp:docPr id="3" name="Immagine 3" descr="5_ApplicationSchemasOrganiz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_ApplicationSchemasOrganizatio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7400925"/>
                    </a:xfrm>
                    <a:prstGeom prst="rect">
                      <a:avLst/>
                    </a:prstGeom>
                    <a:noFill/>
                    <a:ln>
                      <a:noFill/>
                    </a:ln>
                  </pic:spPr>
                </pic:pic>
              </a:graphicData>
            </a:graphic>
          </wp:inline>
        </w:drawing>
      </w:r>
    </w:p>
    <w:p w:rsidR="00D668E5" w:rsidRPr="00B318DD" w:rsidRDefault="00AB28DD" w:rsidP="00AB28DD">
      <w:pPr>
        <w:pStyle w:val="Didascalia"/>
        <w:jc w:val="center"/>
        <w:rPr>
          <w:szCs w:val="19"/>
        </w:rPr>
      </w:pPr>
      <w:r>
        <w:t xml:space="preserve">Figure </w:t>
      </w:r>
      <w:r w:rsidR="00C42249">
        <w:rPr>
          <w:noProof/>
        </w:rPr>
        <w:t>3</w:t>
      </w:r>
      <w:r>
        <w:t xml:space="preserve"> </w:t>
      </w:r>
      <w:r w:rsidRPr="00D33D72">
        <w:t>– Overview of the “Utility and governmental services” criteria for Application Schemas.</w:t>
      </w:r>
    </w:p>
    <w:p w:rsidR="00D668E5" w:rsidRPr="00B318DD" w:rsidRDefault="00D668E5" w:rsidP="00D668E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rPr>
      </w:pPr>
    </w:p>
    <w:p w:rsidR="00D668E5" w:rsidRPr="00B318DD" w:rsidRDefault="00D668E5" w:rsidP="00657B47">
      <w:pPr>
        <w:rPr>
          <w:szCs w:val="19"/>
        </w:rPr>
      </w:pPr>
    </w:p>
    <w:p w:rsidR="00657B47" w:rsidRPr="00686565" w:rsidRDefault="00657B47" w:rsidP="00657B47">
      <w:pPr>
        <w:pStyle w:val="Titolo2"/>
        <w:rPr>
          <w:sz w:val="27"/>
          <w:szCs w:val="27"/>
        </w:rPr>
      </w:pPr>
      <w:bookmarkStart w:id="97" w:name="_Toc339566018"/>
      <w:bookmarkStart w:id="98" w:name="_Toc374519843"/>
      <w:r w:rsidRPr="00686565">
        <w:rPr>
          <w:sz w:val="27"/>
          <w:szCs w:val="27"/>
        </w:rPr>
        <w:t>Application schemas – Overview</w:t>
      </w:r>
      <w:bookmarkEnd w:id="97"/>
      <w:bookmarkEnd w:id="98"/>
      <w:r w:rsidRPr="00686565">
        <w:rPr>
          <w:sz w:val="27"/>
          <w:szCs w:val="27"/>
        </w:rPr>
        <w:t xml:space="preserve"> </w:t>
      </w:r>
    </w:p>
    <w:p w:rsidR="00657B47" w:rsidRPr="00686565" w:rsidRDefault="00657B47" w:rsidP="0086064B">
      <w:pPr>
        <w:pStyle w:val="Titolo3"/>
      </w:pPr>
      <w:bookmarkStart w:id="99" w:name="_Toc339566019"/>
      <w:bookmarkStart w:id="100" w:name="_Toc374519844"/>
      <w:r w:rsidRPr="00686565">
        <w:t>Application schemas included in the IRs</w:t>
      </w:r>
      <w:bookmarkEnd w:id="99"/>
      <w:bookmarkEnd w:id="100"/>
    </w:p>
    <w:p w:rsidR="00657B47" w:rsidRPr="00B318DD" w:rsidRDefault="00657B47" w:rsidP="00657B47">
      <w:pPr>
        <w:rPr>
          <w:szCs w:val="19"/>
        </w:rPr>
      </w:pPr>
    </w:p>
    <w:p w:rsidR="0062021A" w:rsidRDefault="0062021A" w:rsidP="003D2FF9">
      <w:pPr>
        <w:shd w:val="clear" w:color="auto" w:fill="E6E6E6"/>
      </w:pPr>
      <w:bookmarkStart w:id="101" w:name="types"/>
    </w:p>
    <w:p w:rsidR="0062021A" w:rsidRPr="00EE629A" w:rsidRDefault="0062021A" w:rsidP="003D2FF9">
      <w:pPr>
        <w:shd w:val="clear" w:color="auto" w:fill="E6E6E6"/>
      </w:pPr>
      <w:r>
        <w:t>Articles 3, 4 and 5 of the Implementing Rules lay down the requirements for the content and structure of the data sets related to the INSPIRE Annex themes.</w:t>
      </w:r>
    </w:p>
    <w:p w:rsidR="0062021A" w:rsidRDefault="0062021A" w:rsidP="003D2FF9">
      <w:pPr>
        <w:shd w:val="clear" w:color="auto" w:fill="E6E6E6"/>
      </w:pPr>
    </w:p>
    <w:p w:rsidR="0062021A" w:rsidRDefault="0062021A" w:rsidP="003D2FF9">
      <w:pPr>
        <w:pStyle w:val="IRrequirementgrey"/>
        <w:jc w:val="center"/>
        <w:rPr>
          <w:b/>
          <w:color w:val="FF0000"/>
        </w:rPr>
      </w:pPr>
      <w:r w:rsidRPr="00EE629A">
        <w:rPr>
          <w:b/>
          <w:color w:val="FF0000"/>
        </w:rPr>
        <w:t>IR Requirement</w:t>
      </w:r>
    </w:p>
    <w:p w:rsidR="0062021A" w:rsidRDefault="0062021A" w:rsidP="003D2FF9">
      <w:pPr>
        <w:pStyle w:val="IRrequirementgrey"/>
        <w:jc w:val="center"/>
      </w:pPr>
      <w:r>
        <w:t>Article 4</w:t>
      </w:r>
    </w:p>
    <w:p w:rsidR="0062021A" w:rsidRDefault="0062021A" w:rsidP="003D2FF9">
      <w:pPr>
        <w:pStyle w:val="IRrequirementgrey"/>
        <w:jc w:val="center"/>
        <w:rPr>
          <w:b/>
          <w:bCs/>
        </w:rPr>
      </w:pPr>
      <w:r>
        <w:rPr>
          <w:b/>
          <w:bCs/>
        </w:rPr>
        <w:t>Types for the Exchange and Classific</w:t>
      </w:r>
      <w:r>
        <w:rPr>
          <w:b/>
          <w:bCs/>
        </w:rPr>
        <w:t>a</w:t>
      </w:r>
      <w:r>
        <w:rPr>
          <w:b/>
          <w:bCs/>
        </w:rPr>
        <w:t>tion of Spatial Objects</w:t>
      </w:r>
    </w:p>
    <w:p w:rsidR="0062021A" w:rsidRDefault="0062021A" w:rsidP="003D2FF9">
      <w:pPr>
        <w:pStyle w:val="IRrequirementgrey"/>
        <w:jc w:val="center"/>
      </w:pPr>
    </w:p>
    <w:p w:rsidR="0062021A" w:rsidRDefault="0062021A" w:rsidP="003D2FF9">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62021A" w:rsidRDefault="0062021A" w:rsidP="003D2FF9">
      <w:pPr>
        <w:pStyle w:val="IRrequirementgrey"/>
      </w:pPr>
    </w:p>
    <w:p w:rsidR="0062021A" w:rsidRDefault="0062021A" w:rsidP="003D2FF9">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62021A" w:rsidRDefault="0062021A" w:rsidP="003D2FF9">
      <w:pPr>
        <w:pStyle w:val="IRrequirementgrey"/>
      </w:pPr>
    </w:p>
    <w:p w:rsidR="0062021A" w:rsidRPr="001F2531" w:rsidRDefault="0062021A" w:rsidP="003D2FF9">
      <w:pPr>
        <w:pStyle w:val="IRrequirementgrey"/>
      </w:pPr>
      <w:r>
        <w:t>3.</w:t>
      </w:r>
      <w:r w:rsidRPr="00903D25">
        <w:t xml:space="preserve"> </w:t>
      </w:r>
      <w:r w:rsidRPr="00B318DD">
        <w:rPr>
          <w:color w:val="000000"/>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62021A" w:rsidRDefault="0062021A" w:rsidP="003D2FF9">
      <w:pPr>
        <w:pStyle w:val="IRrequirementgrey"/>
      </w:pPr>
    </w:p>
    <w:bookmarkEnd w:id="101"/>
    <w:p w:rsidR="00657B47" w:rsidRPr="00B318DD" w:rsidRDefault="00657B47" w:rsidP="0007144C">
      <w:pPr>
        <w:rPr>
          <w:szCs w:val="19"/>
        </w:rPr>
      </w:pPr>
    </w:p>
    <w:p w:rsidR="00657B47" w:rsidRPr="00B318DD"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rPr>
      </w:pPr>
      <w:r w:rsidRPr="00B318DD">
        <w:rPr>
          <w:rFonts w:ascii="ArialMT" w:hAnsi="ArialMT" w:cs="ArialMT"/>
          <w:color w:val="000000"/>
          <w:szCs w:val="19"/>
          <w:lang w:eastAsia="en-GB"/>
        </w:rPr>
        <w:t xml:space="preserve">The types to be used </w:t>
      </w:r>
      <w:r w:rsidRPr="00B318DD">
        <w:rPr>
          <w:szCs w:val="19"/>
        </w:rPr>
        <w:t>for the exchange and classification of spatial objects from data sets</w:t>
      </w:r>
      <w:r w:rsidRPr="00B318DD">
        <w:rPr>
          <w:rFonts w:ascii="ArialMT" w:hAnsi="ArialMT" w:cs="ArialMT"/>
          <w:color w:val="000000"/>
          <w:szCs w:val="19"/>
          <w:lang w:eastAsia="en-GB"/>
        </w:rPr>
        <w:t xml:space="preserve"> related to the spatial data theme </w:t>
      </w:r>
      <w:r w:rsidR="00AB28DD" w:rsidRPr="00AB28DD">
        <w:rPr>
          <w:rFonts w:ascii="ArialMT" w:hAnsi="ArialMT" w:cs="ArialMT"/>
          <w:i/>
          <w:color w:val="000000"/>
          <w:szCs w:val="19"/>
          <w:lang w:eastAsia="en-GB"/>
        </w:rPr>
        <w:t>Utility and Government Services</w:t>
      </w:r>
      <w:r w:rsidRPr="00B318DD">
        <w:rPr>
          <w:rFonts w:ascii="ArialMT" w:hAnsi="ArialMT" w:cs="ArialMT"/>
          <w:color w:val="000000"/>
          <w:szCs w:val="19"/>
          <w:lang w:eastAsia="en-GB"/>
        </w:rPr>
        <w:t xml:space="preserve"> are defined in the following application schemas (see se</w:t>
      </w:r>
      <w:r w:rsidRPr="00B318DD">
        <w:rPr>
          <w:rFonts w:ascii="ArialMT" w:hAnsi="ArialMT" w:cs="ArialMT"/>
          <w:color w:val="000000"/>
          <w:szCs w:val="19"/>
          <w:lang w:eastAsia="en-GB"/>
        </w:rPr>
        <w:t>c</w:t>
      </w:r>
      <w:r w:rsidRPr="00B318DD">
        <w:rPr>
          <w:rFonts w:ascii="ArialMT" w:hAnsi="ArialMT" w:cs="ArialMT"/>
          <w:color w:val="000000"/>
          <w:szCs w:val="19"/>
          <w:lang w:eastAsia="en-GB"/>
        </w:rPr>
        <w:t>tions</w:t>
      </w:r>
      <w:r w:rsidR="003824FE" w:rsidRPr="00B318DD">
        <w:rPr>
          <w:rFonts w:ascii="ArialMT" w:hAnsi="ArialMT" w:cs="ArialMT"/>
          <w:color w:val="000000"/>
          <w:szCs w:val="19"/>
          <w:lang w:eastAsia="en-GB"/>
        </w:rPr>
        <w:t xml:space="preserve"> 5.3 – 5.5 – 5.6.2 – 5.6.3 – 5.6.4 – 5.6.5 – 5.6.6 – 5.6.7</w:t>
      </w:r>
      <w:r w:rsidRPr="00B318DD">
        <w:rPr>
          <w:szCs w:val="19"/>
        </w:rPr>
        <w:t>):</w:t>
      </w:r>
    </w:p>
    <w:p w:rsidR="00657B47" w:rsidRPr="00B318DD"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szCs w:val="19"/>
          <w:lang w:eastAsia="en-GB"/>
        </w:rPr>
      </w:pPr>
    </w:p>
    <w:p w:rsidR="00D668E5" w:rsidRPr="0040484D" w:rsidRDefault="00D668E5" w:rsidP="00D668E5">
      <w:pPr>
        <w:numPr>
          <w:ilvl w:val="0"/>
          <w:numId w:val="6"/>
        </w:numPr>
        <w:tabs>
          <w:tab w:val="clear" w:pos="284"/>
          <w:tab w:val="clear" w:pos="851"/>
          <w:tab w:val="clear" w:pos="1134"/>
        </w:tabs>
        <w:rPr>
          <w:szCs w:val="19"/>
        </w:rPr>
      </w:pPr>
      <w:r w:rsidRPr="0040484D">
        <w:rPr>
          <w:szCs w:val="19"/>
        </w:rPr>
        <w:t>Common Utility Network Elements</w:t>
      </w:r>
      <w:r w:rsidR="00EE7041" w:rsidRPr="0040484D">
        <w:rPr>
          <w:szCs w:val="19"/>
        </w:rPr>
        <w:t xml:space="preserve"> </w:t>
      </w:r>
    </w:p>
    <w:p w:rsidR="00D668E5" w:rsidRPr="0040484D" w:rsidRDefault="00D668E5" w:rsidP="00D668E5">
      <w:pPr>
        <w:numPr>
          <w:ilvl w:val="0"/>
          <w:numId w:val="6"/>
        </w:numPr>
        <w:tabs>
          <w:tab w:val="clear" w:pos="284"/>
          <w:tab w:val="clear" w:pos="851"/>
          <w:tab w:val="clear" w:pos="1134"/>
        </w:tabs>
        <w:rPr>
          <w:szCs w:val="19"/>
        </w:rPr>
      </w:pPr>
      <w:r w:rsidRPr="0040484D">
        <w:rPr>
          <w:szCs w:val="19"/>
        </w:rPr>
        <w:t>Electricity Network</w:t>
      </w:r>
      <w:r w:rsidR="00EE7041" w:rsidRPr="0040484D">
        <w:rPr>
          <w:szCs w:val="19"/>
        </w:rPr>
        <w:t xml:space="preserve"> </w:t>
      </w:r>
    </w:p>
    <w:p w:rsidR="00D668E5" w:rsidRPr="0040484D" w:rsidRDefault="00D668E5" w:rsidP="00D668E5">
      <w:pPr>
        <w:numPr>
          <w:ilvl w:val="0"/>
          <w:numId w:val="6"/>
        </w:numPr>
        <w:tabs>
          <w:tab w:val="clear" w:pos="284"/>
          <w:tab w:val="clear" w:pos="851"/>
          <w:tab w:val="clear" w:pos="1134"/>
        </w:tabs>
        <w:rPr>
          <w:szCs w:val="19"/>
        </w:rPr>
      </w:pPr>
      <w:r w:rsidRPr="0040484D">
        <w:rPr>
          <w:szCs w:val="19"/>
        </w:rPr>
        <w:t>Oil-Gas-Chemical Network</w:t>
      </w:r>
      <w:r w:rsidR="00EE7041" w:rsidRPr="0040484D">
        <w:rPr>
          <w:szCs w:val="19"/>
        </w:rPr>
        <w:t xml:space="preserve"> </w:t>
      </w:r>
    </w:p>
    <w:p w:rsidR="00D668E5" w:rsidRPr="0040484D" w:rsidRDefault="003824FE" w:rsidP="00D668E5">
      <w:pPr>
        <w:numPr>
          <w:ilvl w:val="0"/>
          <w:numId w:val="6"/>
        </w:numPr>
        <w:tabs>
          <w:tab w:val="clear" w:pos="284"/>
          <w:tab w:val="clear" w:pos="851"/>
          <w:tab w:val="clear" w:pos="1134"/>
        </w:tabs>
        <w:rPr>
          <w:szCs w:val="19"/>
        </w:rPr>
      </w:pPr>
      <w:r w:rsidRPr="0040484D">
        <w:rPr>
          <w:szCs w:val="19"/>
        </w:rPr>
        <w:t>Sewer</w:t>
      </w:r>
      <w:r w:rsidR="00D668E5" w:rsidRPr="0040484D">
        <w:rPr>
          <w:szCs w:val="19"/>
        </w:rPr>
        <w:t xml:space="preserve"> Network</w:t>
      </w:r>
      <w:r w:rsidR="00EE7041" w:rsidRPr="0040484D">
        <w:rPr>
          <w:szCs w:val="19"/>
        </w:rPr>
        <w:t xml:space="preserve"> </w:t>
      </w:r>
    </w:p>
    <w:p w:rsidR="003824FE" w:rsidRPr="0040484D" w:rsidRDefault="003824FE" w:rsidP="003824FE">
      <w:pPr>
        <w:numPr>
          <w:ilvl w:val="0"/>
          <w:numId w:val="6"/>
        </w:numPr>
        <w:tabs>
          <w:tab w:val="clear" w:pos="284"/>
          <w:tab w:val="clear" w:pos="851"/>
          <w:tab w:val="clear" w:pos="1134"/>
        </w:tabs>
        <w:rPr>
          <w:szCs w:val="19"/>
        </w:rPr>
      </w:pPr>
      <w:r w:rsidRPr="0040484D">
        <w:rPr>
          <w:szCs w:val="19"/>
        </w:rPr>
        <w:t>Thermal Network</w:t>
      </w:r>
      <w:r w:rsidR="00EE7041" w:rsidRPr="0040484D">
        <w:rPr>
          <w:szCs w:val="19"/>
        </w:rPr>
        <w:t xml:space="preserve"> </w:t>
      </w:r>
    </w:p>
    <w:p w:rsidR="00D668E5" w:rsidRPr="0040484D" w:rsidRDefault="00D668E5" w:rsidP="00D668E5">
      <w:pPr>
        <w:numPr>
          <w:ilvl w:val="0"/>
          <w:numId w:val="6"/>
        </w:numPr>
        <w:tabs>
          <w:tab w:val="clear" w:pos="284"/>
          <w:tab w:val="clear" w:pos="851"/>
          <w:tab w:val="clear" w:pos="1134"/>
        </w:tabs>
        <w:rPr>
          <w:szCs w:val="19"/>
        </w:rPr>
      </w:pPr>
      <w:r w:rsidRPr="0040484D">
        <w:rPr>
          <w:szCs w:val="19"/>
        </w:rPr>
        <w:t>Water Network</w:t>
      </w:r>
      <w:r w:rsidR="00EE7041" w:rsidRPr="0040484D">
        <w:rPr>
          <w:szCs w:val="19"/>
        </w:rPr>
        <w:t xml:space="preserve"> </w:t>
      </w:r>
    </w:p>
    <w:p w:rsidR="00D668E5" w:rsidRPr="0040484D" w:rsidRDefault="00D668E5" w:rsidP="00D668E5">
      <w:pPr>
        <w:numPr>
          <w:ilvl w:val="0"/>
          <w:numId w:val="6"/>
        </w:numPr>
        <w:tabs>
          <w:tab w:val="clear" w:pos="284"/>
          <w:tab w:val="clear" w:pos="851"/>
          <w:tab w:val="clear" w:pos="1134"/>
        </w:tabs>
        <w:rPr>
          <w:szCs w:val="19"/>
        </w:rPr>
      </w:pPr>
      <w:r w:rsidRPr="0040484D">
        <w:rPr>
          <w:szCs w:val="19"/>
        </w:rPr>
        <w:t>Administrative and Social Governmental Services</w:t>
      </w:r>
      <w:r w:rsidR="00EE7041" w:rsidRPr="0040484D">
        <w:rPr>
          <w:szCs w:val="19"/>
        </w:rPr>
        <w:t xml:space="preserve"> </w:t>
      </w:r>
    </w:p>
    <w:p w:rsidR="00D668E5" w:rsidRPr="0040484D" w:rsidRDefault="00D668E5" w:rsidP="00D668E5">
      <w:pPr>
        <w:numPr>
          <w:ilvl w:val="0"/>
          <w:numId w:val="6"/>
        </w:numPr>
        <w:tabs>
          <w:tab w:val="clear" w:pos="284"/>
          <w:tab w:val="clear" w:pos="851"/>
          <w:tab w:val="clear" w:pos="1134"/>
        </w:tabs>
        <w:rPr>
          <w:szCs w:val="19"/>
          <w:lang w:val="fr-FR"/>
        </w:rPr>
      </w:pPr>
      <w:r w:rsidRPr="0040484D">
        <w:rPr>
          <w:szCs w:val="19"/>
          <w:lang w:val="fr-FR"/>
        </w:rPr>
        <w:t>Environmental Management Facilities</w:t>
      </w:r>
      <w:r w:rsidR="00EE7041" w:rsidRPr="0040484D">
        <w:rPr>
          <w:szCs w:val="19"/>
          <w:lang w:val="fr-FR"/>
        </w:rPr>
        <w:t xml:space="preserve"> </w:t>
      </w:r>
    </w:p>
    <w:p w:rsidR="00657B47" w:rsidRPr="00B318DD"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lang w:val="fr-FR"/>
        </w:rPr>
      </w:pPr>
    </w:p>
    <w:p w:rsidR="0062021A" w:rsidRDefault="0062021A" w:rsidP="003D2FF9">
      <w:pPr>
        <w:shd w:val="clear" w:color="auto" w:fill="E6E6E6"/>
        <w:tabs>
          <w:tab w:val="clear" w:pos="284"/>
          <w:tab w:val="clear" w:pos="567"/>
        </w:tabs>
        <w:rPr>
          <w:rFonts w:cs="Arial"/>
        </w:rPr>
      </w:pPr>
      <w:bookmarkStart w:id="102"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62021A" w:rsidRDefault="0062021A" w:rsidP="003D2FF9">
      <w:pPr>
        <w:shd w:val="clear" w:color="auto" w:fill="E6E6E6"/>
        <w:tabs>
          <w:tab w:val="clear" w:pos="284"/>
          <w:tab w:val="clear" w:pos="567"/>
        </w:tabs>
        <w:rPr>
          <w:rFonts w:cs="Arial"/>
        </w:rPr>
      </w:pPr>
    </w:p>
    <w:p w:rsidR="0062021A" w:rsidRDefault="0062021A" w:rsidP="003D2FF9">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62021A" w:rsidRDefault="0062021A" w:rsidP="003D2FF9">
      <w:pPr>
        <w:shd w:val="clear" w:color="auto" w:fill="E6E6E6"/>
        <w:tabs>
          <w:tab w:val="clear" w:pos="284"/>
          <w:tab w:val="clear" w:pos="567"/>
        </w:tabs>
        <w:rPr>
          <w:rFonts w:cs="Arial"/>
        </w:rPr>
      </w:pPr>
    </w:p>
    <w:p w:rsidR="0062021A" w:rsidRDefault="0062021A" w:rsidP="003D2FF9">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62021A" w:rsidRDefault="0062021A" w:rsidP="003D2FF9">
      <w:pPr>
        <w:shd w:val="clear" w:color="auto" w:fill="E6E6E6"/>
        <w:tabs>
          <w:tab w:val="clear" w:pos="284"/>
          <w:tab w:val="clear" w:pos="567"/>
        </w:tabs>
        <w:rPr>
          <w:rFonts w:cs="Arial"/>
        </w:rPr>
      </w:pPr>
    </w:p>
    <w:p w:rsidR="0062021A" w:rsidRPr="00EE629A" w:rsidRDefault="0062021A" w:rsidP="003D2FF9">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62021A" w:rsidRDefault="0062021A" w:rsidP="003D2FF9">
      <w:pPr>
        <w:shd w:val="clear" w:color="auto" w:fill="E6E6E6"/>
      </w:pPr>
    </w:p>
    <w:p w:rsidR="0062021A" w:rsidRDefault="0062021A" w:rsidP="003D2FF9">
      <w:pPr>
        <w:pStyle w:val="IRrequirementgrey"/>
        <w:jc w:val="center"/>
        <w:rPr>
          <w:b/>
          <w:color w:val="FF0000"/>
        </w:rPr>
      </w:pPr>
      <w:r w:rsidRPr="00EE629A">
        <w:rPr>
          <w:b/>
          <w:color w:val="FF0000"/>
        </w:rPr>
        <w:t>IR Requirement</w:t>
      </w:r>
    </w:p>
    <w:p w:rsidR="0062021A" w:rsidRPr="00EE629A" w:rsidRDefault="0062021A" w:rsidP="003D2FF9">
      <w:pPr>
        <w:pStyle w:val="IRrequirementgrey"/>
        <w:jc w:val="center"/>
        <w:rPr>
          <w:i/>
        </w:rPr>
      </w:pPr>
      <w:r w:rsidRPr="00EE629A">
        <w:rPr>
          <w:i/>
        </w:rPr>
        <w:t>Article 3</w:t>
      </w:r>
    </w:p>
    <w:p w:rsidR="0062021A" w:rsidRDefault="0062021A" w:rsidP="003D2FF9">
      <w:pPr>
        <w:pStyle w:val="IRrequirementgrey"/>
        <w:jc w:val="center"/>
        <w:rPr>
          <w:b/>
          <w:bCs/>
        </w:rPr>
      </w:pPr>
      <w:r>
        <w:rPr>
          <w:b/>
          <w:bCs/>
        </w:rPr>
        <w:t>Common Types</w:t>
      </w:r>
    </w:p>
    <w:p w:rsidR="0062021A" w:rsidRDefault="0062021A" w:rsidP="003D2FF9">
      <w:pPr>
        <w:pStyle w:val="IRrequirementgrey"/>
        <w:jc w:val="center"/>
      </w:pPr>
    </w:p>
    <w:p w:rsidR="0062021A" w:rsidRDefault="0062021A" w:rsidP="003D2FF9">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62021A" w:rsidRDefault="0062021A" w:rsidP="003D2FF9">
      <w:pPr>
        <w:shd w:val="clear" w:color="auto" w:fill="E6E6E6"/>
        <w:rPr>
          <w:lang w:val="en-US"/>
        </w:rPr>
      </w:pPr>
    </w:p>
    <w:p w:rsidR="0062021A" w:rsidRDefault="0062021A" w:rsidP="003D2FF9">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62021A" w:rsidRDefault="0062021A" w:rsidP="003D2FF9">
      <w:pPr>
        <w:shd w:val="clear" w:color="auto" w:fill="E6E6E6"/>
        <w:tabs>
          <w:tab w:val="clear" w:pos="284"/>
          <w:tab w:val="clear" w:pos="567"/>
        </w:tabs>
        <w:rPr>
          <w:lang w:val="en-US"/>
        </w:rPr>
      </w:pPr>
    </w:p>
    <w:p w:rsidR="0062021A" w:rsidRPr="00A36A9C" w:rsidRDefault="0062021A" w:rsidP="003D2FF9">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62021A" w:rsidRDefault="0062021A" w:rsidP="003D2FF9">
      <w:pPr>
        <w:shd w:val="clear" w:color="auto" w:fill="E6E6E6"/>
      </w:pPr>
    </w:p>
    <w:bookmarkEnd w:id="94"/>
    <w:bookmarkEnd w:id="102"/>
    <w:p w:rsidR="00657B47" w:rsidRPr="00B318DD" w:rsidRDefault="00657B47" w:rsidP="0007144C">
      <w:pPr>
        <w:rPr>
          <w:szCs w:val="19"/>
        </w:rPr>
      </w:pPr>
    </w:p>
    <w:p w:rsidR="00657B47" w:rsidRPr="00686565" w:rsidRDefault="00657B47" w:rsidP="0086064B">
      <w:pPr>
        <w:pStyle w:val="Titolo3"/>
      </w:pPr>
      <w:bookmarkStart w:id="103" w:name="_Toc339566020"/>
      <w:bookmarkStart w:id="104" w:name="_Toc374519845"/>
      <w:r w:rsidRPr="00686565">
        <w:t>Additional recommended application schemas</w:t>
      </w:r>
      <w:bookmarkEnd w:id="103"/>
      <w:bookmarkEnd w:id="104"/>
      <w:r w:rsidRPr="00686565">
        <w:t xml:space="preserve"> </w:t>
      </w:r>
    </w:p>
    <w:p w:rsidR="00657B47" w:rsidRPr="00B318DD" w:rsidRDefault="00657B47" w:rsidP="00657B47">
      <w:pPr>
        <w:rPr>
          <w:szCs w:val="19"/>
        </w:rPr>
      </w:pPr>
    </w:p>
    <w:p w:rsidR="00657B47" w:rsidRPr="00B318DD"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rPr>
      </w:pPr>
      <w:r w:rsidRPr="00B318DD">
        <w:rPr>
          <w:szCs w:val="19"/>
        </w:rPr>
        <w:t xml:space="preserve">In addition to the application schemas listed above, the following additional application schemas have been defined for the theme </w:t>
      </w:r>
      <w:r w:rsidR="0062021A" w:rsidRPr="00B318DD">
        <w:rPr>
          <w:i/>
          <w:szCs w:val="19"/>
        </w:rPr>
        <w:t>Utility and Government Services</w:t>
      </w:r>
      <w:r w:rsidRPr="00B318DD">
        <w:rPr>
          <w:i/>
          <w:szCs w:val="19"/>
        </w:rPr>
        <w:t xml:space="preserve"> </w:t>
      </w:r>
      <w:r w:rsidRPr="00B318DD">
        <w:rPr>
          <w:rFonts w:ascii="ArialMT" w:hAnsi="ArialMT" w:cs="ArialMT"/>
          <w:color w:val="000000"/>
          <w:szCs w:val="19"/>
          <w:lang w:eastAsia="en-GB"/>
        </w:rPr>
        <w:t xml:space="preserve">(see sections </w:t>
      </w:r>
      <w:r w:rsidR="00A61A5D" w:rsidRPr="00B318DD">
        <w:rPr>
          <w:szCs w:val="19"/>
        </w:rPr>
        <w:t>Annex.G</w:t>
      </w:r>
      <w:r w:rsidRPr="00B318DD">
        <w:rPr>
          <w:szCs w:val="19"/>
        </w:rPr>
        <w:t>):</w:t>
      </w:r>
    </w:p>
    <w:p w:rsidR="00657B47" w:rsidRPr="00B318DD"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szCs w:val="19"/>
          <w:lang w:eastAsia="en-GB"/>
        </w:rPr>
      </w:pPr>
    </w:p>
    <w:p w:rsidR="00D668E5" w:rsidRPr="00B318DD" w:rsidRDefault="00D668E5" w:rsidP="00D668E5">
      <w:pPr>
        <w:numPr>
          <w:ilvl w:val="0"/>
          <w:numId w:val="6"/>
        </w:numPr>
        <w:tabs>
          <w:tab w:val="clear" w:pos="284"/>
          <w:tab w:val="clear" w:pos="851"/>
          <w:tab w:val="clear" w:pos="1134"/>
        </w:tabs>
        <w:rPr>
          <w:szCs w:val="19"/>
        </w:rPr>
      </w:pPr>
      <w:r w:rsidRPr="00B318DD">
        <w:rPr>
          <w:szCs w:val="19"/>
        </w:rPr>
        <w:t>Common Extended Utility Netw</w:t>
      </w:r>
      <w:r w:rsidR="0040484D">
        <w:rPr>
          <w:szCs w:val="19"/>
        </w:rPr>
        <w:t>ork Elements</w:t>
      </w:r>
    </w:p>
    <w:p w:rsidR="00D668E5" w:rsidRPr="00B318DD" w:rsidRDefault="00D668E5" w:rsidP="00D668E5">
      <w:pPr>
        <w:numPr>
          <w:ilvl w:val="0"/>
          <w:numId w:val="6"/>
        </w:numPr>
        <w:tabs>
          <w:tab w:val="clear" w:pos="284"/>
          <w:tab w:val="clear" w:pos="851"/>
          <w:tab w:val="clear" w:pos="1134"/>
        </w:tabs>
        <w:rPr>
          <w:szCs w:val="19"/>
        </w:rPr>
      </w:pPr>
      <w:r w:rsidRPr="00B318DD">
        <w:rPr>
          <w:szCs w:val="19"/>
        </w:rPr>
        <w:t xml:space="preserve">Extended </w:t>
      </w:r>
      <w:r w:rsidR="00EE7041" w:rsidRPr="00B318DD">
        <w:rPr>
          <w:szCs w:val="19"/>
        </w:rPr>
        <w:t xml:space="preserve">Electricity </w:t>
      </w:r>
    </w:p>
    <w:p w:rsidR="00D668E5" w:rsidRPr="00B318DD" w:rsidRDefault="00D668E5" w:rsidP="00D668E5">
      <w:pPr>
        <w:numPr>
          <w:ilvl w:val="0"/>
          <w:numId w:val="6"/>
        </w:numPr>
        <w:tabs>
          <w:tab w:val="clear" w:pos="284"/>
          <w:tab w:val="clear" w:pos="851"/>
          <w:tab w:val="clear" w:pos="1134"/>
        </w:tabs>
        <w:rPr>
          <w:szCs w:val="19"/>
        </w:rPr>
      </w:pPr>
      <w:r w:rsidRPr="00B318DD">
        <w:rPr>
          <w:szCs w:val="19"/>
        </w:rPr>
        <w:t>Extended Oil-Ga</w:t>
      </w:r>
      <w:r w:rsidR="00EE7041" w:rsidRPr="00B318DD">
        <w:rPr>
          <w:szCs w:val="19"/>
        </w:rPr>
        <w:t xml:space="preserve">s-Chemical </w:t>
      </w:r>
    </w:p>
    <w:p w:rsidR="00D668E5" w:rsidRPr="00B318DD" w:rsidRDefault="00D668E5" w:rsidP="00D668E5">
      <w:pPr>
        <w:numPr>
          <w:ilvl w:val="0"/>
          <w:numId w:val="6"/>
        </w:numPr>
        <w:tabs>
          <w:tab w:val="clear" w:pos="284"/>
          <w:tab w:val="clear" w:pos="851"/>
          <w:tab w:val="clear" w:pos="1134"/>
        </w:tabs>
        <w:rPr>
          <w:szCs w:val="19"/>
        </w:rPr>
      </w:pPr>
      <w:r w:rsidRPr="00B318DD">
        <w:rPr>
          <w:szCs w:val="19"/>
        </w:rPr>
        <w:t>Exten</w:t>
      </w:r>
      <w:r w:rsidR="00EE7041" w:rsidRPr="00B318DD">
        <w:rPr>
          <w:szCs w:val="19"/>
        </w:rPr>
        <w:t xml:space="preserve">ded Sewer </w:t>
      </w:r>
    </w:p>
    <w:p w:rsidR="003824FE" w:rsidRPr="00B318DD" w:rsidRDefault="003824FE" w:rsidP="003824FE">
      <w:pPr>
        <w:numPr>
          <w:ilvl w:val="0"/>
          <w:numId w:val="6"/>
        </w:numPr>
        <w:tabs>
          <w:tab w:val="clear" w:pos="284"/>
          <w:tab w:val="clear" w:pos="851"/>
          <w:tab w:val="clear" w:pos="1134"/>
        </w:tabs>
        <w:rPr>
          <w:szCs w:val="19"/>
        </w:rPr>
      </w:pPr>
      <w:r w:rsidRPr="00B318DD">
        <w:rPr>
          <w:szCs w:val="19"/>
        </w:rPr>
        <w:t>Exten</w:t>
      </w:r>
      <w:r w:rsidR="00EE7041" w:rsidRPr="00B318DD">
        <w:rPr>
          <w:szCs w:val="19"/>
        </w:rPr>
        <w:t xml:space="preserve">ded Thermal </w:t>
      </w:r>
    </w:p>
    <w:p w:rsidR="00F650F2" w:rsidRDefault="00D668E5" w:rsidP="00D668E5">
      <w:pPr>
        <w:numPr>
          <w:ilvl w:val="0"/>
          <w:numId w:val="6"/>
        </w:numPr>
        <w:tabs>
          <w:tab w:val="clear" w:pos="284"/>
          <w:tab w:val="clear" w:pos="851"/>
          <w:tab w:val="clear" w:pos="1134"/>
        </w:tabs>
        <w:rPr>
          <w:szCs w:val="19"/>
        </w:rPr>
      </w:pPr>
      <w:r w:rsidRPr="00F650F2">
        <w:rPr>
          <w:szCs w:val="19"/>
        </w:rPr>
        <w:t>Ext</w:t>
      </w:r>
      <w:r w:rsidR="00EE7041" w:rsidRPr="00F650F2">
        <w:rPr>
          <w:szCs w:val="19"/>
        </w:rPr>
        <w:t xml:space="preserve">ended Water </w:t>
      </w:r>
    </w:p>
    <w:p w:rsidR="00D668E5" w:rsidRPr="00F650F2" w:rsidRDefault="00D668E5" w:rsidP="00D668E5">
      <w:pPr>
        <w:numPr>
          <w:ilvl w:val="0"/>
          <w:numId w:val="6"/>
        </w:numPr>
        <w:tabs>
          <w:tab w:val="clear" w:pos="284"/>
          <w:tab w:val="clear" w:pos="851"/>
          <w:tab w:val="clear" w:pos="1134"/>
        </w:tabs>
        <w:rPr>
          <w:szCs w:val="19"/>
        </w:rPr>
      </w:pPr>
      <w:r w:rsidRPr="00F650F2">
        <w:rPr>
          <w:szCs w:val="19"/>
        </w:rPr>
        <w:t>Extended Administrative and Social Governmen</w:t>
      </w:r>
      <w:r w:rsidR="00EE7041" w:rsidRPr="00F650F2">
        <w:rPr>
          <w:szCs w:val="19"/>
        </w:rPr>
        <w:t xml:space="preserve">tal Services </w:t>
      </w:r>
    </w:p>
    <w:p w:rsidR="00657B47" w:rsidRPr="00B318DD"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szCs w:val="19"/>
        </w:rPr>
      </w:pPr>
    </w:p>
    <w:p w:rsidR="00657B47" w:rsidRPr="00B318DD" w:rsidRDefault="00657B47" w:rsidP="00657B47">
      <w:pPr>
        <w:shd w:val="clear" w:color="auto" w:fill="E6E6E6"/>
        <w:rPr>
          <w:szCs w:val="19"/>
        </w:rPr>
      </w:pPr>
      <w:r w:rsidRPr="00B318DD">
        <w:rPr>
          <w:szCs w:val="19"/>
        </w:rPr>
        <w:t>These additional application schemas are not included in the IRs. They typically address requirements from sp</w:t>
      </w:r>
      <w:r w:rsidRPr="00B318DD">
        <w:rPr>
          <w:szCs w:val="19"/>
        </w:rPr>
        <w:t>e</w:t>
      </w:r>
      <w:r w:rsidRPr="00B318DD">
        <w:rPr>
          <w:szCs w:val="19"/>
        </w:rPr>
        <w:t>cific (groups of) use cases and/or may be used to provide additional information. They are included in this specification in order to improve interoperability also for these additional aspects and to illustrate the extensibility of the applic</w:t>
      </w:r>
      <w:r w:rsidRPr="00B318DD">
        <w:rPr>
          <w:szCs w:val="19"/>
        </w:rPr>
        <w:t>a</w:t>
      </w:r>
      <w:r w:rsidRPr="00B318DD">
        <w:rPr>
          <w:szCs w:val="19"/>
        </w:rPr>
        <w:t>tion schemas included in the IRs.</w:t>
      </w:r>
    </w:p>
    <w:p w:rsidR="004C6774" w:rsidRDefault="004C6774" w:rsidP="004C6774"/>
    <w:p w:rsidR="004C6774" w:rsidRDefault="004C6774" w:rsidP="004C6774">
      <w:pPr>
        <w:pStyle w:val="Recommendation"/>
      </w:pPr>
      <w:r>
        <w:t xml:space="preserve">Additional and/or use case-specific information related to the theme </w:t>
      </w:r>
      <w:r w:rsidR="0062021A">
        <w:rPr>
          <w:i/>
        </w:rPr>
        <w:t>Utility and Government Services</w:t>
      </w:r>
      <w:r>
        <w:rPr>
          <w:i/>
        </w:rPr>
        <w:t xml:space="preserve"> </w:t>
      </w:r>
      <w:r>
        <w:t xml:space="preserve">should be made available using </w:t>
      </w:r>
      <w:r w:rsidRPr="009D1219">
        <w:t xml:space="preserve">the spatial object types and data types specified in </w:t>
      </w:r>
      <w:r>
        <w:t xml:space="preserve">the </w:t>
      </w:r>
      <w:r w:rsidRPr="00975F7B">
        <w:t>following</w:t>
      </w:r>
      <w:r>
        <w:t xml:space="preserve"> application schema</w:t>
      </w:r>
      <w:r w:rsidR="00D12FE4">
        <w:t>s</w:t>
      </w:r>
      <w:r>
        <w:t xml:space="preserve">: </w:t>
      </w:r>
      <w:r w:rsidR="00D12FE4" w:rsidRPr="00B318DD">
        <w:rPr>
          <w:szCs w:val="19"/>
        </w:rPr>
        <w:t>Common Extended Utility Network Elements; Extended Electricity; Extended Oil-Gas-Chemical; Extended Sewer; Extended Thermal; Extended Water; Extended Administrative and Social Governmental Services</w:t>
      </w:r>
      <w:r>
        <w:t>.</w:t>
      </w:r>
    </w:p>
    <w:p w:rsidR="00636990" w:rsidRDefault="00636990" w:rsidP="00636990">
      <w:pPr>
        <w:pStyle w:val="Recommendation"/>
        <w:numPr>
          <w:ilvl w:val="0"/>
          <w:numId w:val="0"/>
        </w:numPr>
        <w:ind w:left="2268" w:hanging="2155"/>
      </w:pPr>
    </w:p>
    <w:p w:rsidR="004C6774" w:rsidRDefault="00636990" w:rsidP="004C6774">
      <w:pPr>
        <w:pStyle w:val="Recommendation"/>
        <w:numPr>
          <w:ilvl w:val="0"/>
          <w:numId w:val="0"/>
        </w:numPr>
        <w:ind w:left="2268" w:hanging="2155"/>
      </w:pPr>
      <w:r>
        <w:tab/>
      </w:r>
      <w:r w:rsidR="004C6774">
        <w:t>These spatial object types and data types should comply with the defin</w:t>
      </w:r>
      <w:r w:rsidR="004C6774">
        <w:t>i</w:t>
      </w:r>
      <w:r w:rsidR="004C6774">
        <w:t>tions and constraints and include the attributes and association roles d</w:t>
      </w:r>
      <w:r w:rsidR="004C6774">
        <w:t>e</w:t>
      </w:r>
      <w:r w:rsidR="004C6774">
        <w:t>fined in this section.</w:t>
      </w:r>
    </w:p>
    <w:p w:rsidR="004C6774" w:rsidRDefault="004C6774" w:rsidP="004C6774">
      <w:pPr>
        <w:pStyle w:val="Recommendation"/>
        <w:numPr>
          <w:ilvl w:val="0"/>
          <w:numId w:val="0"/>
        </w:numPr>
        <w:ind w:left="2268" w:hanging="2155"/>
      </w:pPr>
    </w:p>
    <w:p w:rsidR="004C6774" w:rsidRPr="001F2531" w:rsidRDefault="004C6774" w:rsidP="004C6774">
      <w:pPr>
        <w:pStyle w:val="Recommendation"/>
        <w:numPr>
          <w:ilvl w:val="0"/>
          <w:numId w:val="0"/>
        </w:numPr>
        <w:ind w:left="2268" w:hanging="2155"/>
      </w:pPr>
      <w:r>
        <w:tab/>
      </w:r>
      <w:r w:rsidRPr="008B2D29">
        <w:t xml:space="preserve">The enumerations and code lists used in attributes or association roles of spatial object types or data types </w:t>
      </w:r>
      <w:r>
        <w:t>should</w:t>
      </w:r>
      <w:r w:rsidRPr="008B2D29">
        <w:t xml:space="preserve"> comply with the definitions and i</w:t>
      </w:r>
      <w:r w:rsidRPr="008B2D29">
        <w:t>n</w:t>
      </w:r>
      <w:r w:rsidRPr="008B2D29">
        <w:t xml:space="preserve">clude the values </w:t>
      </w:r>
      <w:r>
        <w:t>defined in this section.</w:t>
      </w:r>
    </w:p>
    <w:p w:rsidR="00555872" w:rsidRPr="00B318DD" w:rsidRDefault="00555872" w:rsidP="00657B47">
      <w:pPr>
        <w:rPr>
          <w:szCs w:val="19"/>
          <w:lang w:val="en-US" w:eastAsia="it-IT"/>
        </w:rPr>
      </w:pPr>
    </w:p>
    <w:p w:rsidR="00555872" w:rsidRPr="00B318DD" w:rsidRDefault="00555872" w:rsidP="00657B47">
      <w:pPr>
        <w:rPr>
          <w:szCs w:val="19"/>
          <w:lang w:val="en-US" w:eastAsia="it-IT"/>
        </w:rPr>
      </w:pPr>
    </w:p>
    <w:p w:rsidR="00555872" w:rsidRPr="00B318DD" w:rsidRDefault="00555872" w:rsidP="00657B47">
      <w:pPr>
        <w:rPr>
          <w:szCs w:val="19"/>
          <w:lang w:val="en-US" w:eastAsia="it-IT"/>
        </w:rPr>
      </w:pPr>
    </w:p>
    <w:p w:rsidR="00555872" w:rsidRPr="00B318DD" w:rsidRDefault="00555872" w:rsidP="00657B47">
      <w:pPr>
        <w:rPr>
          <w:szCs w:val="19"/>
          <w:lang w:val="en-US" w:eastAsia="it-IT"/>
        </w:rPr>
      </w:pPr>
    </w:p>
    <w:p w:rsidR="0062021A" w:rsidRPr="00C02837" w:rsidRDefault="0062021A" w:rsidP="0062021A">
      <w:pPr>
        <w:pStyle w:val="Titolo2"/>
        <w:shd w:val="clear" w:color="auto" w:fill="E6E6E6"/>
      </w:pPr>
      <w:bookmarkStart w:id="105" w:name="_Toc233005425"/>
      <w:bookmarkStart w:id="106" w:name="_Toc234052486"/>
      <w:bookmarkStart w:id="107" w:name="stereotypes"/>
      <w:bookmarkStart w:id="108" w:name="_Toc374519846"/>
      <w:r w:rsidRPr="00C02837">
        <w:t>Basic notions</w:t>
      </w:r>
      <w:bookmarkEnd w:id="105"/>
      <w:bookmarkEnd w:id="106"/>
      <w:bookmarkEnd w:id="108"/>
    </w:p>
    <w:p w:rsidR="0062021A" w:rsidRPr="008B3241" w:rsidRDefault="0062021A" w:rsidP="003D2FF9">
      <w:pPr>
        <w:shd w:val="clear" w:color="auto" w:fill="E6E6E6"/>
      </w:pPr>
    </w:p>
    <w:p w:rsidR="0062021A" w:rsidRPr="008B3241" w:rsidRDefault="0062021A" w:rsidP="003D2FF9">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62021A" w:rsidRDefault="0062021A" w:rsidP="0062021A">
      <w:pPr>
        <w:pStyle w:val="Titolo3"/>
        <w:shd w:val="clear" w:color="auto" w:fill="E6E6E6"/>
      </w:pPr>
      <w:bookmarkStart w:id="109" w:name="_Toc374519847"/>
      <w:r>
        <w:t>Notation</w:t>
      </w:r>
      <w:bookmarkEnd w:id="109"/>
    </w:p>
    <w:p w:rsidR="0062021A" w:rsidRDefault="0062021A" w:rsidP="003D2FF9">
      <w:pPr>
        <w:keepNext/>
        <w:shd w:val="clear" w:color="auto" w:fill="E6E6E6"/>
      </w:pPr>
    </w:p>
    <w:p w:rsidR="0062021A" w:rsidRPr="003A0998" w:rsidRDefault="0062021A" w:rsidP="0062021A">
      <w:pPr>
        <w:pStyle w:val="Titolo4"/>
        <w:shd w:val="clear" w:color="auto" w:fill="E6E6E6"/>
        <w:rPr>
          <w:b w:val="0"/>
        </w:rPr>
      </w:pPr>
      <w:r w:rsidRPr="003A0998">
        <w:rPr>
          <w:b w:val="0"/>
        </w:rPr>
        <w:t>Unified Modeling Language (UML)</w:t>
      </w:r>
    </w:p>
    <w:p w:rsidR="0062021A" w:rsidRDefault="0062021A" w:rsidP="003D2FF9">
      <w:pPr>
        <w:keepNext/>
        <w:shd w:val="clear" w:color="auto" w:fill="E6E6E6"/>
      </w:pPr>
    </w:p>
    <w:p w:rsidR="0062021A" w:rsidRDefault="0062021A" w:rsidP="003D2FF9">
      <w:pPr>
        <w:shd w:val="clear" w:color="auto" w:fill="E6E6E6"/>
      </w:pPr>
      <w:bookmarkStart w:id="110" w:name="_Toc196816173"/>
      <w:r>
        <w:t xml:space="preserve">The </w:t>
      </w:r>
      <w:r w:rsidRPr="000D411F">
        <w:t>application schema</w:t>
      </w:r>
      <w:r>
        <w:t xml:space="preserve">s included in this section are </w:t>
      </w:r>
      <w:r w:rsidRPr="000D411F">
        <w:t>specified in UML, version 2.1.</w:t>
      </w:r>
      <w:bookmarkEnd w:id="110"/>
      <w:r>
        <w:t xml:space="preserve"> </w:t>
      </w:r>
      <w:bookmarkStart w:id="111"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111"/>
      <w:r>
        <w:t>.</w:t>
      </w:r>
    </w:p>
    <w:p w:rsidR="0062021A" w:rsidRDefault="0062021A" w:rsidP="003D2FF9">
      <w:pPr>
        <w:shd w:val="clear" w:color="auto" w:fill="E6E6E6"/>
      </w:pPr>
    </w:p>
    <w:p w:rsidR="0062021A" w:rsidRDefault="0062021A" w:rsidP="003D2FF9">
      <w:pPr>
        <w:shd w:val="clear" w:color="auto" w:fill="E6E6E6"/>
        <w:tabs>
          <w:tab w:val="clear" w:pos="284"/>
          <w:tab w:val="clear" w:pos="567"/>
        </w:tabs>
      </w:pPr>
      <w:r>
        <w:t>NOTE</w:t>
      </w:r>
      <w:r>
        <w:tab/>
        <w:t>For an overview of the UML notation, see Annex D in [ISO 19103].</w:t>
      </w:r>
    </w:p>
    <w:p w:rsidR="0062021A" w:rsidRDefault="0062021A" w:rsidP="003D2FF9">
      <w:pPr>
        <w:shd w:val="clear" w:color="auto" w:fill="E6E6E6"/>
      </w:pPr>
    </w:p>
    <w:p w:rsidR="0062021A" w:rsidRPr="000D411F" w:rsidRDefault="0062021A" w:rsidP="003D2FF9">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62021A" w:rsidRPr="000D411F" w:rsidRDefault="0062021A" w:rsidP="003D2FF9">
      <w:pPr>
        <w:shd w:val="clear" w:color="auto" w:fill="E6E6E6"/>
      </w:pPr>
    </w:p>
    <w:p w:rsidR="0062021A" w:rsidRDefault="0062021A" w:rsidP="003D2FF9">
      <w:pPr>
        <w:shd w:val="clear" w:color="auto" w:fill="E6E6E6"/>
      </w:pPr>
      <w:r>
        <w:t>The following important rules related to class inheritance and abstract classes are included in the IRs.</w:t>
      </w:r>
    </w:p>
    <w:p w:rsidR="0062021A" w:rsidRDefault="0062021A" w:rsidP="003D2FF9">
      <w:pPr>
        <w:shd w:val="clear" w:color="auto" w:fill="E6E6E6"/>
      </w:pPr>
    </w:p>
    <w:p w:rsidR="0062021A" w:rsidRPr="000C628D" w:rsidRDefault="0062021A" w:rsidP="003D2FF9">
      <w:pPr>
        <w:pStyle w:val="IRrequirementgrey"/>
        <w:jc w:val="center"/>
        <w:rPr>
          <w:b/>
          <w:color w:val="FF0000"/>
        </w:rPr>
      </w:pPr>
      <w:r w:rsidRPr="000C628D">
        <w:rPr>
          <w:b/>
          <w:color w:val="FF0000"/>
        </w:rPr>
        <w:t>IR Requirement</w:t>
      </w:r>
    </w:p>
    <w:p w:rsidR="0062021A" w:rsidRPr="000C628D" w:rsidRDefault="0062021A" w:rsidP="003D2FF9">
      <w:pPr>
        <w:pStyle w:val="IRrequirementgrey"/>
        <w:jc w:val="center"/>
      </w:pPr>
      <w:r w:rsidRPr="000C628D">
        <w:t>Article 5</w:t>
      </w:r>
    </w:p>
    <w:p w:rsidR="0062021A" w:rsidRPr="000C628D" w:rsidRDefault="0062021A" w:rsidP="003D2FF9">
      <w:pPr>
        <w:pStyle w:val="IRrequirementgrey"/>
        <w:jc w:val="center"/>
        <w:rPr>
          <w:b/>
        </w:rPr>
      </w:pPr>
      <w:r w:rsidRPr="000C628D">
        <w:rPr>
          <w:b/>
        </w:rPr>
        <w:t>Types</w:t>
      </w:r>
    </w:p>
    <w:p w:rsidR="0062021A" w:rsidRPr="000C628D" w:rsidRDefault="0062021A" w:rsidP="003D2FF9">
      <w:pPr>
        <w:pStyle w:val="IRrequirementgrey"/>
      </w:pPr>
    </w:p>
    <w:p w:rsidR="0062021A" w:rsidRPr="000C628D" w:rsidRDefault="0062021A" w:rsidP="003D2FF9">
      <w:pPr>
        <w:pStyle w:val="IRrequirementgrey"/>
      </w:pPr>
      <w:r w:rsidRPr="000C628D">
        <w:t>(…)</w:t>
      </w:r>
    </w:p>
    <w:p w:rsidR="0062021A" w:rsidRDefault="0062021A" w:rsidP="003D2FF9">
      <w:pPr>
        <w:pStyle w:val="IRrequirementgrey"/>
      </w:pPr>
    </w:p>
    <w:p w:rsidR="0062021A" w:rsidRDefault="0062021A" w:rsidP="003D2FF9">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62021A" w:rsidRPr="00114BCA" w:rsidRDefault="0062021A" w:rsidP="003D2FF9">
      <w:pPr>
        <w:pStyle w:val="IRrequirementgrey"/>
        <w:tabs>
          <w:tab w:val="left" w:pos="426"/>
        </w:tabs>
        <w:ind w:left="426" w:hanging="313"/>
      </w:pPr>
    </w:p>
    <w:p w:rsidR="0062021A" w:rsidRDefault="0062021A" w:rsidP="003D2FF9">
      <w:pPr>
        <w:pStyle w:val="IRrequirementgrey"/>
        <w:tabs>
          <w:tab w:val="left" w:pos="426"/>
        </w:tabs>
        <w:ind w:left="426" w:hanging="313"/>
      </w:pPr>
      <w:r>
        <w:t>3.</w:t>
      </w:r>
      <w:r>
        <w:tab/>
      </w:r>
      <w:r w:rsidRPr="00114BCA">
        <w:t>Abstract types shall not be instantiated.</w:t>
      </w:r>
    </w:p>
    <w:p w:rsidR="0062021A" w:rsidRPr="000D411F" w:rsidRDefault="0062021A" w:rsidP="003D2FF9">
      <w:pPr>
        <w:shd w:val="clear" w:color="auto" w:fill="E6E6E6"/>
      </w:pPr>
    </w:p>
    <w:p w:rsidR="0062021A" w:rsidRPr="000D411F" w:rsidRDefault="0062021A" w:rsidP="003D2FF9">
      <w:pPr>
        <w:shd w:val="clear" w:color="auto" w:fill="E6E6E6"/>
      </w:pPr>
      <w:bookmarkStart w:id="112"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112"/>
      <w:r>
        <w:t xml:space="preserve"> T</w:t>
      </w:r>
      <w:r w:rsidRPr="000D411F">
        <w:t xml:space="preserve">he use of UML </w:t>
      </w:r>
      <w:r>
        <w:t xml:space="preserve">also </w:t>
      </w:r>
      <w:r w:rsidRPr="000D411F">
        <w:t xml:space="preserve">conforms </w:t>
      </w:r>
      <w:r>
        <w:t xml:space="preserve">to </w:t>
      </w:r>
      <w:r w:rsidRPr="000D411F">
        <w:t>ISO 19136 E.2.1.1.1-E.2.1.1.4.</w:t>
      </w:r>
    </w:p>
    <w:p w:rsidR="0062021A" w:rsidRPr="000D411F" w:rsidRDefault="0062021A" w:rsidP="003D2FF9">
      <w:pPr>
        <w:shd w:val="clear" w:color="auto" w:fill="E6E6E6"/>
      </w:pPr>
    </w:p>
    <w:p w:rsidR="0062021A" w:rsidRPr="000D411F" w:rsidRDefault="0062021A" w:rsidP="003D2FF9">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62021A" w:rsidRPr="000D411F" w:rsidRDefault="0062021A" w:rsidP="003D2FF9">
      <w:pPr>
        <w:shd w:val="clear" w:color="auto" w:fill="E6E6E6"/>
      </w:pPr>
    </w:p>
    <w:p w:rsidR="0062021A" w:rsidRPr="000D411F" w:rsidRDefault="0062021A" w:rsidP="003D2FF9">
      <w:pPr>
        <w:shd w:val="clear" w:color="auto" w:fill="E6E6E6"/>
      </w:pPr>
      <w:bookmarkStart w:id="113"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113"/>
    </w:p>
    <w:p w:rsidR="0062021A" w:rsidRDefault="0062021A" w:rsidP="003D2FF9">
      <w:pPr>
        <w:shd w:val="clear" w:color="auto" w:fill="E6E6E6"/>
      </w:pPr>
    </w:p>
    <w:p w:rsidR="0062021A" w:rsidRDefault="0062021A" w:rsidP="003D2FF9">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62021A" w:rsidRPr="001F50F4" w:rsidRDefault="0062021A" w:rsidP="003D2FF9">
      <w:pPr>
        <w:shd w:val="clear" w:color="auto" w:fill="E6E6E6"/>
      </w:pPr>
    </w:p>
    <w:p w:rsidR="0062021A" w:rsidRPr="003A0998" w:rsidRDefault="0062021A" w:rsidP="0062021A">
      <w:pPr>
        <w:pStyle w:val="Titolo4"/>
        <w:shd w:val="clear" w:color="auto" w:fill="E6E6E6"/>
        <w:rPr>
          <w:b w:val="0"/>
        </w:rPr>
      </w:pPr>
      <w:r w:rsidRPr="003A0998">
        <w:rPr>
          <w:b w:val="0"/>
        </w:rPr>
        <w:t>Stereotypes</w:t>
      </w:r>
    </w:p>
    <w:p w:rsidR="0062021A" w:rsidRPr="008B3241" w:rsidRDefault="0062021A" w:rsidP="003D2FF9">
      <w:pPr>
        <w:keepNext/>
        <w:shd w:val="clear" w:color="auto" w:fill="E6E6E6"/>
      </w:pPr>
    </w:p>
    <w:p w:rsidR="0062021A" w:rsidRPr="008B3241" w:rsidRDefault="0062021A" w:rsidP="003D2FF9">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C42249" w:rsidRPr="008B3241">
        <w:t xml:space="preserve">Table </w:t>
      </w:r>
      <w:r w:rsidR="00C42249">
        <w:rPr>
          <w:noProof/>
        </w:rPr>
        <w:t>1</w:t>
      </w:r>
      <w:r w:rsidRPr="008B3241">
        <w:t xml:space="preserve"> below.</w:t>
      </w:r>
    </w:p>
    <w:p w:rsidR="0062021A" w:rsidRPr="008B3241" w:rsidRDefault="0062021A" w:rsidP="003D2FF9">
      <w:pPr>
        <w:shd w:val="clear" w:color="auto" w:fill="E6E6E6"/>
      </w:pPr>
    </w:p>
    <w:p w:rsidR="0062021A" w:rsidRPr="00445FDB" w:rsidRDefault="0062021A" w:rsidP="003D2FF9">
      <w:pPr>
        <w:pStyle w:val="Didascalia"/>
        <w:shd w:val="clear" w:color="auto" w:fill="E6E6E6"/>
      </w:pPr>
      <w:bookmarkStart w:id="114" w:name="_Ref210466072"/>
      <w:r w:rsidRPr="008B3241">
        <w:t xml:space="preserve">Table </w:t>
      </w:r>
      <w:r w:rsidR="00C42249">
        <w:rPr>
          <w:noProof/>
        </w:rPr>
        <w:t>1</w:t>
      </w:r>
      <w:bookmarkEnd w:id="114"/>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62021A" w:rsidRPr="008B3241" w:rsidTr="003D2FF9">
        <w:tblPrEx>
          <w:tblCellMar>
            <w:top w:w="0" w:type="dxa"/>
            <w:bottom w:w="0" w:type="dxa"/>
          </w:tblCellMar>
        </w:tblPrEx>
        <w:trPr>
          <w:tblHeader/>
        </w:trPr>
        <w:tc>
          <w:tcPr>
            <w:tcW w:w="1985" w:type="dxa"/>
            <w:shd w:val="clear" w:color="auto" w:fill="E6E6E6"/>
            <w:vAlign w:val="center"/>
          </w:tcPr>
          <w:p w:rsidR="0062021A" w:rsidRPr="008B3241" w:rsidRDefault="0062021A" w:rsidP="003D2FF9">
            <w:pPr>
              <w:jc w:val="left"/>
              <w:rPr>
                <w:b/>
              </w:rPr>
            </w:pPr>
            <w:r w:rsidRPr="008B3241">
              <w:rPr>
                <w:b/>
              </w:rPr>
              <w:t>Stereotype</w:t>
            </w:r>
          </w:p>
        </w:tc>
        <w:tc>
          <w:tcPr>
            <w:tcW w:w="1276" w:type="dxa"/>
            <w:shd w:val="clear" w:color="auto" w:fill="E6E6E6"/>
            <w:vAlign w:val="center"/>
          </w:tcPr>
          <w:p w:rsidR="0062021A" w:rsidRPr="008B3241" w:rsidRDefault="0062021A" w:rsidP="003D2FF9">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62021A" w:rsidRPr="008B3241" w:rsidRDefault="0062021A" w:rsidP="003D2FF9">
            <w:pPr>
              <w:jc w:val="left"/>
              <w:rPr>
                <w:b/>
              </w:rPr>
            </w:pPr>
            <w:r w:rsidRPr="008B3241">
              <w:rPr>
                <w:b/>
              </w:rPr>
              <w:t>Description</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keepNext/>
              <w:jc w:val="left"/>
            </w:pPr>
            <w:r w:rsidRPr="008B3241">
              <w:t>applicationSchema</w:t>
            </w:r>
          </w:p>
        </w:tc>
        <w:tc>
          <w:tcPr>
            <w:tcW w:w="1276" w:type="dxa"/>
            <w:shd w:val="clear" w:color="auto" w:fill="E6E6E6"/>
          </w:tcPr>
          <w:p w:rsidR="0062021A" w:rsidRPr="008B3241" w:rsidRDefault="0062021A" w:rsidP="003D2FF9">
            <w:pPr>
              <w:jc w:val="left"/>
            </w:pPr>
            <w:r w:rsidRPr="008B3241">
              <w:t>Package</w:t>
            </w:r>
          </w:p>
        </w:tc>
        <w:tc>
          <w:tcPr>
            <w:tcW w:w="5811" w:type="dxa"/>
            <w:shd w:val="clear" w:color="auto" w:fill="E6E6E6"/>
          </w:tcPr>
          <w:p w:rsidR="0062021A" w:rsidRPr="008B3241" w:rsidRDefault="0062021A" w:rsidP="003D2FF9">
            <w:pPr>
              <w:jc w:val="left"/>
            </w:pPr>
            <w:r w:rsidRPr="008B3241">
              <w:t>An INSPIRE application schema according to ISO 19109 and the Generic Conceptual Model.</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keepNext/>
              <w:jc w:val="left"/>
            </w:pPr>
            <w:r>
              <w:t>leaf</w:t>
            </w:r>
          </w:p>
        </w:tc>
        <w:tc>
          <w:tcPr>
            <w:tcW w:w="1276" w:type="dxa"/>
            <w:shd w:val="clear" w:color="auto" w:fill="E6E6E6"/>
          </w:tcPr>
          <w:p w:rsidR="0062021A" w:rsidRDefault="0062021A" w:rsidP="003D2FF9">
            <w:pPr>
              <w:jc w:val="left"/>
            </w:pPr>
            <w:r>
              <w:t>Package</w:t>
            </w:r>
          </w:p>
          <w:p w:rsidR="0062021A" w:rsidRPr="008B3241" w:rsidRDefault="0062021A" w:rsidP="003D2FF9">
            <w:pPr>
              <w:jc w:val="left"/>
            </w:pPr>
          </w:p>
        </w:tc>
        <w:tc>
          <w:tcPr>
            <w:tcW w:w="5811" w:type="dxa"/>
            <w:shd w:val="clear" w:color="auto" w:fill="E6E6E6"/>
          </w:tcPr>
          <w:p w:rsidR="0062021A" w:rsidRPr="008B3241" w:rsidRDefault="0062021A" w:rsidP="003D2FF9">
            <w:pPr>
              <w:jc w:val="left"/>
            </w:pPr>
            <w:r>
              <w:t>A package that is not an application schema and contains no packages.</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featureType</w:t>
            </w:r>
          </w:p>
        </w:tc>
        <w:tc>
          <w:tcPr>
            <w:tcW w:w="1276" w:type="dxa"/>
            <w:shd w:val="clear" w:color="auto" w:fill="E6E6E6"/>
          </w:tcPr>
          <w:p w:rsidR="0062021A" w:rsidRPr="008B3241" w:rsidRDefault="0062021A" w:rsidP="003D2FF9">
            <w:pPr>
              <w:jc w:val="left"/>
            </w:pPr>
            <w:r w:rsidRPr="008B3241">
              <w:t>Class</w:t>
            </w:r>
          </w:p>
        </w:tc>
        <w:tc>
          <w:tcPr>
            <w:tcW w:w="5811" w:type="dxa"/>
            <w:shd w:val="clear" w:color="auto" w:fill="E6E6E6"/>
          </w:tcPr>
          <w:p w:rsidR="0062021A" w:rsidRPr="008B3241" w:rsidRDefault="0062021A" w:rsidP="003D2FF9">
            <w:pPr>
              <w:jc w:val="left"/>
            </w:pPr>
            <w:r w:rsidRPr="008B3241">
              <w:t>A spatial object type.</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type</w:t>
            </w:r>
          </w:p>
        </w:tc>
        <w:tc>
          <w:tcPr>
            <w:tcW w:w="1276" w:type="dxa"/>
            <w:shd w:val="clear" w:color="auto" w:fill="E6E6E6"/>
          </w:tcPr>
          <w:p w:rsidR="0062021A" w:rsidRPr="008B3241" w:rsidRDefault="0062021A" w:rsidP="003D2FF9">
            <w:pPr>
              <w:jc w:val="left"/>
            </w:pPr>
            <w:r w:rsidRPr="008B3241">
              <w:t>Class</w:t>
            </w:r>
          </w:p>
        </w:tc>
        <w:tc>
          <w:tcPr>
            <w:tcW w:w="5811" w:type="dxa"/>
            <w:shd w:val="clear" w:color="auto" w:fill="E6E6E6"/>
          </w:tcPr>
          <w:p w:rsidR="0062021A" w:rsidRPr="008B3241" w:rsidRDefault="0062021A" w:rsidP="003D2FF9">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62021A" w:rsidRPr="008B3241" w:rsidTr="003D2FF9">
        <w:tblPrEx>
          <w:tblCellMar>
            <w:top w:w="0" w:type="dxa"/>
            <w:bottom w:w="0" w:type="dxa"/>
          </w:tblCellMar>
        </w:tblPrEx>
        <w:trPr>
          <w:tblHeader/>
        </w:trPr>
        <w:tc>
          <w:tcPr>
            <w:tcW w:w="1985" w:type="dxa"/>
            <w:shd w:val="clear" w:color="auto" w:fill="E6E6E6"/>
          </w:tcPr>
          <w:p w:rsidR="0062021A" w:rsidRPr="00445FDB" w:rsidRDefault="0062021A" w:rsidP="003D2FF9">
            <w:pPr>
              <w:jc w:val="left"/>
            </w:pPr>
            <w:r w:rsidRPr="00445FDB">
              <w:t>dataType</w:t>
            </w:r>
          </w:p>
        </w:tc>
        <w:tc>
          <w:tcPr>
            <w:tcW w:w="1276" w:type="dxa"/>
            <w:shd w:val="clear" w:color="auto" w:fill="E6E6E6"/>
          </w:tcPr>
          <w:p w:rsidR="0062021A" w:rsidRPr="00445FDB" w:rsidRDefault="0062021A" w:rsidP="003D2FF9">
            <w:pPr>
              <w:jc w:val="left"/>
            </w:pPr>
            <w:r w:rsidRPr="00445FDB">
              <w:t>Class</w:t>
            </w:r>
          </w:p>
        </w:tc>
        <w:tc>
          <w:tcPr>
            <w:tcW w:w="5811" w:type="dxa"/>
            <w:shd w:val="clear" w:color="auto" w:fill="E6E6E6"/>
          </w:tcPr>
          <w:p w:rsidR="0062021A" w:rsidRPr="008B3241" w:rsidRDefault="0062021A" w:rsidP="003D2FF9">
            <w:pPr>
              <w:jc w:val="left"/>
            </w:pPr>
            <w:r w:rsidRPr="00445FDB">
              <w:t>A structured data type without identity.</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union</w:t>
            </w:r>
          </w:p>
        </w:tc>
        <w:tc>
          <w:tcPr>
            <w:tcW w:w="1276" w:type="dxa"/>
            <w:shd w:val="clear" w:color="auto" w:fill="E6E6E6"/>
          </w:tcPr>
          <w:p w:rsidR="0062021A" w:rsidRPr="008B3241" w:rsidRDefault="0062021A" w:rsidP="003D2FF9">
            <w:pPr>
              <w:jc w:val="left"/>
            </w:pPr>
            <w:r w:rsidRPr="008B3241">
              <w:t>Class</w:t>
            </w:r>
          </w:p>
        </w:tc>
        <w:tc>
          <w:tcPr>
            <w:tcW w:w="5811" w:type="dxa"/>
            <w:shd w:val="clear" w:color="auto" w:fill="E6E6E6"/>
          </w:tcPr>
          <w:p w:rsidR="0062021A" w:rsidRPr="008B3241" w:rsidRDefault="0062021A" w:rsidP="003D2FF9">
            <w:pPr>
              <w:jc w:val="left"/>
            </w:pPr>
            <w:r w:rsidRPr="008B3241">
              <w:t>A structured data type without identity where exactly one of the properties of the type is present in any instance.</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enumeration</w:t>
            </w:r>
          </w:p>
        </w:tc>
        <w:tc>
          <w:tcPr>
            <w:tcW w:w="1276" w:type="dxa"/>
            <w:shd w:val="clear" w:color="auto" w:fill="E6E6E6"/>
          </w:tcPr>
          <w:p w:rsidR="0062021A" w:rsidRPr="008B3241" w:rsidRDefault="0062021A" w:rsidP="003D2FF9">
            <w:pPr>
              <w:jc w:val="left"/>
            </w:pPr>
            <w:r w:rsidRPr="008B3241">
              <w:t>Class</w:t>
            </w:r>
          </w:p>
        </w:tc>
        <w:tc>
          <w:tcPr>
            <w:tcW w:w="5811" w:type="dxa"/>
            <w:shd w:val="clear" w:color="auto" w:fill="E6E6E6"/>
          </w:tcPr>
          <w:p w:rsidR="0062021A" w:rsidRPr="008B3241" w:rsidRDefault="0062021A" w:rsidP="003D2FF9">
            <w:pPr>
              <w:jc w:val="left"/>
            </w:pPr>
            <w:r>
              <w:rPr>
                <w:rFonts w:cs="Arial"/>
              </w:rPr>
              <w:t>An enumeration.</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codeList</w:t>
            </w:r>
          </w:p>
        </w:tc>
        <w:tc>
          <w:tcPr>
            <w:tcW w:w="1276" w:type="dxa"/>
            <w:shd w:val="clear" w:color="auto" w:fill="E6E6E6"/>
          </w:tcPr>
          <w:p w:rsidR="0062021A" w:rsidRPr="008B3241" w:rsidRDefault="0062021A" w:rsidP="003D2FF9">
            <w:pPr>
              <w:jc w:val="left"/>
            </w:pPr>
            <w:r w:rsidRPr="008B3241">
              <w:t>Class</w:t>
            </w:r>
          </w:p>
        </w:tc>
        <w:tc>
          <w:tcPr>
            <w:tcW w:w="5811" w:type="dxa"/>
            <w:shd w:val="clear" w:color="auto" w:fill="E6E6E6"/>
          </w:tcPr>
          <w:p w:rsidR="0062021A" w:rsidRPr="008B3241" w:rsidRDefault="0062021A" w:rsidP="003D2FF9">
            <w:pPr>
              <w:jc w:val="left"/>
            </w:pPr>
            <w:r>
              <w:rPr>
                <w:rFonts w:cs="Arial"/>
              </w:rPr>
              <w:t>A code list</w:t>
            </w:r>
            <w:r w:rsidRPr="008B3241">
              <w:rPr>
                <w:rFonts w:cs="Arial"/>
              </w:rPr>
              <w:t>.</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t>import</w:t>
            </w:r>
          </w:p>
        </w:tc>
        <w:tc>
          <w:tcPr>
            <w:tcW w:w="1276" w:type="dxa"/>
            <w:shd w:val="clear" w:color="auto" w:fill="E6E6E6"/>
          </w:tcPr>
          <w:p w:rsidR="0062021A" w:rsidRPr="008B3241" w:rsidRDefault="0062021A" w:rsidP="003D2FF9">
            <w:pPr>
              <w:jc w:val="left"/>
            </w:pPr>
            <w:r>
              <w:t>Dependency</w:t>
            </w:r>
          </w:p>
        </w:tc>
        <w:tc>
          <w:tcPr>
            <w:tcW w:w="5811" w:type="dxa"/>
            <w:shd w:val="clear" w:color="auto" w:fill="E6E6E6"/>
          </w:tcPr>
          <w:p w:rsidR="0062021A" w:rsidRDefault="0062021A" w:rsidP="003D2FF9">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voidable</w:t>
            </w:r>
          </w:p>
        </w:tc>
        <w:tc>
          <w:tcPr>
            <w:tcW w:w="1276" w:type="dxa"/>
            <w:shd w:val="clear" w:color="auto" w:fill="E6E6E6"/>
          </w:tcPr>
          <w:p w:rsidR="0062021A" w:rsidRPr="008B3241" w:rsidRDefault="0062021A" w:rsidP="003D2FF9">
            <w:pPr>
              <w:jc w:val="left"/>
            </w:pPr>
            <w:r w:rsidRPr="008B3241">
              <w:t>Attribute, association role</w:t>
            </w:r>
          </w:p>
        </w:tc>
        <w:tc>
          <w:tcPr>
            <w:tcW w:w="5811" w:type="dxa"/>
            <w:shd w:val="clear" w:color="auto" w:fill="E6E6E6"/>
          </w:tcPr>
          <w:p w:rsidR="0062021A" w:rsidRPr="008B3241" w:rsidRDefault="0062021A" w:rsidP="003D2FF9">
            <w:r w:rsidRPr="008B3241">
              <w:t xml:space="preserve">A voidable attribute or association role (see section </w:t>
            </w:r>
            <w:r w:rsidR="00C42249">
              <w:t>5.2.2</w:t>
            </w:r>
            <w:r w:rsidRPr="008B3241">
              <w:t>).</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lifeCycleInfo</w:t>
            </w:r>
          </w:p>
        </w:tc>
        <w:tc>
          <w:tcPr>
            <w:tcW w:w="1276" w:type="dxa"/>
            <w:shd w:val="clear" w:color="auto" w:fill="E6E6E6"/>
          </w:tcPr>
          <w:p w:rsidR="0062021A" w:rsidRPr="008B3241" w:rsidRDefault="0062021A" w:rsidP="003D2FF9">
            <w:pPr>
              <w:jc w:val="left"/>
            </w:pPr>
            <w:r w:rsidRPr="008B3241">
              <w:t>Attribute, association role</w:t>
            </w:r>
          </w:p>
        </w:tc>
        <w:tc>
          <w:tcPr>
            <w:tcW w:w="5811" w:type="dxa"/>
            <w:shd w:val="clear" w:color="auto" w:fill="E6E6E6"/>
          </w:tcPr>
          <w:p w:rsidR="0062021A" w:rsidRPr="008B3241" w:rsidRDefault="0062021A" w:rsidP="003D2FF9">
            <w:pPr>
              <w:jc w:val="left"/>
            </w:pPr>
            <w:r w:rsidRPr="008B3241">
              <w:t>If in an application schema a property is considered to be part of the life-cycle information of a spatial object type, the property shall receive this stereotype.</w:t>
            </w:r>
          </w:p>
        </w:tc>
      </w:tr>
      <w:tr w:rsidR="0062021A" w:rsidRPr="008B3241" w:rsidTr="003D2FF9">
        <w:tblPrEx>
          <w:tblCellMar>
            <w:top w:w="0" w:type="dxa"/>
            <w:bottom w:w="0" w:type="dxa"/>
          </w:tblCellMar>
        </w:tblPrEx>
        <w:trPr>
          <w:tblHeader/>
        </w:trPr>
        <w:tc>
          <w:tcPr>
            <w:tcW w:w="1985" w:type="dxa"/>
            <w:shd w:val="clear" w:color="auto" w:fill="E6E6E6"/>
          </w:tcPr>
          <w:p w:rsidR="0062021A" w:rsidRPr="008B3241" w:rsidRDefault="0062021A" w:rsidP="003D2FF9">
            <w:pPr>
              <w:jc w:val="left"/>
            </w:pPr>
            <w:r w:rsidRPr="008B3241">
              <w:t>version</w:t>
            </w:r>
          </w:p>
        </w:tc>
        <w:tc>
          <w:tcPr>
            <w:tcW w:w="1276" w:type="dxa"/>
            <w:shd w:val="clear" w:color="auto" w:fill="E6E6E6"/>
          </w:tcPr>
          <w:p w:rsidR="0062021A" w:rsidRPr="008B3241" w:rsidRDefault="0062021A" w:rsidP="003D2FF9">
            <w:pPr>
              <w:jc w:val="left"/>
            </w:pPr>
            <w:r w:rsidRPr="008B3241">
              <w:t>Association role</w:t>
            </w:r>
          </w:p>
        </w:tc>
        <w:tc>
          <w:tcPr>
            <w:tcW w:w="5811" w:type="dxa"/>
            <w:shd w:val="clear" w:color="auto" w:fill="E6E6E6"/>
          </w:tcPr>
          <w:p w:rsidR="0062021A" w:rsidRPr="008B3241" w:rsidRDefault="0062021A" w:rsidP="003D2FF9">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62021A" w:rsidRDefault="0062021A" w:rsidP="003D2FF9">
      <w:pPr>
        <w:shd w:val="clear" w:color="auto" w:fill="E6E6E6"/>
      </w:pPr>
    </w:p>
    <w:bookmarkEnd w:id="107"/>
    <w:p w:rsidR="00657B47" w:rsidRPr="00B318DD" w:rsidRDefault="00657B47" w:rsidP="00657B47">
      <w:pPr>
        <w:rPr>
          <w:bCs/>
          <w:szCs w:val="19"/>
        </w:rPr>
      </w:pPr>
    </w:p>
    <w:p w:rsidR="0062021A" w:rsidRPr="00C02837" w:rsidRDefault="0062021A" w:rsidP="0062021A">
      <w:pPr>
        <w:pStyle w:val="Titolo3"/>
        <w:shd w:val="clear" w:color="auto" w:fill="E6E6E6"/>
        <w:rPr>
          <w:bCs/>
        </w:rPr>
      </w:pPr>
      <w:bookmarkStart w:id="115" w:name="_Ref255898151"/>
      <w:bookmarkStart w:id="116" w:name="voidable"/>
      <w:bookmarkStart w:id="117" w:name="_Toc374519848"/>
      <w:r w:rsidRPr="00C02837">
        <w:rPr>
          <w:bCs/>
        </w:rPr>
        <w:t>Voidable characteristics</w:t>
      </w:r>
      <w:bookmarkEnd w:id="115"/>
      <w:bookmarkEnd w:id="117"/>
    </w:p>
    <w:p w:rsidR="0062021A" w:rsidRDefault="0062021A" w:rsidP="003D2FF9">
      <w:pPr>
        <w:keepNext/>
        <w:shd w:val="clear" w:color="auto" w:fill="E6E6E6"/>
      </w:pPr>
    </w:p>
    <w:p w:rsidR="0062021A" w:rsidRDefault="0062021A" w:rsidP="003D2FF9">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62021A" w:rsidRDefault="0062021A" w:rsidP="003D2FF9">
      <w:pPr>
        <w:shd w:val="clear" w:color="auto" w:fill="E6E6E6"/>
      </w:pPr>
    </w:p>
    <w:p w:rsidR="0062021A" w:rsidRDefault="0062021A" w:rsidP="003D2FF9">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62021A" w:rsidRDefault="0062021A" w:rsidP="003D2FF9">
      <w:pPr>
        <w:shd w:val="clear" w:color="auto" w:fill="E6E6E6"/>
      </w:pPr>
    </w:p>
    <w:p w:rsidR="0062021A" w:rsidRPr="00A36A9C" w:rsidRDefault="0062021A" w:rsidP="0062021A">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62021A" w:rsidRPr="008B3241" w:rsidRDefault="0062021A" w:rsidP="003D2FF9">
      <w:pPr>
        <w:shd w:val="clear" w:color="auto" w:fill="E6E6E6"/>
      </w:pPr>
    </w:p>
    <w:p w:rsidR="0062021A" w:rsidRPr="008B3241" w:rsidRDefault="0062021A" w:rsidP="003D2FF9">
      <w:pPr>
        <w:shd w:val="clear" w:color="auto" w:fill="E6E6E6"/>
      </w:pPr>
      <w:r w:rsidRPr="008B3241">
        <w:t>The VoidReason</w:t>
      </w:r>
      <w:r>
        <w:t>Value</w:t>
      </w:r>
      <w:r w:rsidRPr="008B3241">
        <w:t xml:space="preserve"> type is a code list, which includes the following pre-defined values: </w:t>
      </w:r>
    </w:p>
    <w:p w:rsidR="0062021A" w:rsidRPr="008B3241" w:rsidRDefault="0062021A" w:rsidP="0062021A">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62021A" w:rsidRDefault="0062021A" w:rsidP="0062021A">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62021A" w:rsidRPr="008B3241" w:rsidRDefault="0062021A" w:rsidP="0062021A">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62021A" w:rsidRPr="008B3241" w:rsidRDefault="0062021A" w:rsidP="003D2FF9">
      <w:pPr>
        <w:shd w:val="clear" w:color="auto" w:fill="E6E6E6"/>
      </w:pPr>
    </w:p>
    <w:p w:rsidR="0062021A" w:rsidRPr="008B3241" w:rsidRDefault="0062021A" w:rsidP="003D2FF9">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62021A" w:rsidRPr="008B3241" w:rsidRDefault="0062021A" w:rsidP="003D2FF9">
      <w:pPr>
        <w:shd w:val="clear" w:color="auto" w:fill="E6E6E6"/>
        <w:tabs>
          <w:tab w:val="left" w:pos="780"/>
        </w:tabs>
        <w:jc w:val="left"/>
      </w:pPr>
    </w:p>
    <w:p w:rsidR="0062021A" w:rsidRPr="008B3241" w:rsidRDefault="0062021A" w:rsidP="003D2FF9">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62021A" w:rsidRPr="007B797F" w:rsidRDefault="0062021A" w:rsidP="0062021A">
      <w:pPr>
        <w:numPr>
          <w:ilvl w:val="0"/>
          <w:numId w:val="6"/>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62021A" w:rsidRDefault="0062021A" w:rsidP="0062021A">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62021A" w:rsidRPr="007B797F" w:rsidRDefault="0062021A" w:rsidP="003D2FF9">
      <w:pPr>
        <w:shd w:val="clear" w:color="auto" w:fill="E6E6E6"/>
      </w:pPr>
    </w:p>
    <w:p w:rsidR="0062021A" w:rsidRDefault="0062021A" w:rsidP="003D2FF9">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62021A" w:rsidRDefault="0062021A" w:rsidP="003D2FF9">
      <w:pPr>
        <w:shd w:val="clear" w:color="auto" w:fill="E6E6E6"/>
        <w:rPr>
          <w:rFonts w:cs="Arial"/>
        </w:rPr>
      </w:pPr>
    </w:p>
    <w:p w:rsidR="0062021A" w:rsidRPr="009C5E5C" w:rsidRDefault="0062021A" w:rsidP="003D2FF9">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62021A" w:rsidRDefault="0062021A" w:rsidP="003D2FF9">
      <w:pPr>
        <w:shd w:val="clear" w:color="auto" w:fill="E6E6E6"/>
        <w:rPr>
          <w:rFonts w:cs="Arial"/>
        </w:rPr>
      </w:pPr>
    </w:p>
    <w:bookmarkEnd w:id="116"/>
    <w:p w:rsidR="00657B47" w:rsidRPr="00B318DD" w:rsidRDefault="00657B47" w:rsidP="00657B47">
      <w:pPr>
        <w:rPr>
          <w:szCs w:val="19"/>
        </w:rPr>
      </w:pPr>
    </w:p>
    <w:p w:rsidR="0062021A" w:rsidRDefault="0062021A" w:rsidP="0062021A">
      <w:pPr>
        <w:pStyle w:val="Titolo3"/>
        <w:shd w:val="clear" w:color="auto" w:fill="E6E6E6"/>
      </w:pPr>
      <w:bookmarkStart w:id="118" w:name="_Toc233005429"/>
      <w:bookmarkStart w:id="119" w:name="_Toc234052490"/>
      <w:bookmarkStart w:id="120" w:name="enumerations_codelists"/>
      <w:bookmarkStart w:id="121" w:name="_Toc374519849"/>
      <w:r>
        <w:t>Enumerations</w:t>
      </w:r>
      <w:bookmarkEnd w:id="118"/>
      <w:bookmarkEnd w:id="119"/>
      <w:bookmarkEnd w:id="121"/>
    </w:p>
    <w:p w:rsidR="0062021A" w:rsidRDefault="0062021A" w:rsidP="003D2FF9">
      <w:pPr>
        <w:keepNext/>
        <w:shd w:val="clear" w:color="auto" w:fill="E6E6E6"/>
      </w:pPr>
    </w:p>
    <w:p w:rsidR="0062021A" w:rsidRPr="008B3241" w:rsidRDefault="0062021A" w:rsidP="003D2FF9">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62021A" w:rsidRDefault="0062021A" w:rsidP="0062021A">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62021A" w:rsidRPr="008B3241" w:rsidRDefault="0062021A" w:rsidP="0062021A">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62021A" w:rsidRDefault="0062021A" w:rsidP="003D2FF9">
      <w:pPr>
        <w:shd w:val="clear" w:color="auto" w:fill="E6E6E6"/>
      </w:pPr>
    </w:p>
    <w:p w:rsidR="0062021A" w:rsidRPr="000C628D" w:rsidRDefault="0062021A" w:rsidP="003D2FF9">
      <w:pPr>
        <w:pStyle w:val="IRrequirementgrey"/>
        <w:jc w:val="center"/>
        <w:rPr>
          <w:b/>
          <w:color w:val="FF0000"/>
        </w:rPr>
      </w:pPr>
      <w:r w:rsidRPr="000C628D">
        <w:rPr>
          <w:b/>
          <w:color w:val="FF0000"/>
        </w:rPr>
        <w:t>IR Requirement</w:t>
      </w:r>
    </w:p>
    <w:p w:rsidR="0062021A" w:rsidRDefault="0062021A" w:rsidP="003D2FF9">
      <w:pPr>
        <w:pStyle w:val="IRrequirementgrey"/>
        <w:jc w:val="center"/>
      </w:pPr>
      <w:r>
        <w:t>Article 6</w:t>
      </w:r>
    </w:p>
    <w:p w:rsidR="0062021A" w:rsidRDefault="0062021A" w:rsidP="003D2FF9">
      <w:pPr>
        <w:pStyle w:val="IRrequirementgrey"/>
        <w:jc w:val="center"/>
        <w:rPr>
          <w:b/>
          <w:bCs/>
        </w:rPr>
      </w:pPr>
      <w:r>
        <w:rPr>
          <w:b/>
          <w:bCs/>
        </w:rPr>
        <w:t>Code Lists and Enumerations</w:t>
      </w:r>
    </w:p>
    <w:p w:rsidR="0062021A" w:rsidRDefault="0062021A" w:rsidP="003D2FF9">
      <w:pPr>
        <w:pStyle w:val="IRrequirementgrey"/>
        <w:jc w:val="center"/>
      </w:pPr>
    </w:p>
    <w:p w:rsidR="0062021A" w:rsidRDefault="0062021A" w:rsidP="003D2FF9">
      <w:pPr>
        <w:pStyle w:val="IRrequirementgrey"/>
      </w:pPr>
      <w:r>
        <w:t>(…)</w:t>
      </w:r>
    </w:p>
    <w:p w:rsidR="0062021A" w:rsidRDefault="0062021A" w:rsidP="003D2FF9">
      <w:pPr>
        <w:pStyle w:val="IRrequirementgrey"/>
      </w:pPr>
    </w:p>
    <w:p w:rsidR="0062021A" w:rsidRPr="002D5278" w:rsidRDefault="0062021A" w:rsidP="003D2FF9">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62021A" w:rsidRDefault="0062021A" w:rsidP="003D2FF9">
      <w:pPr>
        <w:shd w:val="clear" w:color="auto" w:fill="E6E6E6"/>
      </w:pPr>
    </w:p>
    <w:p w:rsidR="0062021A" w:rsidRPr="008B3241" w:rsidRDefault="0062021A" w:rsidP="0062021A">
      <w:pPr>
        <w:pStyle w:val="Titolo3"/>
        <w:shd w:val="clear" w:color="auto" w:fill="E6E6E6"/>
      </w:pPr>
      <w:bookmarkStart w:id="122" w:name="_Toc374519850"/>
      <w:r>
        <w:t>Co</w:t>
      </w:r>
      <w:r w:rsidRPr="008B3241">
        <w:t>de lists</w:t>
      </w:r>
      <w:bookmarkEnd w:id="122"/>
    </w:p>
    <w:p w:rsidR="0062021A" w:rsidRDefault="0062021A" w:rsidP="003D2FF9">
      <w:pPr>
        <w:keepNext/>
        <w:shd w:val="clear" w:color="auto" w:fill="E6E6E6"/>
      </w:pPr>
    </w:p>
    <w:p w:rsidR="0062021A" w:rsidRDefault="0062021A" w:rsidP="003D2FF9">
      <w:pPr>
        <w:shd w:val="clear" w:color="auto" w:fill="E6E6E6"/>
      </w:pPr>
      <w:r>
        <w:t>Code lists are modelled as classes in the application schemas. Their values, however, are managed outside of the application schema.</w:t>
      </w:r>
    </w:p>
    <w:p w:rsidR="0062021A" w:rsidRDefault="0062021A" w:rsidP="003D2FF9">
      <w:pPr>
        <w:shd w:val="clear" w:color="auto" w:fill="E6E6E6"/>
      </w:pPr>
    </w:p>
    <w:p w:rsidR="0062021A" w:rsidRPr="003A0998" w:rsidRDefault="0062021A" w:rsidP="0062021A">
      <w:pPr>
        <w:pStyle w:val="Titolo4"/>
        <w:shd w:val="clear" w:color="auto" w:fill="E6E6E6"/>
        <w:rPr>
          <w:b w:val="0"/>
        </w:rPr>
      </w:pPr>
      <w:r w:rsidRPr="003A0998">
        <w:rPr>
          <w:b w:val="0"/>
        </w:rPr>
        <w:t>Code list types</w:t>
      </w:r>
    </w:p>
    <w:p w:rsidR="0062021A" w:rsidRDefault="0062021A" w:rsidP="003D2FF9">
      <w:pPr>
        <w:keepNext/>
        <w:shd w:val="clear" w:color="auto" w:fill="E6E6E6"/>
      </w:pPr>
    </w:p>
    <w:p w:rsidR="0062021A" w:rsidRDefault="0062021A" w:rsidP="003D2FF9">
      <w:pPr>
        <w:shd w:val="clear" w:color="auto" w:fill="E6E6E6"/>
      </w:pPr>
      <w:r>
        <w:t>The IRs distinguish the following types of code lists.</w:t>
      </w:r>
    </w:p>
    <w:p w:rsidR="0062021A" w:rsidRDefault="0062021A" w:rsidP="003D2FF9">
      <w:pPr>
        <w:shd w:val="clear" w:color="auto" w:fill="E6E6E6"/>
      </w:pPr>
    </w:p>
    <w:p w:rsidR="0062021A" w:rsidRPr="000C628D" w:rsidRDefault="0062021A" w:rsidP="003D2FF9">
      <w:pPr>
        <w:pStyle w:val="IRrequirementgrey"/>
        <w:jc w:val="center"/>
        <w:rPr>
          <w:b/>
          <w:color w:val="FF0000"/>
        </w:rPr>
      </w:pPr>
      <w:r w:rsidRPr="000C628D">
        <w:rPr>
          <w:b/>
          <w:color w:val="FF0000"/>
        </w:rPr>
        <w:t>IR Requirement</w:t>
      </w:r>
    </w:p>
    <w:p w:rsidR="0062021A" w:rsidRDefault="0062021A" w:rsidP="003D2FF9">
      <w:pPr>
        <w:pStyle w:val="IRrequirementgrey"/>
        <w:jc w:val="center"/>
      </w:pPr>
      <w:r>
        <w:t>Article 6</w:t>
      </w:r>
    </w:p>
    <w:p w:rsidR="0062021A" w:rsidRDefault="0062021A" w:rsidP="003D2FF9">
      <w:pPr>
        <w:pStyle w:val="IRrequirementgrey"/>
        <w:jc w:val="center"/>
        <w:rPr>
          <w:b/>
          <w:bCs/>
        </w:rPr>
      </w:pPr>
      <w:r>
        <w:rPr>
          <w:b/>
          <w:bCs/>
        </w:rPr>
        <w:t>Code Lists and Enumerations</w:t>
      </w:r>
    </w:p>
    <w:p w:rsidR="0062021A" w:rsidRDefault="0062021A" w:rsidP="003D2FF9">
      <w:pPr>
        <w:pStyle w:val="IRrequirementgrey"/>
        <w:jc w:val="center"/>
      </w:pPr>
    </w:p>
    <w:p w:rsidR="0062021A" w:rsidRPr="002D5278" w:rsidRDefault="0062021A" w:rsidP="003D2FF9">
      <w:pPr>
        <w:pStyle w:val="IRrequirementgrey"/>
        <w:tabs>
          <w:tab w:val="left" w:pos="426"/>
        </w:tabs>
      </w:pPr>
      <w:r>
        <w:t>1)</w:t>
      </w:r>
      <w:r>
        <w:tab/>
      </w:r>
      <w:r w:rsidRPr="002D5278">
        <w:t>Code lists shall be of one of the follo</w:t>
      </w:r>
      <w:r w:rsidRPr="002D5278">
        <w:t>w</w:t>
      </w:r>
      <w:r w:rsidRPr="002D5278">
        <w:t>ing types, as specified in the Annexes:</w:t>
      </w:r>
    </w:p>
    <w:p w:rsidR="0062021A" w:rsidRPr="002D5278" w:rsidRDefault="0062021A" w:rsidP="003D2FF9">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62021A" w:rsidRPr="002D5278" w:rsidRDefault="0062021A" w:rsidP="003D2FF9">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62021A" w:rsidRPr="002D5278" w:rsidRDefault="0062021A" w:rsidP="003D2FF9">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62021A" w:rsidRPr="002D5278" w:rsidRDefault="0062021A" w:rsidP="003D2FF9">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62021A" w:rsidRDefault="0062021A" w:rsidP="003D2FF9">
      <w:pPr>
        <w:pStyle w:val="IRrequirementgrey"/>
        <w:tabs>
          <w:tab w:val="left" w:pos="426"/>
        </w:tabs>
      </w:pPr>
    </w:p>
    <w:p w:rsidR="0062021A" w:rsidRDefault="0062021A" w:rsidP="003D2FF9">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62021A" w:rsidRPr="00184C9D" w:rsidRDefault="0062021A" w:rsidP="003D2FF9">
      <w:pPr>
        <w:shd w:val="clear" w:color="auto" w:fill="E6E6E6"/>
        <w:rPr>
          <w:lang w:val="en-US"/>
        </w:rPr>
      </w:pPr>
    </w:p>
    <w:p w:rsidR="0062021A" w:rsidRDefault="0062021A" w:rsidP="003D2FF9">
      <w:pPr>
        <w:shd w:val="clear" w:color="auto" w:fill="E6E6E6"/>
      </w:pPr>
      <w:r>
        <w:t xml:space="preserve">The type of code list is represented in the UML model through the tagged value </w:t>
      </w:r>
      <w:r>
        <w:rPr>
          <w:i/>
        </w:rPr>
        <w:t>extensibility</w:t>
      </w:r>
      <w:r>
        <w:t>, which can take the fo</w:t>
      </w:r>
      <w:r>
        <w:t>l</w:t>
      </w:r>
      <w:r>
        <w:t>lowing values:</w:t>
      </w:r>
    </w:p>
    <w:p w:rsidR="0062021A" w:rsidRPr="006A0536" w:rsidRDefault="0062021A" w:rsidP="0062021A">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62021A" w:rsidRPr="006A0536" w:rsidRDefault="0062021A" w:rsidP="0062021A">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62021A" w:rsidRPr="006A0536" w:rsidRDefault="0062021A" w:rsidP="0062021A">
      <w:pPr>
        <w:numPr>
          <w:ilvl w:val="0"/>
          <w:numId w:val="6"/>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62021A" w:rsidRDefault="0062021A" w:rsidP="0062021A">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62021A" w:rsidRDefault="0062021A" w:rsidP="003D2FF9">
      <w:pPr>
        <w:shd w:val="clear" w:color="auto" w:fill="E6E6E6"/>
        <w:tabs>
          <w:tab w:val="clear" w:pos="284"/>
          <w:tab w:val="clear" w:pos="567"/>
          <w:tab w:val="clear" w:pos="851"/>
          <w:tab w:val="clear" w:pos="1134"/>
        </w:tabs>
      </w:pPr>
    </w:p>
    <w:p w:rsidR="0062021A" w:rsidRDefault="0062021A" w:rsidP="0062021A">
      <w:pPr>
        <w:pStyle w:val="Recommendationgrey"/>
      </w:pPr>
      <w:r>
        <w:t>Additional values defined by data providers should not replace or redefine any va</w:t>
      </w:r>
      <w:r>
        <w:t>l</w:t>
      </w:r>
      <w:r>
        <w:t>ue already specified in the IRs.</w:t>
      </w:r>
    </w:p>
    <w:p w:rsidR="0062021A" w:rsidRDefault="0062021A" w:rsidP="003D2FF9">
      <w:pPr>
        <w:shd w:val="clear" w:color="auto" w:fill="E6E6E6"/>
        <w:tabs>
          <w:tab w:val="clear" w:pos="284"/>
          <w:tab w:val="clear" w:pos="567"/>
          <w:tab w:val="clear" w:pos="851"/>
          <w:tab w:val="clear" w:pos="1134"/>
        </w:tabs>
      </w:pPr>
    </w:p>
    <w:p w:rsidR="0062021A" w:rsidRDefault="0062021A" w:rsidP="003D2FF9">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C42249">
        <w:t>5.2.4.3</w:t>
      </w:r>
      <w:r>
        <w:t>). These recommended values are specified in a ded</w:t>
      </w:r>
      <w:r>
        <w:t>i</w:t>
      </w:r>
      <w:r>
        <w:t>cated Annex.</w:t>
      </w:r>
    </w:p>
    <w:p w:rsidR="0062021A" w:rsidRDefault="0062021A" w:rsidP="003D2FF9">
      <w:pPr>
        <w:shd w:val="clear" w:color="auto" w:fill="E6E6E6"/>
        <w:tabs>
          <w:tab w:val="clear" w:pos="284"/>
          <w:tab w:val="clear" w:pos="567"/>
          <w:tab w:val="clear" w:pos="851"/>
          <w:tab w:val="clear" w:pos="1134"/>
        </w:tabs>
        <w:rPr>
          <w:i/>
        </w:rPr>
      </w:pPr>
    </w:p>
    <w:p w:rsidR="0062021A" w:rsidRDefault="0062021A" w:rsidP="003D2FF9">
      <w:pPr>
        <w:shd w:val="clear" w:color="auto" w:fill="E6E6E6"/>
        <w:tabs>
          <w:tab w:val="clear" w:pos="284"/>
          <w:tab w:val="clear" w:pos="567"/>
          <w:tab w:val="clear" w:pos="851"/>
          <w:tab w:val="clear" w:pos="1134"/>
        </w:tabs>
      </w:pPr>
      <w:r>
        <w:t>In addition, code lists can be hierarchical, as explained in Article 6(2) of the IRs.</w:t>
      </w:r>
    </w:p>
    <w:p w:rsidR="0062021A" w:rsidRDefault="0062021A" w:rsidP="003D2FF9">
      <w:pPr>
        <w:shd w:val="clear" w:color="auto" w:fill="E6E6E6"/>
        <w:tabs>
          <w:tab w:val="clear" w:pos="284"/>
          <w:tab w:val="clear" w:pos="567"/>
          <w:tab w:val="clear" w:pos="851"/>
          <w:tab w:val="clear" w:pos="1134"/>
        </w:tabs>
      </w:pPr>
    </w:p>
    <w:p w:rsidR="0062021A" w:rsidRPr="000C628D" w:rsidRDefault="0062021A" w:rsidP="003D2FF9">
      <w:pPr>
        <w:pStyle w:val="IRrequirementgrey"/>
        <w:jc w:val="center"/>
        <w:rPr>
          <w:b/>
          <w:color w:val="FF0000"/>
        </w:rPr>
      </w:pPr>
      <w:r w:rsidRPr="000C628D">
        <w:rPr>
          <w:b/>
          <w:color w:val="FF0000"/>
        </w:rPr>
        <w:t>IR Requirement</w:t>
      </w:r>
    </w:p>
    <w:p w:rsidR="0062021A" w:rsidRDefault="0062021A" w:rsidP="003D2FF9">
      <w:pPr>
        <w:pStyle w:val="IRrequirementgrey"/>
        <w:jc w:val="center"/>
      </w:pPr>
      <w:r>
        <w:t>Article 6</w:t>
      </w:r>
    </w:p>
    <w:p w:rsidR="0062021A" w:rsidRDefault="0062021A" w:rsidP="003D2FF9">
      <w:pPr>
        <w:pStyle w:val="IRrequirementgrey"/>
        <w:jc w:val="center"/>
      </w:pPr>
      <w:r>
        <w:rPr>
          <w:b/>
          <w:bCs/>
        </w:rPr>
        <w:t>Code Lists and Enumerations</w:t>
      </w:r>
    </w:p>
    <w:p w:rsidR="0062021A" w:rsidRDefault="0062021A" w:rsidP="003D2FF9">
      <w:pPr>
        <w:pStyle w:val="IRrequirementgrey"/>
      </w:pPr>
      <w:r>
        <w:t>(…)</w:t>
      </w:r>
    </w:p>
    <w:p w:rsidR="0062021A" w:rsidRDefault="0062021A" w:rsidP="003D2FF9">
      <w:pPr>
        <w:pStyle w:val="IRrequirementgrey"/>
      </w:pPr>
    </w:p>
    <w:p w:rsidR="0062021A" w:rsidRPr="002D5278" w:rsidRDefault="0062021A" w:rsidP="003D2FF9">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w:t>
      </w:r>
      <w:r w:rsidRPr="002D5278">
        <w:t>l</w:t>
      </w:r>
      <w:r w:rsidRPr="002D5278">
        <w:t>ues are listed in the last column.</w:t>
      </w:r>
    </w:p>
    <w:p w:rsidR="0062021A" w:rsidRPr="002763C8" w:rsidRDefault="0062021A" w:rsidP="003D2FF9">
      <w:pPr>
        <w:shd w:val="clear" w:color="auto" w:fill="E6E6E6"/>
        <w:tabs>
          <w:tab w:val="clear" w:pos="284"/>
          <w:tab w:val="clear" w:pos="567"/>
          <w:tab w:val="clear" w:pos="851"/>
          <w:tab w:val="clear" w:pos="1134"/>
        </w:tabs>
        <w:rPr>
          <w:lang w:val="en-US"/>
        </w:rPr>
      </w:pPr>
    </w:p>
    <w:p w:rsidR="0062021A" w:rsidRDefault="0062021A" w:rsidP="003D2FF9">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62021A" w:rsidRDefault="0062021A" w:rsidP="003D2FF9">
      <w:pPr>
        <w:shd w:val="clear" w:color="auto" w:fill="E6E6E6"/>
        <w:tabs>
          <w:tab w:val="clear" w:pos="284"/>
          <w:tab w:val="clear" w:pos="567"/>
          <w:tab w:val="clear" w:pos="851"/>
          <w:tab w:val="clear" w:pos="1134"/>
        </w:tabs>
      </w:pPr>
    </w:p>
    <w:p w:rsidR="0062021A" w:rsidRPr="003A0998" w:rsidRDefault="0062021A" w:rsidP="0062021A">
      <w:pPr>
        <w:pStyle w:val="Titolo4"/>
        <w:shd w:val="clear" w:color="auto" w:fill="E6E6E6"/>
        <w:rPr>
          <w:b w:val="0"/>
        </w:rPr>
      </w:pPr>
      <w:bookmarkStart w:id="123" w:name="_Ref339038263"/>
      <w:r w:rsidRPr="003A0998">
        <w:rPr>
          <w:b w:val="0"/>
        </w:rPr>
        <w:t>Obligations on data providers</w:t>
      </w:r>
      <w:bookmarkEnd w:id="123"/>
    </w:p>
    <w:p w:rsidR="0062021A" w:rsidRDefault="0062021A" w:rsidP="003D2FF9">
      <w:pPr>
        <w:keepNext/>
        <w:shd w:val="clear" w:color="auto" w:fill="E6E6E6"/>
      </w:pPr>
    </w:p>
    <w:p w:rsidR="0062021A" w:rsidRPr="000C628D" w:rsidRDefault="0062021A" w:rsidP="003D2FF9">
      <w:pPr>
        <w:pStyle w:val="IRrequirementgrey"/>
        <w:jc w:val="center"/>
        <w:rPr>
          <w:b/>
          <w:color w:val="FF0000"/>
        </w:rPr>
      </w:pPr>
      <w:r w:rsidRPr="000C628D">
        <w:rPr>
          <w:b/>
          <w:color w:val="FF0000"/>
        </w:rPr>
        <w:t>IR Requirement</w:t>
      </w:r>
    </w:p>
    <w:p w:rsidR="0062021A" w:rsidRDefault="0062021A" w:rsidP="003D2FF9">
      <w:pPr>
        <w:pStyle w:val="IRrequirementgrey"/>
        <w:jc w:val="center"/>
      </w:pPr>
      <w:r>
        <w:t>Article 6</w:t>
      </w:r>
    </w:p>
    <w:p w:rsidR="0062021A" w:rsidRDefault="0062021A" w:rsidP="003D2FF9">
      <w:pPr>
        <w:pStyle w:val="IRrequirementgrey"/>
        <w:jc w:val="center"/>
        <w:rPr>
          <w:b/>
          <w:bCs/>
        </w:rPr>
      </w:pPr>
      <w:r>
        <w:rPr>
          <w:b/>
          <w:bCs/>
        </w:rPr>
        <w:t>Code Lists and Enumerations</w:t>
      </w:r>
    </w:p>
    <w:p w:rsidR="0062021A" w:rsidRDefault="0062021A" w:rsidP="003D2FF9">
      <w:pPr>
        <w:pStyle w:val="IRrequirementgrey"/>
        <w:jc w:val="center"/>
      </w:pPr>
    </w:p>
    <w:p w:rsidR="0062021A" w:rsidRDefault="0062021A" w:rsidP="003D2FF9">
      <w:pPr>
        <w:pStyle w:val="IRrequirementgrey"/>
        <w:tabs>
          <w:tab w:val="left" w:pos="426"/>
        </w:tabs>
        <w:ind w:left="426" w:hanging="313"/>
      </w:pPr>
      <w:r>
        <w:t>(….)</w:t>
      </w:r>
    </w:p>
    <w:p w:rsidR="0062021A" w:rsidRDefault="0062021A" w:rsidP="003D2FF9">
      <w:pPr>
        <w:pStyle w:val="IRrequirementgrey"/>
        <w:tabs>
          <w:tab w:val="left" w:pos="426"/>
        </w:tabs>
        <w:ind w:left="426" w:hanging="313"/>
      </w:pPr>
    </w:p>
    <w:p w:rsidR="0062021A" w:rsidRDefault="0062021A" w:rsidP="003D2FF9">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62021A" w:rsidRDefault="0062021A" w:rsidP="003D2FF9">
      <w:pPr>
        <w:pStyle w:val="IRrequirementgrey"/>
        <w:tabs>
          <w:tab w:val="left" w:pos="426"/>
        </w:tabs>
        <w:ind w:left="426" w:hanging="313"/>
      </w:pPr>
    </w:p>
    <w:p w:rsidR="0062021A" w:rsidRPr="007A7D3D" w:rsidRDefault="0062021A" w:rsidP="003D2FF9">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62021A" w:rsidRDefault="0062021A" w:rsidP="003D2FF9">
      <w:pPr>
        <w:shd w:val="clear" w:color="auto" w:fill="E6E6E6"/>
      </w:pPr>
    </w:p>
    <w:p w:rsidR="0062021A" w:rsidRDefault="0062021A" w:rsidP="003D2FF9">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w:t>
      </w:r>
      <w:r>
        <w:t>d</w:t>
      </w:r>
      <w:r>
        <w:t>ers.</w:t>
      </w:r>
    </w:p>
    <w:p w:rsidR="0062021A" w:rsidRDefault="0062021A" w:rsidP="003D2FF9">
      <w:pPr>
        <w:shd w:val="clear" w:color="auto" w:fill="E6E6E6"/>
        <w:tabs>
          <w:tab w:val="clear" w:pos="284"/>
          <w:tab w:val="clear" w:pos="567"/>
          <w:tab w:val="clear" w:pos="851"/>
          <w:tab w:val="clear" w:pos="1134"/>
        </w:tabs>
      </w:pPr>
    </w:p>
    <w:p w:rsidR="0062021A" w:rsidRDefault="0062021A" w:rsidP="003D2FF9">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62021A" w:rsidRDefault="0062021A" w:rsidP="003D2FF9">
      <w:pPr>
        <w:shd w:val="clear" w:color="auto" w:fill="E6E6E6"/>
        <w:tabs>
          <w:tab w:val="clear" w:pos="284"/>
          <w:tab w:val="clear" w:pos="567"/>
          <w:tab w:val="clear" w:pos="851"/>
          <w:tab w:val="clear" w:pos="1134"/>
        </w:tabs>
      </w:pPr>
    </w:p>
    <w:p w:rsidR="0062021A" w:rsidRDefault="0062021A" w:rsidP="003D2FF9">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62021A" w:rsidRDefault="0062021A" w:rsidP="003D2FF9">
      <w:pPr>
        <w:shd w:val="clear" w:color="auto" w:fill="E6E6E6"/>
        <w:rPr>
          <w:rFonts w:eastAsia="Times New Roman"/>
          <w:lang w:val="en-US" w:eastAsia="it-IT"/>
        </w:rPr>
      </w:pPr>
    </w:p>
    <w:p w:rsidR="0062021A" w:rsidRPr="003A0998" w:rsidRDefault="0062021A" w:rsidP="0062021A">
      <w:pPr>
        <w:pStyle w:val="Titolo4"/>
        <w:shd w:val="clear" w:color="auto" w:fill="E6E6E6"/>
        <w:rPr>
          <w:b w:val="0"/>
          <w:lang w:val="en-US" w:eastAsia="it-IT"/>
        </w:rPr>
      </w:pPr>
      <w:bookmarkStart w:id="124" w:name="_Ref339277640"/>
      <w:r w:rsidRPr="003A0998">
        <w:rPr>
          <w:b w:val="0"/>
          <w:lang w:val="en-US" w:eastAsia="it-IT"/>
        </w:rPr>
        <w:t>Recommended code list values</w:t>
      </w:r>
      <w:bookmarkEnd w:id="124"/>
    </w:p>
    <w:p w:rsidR="0062021A" w:rsidRDefault="0062021A" w:rsidP="003D2FF9">
      <w:pPr>
        <w:keepNext/>
        <w:shd w:val="clear" w:color="auto" w:fill="E6E6E6"/>
        <w:rPr>
          <w:rFonts w:eastAsia="Times New Roman"/>
          <w:lang w:val="en-US" w:eastAsia="it-IT"/>
        </w:rPr>
      </w:pPr>
    </w:p>
    <w:p w:rsidR="0062021A" w:rsidRDefault="0062021A" w:rsidP="003D2FF9">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C42249">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62021A" w:rsidRDefault="0062021A" w:rsidP="003D2FF9">
      <w:pPr>
        <w:shd w:val="clear" w:color="auto" w:fill="E6E6E6"/>
        <w:rPr>
          <w:rFonts w:eastAsia="Times New Roman"/>
          <w:lang w:val="en-US" w:eastAsia="it-IT"/>
        </w:rPr>
      </w:pPr>
    </w:p>
    <w:p w:rsidR="0062021A" w:rsidRDefault="0062021A" w:rsidP="0062021A">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62021A" w:rsidRDefault="0062021A" w:rsidP="003D2FF9">
      <w:pPr>
        <w:shd w:val="clear" w:color="auto" w:fill="E6E6E6"/>
      </w:pPr>
    </w:p>
    <w:p w:rsidR="0062021A" w:rsidRDefault="0062021A" w:rsidP="003D2FF9">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62021A" w:rsidRDefault="0062021A" w:rsidP="003D2FF9">
      <w:pPr>
        <w:shd w:val="clear" w:color="auto" w:fill="E6E6E6"/>
        <w:tabs>
          <w:tab w:val="clear" w:pos="284"/>
          <w:tab w:val="clear" w:pos="567"/>
        </w:tabs>
      </w:pPr>
    </w:p>
    <w:p w:rsidR="0062021A" w:rsidRPr="003A0998" w:rsidRDefault="0062021A" w:rsidP="0062021A">
      <w:pPr>
        <w:pStyle w:val="Titolo4"/>
        <w:shd w:val="clear" w:color="auto" w:fill="E6E6E6"/>
        <w:rPr>
          <w:b w:val="0"/>
        </w:rPr>
      </w:pPr>
      <w:bookmarkStart w:id="125" w:name="_Ref315091311"/>
      <w:r w:rsidRPr="003A0998">
        <w:rPr>
          <w:b w:val="0"/>
        </w:rPr>
        <w:t>Governance</w:t>
      </w:r>
      <w:bookmarkEnd w:id="125"/>
    </w:p>
    <w:p w:rsidR="0062021A" w:rsidRPr="008B3241" w:rsidRDefault="0062021A" w:rsidP="003D2FF9">
      <w:pPr>
        <w:keepNext/>
        <w:shd w:val="clear" w:color="auto" w:fill="E6E6E6"/>
      </w:pPr>
    </w:p>
    <w:p w:rsidR="0062021A" w:rsidRPr="008B3241" w:rsidRDefault="0062021A" w:rsidP="003D2FF9">
      <w:pPr>
        <w:shd w:val="clear" w:color="auto" w:fill="E6E6E6"/>
      </w:pPr>
      <w:r w:rsidRPr="008B3241">
        <w:t>T</w:t>
      </w:r>
      <w:r>
        <w:t>he following t</w:t>
      </w:r>
      <w:r w:rsidRPr="008B3241">
        <w:t xml:space="preserve">wo types of code lists </w:t>
      </w:r>
      <w:r>
        <w:t>are distinguished in INSPIRE:</w:t>
      </w:r>
    </w:p>
    <w:p w:rsidR="0062021A" w:rsidRDefault="0062021A" w:rsidP="0062021A">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62021A" w:rsidRDefault="0062021A" w:rsidP="003D2FF9">
      <w:pPr>
        <w:shd w:val="clear" w:color="auto" w:fill="E6E6E6"/>
        <w:tabs>
          <w:tab w:val="clear" w:pos="284"/>
          <w:tab w:val="clear" w:pos="567"/>
          <w:tab w:val="clear" w:pos="851"/>
          <w:tab w:val="clear" w:pos="1134"/>
        </w:tabs>
        <w:ind w:left="284"/>
      </w:pPr>
    </w:p>
    <w:p w:rsidR="0062021A" w:rsidRDefault="0062021A" w:rsidP="003D2FF9">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39406C">
        <w:rPr>
          <w:i/>
        </w:rPr>
        <w:t>http://inspire.ec.europa.eu/codelist/&lt;CodeListName</w:t>
      </w:r>
      <w:r>
        <w:t>&gt;.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w:t>
      </w:r>
      <w:r>
        <w:t>r</w:t>
      </w:r>
      <w:r>
        <w:t xml:space="preserve">seded). Identifiers for values of INSPIRE-governed code lists are constructed using the pattern </w:t>
      </w:r>
      <w:r w:rsidRPr="00A15E78">
        <w:rPr>
          <w:i/>
        </w:rPr>
        <w:t>http://inspire.ec.europa.eu/</w:t>
      </w:r>
      <w:r>
        <w:rPr>
          <w:i/>
        </w:rPr>
        <w:t>codelist</w:t>
      </w:r>
      <w:r w:rsidRPr="00A15E78">
        <w:rPr>
          <w:i/>
        </w:rPr>
        <w:t>/&lt;CodeListName</w:t>
      </w:r>
      <w:r>
        <w:t>&gt;/&lt;value&gt;.</w:t>
      </w:r>
    </w:p>
    <w:p w:rsidR="0062021A" w:rsidRDefault="0062021A" w:rsidP="003D2FF9">
      <w:pPr>
        <w:shd w:val="clear" w:color="auto" w:fill="E6E6E6"/>
        <w:tabs>
          <w:tab w:val="clear" w:pos="284"/>
          <w:tab w:val="clear" w:pos="567"/>
          <w:tab w:val="clear" w:pos="851"/>
          <w:tab w:val="clear" w:pos="1134"/>
        </w:tabs>
      </w:pPr>
    </w:p>
    <w:p w:rsidR="0062021A" w:rsidRDefault="0062021A" w:rsidP="0062021A">
      <w:pPr>
        <w:numPr>
          <w:ilvl w:val="0"/>
          <w:numId w:val="6"/>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62021A" w:rsidRDefault="0062021A" w:rsidP="003D2FF9">
      <w:pPr>
        <w:shd w:val="clear" w:color="auto" w:fill="E6E6E6"/>
        <w:tabs>
          <w:tab w:val="clear" w:pos="284"/>
          <w:tab w:val="clear" w:pos="567"/>
          <w:tab w:val="clear" w:pos="851"/>
          <w:tab w:val="clear" w:pos="1134"/>
        </w:tabs>
        <w:ind w:left="567"/>
      </w:pPr>
    </w:p>
    <w:p w:rsidR="0062021A" w:rsidRDefault="0062021A" w:rsidP="003D2FF9">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62021A" w:rsidRDefault="0062021A" w:rsidP="003D2FF9">
      <w:pPr>
        <w:shd w:val="clear" w:color="auto" w:fill="E6E6E6"/>
        <w:tabs>
          <w:tab w:val="clear" w:pos="284"/>
          <w:tab w:val="clear" w:pos="567"/>
          <w:tab w:val="clear" w:pos="851"/>
          <w:tab w:val="clear" w:pos="1134"/>
        </w:tabs>
        <w:ind w:left="567"/>
      </w:pPr>
    </w:p>
    <w:p w:rsidR="0062021A" w:rsidRDefault="0062021A" w:rsidP="003D2FF9">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62021A" w:rsidRDefault="0062021A" w:rsidP="0062021A">
      <w:pPr>
        <w:numPr>
          <w:ilvl w:val="0"/>
          <w:numId w:val="15"/>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62021A" w:rsidRDefault="0062021A" w:rsidP="0062021A">
      <w:pPr>
        <w:numPr>
          <w:ilvl w:val="0"/>
          <w:numId w:val="15"/>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62021A" w:rsidRDefault="0062021A" w:rsidP="0062021A">
      <w:pPr>
        <w:numPr>
          <w:ilvl w:val="0"/>
          <w:numId w:val="15"/>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62021A" w:rsidRDefault="0062021A" w:rsidP="0062021A">
      <w:pPr>
        <w:numPr>
          <w:ilvl w:val="0"/>
          <w:numId w:val="15"/>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62021A" w:rsidRDefault="0062021A" w:rsidP="003D2FF9">
      <w:pPr>
        <w:shd w:val="clear" w:color="auto" w:fill="E6E6E6"/>
        <w:tabs>
          <w:tab w:val="clear" w:pos="284"/>
          <w:tab w:val="clear" w:pos="567"/>
          <w:tab w:val="clear" w:pos="851"/>
          <w:tab w:val="clear" w:pos="1134"/>
        </w:tabs>
        <w:ind w:left="851"/>
      </w:pPr>
    </w:p>
    <w:p w:rsidR="0062021A" w:rsidRDefault="0062021A" w:rsidP="003D2FF9">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62021A" w:rsidRDefault="0062021A" w:rsidP="003D2FF9">
      <w:pPr>
        <w:shd w:val="clear" w:color="auto" w:fill="E6E6E6"/>
        <w:tabs>
          <w:tab w:val="clear" w:pos="284"/>
          <w:tab w:val="clear" w:pos="567"/>
          <w:tab w:val="clear" w:pos="851"/>
          <w:tab w:val="clear" w:pos="1134"/>
        </w:tabs>
        <w:ind w:left="567"/>
      </w:pPr>
    </w:p>
    <w:p w:rsidR="0062021A" w:rsidRDefault="0062021A" w:rsidP="0062021A">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62021A" w:rsidRDefault="0062021A" w:rsidP="003D2FF9">
      <w:pPr>
        <w:shd w:val="clear" w:color="auto" w:fill="E6E6E6"/>
        <w:tabs>
          <w:tab w:val="clear" w:pos="284"/>
          <w:tab w:val="clear" w:pos="851"/>
          <w:tab w:val="clear" w:pos="1134"/>
        </w:tabs>
        <w:rPr>
          <w:lang w:val="en-US"/>
        </w:rPr>
      </w:pPr>
    </w:p>
    <w:p w:rsidR="0062021A" w:rsidRDefault="0062021A" w:rsidP="003D2FF9">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62021A" w:rsidRPr="00C25ECA" w:rsidRDefault="0062021A" w:rsidP="003D2FF9">
      <w:pPr>
        <w:shd w:val="clear" w:color="auto" w:fill="E6E6E6"/>
        <w:tabs>
          <w:tab w:val="clear" w:pos="284"/>
          <w:tab w:val="clear" w:pos="567"/>
          <w:tab w:val="clear" w:pos="1134"/>
          <w:tab w:val="left" w:pos="851"/>
        </w:tabs>
        <w:rPr>
          <w:lang w:val="en-US"/>
        </w:rPr>
      </w:pPr>
    </w:p>
    <w:p w:rsidR="0062021A" w:rsidRPr="003A0998" w:rsidRDefault="0062021A" w:rsidP="0062021A">
      <w:pPr>
        <w:pStyle w:val="Titolo4"/>
        <w:shd w:val="clear" w:color="auto" w:fill="E6E6E6"/>
        <w:rPr>
          <w:b w:val="0"/>
        </w:rPr>
      </w:pPr>
      <w:r w:rsidRPr="003A0998">
        <w:rPr>
          <w:b w:val="0"/>
        </w:rPr>
        <w:t>Vocabulary</w:t>
      </w:r>
    </w:p>
    <w:p w:rsidR="0062021A" w:rsidRDefault="0062021A" w:rsidP="003D2FF9">
      <w:pPr>
        <w:keepNext/>
        <w:shd w:val="clear" w:color="auto" w:fill="E6E6E6"/>
      </w:pPr>
    </w:p>
    <w:p w:rsidR="0062021A" w:rsidRDefault="0062021A" w:rsidP="003D2FF9">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39406C">
        <w:rPr>
          <w:i/>
        </w:rPr>
        <w:t>http://inspire.ec.europa.eu/codelist/&lt;UpperCamelCaseName</w:t>
      </w:r>
      <w:r w:rsidRPr="00585513">
        <w:rPr>
          <w:i/>
        </w:rPr>
        <w:t>&gt;</w:t>
      </w:r>
      <w:r>
        <w:t>.</w:t>
      </w:r>
    </w:p>
    <w:p w:rsidR="0062021A" w:rsidRDefault="0062021A" w:rsidP="003D2FF9">
      <w:pPr>
        <w:shd w:val="clear" w:color="auto" w:fill="E6E6E6"/>
      </w:pPr>
    </w:p>
    <w:p w:rsidR="0062021A" w:rsidRDefault="0062021A" w:rsidP="003D2FF9">
      <w:pPr>
        <w:shd w:val="clear" w:color="auto" w:fill="E6E6E6"/>
      </w:pPr>
      <w:r>
        <w:t>If the value is missing or empty, this indicates an empty code list. If no sub-classes are defined for this empty code list, this means that any code list may be used that meets the given definition.</w:t>
      </w:r>
    </w:p>
    <w:p w:rsidR="0062021A" w:rsidRDefault="0062021A" w:rsidP="003D2FF9">
      <w:pPr>
        <w:shd w:val="clear" w:color="auto" w:fill="E6E6E6"/>
      </w:pPr>
    </w:p>
    <w:p w:rsidR="0062021A" w:rsidRDefault="0062021A" w:rsidP="003D2FF9">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62021A" w:rsidRPr="00661EE4" w:rsidRDefault="0062021A" w:rsidP="003D2FF9">
      <w:pPr>
        <w:shd w:val="clear" w:color="auto" w:fill="E6E6E6"/>
      </w:pPr>
    </w:p>
    <w:bookmarkEnd w:id="120"/>
    <w:p w:rsidR="00657B47" w:rsidRPr="00B318DD" w:rsidRDefault="00657B47" w:rsidP="00657B47">
      <w:pPr>
        <w:rPr>
          <w:szCs w:val="19"/>
        </w:rPr>
      </w:pPr>
    </w:p>
    <w:p w:rsidR="00555872" w:rsidRPr="00B318DD" w:rsidRDefault="00555872" w:rsidP="00657B47">
      <w:pPr>
        <w:rPr>
          <w:szCs w:val="19"/>
        </w:rPr>
      </w:pPr>
    </w:p>
    <w:p w:rsidR="0062021A" w:rsidRDefault="0062021A" w:rsidP="0062021A">
      <w:pPr>
        <w:pStyle w:val="Titolo3"/>
        <w:shd w:val="clear" w:color="auto" w:fill="E6E6E6"/>
      </w:pPr>
      <w:bookmarkStart w:id="126" w:name="identifiers"/>
      <w:bookmarkStart w:id="127" w:name="_Toc374519851"/>
      <w:r w:rsidRPr="008B3241">
        <w:t>Identifier management</w:t>
      </w:r>
      <w:bookmarkEnd w:id="127"/>
    </w:p>
    <w:p w:rsidR="0062021A" w:rsidRPr="00CF5B22" w:rsidRDefault="0062021A" w:rsidP="003D2FF9">
      <w:pPr>
        <w:keepNext/>
        <w:shd w:val="clear" w:color="auto" w:fill="E6E6E6"/>
      </w:pPr>
    </w:p>
    <w:p w:rsidR="0062021A" w:rsidRPr="00CF5B22" w:rsidRDefault="0062021A" w:rsidP="003D2FF9">
      <w:pPr>
        <w:pStyle w:val="IRrequirementgrey"/>
        <w:jc w:val="center"/>
        <w:rPr>
          <w:b/>
          <w:color w:val="FF0000"/>
        </w:rPr>
      </w:pPr>
      <w:r w:rsidRPr="00CF5B22">
        <w:rPr>
          <w:b/>
          <w:color w:val="FF0000"/>
        </w:rPr>
        <w:t>IR Requirement</w:t>
      </w:r>
    </w:p>
    <w:p w:rsidR="0062021A" w:rsidRPr="00CF5B22" w:rsidRDefault="0062021A" w:rsidP="003D2FF9">
      <w:pPr>
        <w:pStyle w:val="IRrequirementgrey"/>
        <w:jc w:val="center"/>
        <w:rPr>
          <w:i/>
        </w:rPr>
      </w:pPr>
      <w:r w:rsidRPr="00CF5B22">
        <w:rPr>
          <w:i/>
        </w:rPr>
        <w:t>Article 9</w:t>
      </w:r>
    </w:p>
    <w:p w:rsidR="0062021A" w:rsidRPr="00CF5B22" w:rsidRDefault="0062021A" w:rsidP="003D2FF9">
      <w:pPr>
        <w:pStyle w:val="IRrequirementgrey"/>
        <w:jc w:val="center"/>
        <w:rPr>
          <w:b/>
        </w:rPr>
      </w:pPr>
      <w:r w:rsidRPr="00CF5B22">
        <w:rPr>
          <w:b/>
        </w:rPr>
        <w:t>Identifier Management</w:t>
      </w:r>
    </w:p>
    <w:p w:rsidR="0062021A" w:rsidRDefault="0062021A" w:rsidP="003D2FF9">
      <w:pPr>
        <w:pStyle w:val="IRrequirementgrey"/>
      </w:pPr>
    </w:p>
    <w:p w:rsidR="0062021A" w:rsidRPr="00CF5B22" w:rsidRDefault="0062021A" w:rsidP="003D2FF9">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62021A" w:rsidRPr="00CF5B22" w:rsidRDefault="0062021A" w:rsidP="003D2FF9">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62021A" w:rsidRDefault="0062021A" w:rsidP="003D2FF9">
      <w:pPr>
        <w:shd w:val="clear" w:color="auto" w:fill="E6E6E6"/>
      </w:pPr>
    </w:p>
    <w:p w:rsidR="0062021A" w:rsidRDefault="0062021A" w:rsidP="003D2FF9">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62021A" w:rsidRDefault="0062021A" w:rsidP="003D2FF9">
      <w:pPr>
        <w:shd w:val="clear" w:color="auto" w:fill="E6E6E6"/>
        <w:tabs>
          <w:tab w:val="clear" w:pos="284"/>
          <w:tab w:val="clear" w:pos="567"/>
        </w:tabs>
      </w:pPr>
    </w:p>
    <w:p w:rsidR="0062021A" w:rsidRDefault="0062021A" w:rsidP="003D2FF9">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62021A" w:rsidRDefault="0062021A" w:rsidP="003D2FF9">
      <w:pPr>
        <w:shd w:val="clear" w:color="auto" w:fill="E6E6E6"/>
        <w:tabs>
          <w:tab w:val="clear" w:pos="284"/>
          <w:tab w:val="clear" w:pos="567"/>
        </w:tabs>
      </w:pPr>
    </w:p>
    <w:p w:rsidR="0062021A" w:rsidRDefault="0062021A" w:rsidP="003D2FF9">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62021A" w:rsidRDefault="0062021A" w:rsidP="003D2FF9">
      <w:pPr>
        <w:shd w:val="clear" w:color="auto" w:fill="E6E6E6"/>
      </w:pPr>
    </w:p>
    <w:p w:rsidR="0062021A" w:rsidRDefault="0062021A" w:rsidP="0062021A">
      <w:pPr>
        <w:pStyle w:val="Titolo3"/>
        <w:shd w:val="clear" w:color="auto" w:fill="E6E6E6"/>
      </w:pPr>
      <w:bookmarkStart w:id="128" w:name="geometry"/>
      <w:bookmarkStart w:id="129" w:name="_Toc374519852"/>
      <w:bookmarkEnd w:id="126"/>
      <w:r w:rsidRPr="008B3241">
        <w:t>Geometry representation</w:t>
      </w:r>
      <w:bookmarkEnd w:id="129"/>
    </w:p>
    <w:p w:rsidR="0062021A" w:rsidRDefault="0062021A" w:rsidP="003D2FF9">
      <w:pPr>
        <w:keepNext/>
        <w:shd w:val="clear" w:color="auto" w:fill="E6E6E6"/>
      </w:pPr>
    </w:p>
    <w:p w:rsidR="0062021A" w:rsidRPr="00CF5B22" w:rsidRDefault="0062021A" w:rsidP="003D2FF9">
      <w:pPr>
        <w:pStyle w:val="IRrequirementgrey"/>
        <w:jc w:val="center"/>
        <w:rPr>
          <w:b/>
          <w:color w:val="FF0000"/>
        </w:rPr>
      </w:pPr>
      <w:r w:rsidRPr="00CF5B22">
        <w:rPr>
          <w:b/>
          <w:color w:val="FF0000"/>
        </w:rPr>
        <w:t>IR Requirement</w:t>
      </w:r>
    </w:p>
    <w:p w:rsidR="0062021A" w:rsidRPr="00CF5B22" w:rsidRDefault="0062021A" w:rsidP="003D2FF9">
      <w:pPr>
        <w:pStyle w:val="IRrequirementgrey"/>
        <w:jc w:val="center"/>
        <w:rPr>
          <w:i/>
        </w:rPr>
      </w:pPr>
      <w:r>
        <w:rPr>
          <w:i/>
        </w:rPr>
        <w:t>Article 12</w:t>
      </w:r>
    </w:p>
    <w:p w:rsidR="0062021A" w:rsidRPr="00452942" w:rsidRDefault="0062021A" w:rsidP="003D2FF9">
      <w:pPr>
        <w:pStyle w:val="IRrequirementgrey"/>
        <w:jc w:val="center"/>
        <w:rPr>
          <w:b/>
        </w:rPr>
      </w:pPr>
      <w:r w:rsidRPr="00452942">
        <w:rPr>
          <w:b/>
        </w:rPr>
        <w:t>Other Requirements &amp; Rules</w:t>
      </w:r>
    </w:p>
    <w:p w:rsidR="0062021A" w:rsidRDefault="0062021A" w:rsidP="003D2FF9">
      <w:pPr>
        <w:pStyle w:val="IRrequirementgrey"/>
        <w:tabs>
          <w:tab w:val="left" w:pos="426"/>
        </w:tabs>
        <w:ind w:left="426" w:hanging="313"/>
      </w:pPr>
    </w:p>
    <w:p w:rsidR="0062021A" w:rsidRDefault="0062021A" w:rsidP="003D2FF9">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62021A" w:rsidRPr="008B3241" w:rsidRDefault="0062021A" w:rsidP="003D2FF9">
      <w:pPr>
        <w:shd w:val="clear" w:color="auto" w:fill="E6E6E6"/>
      </w:pPr>
    </w:p>
    <w:p w:rsidR="0062021A" w:rsidRPr="00D91C41" w:rsidRDefault="0062021A" w:rsidP="003D2FF9">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62021A" w:rsidRPr="008B3241" w:rsidRDefault="0062021A" w:rsidP="003D2FF9">
      <w:pPr>
        <w:shd w:val="clear" w:color="auto" w:fill="E6E6E6"/>
        <w:tabs>
          <w:tab w:val="clear" w:pos="284"/>
          <w:tab w:val="clear" w:pos="567"/>
          <w:tab w:val="left" w:pos="1134"/>
        </w:tabs>
        <w:rPr>
          <w:rStyle w:val="Instruction"/>
          <w:i w:val="0"/>
          <w:iCs w:val="0"/>
        </w:rPr>
      </w:pPr>
    </w:p>
    <w:p w:rsidR="0062021A" w:rsidRPr="008B3241" w:rsidRDefault="0062021A" w:rsidP="003D2FF9">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128"/>
    <w:p w:rsidR="006C3960" w:rsidRPr="00B318DD" w:rsidRDefault="006C3960" w:rsidP="006C3960">
      <w:pPr>
        <w:rPr>
          <w:szCs w:val="19"/>
        </w:rPr>
      </w:pPr>
    </w:p>
    <w:p w:rsidR="006C3960" w:rsidRDefault="006C3960" w:rsidP="006C3960">
      <w:pPr>
        <w:rPr>
          <w:szCs w:val="19"/>
        </w:rPr>
      </w:pPr>
      <w:r w:rsidRPr="00B318DD">
        <w:rPr>
          <w:szCs w:val="19"/>
        </w:rPr>
        <w:t xml:space="preserve">The location of some </w:t>
      </w:r>
      <w:r w:rsidRPr="00B318DD">
        <w:rPr>
          <w:i/>
          <w:szCs w:val="19"/>
        </w:rPr>
        <w:t>Utility and governmental services</w:t>
      </w:r>
      <w:r w:rsidRPr="00B318DD">
        <w:rPr>
          <w:szCs w:val="19"/>
        </w:rPr>
        <w:t xml:space="preserve"> features may be originally defined in the real world relative to administrative, cadastral or natural boundaries (roads, rivers, walls, etc.). These locations are initially similar to the position of a facility or a service (exact location of the networks el</w:t>
      </w:r>
      <w:r w:rsidRPr="00B318DD">
        <w:rPr>
          <w:szCs w:val="19"/>
        </w:rPr>
        <w:t>e</w:t>
      </w:r>
      <w:r w:rsidRPr="00B318DD">
        <w:rPr>
          <w:szCs w:val="19"/>
        </w:rPr>
        <w:t xml:space="preserve">ments, or of a zone where some public service is provided), which may be known to exist up to a natural or administrative feature. However, the INSPIRE </w:t>
      </w:r>
      <w:r w:rsidRPr="00B318DD">
        <w:rPr>
          <w:i/>
          <w:szCs w:val="19"/>
        </w:rPr>
        <w:t>Utility and go</w:t>
      </w:r>
      <w:r w:rsidRPr="00B318DD">
        <w:rPr>
          <w:i/>
          <w:szCs w:val="19"/>
        </w:rPr>
        <w:t>v</w:t>
      </w:r>
      <w:r w:rsidRPr="00B318DD">
        <w:rPr>
          <w:i/>
          <w:szCs w:val="19"/>
        </w:rPr>
        <w:t>ernmental services</w:t>
      </w:r>
      <w:r w:rsidRPr="00B318DD">
        <w:rPr>
          <w:szCs w:val="19"/>
        </w:rPr>
        <w:t xml:space="preserve"> data specification represents such facilities or services as absolute, not relative geometries. That is, they have their own, absolute geom</w:t>
      </w:r>
      <w:r w:rsidRPr="00B318DD">
        <w:rPr>
          <w:szCs w:val="19"/>
        </w:rPr>
        <w:t>e</w:t>
      </w:r>
      <w:r w:rsidRPr="00B318DD">
        <w:rPr>
          <w:szCs w:val="19"/>
        </w:rPr>
        <w:t>tries (as INSPIRE defined GM_Object or GM_MultiSurface) and their geograp</w:t>
      </w:r>
      <w:r w:rsidRPr="00B318DD">
        <w:rPr>
          <w:szCs w:val="19"/>
        </w:rPr>
        <w:t>h</w:t>
      </w:r>
      <w:r w:rsidRPr="00B318DD">
        <w:rPr>
          <w:szCs w:val="19"/>
        </w:rPr>
        <w:t xml:space="preserve">ical location is not dependent on other features (other than during their original delineation). This is because many Member States do not update </w:t>
      </w:r>
      <w:r w:rsidRPr="00B318DD">
        <w:rPr>
          <w:i/>
          <w:szCs w:val="19"/>
        </w:rPr>
        <w:t>Utility and governmental services</w:t>
      </w:r>
      <w:r w:rsidRPr="00B318DD">
        <w:rPr>
          <w:szCs w:val="19"/>
        </w:rPr>
        <w:t xml:space="preserve"> geometries if there are changes to administrative or nat</w:t>
      </w:r>
      <w:r w:rsidRPr="00B318DD">
        <w:rPr>
          <w:szCs w:val="19"/>
        </w:rPr>
        <w:t>u</w:t>
      </w:r>
      <w:r w:rsidRPr="00B318DD">
        <w:rPr>
          <w:szCs w:val="19"/>
        </w:rPr>
        <w:t xml:space="preserve">ral boundaries, and in any case, the official definition of a </w:t>
      </w:r>
      <w:r w:rsidRPr="00B318DD">
        <w:rPr>
          <w:i/>
          <w:szCs w:val="19"/>
        </w:rPr>
        <w:t>Utility and governmental services</w:t>
      </w:r>
      <w:r w:rsidRPr="00B318DD">
        <w:rPr>
          <w:szCs w:val="19"/>
        </w:rPr>
        <w:t xml:space="preserve"> remains fixed even if there are underlying changes to the admini</w:t>
      </w:r>
      <w:r w:rsidRPr="00B318DD">
        <w:rPr>
          <w:szCs w:val="19"/>
        </w:rPr>
        <w:t>s</w:t>
      </w:r>
      <w:r w:rsidRPr="00B318DD">
        <w:rPr>
          <w:szCs w:val="19"/>
        </w:rPr>
        <w:t>trative boundary or the location of natural features.</w:t>
      </w:r>
    </w:p>
    <w:p w:rsidR="00B2753C" w:rsidRPr="00B318DD" w:rsidRDefault="00B2753C" w:rsidP="006C3960">
      <w:pPr>
        <w:rPr>
          <w:szCs w:val="19"/>
        </w:rPr>
      </w:pPr>
    </w:p>
    <w:p w:rsidR="006C3960" w:rsidRPr="00B318DD" w:rsidRDefault="006C3960" w:rsidP="006C3960">
      <w:pPr>
        <w:rPr>
          <w:i/>
          <w:szCs w:val="19"/>
        </w:rPr>
      </w:pPr>
      <w:r w:rsidRPr="00B318DD">
        <w:rPr>
          <w:i/>
          <w:szCs w:val="19"/>
        </w:rPr>
        <w:t>For example, one can see that some underground networks can remain at the same position, even after some road works.</w:t>
      </w:r>
    </w:p>
    <w:p w:rsidR="006C3960" w:rsidRPr="00B318DD" w:rsidRDefault="006C3960" w:rsidP="006C3960">
      <w:pPr>
        <w:rPr>
          <w:szCs w:val="19"/>
        </w:rPr>
      </w:pPr>
    </w:p>
    <w:p w:rsidR="006C3960" w:rsidRPr="00B318DD" w:rsidRDefault="006C3960" w:rsidP="006C3960">
      <w:pPr>
        <w:rPr>
          <w:szCs w:val="19"/>
        </w:rPr>
      </w:pPr>
      <w:r w:rsidRPr="00B318DD">
        <w:rPr>
          <w:szCs w:val="19"/>
        </w:rPr>
        <w:t xml:space="preserve">On another hand, some other </w:t>
      </w:r>
      <w:r w:rsidRPr="00B318DD">
        <w:rPr>
          <w:i/>
          <w:szCs w:val="19"/>
        </w:rPr>
        <w:t>Utility and governmental services</w:t>
      </w:r>
      <w:r w:rsidRPr="00B318DD">
        <w:rPr>
          <w:szCs w:val="19"/>
        </w:rPr>
        <w:t xml:space="preserve"> features do really share their exi</w:t>
      </w:r>
      <w:r w:rsidRPr="00B318DD">
        <w:rPr>
          <w:szCs w:val="19"/>
        </w:rPr>
        <w:t>s</w:t>
      </w:r>
      <w:r w:rsidRPr="00B318DD">
        <w:rPr>
          <w:szCs w:val="19"/>
        </w:rPr>
        <w:t xml:space="preserve">tence with other datasets (buildings, facilities described in other themes, like </w:t>
      </w:r>
      <w:r w:rsidRPr="00B318DD">
        <w:rPr>
          <w:i/>
          <w:szCs w:val="19"/>
        </w:rPr>
        <w:t>Production and industrial facilities</w:t>
      </w:r>
      <w:r w:rsidRPr="00B318DD">
        <w:rPr>
          <w:szCs w:val="19"/>
        </w:rPr>
        <w:t>). For those elements, the location refers directly to the objects of those related themes, so that if an i</w:t>
      </w:r>
      <w:r w:rsidRPr="00B318DD">
        <w:rPr>
          <w:szCs w:val="19"/>
        </w:rPr>
        <w:t>n</w:t>
      </w:r>
      <w:r w:rsidRPr="00B318DD">
        <w:rPr>
          <w:szCs w:val="19"/>
        </w:rPr>
        <w:t>stantiation of these supportive objects are deleted from a database, the service object has to be deleted in cascade. That reflects the dependence in real world: if a governmental service is pr</w:t>
      </w:r>
      <w:r w:rsidRPr="00B318DD">
        <w:rPr>
          <w:szCs w:val="19"/>
        </w:rPr>
        <w:t>o</w:t>
      </w:r>
      <w:r w:rsidRPr="00B318DD">
        <w:rPr>
          <w:szCs w:val="19"/>
        </w:rPr>
        <w:t>vided in a building that is destroyed, then no more service is provided, or if a service is provided for a certain aggregation of administrative units (such as intercommunality, or region), the perimeter of responsibility will evolve with the new geometry of such administrative area, if mod</w:t>
      </w:r>
      <w:r w:rsidRPr="00B318DD">
        <w:rPr>
          <w:szCs w:val="19"/>
        </w:rPr>
        <w:t>i</w:t>
      </w:r>
      <w:r w:rsidRPr="00B318DD">
        <w:rPr>
          <w:szCs w:val="19"/>
        </w:rPr>
        <w:t>fied.</w:t>
      </w:r>
    </w:p>
    <w:p w:rsidR="006C3960" w:rsidRPr="00B318DD" w:rsidRDefault="006C3960" w:rsidP="006C3960">
      <w:pPr>
        <w:rPr>
          <w:szCs w:val="19"/>
        </w:rPr>
      </w:pPr>
      <w:r w:rsidRPr="00B318DD">
        <w:rPr>
          <w:szCs w:val="19"/>
        </w:rPr>
        <w:t>In such case, the model refers directly to the objects (among the proposed location or area in the u</w:t>
      </w:r>
      <w:r w:rsidRPr="00B318DD">
        <w:rPr>
          <w:szCs w:val="19"/>
        </w:rPr>
        <w:t>n</w:t>
      </w:r>
      <w:r w:rsidRPr="00B318DD">
        <w:rPr>
          <w:szCs w:val="19"/>
        </w:rPr>
        <w:t>ion type, for example).</w:t>
      </w:r>
    </w:p>
    <w:p w:rsidR="006C3960" w:rsidRPr="00B318DD" w:rsidRDefault="006C3960" w:rsidP="006C3960">
      <w:pPr>
        <w:rPr>
          <w:szCs w:val="19"/>
          <w:lang w:eastAsia="it-IT"/>
        </w:rPr>
      </w:pPr>
    </w:p>
    <w:p w:rsidR="006C3960" w:rsidRPr="00B318DD" w:rsidRDefault="006C3960" w:rsidP="006C3960">
      <w:pPr>
        <w:tabs>
          <w:tab w:val="left" w:pos="1086"/>
        </w:tabs>
        <w:rPr>
          <w:szCs w:val="19"/>
        </w:rPr>
      </w:pPr>
      <w:r w:rsidRPr="00B318DD">
        <w:rPr>
          <w:rFonts w:cs="Arial"/>
          <w:szCs w:val="19"/>
        </w:rPr>
        <w:t xml:space="preserve">Since the data concerned by the INSPIRE theme </w:t>
      </w:r>
      <w:r w:rsidRPr="00B318DD">
        <w:rPr>
          <w:rFonts w:cs="Arial"/>
          <w:i/>
          <w:szCs w:val="19"/>
          <w:lang w:eastAsia="fr-FR"/>
        </w:rPr>
        <w:t>Utility and governmental services</w:t>
      </w:r>
      <w:r w:rsidRPr="00B318DD">
        <w:rPr>
          <w:rFonts w:cs="Arial"/>
          <w:szCs w:val="19"/>
        </w:rPr>
        <w:t xml:space="preserve"> can be also produced and used at a local level (according to many dece</w:t>
      </w:r>
      <w:r w:rsidRPr="00B318DD">
        <w:rPr>
          <w:rFonts w:cs="Arial"/>
          <w:szCs w:val="19"/>
        </w:rPr>
        <w:t>n</w:t>
      </w:r>
      <w:r w:rsidRPr="00B318DD">
        <w:rPr>
          <w:rFonts w:cs="Arial"/>
          <w:szCs w:val="19"/>
        </w:rPr>
        <w:t>tralization processes), the level of detail should be important. In fact, description of a utility network or of services provided by or for a specific Public Administrative Body will be rich in their geometries and attributes (large scale data, accurate distin</w:t>
      </w:r>
      <w:r w:rsidRPr="00B318DD">
        <w:rPr>
          <w:rFonts w:cs="Arial"/>
          <w:szCs w:val="19"/>
        </w:rPr>
        <w:t>c</w:t>
      </w:r>
      <w:r w:rsidRPr="00B318DD">
        <w:rPr>
          <w:rFonts w:cs="Arial"/>
          <w:szCs w:val="19"/>
        </w:rPr>
        <w:t>tion between several services provided at local level).</w:t>
      </w:r>
    </w:p>
    <w:p w:rsidR="006C3960" w:rsidRPr="00B318DD" w:rsidRDefault="006C3960" w:rsidP="006C3960">
      <w:pPr>
        <w:tabs>
          <w:tab w:val="left" w:pos="1086"/>
        </w:tabs>
        <w:rPr>
          <w:rFonts w:cs="Arial"/>
          <w:szCs w:val="19"/>
        </w:rPr>
      </w:pPr>
      <w:r w:rsidRPr="00B318DD">
        <w:rPr>
          <w:rFonts w:cs="Arial"/>
          <w:szCs w:val="19"/>
        </w:rPr>
        <w:t>This seems opposite to one goal of the INSPIRE directive, which is to gather similar data from different producers and users, at a greater level (regional, national or European). Then, the level of details d</w:t>
      </w:r>
      <w:r w:rsidRPr="00B318DD">
        <w:rPr>
          <w:rFonts w:cs="Arial"/>
          <w:szCs w:val="19"/>
        </w:rPr>
        <w:t>e</w:t>
      </w:r>
      <w:r w:rsidRPr="00B318DD">
        <w:rPr>
          <w:rFonts w:cs="Arial"/>
          <w:szCs w:val="19"/>
        </w:rPr>
        <w:t>scribed in the former paragraph is less important than collecting exhaustively the same type of data for the whole territory analysed.</w:t>
      </w:r>
    </w:p>
    <w:p w:rsidR="006C3960" w:rsidRPr="00B318DD" w:rsidRDefault="006C3960" w:rsidP="006C3960">
      <w:pPr>
        <w:tabs>
          <w:tab w:val="left" w:pos="1086"/>
        </w:tabs>
        <w:rPr>
          <w:rFonts w:cs="Arial"/>
          <w:szCs w:val="19"/>
        </w:rPr>
      </w:pPr>
    </w:p>
    <w:p w:rsidR="006C3960" w:rsidRPr="00B318DD" w:rsidRDefault="006C3960" w:rsidP="006C3960">
      <w:pPr>
        <w:tabs>
          <w:tab w:val="left" w:pos="1086"/>
        </w:tabs>
        <w:rPr>
          <w:rFonts w:cs="Arial"/>
          <w:szCs w:val="19"/>
        </w:rPr>
      </w:pPr>
      <w:r w:rsidRPr="00B318DD">
        <w:rPr>
          <w:rFonts w:cs="Arial"/>
          <w:szCs w:val="19"/>
        </w:rPr>
        <w:t xml:space="preserve">This </w:t>
      </w:r>
      <w:r w:rsidRPr="00B318DD">
        <w:rPr>
          <w:rFonts w:cs="Arial"/>
          <w:i/>
          <w:szCs w:val="19"/>
        </w:rPr>
        <w:t>data collection</w:t>
      </w:r>
      <w:r w:rsidRPr="00B318DD">
        <w:rPr>
          <w:rFonts w:cs="Arial"/>
          <w:szCs w:val="19"/>
        </w:rPr>
        <w:t xml:space="preserve"> work is somehow developed by aggregating agencies (regional, national or pan-European) and therefore may include some generalization processes, whether geometric or semantic. Thus data can be simplified, as soon as they’re used at a greater level, and the use of large scale data at such greater levels can prove to be counterproductive. Then, if certain datasets are inappropriate to be used at certain scales, it should be specified within its r</w:t>
      </w:r>
      <w:r w:rsidRPr="00B318DD">
        <w:rPr>
          <w:rFonts w:cs="Arial"/>
          <w:szCs w:val="19"/>
        </w:rPr>
        <w:t>e</w:t>
      </w:r>
      <w:r w:rsidRPr="00B318DD">
        <w:rPr>
          <w:rFonts w:cs="Arial"/>
          <w:szCs w:val="19"/>
        </w:rPr>
        <w:t>strictions metadata.</w:t>
      </w:r>
    </w:p>
    <w:p w:rsidR="006C3960" w:rsidRPr="00B318DD" w:rsidRDefault="006C3960" w:rsidP="006C3960">
      <w:pPr>
        <w:tabs>
          <w:tab w:val="left" w:pos="1086"/>
        </w:tabs>
        <w:rPr>
          <w:rFonts w:cs="Arial"/>
          <w:szCs w:val="19"/>
        </w:rPr>
      </w:pPr>
    </w:p>
    <w:p w:rsidR="006C3960" w:rsidRPr="00B318DD" w:rsidRDefault="006C3960" w:rsidP="006C3960">
      <w:pPr>
        <w:tabs>
          <w:tab w:val="left" w:pos="1086"/>
        </w:tabs>
        <w:rPr>
          <w:rFonts w:cs="Arial"/>
          <w:szCs w:val="19"/>
        </w:rPr>
      </w:pPr>
      <w:r w:rsidRPr="00B318DD">
        <w:rPr>
          <w:rFonts w:cs="Arial"/>
          <w:szCs w:val="19"/>
        </w:rPr>
        <w:t>On another hand, the different use cases (localization, management of services, spatial and semantic analysis or reporting) impl</w:t>
      </w:r>
      <w:r w:rsidR="00B105BE" w:rsidRPr="00B318DD">
        <w:rPr>
          <w:rFonts w:cs="Arial"/>
          <w:szCs w:val="19"/>
        </w:rPr>
        <w:t>y</w:t>
      </w:r>
      <w:r w:rsidRPr="00B318DD">
        <w:rPr>
          <w:rFonts w:cs="Arial"/>
          <w:szCs w:val="19"/>
        </w:rPr>
        <w:t xml:space="preserve"> different approaches and treatments of the data related to </w:t>
      </w:r>
      <w:r w:rsidRPr="00B318DD">
        <w:rPr>
          <w:rFonts w:cs="Arial"/>
          <w:i/>
          <w:szCs w:val="19"/>
        </w:rPr>
        <w:t>Utility and go</w:t>
      </w:r>
      <w:r w:rsidRPr="00B318DD">
        <w:rPr>
          <w:rFonts w:cs="Arial"/>
          <w:i/>
          <w:szCs w:val="19"/>
        </w:rPr>
        <w:t>v</w:t>
      </w:r>
      <w:r w:rsidRPr="00B318DD">
        <w:rPr>
          <w:rFonts w:cs="Arial"/>
          <w:i/>
          <w:szCs w:val="19"/>
        </w:rPr>
        <w:t>ernmental services</w:t>
      </w:r>
      <w:r w:rsidRPr="00B318DD">
        <w:rPr>
          <w:rFonts w:cs="Arial"/>
          <w:szCs w:val="19"/>
        </w:rPr>
        <w:t>.</w:t>
      </w:r>
    </w:p>
    <w:p w:rsidR="006C3960" w:rsidRPr="00B318DD" w:rsidRDefault="006C3960" w:rsidP="006C3960">
      <w:pPr>
        <w:tabs>
          <w:tab w:val="left" w:pos="1086"/>
        </w:tabs>
        <w:rPr>
          <w:rFonts w:cs="Arial"/>
          <w:szCs w:val="19"/>
        </w:rPr>
      </w:pPr>
    </w:p>
    <w:p w:rsidR="006C3960" w:rsidRPr="00B318DD" w:rsidRDefault="006C3960" w:rsidP="006C3960">
      <w:pPr>
        <w:tabs>
          <w:tab w:val="left" w:pos="1086"/>
        </w:tabs>
        <w:rPr>
          <w:rFonts w:cs="Arial"/>
          <w:szCs w:val="19"/>
        </w:rPr>
      </w:pPr>
      <w:r w:rsidRPr="00B318DD">
        <w:rPr>
          <w:rFonts w:cs="Arial"/>
          <w:szCs w:val="19"/>
        </w:rPr>
        <w:t xml:space="preserve">Thus, the models proposed for the theme </w:t>
      </w:r>
      <w:r w:rsidRPr="00B318DD">
        <w:rPr>
          <w:rFonts w:cs="Arial"/>
          <w:i/>
          <w:szCs w:val="19"/>
        </w:rPr>
        <w:t>Utility and governmental services</w:t>
      </w:r>
      <w:r w:rsidRPr="00B318DD">
        <w:rPr>
          <w:rFonts w:cs="Arial"/>
          <w:szCs w:val="19"/>
        </w:rPr>
        <w:t xml:space="preserve"> tend to be as simple as po</w:t>
      </w:r>
      <w:r w:rsidRPr="00B318DD">
        <w:rPr>
          <w:rFonts w:cs="Arial"/>
          <w:szCs w:val="19"/>
        </w:rPr>
        <w:t>s</w:t>
      </w:r>
      <w:r w:rsidRPr="00B318DD">
        <w:rPr>
          <w:rFonts w:cs="Arial"/>
          <w:szCs w:val="19"/>
        </w:rPr>
        <w:t>sible and should fit to the use of such data at any scale (whether local or global). Nevertheless, the level of detail (according to the scale and accuracy of the dataset) should be provided within the met</w:t>
      </w:r>
      <w:r w:rsidRPr="00B318DD">
        <w:rPr>
          <w:rFonts w:cs="Arial"/>
          <w:szCs w:val="19"/>
        </w:rPr>
        <w:t>a</w:t>
      </w:r>
      <w:r w:rsidRPr="00B318DD">
        <w:rPr>
          <w:rFonts w:cs="Arial"/>
          <w:szCs w:val="19"/>
        </w:rPr>
        <w:t>data and data quality information.</w:t>
      </w:r>
    </w:p>
    <w:p w:rsidR="006C3960" w:rsidRPr="00B318DD" w:rsidRDefault="006C3960" w:rsidP="006C3960">
      <w:pPr>
        <w:rPr>
          <w:szCs w:val="19"/>
        </w:rPr>
      </w:pPr>
    </w:p>
    <w:p w:rsidR="00657B47" w:rsidRPr="00B318DD" w:rsidRDefault="00657B47" w:rsidP="00657B47">
      <w:pPr>
        <w:rPr>
          <w:szCs w:val="19"/>
        </w:rPr>
      </w:pPr>
    </w:p>
    <w:p w:rsidR="00657B47" w:rsidRPr="00686565" w:rsidRDefault="00657B47" w:rsidP="0086064B">
      <w:pPr>
        <w:pStyle w:val="Titolo3"/>
      </w:pPr>
      <w:r w:rsidRPr="00686565">
        <w:t xml:space="preserve"> </w:t>
      </w:r>
      <w:bookmarkStart w:id="130" w:name="_Toc339566028"/>
      <w:bookmarkStart w:id="131" w:name="_Toc374519853"/>
      <w:r w:rsidRPr="00686565">
        <w:t>Temporality representation</w:t>
      </w:r>
      <w:bookmarkEnd w:id="130"/>
      <w:bookmarkEnd w:id="131"/>
    </w:p>
    <w:p w:rsidR="006C3960" w:rsidRPr="00B318DD" w:rsidRDefault="006C3960" w:rsidP="006C3960">
      <w:pPr>
        <w:rPr>
          <w:szCs w:val="19"/>
        </w:rPr>
      </w:pPr>
    </w:p>
    <w:p w:rsidR="0062021A" w:rsidRPr="008B3241" w:rsidRDefault="0062021A" w:rsidP="003D2FF9">
      <w:pPr>
        <w:shd w:val="clear" w:color="auto" w:fill="E6E6E6"/>
      </w:pPr>
      <w:bookmarkStart w:id="132"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62021A" w:rsidRPr="008B3241" w:rsidRDefault="0062021A" w:rsidP="003D2FF9">
      <w:pPr>
        <w:shd w:val="clear" w:color="auto" w:fill="E6E6E6"/>
      </w:pPr>
    </w:p>
    <w:p w:rsidR="0062021A" w:rsidRPr="008B3241" w:rsidRDefault="0062021A" w:rsidP="003D2FF9">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62021A" w:rsidRPr="008B3241" w:rsidRDefault="0062021A" w:rsidP="003D2FF9">
      <w:pPr>
        <w:shd w:val="clear" w:color="auto" w:fill="E6E6E6"/>
      </w:pPr>
    </w:p>
    <w:p w:rsidR="0062021A" w:rsidRPr="008B3241" w:rsidRDefault="0062021A" w:rsidP="003D2FF9">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w:t>
      </w:r>
      <w:r w:rsidRPr="008B3241">
        <w:t>r</w:t>
      </w:r>
      <w:r w:rsidRPr="008B3241">
        <w:t>mation in the data set includes seconds, the seconds should be represented in data published in I</w:t>
      </w:r>
      <w:r w:rsidRPr="008B3241">
        <w:t>N</w:t>
      </w:r>
      <w:r w:rsidRPr="008B3241">
        <w:t>SPIRE) and include time zone information.</w:t>
      </w:r>
    </w:p>
    <w:p w:rsidR="0062021A" w:rsidRPr="008B3241" w:rsidRDefault="0062021A" w:rsidP="003D2FF9">
      <w:pPr>
        <w:shd w:val="clear" w:color="auto" w:fill="E6E6E6"/>
      </w:pPr>
    </w:p>
    <w:p w:rsidR="0062021A" w:rsidRDefault="0062021A" w:rsidP="003D2FF9">
      <w:pPr>
        <w:shd w:val="clear" w:color="auto" w:fill="E6E6E6"/>
      </w:pPr>
      <w:r w:rsidRPr="008B3241">
        <w:t>NOTE 2 Changes to the attribute "endLifespanVersion" does not trigger a change in the attribute "beginLifespanVersion".</w:t>
      </w:r>
    </w:p>
    <w:p w:rsidR="0062021A" w:rsidRDefault="0062021A" w:rsidP="003D2FF9">
      <w:pPr>
        <w:shd w:val="clear" w:color="auto" w:fill="E6E6E6"/>
      </w:pPr>
    </w:p>
    <w:p w:rsidR="0062021A" w:rsidRPr="00CF5B22" w:rsidRDefault="0062021A" w:rsidP="003D2FF9">
      <w:pPr>
        <w:pStyle w:val="IRrequirementgrey"/>
        <w:jc w:val="center"/>
        <w:rPr>
          <w:b/>
          <w:color w:val="FF0000"/>
        </w:rPr>
      </w:pPr>
      <w:r w:rsidRPr="00CF5B22">
        <w:rPr>
          <w:b/>
          <w:color w:val="FF0000"/>
        </w:rPr>
        <w:t>IR Requirement</w:t>
      </w:r>
    </w:p>
    <w:p w:rsidR="0062021A" w:rsidRPr="00CF5B22" w:rsidRDefault="0062021A" w:rsidP="003D2FF9">
      <w:pPr>
        <w:pStyle w:val="IRrequirementgrey"/>
        <w:jc w:val="center"/>
        <w:rPr>
          <w:i/>
        </w:rPr>
      </w:pPr>
      <w:r w:rsidRPr="0072283A">
        <w:rPr>
          <w:i/>
        </w:rPr>
        <w:t>Article 10</w:t>
      </w:r>
    </w:p>
    <w:p w:rsidR="0062021A" w:rsidRPr="0072283A" w:rsidRDefault="0062021A" w:rsidP="003D2FF9">
      <w:pPr>
        <w:pStyle w:val="IRrequirementgrey"/>
        <w:jc w:val="center"/>
        <w:rPr>
          <w:b/>
        </w:rPr>
      </w:pPr>
      <w:r w:rsidRPr="0072283A">
        <w:rPr>
          <w:b/>
        </w:rPr>
        <w:t>Life-cycle of Spatial Objects</w:t>
      </w:r>
    </w:p>
    <w:p w:rsidR="0062021A" w:rsidRDefault="0062021A" w:rsidP="003D2FF9">
      <w:pPr>
        <w:pStyle w:val="IRrequirementgrey"/>
        <w:tabs>
          <w:tab w:val="left" w:pos="426"/>
        </w:tabs>
        <w:ind w:left="426" w:hanging="313"/>
      </w:pPr>
    </w:p>
    <w:p w:rsidR="0062021A" w:rsidRDefault="0062021A" w:rsidP="003D2FF9">
      <w:pPr>
        <w:pStyle w:val="IRrequirementgrey"/>
        <w:tabs>
          <w:tab w:val="left" w:pos="426"/>
        </w:tabs>
        <w:ind w:left="426" w:hanging="313"/>
      </w:pPr>
      <w:r>
        <w:t>(…)</w:t>
      </w:r>
    </w:p>
    <w:p w:rsidR="0062021A" w:rsidRDefault="0062021A" w:rsidP="003D2FF9">
      <w:pPr>
        <w:pStyle w:val="IRrequirementgrey"/>
        <w:tabs>
          <w:tab w:val="left" w:pos="426"/>
        </w:tabs>
        <w:ind w:left="426" w:hanging="313"/>
      </w:pPr>
    </w:p>
    <w:p w:rsidR="0062021A" w:rsidRDefault="0062021A" w:rsidP="003D2FF9">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62021A" w:rsidRDefault="0062021A" w:rsidP="003D2FF9">
      <w:pPr>
        <w:shd w:val="clear" w:color="auto" w:fill="E6E6E6"/>
      </w:pPr>
    </w:p>
    <w:p w:rsidR="0062021A" w:rsidRDefault="0062021A" w:rsidP="003D2FF9">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62021A" w:rsidRPr="008B3241" w:rsidRDefault="0062021A" w:rsidP="003D2FF9">
      <w:pPr>
        <w:shd w:val="clear" w:color="auto" w:fill="E6E6E6"/>
      </w:pPr>
    </w:p>
    <w:p w:rsidR="0062021A" w:rsidRPr="008B3241" w:rsidRDefault="0062021A" w:rsidP="0062021A">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62021A" w:rsidRPr="0087049B" w:rsidRDefault="0062021A" w:rsidP="003D2FF9">
      <w:pPr>
        <w:shd w:val="clear" w:color="auto" w:fill="E6E6E6"/>
      </w:pPr>
    </w:p>
    <w:bookmarkEnd w:id="132"/>
    <w:p w:rsidR="00657B47" w:rsidRPr="00B318DD" w:rsidRDefault="00657B47" w:rsidP="00657B47">
      <w:pPr>
        <w:rPr>
          <w:szCs w:val="19"/>
        </w:rPr>
      </w:pPr>
    </w:p>
    <w:p w:rsidR="00657B47" w:rsidRPr="00B318DD" w:rsidRDefault="00657B47" w:rsidP="00657B47">
      <w:pPr>
        <w:shd w:val="clear" w:color="auto" w:fill="E6E6E6"/>
        <w:rPr>
          <w:szCs w:val="19"/>
        </w:rPr>
      </w:pPr>
    </w:p>
    <w:p w:rsidR="0062021A" w:rsidRPr="003A0998" w:rsidRDefault="0062021A" w:rsidP="0062021A">
      <w:pPr>
        <w:pStyle w:val="Titolo4"/>
        <w:shd w:val="clear" w:color="auto" w:fill="E6E6E6"/>
        <w:rPr>
          <w:b w:val="0"/>
        </w:rPr>
      </w:pPr>
      <w:bookmarkStart w:id="133" w:name="validFromTo"/>
      <w:r w:rsidRPr="003A0998">
        <w:rPr>
          <w:b w:val="0"/>
        </w:rPr>
        <w:t>Validity of the real-world phenomena</w:t>
      </w:r>
    </w:p>
    <w:p w:rsidR="0062021A" w:rsidRPr="003A0998" w:rsidRDefault="0062021A" w:rsidP="003D2FF9">
      <w:pPr>
        <w:keepNext/>
        <w:shd w:val="clear" w:color="auto" w:fill="E6E6E6"/>
      </w:pPr>
    </w:p>
    <w:p w:rsidR="0062021A" w:rsidRPr="003A0998" w:rsidRDefault="0062021A" w:rsidP="003D2FF9">
      <w:pPr>
        <w:shd w:val="clear" w:color="auto" w:fill="E6E6E6"/>
      </w:pPr>
      <w:r w:rsidRPr="003A0998">
        <w:t xml:space="preserve">The application schema(s) use(s) the attributes "validFrom" and "validTo" to record the validity of the real-world phenomenon represented by a spatial object. </w:t>
      </w:r>
    </w:p>
    <w:p w:rsidR="0062021A" w:rsidRPr="003A0998" w:rsidRDefault="0062021A" w:rsidP="003D2FF9">
      <w:pPr>
        <w:shd w:val="clear" w:color="auto" w:fill="E6E6E6"/>
      </w:pPr>
    </w:p>
    <w:p w:rsidR="0062021A" w:rsidRPr="003A0998" w:rsidRDefault="0062021A" w:rsidP="003D2FF9">
      <w:pPr>
        <w:shd w:val="clear" w:color="auto" w:fill="E6E6E6"/>
      </w:pPr>
      <w:r w:rsidRPr="003A0998">
        <w:t>The attributes "validFrom" specifies the date and time at which the real-world phenomenon became valid in the real world. The attribute "validTo" specifies the date and time at which the real-world ph</w:t>
      </w:r>
      <w:r w:rsidRPr="003A0998">
        <w:t>e</w:t>
      </w:r>
      <w:r w:rsidRPr="003A0998">
        <w:t xml:space="preserve">nomenon is no longer valid in the real world. </w:t>
      </w:r>
    </w:p>
    <w:p w:rsidR="0062021A" w:rsidRPr="003A0998" w:rsidRDefault="0062021A" w:rsidP="003D2FF9">
      <w:pPr>
        <w:shd w:val="clear" w:color="auto" w:fill="E6E6E6"/>
      </w:pPr>
    </w:p>
    <w:p w:rsidR="0062021A" w:rsidRPr="003A0998" w:rsidRDefault="0062021A" w:rsidP="003D2FF9">
      <w:pPr>
        <w:shd w:val="clear" w:color="auto" w:fill="E6E6E6"/>
      </w:pPr>
      <w:r w:rsidRPr="003A0998">
        <w:t>Specific application schemas may give examples what “being valid” means for a specific real-world phenomenon represented by a spatial object.</w:t>
      </w:r>
    </w:p>
    <w:p w:rsidR="0062021A" w:rsidRPr="003A0998" w:rsidRDefault="0062021A" w:rsidP="003D2FF9">
      <w:pPr>
        <w:shd w:val="clear" w:color="auto" w:fill="E6E6E6"/>
      </w:pPr>
    </w:p>
    <w:p w:rsidR="0062021A" w:rsidRPr="003A0998" w:rsidRDefault="0062021A" w:rsidP="003D2FF9">
      <w:pPr>
        <w:pStyle w:val="IRrequirementgrey"/>
        <w:jc w:val="center"/>
        <w:rPr>
          <w:color w:val="FF0000"/>
        </w:rPr>
      </w:pPr>
      <w:r w:rsidRPr="003A0998">
        <w:rPr>
          <w:color w:val="FF0000"/>
        </w:rPr>
        <w:t>IR Requirement</w:t>
      </w:r>
    </w:p>
    <w:p w:rsidR="0062021A" w:rsidRPr="003A0998" w:rsidRDefault="0062021A" w:rsidP="003D2FF9">
      <w:pPr>
        <w:pStyle w:val="IRrequirementgrey"/>
        <w:jc w:val="center"/>
        <w:rPr>
          <w:i/>
        </w:rPr>
      </w:pPr>
      <w:r w:rsidRPr="003A0998">
        <w:rPr>
          <w:i/>
        </w:rPr>
        <w:t>Article 12</w:t>
      </w:r>
    </w:p>
    <w:p w:rsidR="0062021A" w:rsidRPr="003A0998" w:rsidRDefault="0062021A" w:rsidP="003D2FF9">
      <w:pPr>
        <w:pStyle w:val="IRrequirementgrey"/>
        <w:jc w:val="center"/>
      </w:pPr>
      <w:r w:rsidRPr="003A0998">
        <w:t>Other Requirements &amp; Rules</w:t>
      </w:r>
    </w:p>
    <w:p w:rsidR="0062021A" w:rsidRPr="003A0998" w:rsidRDefault="0062021A" w:rsidP="003D2FF9">
      <w:pPr>
        <w:pStyle w:val="IRrequirementgrey"/>
        <w:tabs>
          <w:tab w:val="left" w:pos="426"/>
        </w:tabs>
        <w:ind w:left="426" w:hanging="313"/>
      </w:pPr>
    </w:p>
    <w:p w:rsidR="0062021A" w:rsidRPr="003A0998" w:rsidRDefault="0062021A" w:rsidP="003D2FF9">
      <w:pPr>
        <w:pStyle w:val="IRrequirementgrey"/>
        <w:tabs>
          <w:tab w:val="left" w:pos="426"/>
        </w:tabs>
        <w:ind w:left="426" w:hanging="313"/>
      </w:pPr>
      <w:r w:rsidRPr="003A0998">
        <w:t>(…)</w:t>
      </w:r>
    </w:p>
    <w:p w:rsidR="0062021A" w:rsidRPr="003A0998" w:rsidRDefault="0062021A" w:rsidP="003D2FF9">
      <w:pPr>
        <w:pStyle w:val="IRrequirementgrey"/>
        <w:tabs>
          <w:tab w:val="left" w:pos="426"/>
        </w:tabs>
        <w:ind w:left="426" w:hanging="313"/>
      </w:pPr>
    </w:p>
    <w:p w:rsidR="0062021A" w:rsidRPr="003A0998" w:rsidRDefault="0062021A" w:rsidP="003D2FF9">
      <w:pPr>
        <w:pStyle w:val="IRrequirementgrey"/>
        <w:tabs>
          <w:tab w:val="left" w:pos="426"/>
        </w:tabs>
        <w:ind w:left="426" w:hanging="313"/>
      </w:pPr>
      <w:r w:rsidRPr="003A0998">
        <w:t>3. Where the attributes validFrom and validTo are used, the value of validTo shall not be before the value of validFrom.</w:t>
      </w:r>
    </w:p>
    <w:p w:rsidR="0062021A" w:rsidRPr="003A0998" w:rsidRDefault="0062021A" w:rsidP="003D2FF9">
      <w:pPr>
        <w:shd w:val="clear" w:color="auto" w:fill="E6E6E6"/>
      </w:pPr>
    </w:p>
    <w:p w:rsidR="0062021A" w:rsidRPr="003A0998" w:rsidRDefault="0062021A" w:rsidP="003D2FF9">
      <w:pPr>
        <w:shd w:val="clear" w:color="auto" w:fill="E6E6E6"/>
        <w:tabs>
          <w:tab w:val="clear" w:pos="284"/>
          <w:tab w:val="clear" w:pos="567"/>
        </w:tabs>
      </w:pPr>
      <w:r w:rsidRPr="003A0998">
        <w:t>NOTE</w:t>
      </w:r>
      <w:r w:rsidRPr="003A0998">
        <w:tab/>
        <w:t>The requirement expressed in the IR Requirement above will be included as co</w:t>
      </w:r>
      <w:r w:rsidRPr="003A0998">
        <w:t>n</w:t>
      </w:r>
      <w:r w:rsidRPr="003A0998">
        <w:t>straints in the UML data mo</w:t>
      </w:r>
      <w:r w:rsidRPr="003A0998">
        <w:t>d</w:t>
      </w:r>
      <w:r w:rsidRPr="003A0998">
        <w:t>els of all themes.</w:t>
      </w:r>
    </w:p>
    <w:bookmarkEnd w:id="133"/>
    <w:p w:rsidR="00403815" w:rsidRPr="00B318DD" w:rsidRDefault="00403815" w:rsidP="00657B47">
      <w:pPr>
        <w:rPr>
          <w:noProof/>
          <w:szCs w:val="19"/>
        </w:rPr>
      </w:pPr>
    </w:p>
    <w:p w:rsidR="006C3960" w:rsidRPr="00B318DD" w:rsidRDefault="006C3960" w:rsidP="006C3960">
      <w:pPr>
        <w:rPr>
          <w:szCs w:val="19"/>
          <w:lang w:eastAsia="fr-FR"/>
        </w:rPr>
      </w:pPr>
      <w:r w:rsidRPr="00B318DD">
        <w:rPr>
          <w:szCs w:val="19"/>
          <w:lang w:eastAsia="fr-FR"/>
        </w:rPr>
        <w:t xml:space="preserve">The beginLifespanVersion stores the date on which the data instance representing the features of the </w:t>
      </w:r>
      <w:r w:rsidRPr="00B318DD">
        <w:rPr>
          <w:i/>
          <w:szCs w:val="19"/>
          <w:lang w:eastAsia="fr-FR"/>
        </w:rPr>
        <w:t xml:space="preserve">Utility and Governmental Services </w:t>
      </w:r>
      <w:r w:rsidRPr="00B318DD">
        <w:rPr>
          <w:szCs w:val="19"/>
          <w:lang w:eastAsia="fr-FR"/>
        </w:rPr>
        <w:t>theme was first cr</w:t>
      </w:r>
      <w:r w:rsidRPr="00B318DD">
        <w:rPr>
          <w:szCs w:val="19"/>
          <w:lang w:eastAsia="fr-FR"/>
        </w:rPr>
        <w:t>e</w:t>
      </w:r>
      <w:r w:rsidRPr="00B318DD">
        <w:rPr>
          <w:szCs w:val="19"/>
          <w:lang w:eastAsia="fr-FR"/>
        </w:rPr>
        <w:t>ated, and the endLifespanVersion is populated when some attribute or geometry of that instance changes. At this point, an entirely new instance is created repeating all of the attributes of the instance that have not changed, and providing new values for the attributes or geometries that have changed. The new instance uses the same value for obje</w:t>
      </w:r>
      <w:r w:rsidRPr="00B318DD">
        <w:rPr>
          <w:szCs w:val="19"/>
          <w:lang w:eastAsia="fr-FR"/>
        </w:rPr>
        <w:t>c</w:t>
      </w:r>
      <w:r w:rsidRPr="00B318DD">
        <w:rPr>
          <w:szCs w:val="19"/>
          <w:lang w:eastAsia="fr-FR"/>
        </w:rPr>
        <w:t xml:space="preserve">tIdentifier.localId and objectIdentifier.nameSpace, but has a new value for objectIdentifier.version. Using this method for representing temporality, all of the versions of features of the </w:t>
      </w:r>
      <w:r w:rsidRPr="00B318DD">
        <w:rPr>
          <w:i/>
          <w:szCs w:val="19"/>
          <w:lang w:eastAsia="fr-FR"/>
        </w:rPr>
        <w:t>Utility and Governmental Servi</w:t>
      </w:r>
      <w:r w:rsidRPr="00B318DD">
        <w:rPr>
          <w:i/>
          <w:szCs w:val="19"/>
          <w:lang w:eastAsia="fr-FR"/>
        </w:rPr>
        <w:t>c</w:t>
      </w:r>
      <w:r w:rsidRPr="00B318DD">
        <w:rPr>
          <w:i/>
          <w:szCs w:val="19"/>
          <w:lang w:eastAsia="fr-FR"/>
        </w:rPr>
        <w:t>es</w:t>
      </w:r>
      <w:r w:rsidRPr="00B318DD">
        <w:rPr>
          <w:szCs w:val="19"/>
          <w:lang w:eastAsia="fr-FR"/>
        </w:rPr>
        <w:t xml:space="preserve"> theme can be established by looking for all the </w:t>
      </w:r>
      <w:r w:rsidRPr="00B318DD">
        <w:rPr>
          <w:i/>
          <w:szCs w:val="19"/>
          <w:lang w:eastAsia="fr-FR"/>
        </w:rPr>
        <w:t>Utility and Governmental Services</w:t>
      </w:r>
      <w:r w:rsidRPr="00B318DD">
        <w:rPr>
          <w:szCs w:val="19"/>
          <w:lang w:eastAsia="fr-FR"/>
        </w:rPr>
        <w:t xml:space="preserve"> instances with the same value for objectIdentifier.localID and objectIdentifier.namespace.</w:t>
      </w:r>
    </w:p>
    <w:p w:rsidR="006C3960" w:rsidRPr="00B318DD" w:rsidRDefault="006C3960" w:rsidP="006C3960">
      <w:pPr>
        <w:rPr>
          <w:szCs w:val="19"/>
          <w:lang w:eastAsia="fr-FR"/>
        </w:rPr>
      </w:pPr>
    </w:p>
    <w:p w:rsidR="006C3960" w:rsidRPr="00B318DD" w:rsidRDefault="006C3960" w:rsidP="006C3960">
      <w:pPr>
        <w:rPr>
          <w:szCs w:val="19"/>
          <w:lang w:eastAsia="fr-FR"/>
        </w:rPr>
      </w:pPr>
      <w:r w:rsidRPr="00B318DD">
        <w:rPr>
          <w:szCs w:val="19"/>
          <w:lang w:eastAsia="fr-FR"/>
        </w:rPr>
        <w:t>The system dates can also be used for incremental updates. Instances that have been added since the last update can be determined by finding instances whose beginLifespanVersion is after the date of the last update. Instances that have been changed since the last update can be determined by finding i</w:t>
      </w:r>
      <w:r w:rsidRPr="00B318DD">
        <w:rPr>
          <w:szCs w:val="19"/>
          <w:lang w:eastAsia="fr-FR"/>
        </w:rPr>
        <w:t>n</w:t>
      </w:r>
      <w:r w:rsidRPr="00B318DD">
        <w:rPr>
          <w:szCs w:val="19"/>
          <w:lang w:eastAsia="fr-FR"/>
        </w:rPr>
        <w:t>stances whose endLifespanVersion is after the date of the last update.</w:t>
      </w:r>
    </w:p>
    <w:p w:rsidR="006C3960" w:rsidRPr="00B318DD" w:rsidRDefault="006C3960" w:rsidP="006C3960">
      <w:pPr>
        <w:rPr>
          <w:szCs w:val="17"/>
          <w:lang w:eastAsia="fr-FR"/>
        </w:rPr>
      </w:pPr>
    </w:p>
    <w:p w:rsidR="006C3960" w:rsidRPr="00116FC4" w:rsidRDefault="006C3960" w:rsidP="00116FC4">
      <w:pPr>
        <w:pStyle w:val="Titolo2"/>
        <w:spacing w:after="60"/>
        <w:rPr>
          <w:bCs/>
        </w:rPr>
      </w:pPr>
      <w:bookmarkStart w:id="134" w:name="_Toc374519854"/>
      <w:r w:rsidRPr="00116FC4">
        <w:rPr>
          <w:bCs/>
        </w:rPr>
        <w:t xml:space="preserve">Application schema Administrative and </w:t>
      </w:r>
      <w:r w:rsidR="00BA1C47" w:rsidRPr="00116FC4">
        <w:rPr>
          <w:bCs/>
        </w:rPr>
        <w:t>S</w:t>
      </w:r>
      <w:r w:rsidRPr="00116FC4">
        <w:rPr>
          <w:bCs/>
        </w:rPr>
        <w:t xml:space="preserve">ocial </w:t>
      </w:r>
      <w:r w:rsidR="00BA1C47" w:rsidRPr="00116FC4">
        <w:rPr>
          <w:bCs/>
        </w:rPr>
        <w:t>G</w:t>
      </w:r>
      <w:r w:rsidRPr="00116FC4">
        <w:rPr>
          <w:bCs/>
        </w:rPr>
        <w:t xml:space="preserve">overnmental </w:t>
      </w:r>
      <w:r w:rsidR="00BA1C47" w:rsidRPr="00116FC4">
        <w:rPr>
          <w:bCs/>
        </w:rPr>
        <w:t>S</w:t>
      </w:r>
      <w:r w:rsidRPr="00116FC4">
        <w:rPr>
          <w:bCs/>
        </w:rPr>
        <w:t>ervices</w:t>
      </w:r>
      <w:bookmarkEnd w:id="134"/>
    </w:p>
    <w:p w:rsidR="006C3960" w:rsidRPr="00686565" w:rsidRDefault="006C3960" w:rsidP="006C3960">
      <w:pPr>
        <w:pStyle w:val="Titolo3"/>
        <w:tabs>
          <w:tab w:val="num" w:pos="720"/>
        </w:tabs>
        <w:spacing w:after="60"/>
        <w:ind w:left="720" w:hanging="720"/>
        <w:rPr>
          <w:sz w:val="23"/>
          <w:szCs w:val="23"/>
        </w:rPr>
      </w:pPr>
      <w:bookmarkStart w:id="135" w:name="_Toc374519855"/>
      <w:r w:rsidRPr="00686565">
        <w:rPr>
          <w:sz w:val="23"/>
          <w:szCs w:val="23"/>
        </w:rPr>
        <w:t>Description</w:t>
      </w:r>
      <w:bookmarkEnd w:id="135"/>
    </w:p>
    <w:p w:rsidR="006C3960" w:rsidRPr="003A0998" w:rsidRDefault="006C3960" w:rsidP="006C3960">
      <w:pPr>
        <w:pStyle w:val="Titolo4"/>
        <w:rPr>
          <w:b w:val="0"/>
          <w:szCs w:val="19"/>
        </w:rPr>
      </w:pPr>
      <w:r w:rsidRPr="003A0998">
        <w:rPr>
          <w:b w:val="0"/>
          <w:szCs w:val="19"/>
        </w:rPr>
        <w:t>Narrative description</w:t>
      </w:r>
    </w:p>
    <w:p w:rsidR="006C3960" w:rsidRPr="00B318DD" w:rsidRDefault="006C3960" w:rsidP="006C3960">
      <w:pPr>
        <w:rPr>
          <w:szCs w:val="19"/>
        </w:rPr>
      </w:pPr>
    </w:p>
    <w:p w:rsidR="006C3960" w:rsidRPr="00B318DD" w:rsidRDefault="006C3960" w:rsidP="006C3960">
      <w:pPr>
        <w:rPr>
          <w:rFonts w:cs="Calibri"/>
          <w:szCs w:val="19"/>
        </w:rPr>
      </w:pPr>
      <w:r w:rsidRPr="00B318DD">
        <w:rPr>
          <w:rFonts w:cs="Calibri"/>
          <w:szCs w:val="19"/>
        </w:rPr>
        <w:t xml:space="preserve">The </w:t>
      </w:r>
      <w:r w:rsidRPr="00B318DD">
        <w:rPr>
          <w:rFonts w:cs="Calibri"/>
          <w:i/>
          <w:szCs w:val="19"/>
        </w:rPr>
        <w:t>Administrative and social governmental services</w:t>
      </w:r>
      <w:r w:rsidRPr="00B318DD">
        <w:rPr>
          <w:rFonts w:cs="Calibri"/>
          <w:szCs w:val="19"/>
        </w:rPr>
        <w:t xml:space="preserve"> application schema consists of the class </w:t>
      </w:r>
      <w:r w:rsidRPr="00B318DD">
        <w:rPr>
          <w:rFonts w:cs="Calibri"/>
          <w:i/>
          <w:szCs w:val="19"/>
        </w:rPr>
        <w:t>Go</w:t>
      </w:r>
      <w:r w:rsidRPr="00B318DD">
        <w:rPr>
          <w:rFonts w:cs="Calibri"/>
          <w:i/>
          <w:szCs w:val="19"/>
        </w:rPr>
        <w:t>v</w:t>
      </w:r>
      <w:r w:rsidRPr="00B318DD">
        <w:rPr>
          <w:rFonts w:cs="Calibri"/>
          <w:i/>
          <w:szCs w:val="19"/>
        </w:rPr>
        <w:t>ernmentalService</w:t>
      </w:r>
      <w:r w:rsidRPr="00B318DD">
        <w:rPr>
          <w:rFonts w:cs="Calibri"/>
          <w:szCs w:val="19"/>
        </w:rPr>
        <w:t>, the related data types, union classes plus a code list.</w:t>
      </w:r>
    </w:p>
    <w:p w:rsidR="006C3960" w:rsidRPr="00B318DD" w:rsidRDefault="006C3960" w:rsidP="006C3960">
      <w:pPr>
        <w:rPr>
          <w:rFonts w:cs="Calibri"/>
          <w:szCs w:val="19"/>
        </w:rPr>
      </w:pPr>
    </w:p>
    <w:p w:rsidR="006C3960" w:rsidRPr="00B318DD" w:rsidRDefault="006C3960" w:rsidP="006C3960">
      <w:pPr>
        <w:rPr>
          <w:rFonts w:cs="Calibri"/>
          <w:szCs w:val="19"/>
        </w:rPr>
      </w:pPr>
      <w:r w:rsidRPr="00B318DD">
        <w:rPr>
          <w:rFonts w:cs="Calibri"/>
          <w:szCs w:val="19"/>
        </w:rPr>
        <w:t xml:space="preserve">Non-voidable attributes of the class </w:t>
      </w:r>
      <w:r w:rsidRPr="00B318DD">
        <w:rPr>
          <w:rFonts w:cs="Calibri"/>
          <w:i/>
          <w:szCs w:val="19"/>
        </w:rPr>
        <w:t>GovernmentalService</w:t>
      </w:r>
      <w:r w:rsidRPr="00B318DD">
        <w:rPr>
          <w:rFonts w:cs="Calibri"/>
          <w:szCs w:val="19"/>
        </w:rPr>
        <w:t xml:space="preserve"> are </w:t>
      </w:r>
      <w:r w:rsidRPr="00B318DD">
        <w:rPr>
          <w:rFonts w:cs="Calibri"/>
          <w:i/>
          <w:szCs w:val="19"/>
        </w:rPr>
        <w:t>InspireID</w:t>
      </w:r>
      <w:r w:rsidRPr="00B318DD">
        <w:rPr>
          <w:rFonts w:cs="Calibri"/>
          <w:szCs w:val="19"/>
        </w:rPr>
        <w:t>, the location where the se</w:t>
      </w:r>
      <w:r w:rsidRPr="00B318DD">
        <w:rPr>
          <w:rFonts w:cs="Calibri"/>
          <w:szCs w:val="19"/>
        </w:rPr>
        <w:t>r</w:t>
      </w:r>
      <w:r w:rsidRPr="00B318DD">
        <w:rPr>
          <w:rFonts w:cs="Calibri"/>
          <w:szCs w:val="19"/>
        </w:rPr>
        <w:t>vice is provided (</w:t>
      </w:r>
      <w:r w:rsidRPr="00B318DD">
        <w:rPr>
          <w:rFonts w:cs="Calibri"/>
          <w:i/>
          <w:szCs w:val="19"/>
        </w:rPr>
        <w:t>serviceLocation</w:t>
      </w:r>
      <w:r w:rsidRPr="00B318DD">
        <w:rPr>
          <w:rFonts w:cs="Calibri"/>
          <w:szCs w:val="19"/>
        </w:rPr>
        <w:t>) and the type of the service (</w:t>
      </w:r>
      <w:r w:rsidRPr="00B318DD">
        <w:rPr>
          <w:rFonts w:cs="Calibri"/>
          <w:i/>
          <w:szCs w:val="19"/>
        </w:rPr>
        <w:t>serviceType</w:t>
      </w:r>
      <w:r w:rsidRPr="00B318DD">
        <w:rPr>
          <w:rFonts w:cs="Calibri"/>
          <w:szCs w:val="19"/>
        </w:rPr>
        <w:t>).</w:t>
      </w:r>
    </w:p>
    <w:p w:rsidR="006C3960" w:rsidRPr="00B318DD" w:rsidRDefault="006C3960" w:rsidP="006C3960">
      <w:pPr>
        <w:rPr>
          <w:rFonts w:cs="Calibri"/>
          <w:szCs w:val="19"/>
        </w:rPr>
      </w:pPr>
    </w:p>
    <w:p w:rsidR="006C3960" w:rsidRPr="00B318DD" w:rsidRDefault="006C3960" w:rsidP="006C3960">
      <w:pPr>
        <w:autoSpaceDE w:val="0"/>
        <w:autoSpaceDN w:val="0"/>
        <w:adjustRightInd w:val="0"/>
        <w:rPr>
          <w:rFonts w:cs="Calibri"/>
          <w:szCs w:val="19"/>
        </w:rPr>
      </w:pPr>
      <w:r w:rsidRPr="00B318DD">
        <w:rPr>
          <w:rFonts w:cs="Calibri"/>
          <w:szCs w:val="19"/>
        </w:rPr>
        <w:t xml:space="preserve">The location of the service (attribute serviceLocation) can be modelled variously, so data providers can choose the </w:t>
      </w:r>
      <w:r w:rsidRPr="00B318DD">
        <w:rPr>
          <w:rFonts w:ascii="EUAlbertina" w:hAnsi="EUAlbertina" w:cs="EUAlbertina"/>
          <w:szCs w:val="18"/>
        </w:rPr>
        <w:t xml:space="preserve">most appropriate alternative. </w:t>
      </w:r>
      <w:r w:rsidRPr="00B318DD">
        <w:rPr>
          <w:rFonts w:cs="Calibri"/>
          <w:szCs w:val="19"/>
        </w:rPr>
        <w:t>Since the data type of these alternatives can vary, a u</w:t>
      </w:r>
      <w:r w:rsidRPr="00B318DD">
        <w:rPr>
          <w:rFonts w:cs="Calibri"/>
          <w:szCs w:val="19"/>
        </w:rPr>
        <w:t>n</w:t>
      </w:r>
      <w:r w:rsidRPr="00B318DD">
        <w:rPr>
          <w:rFonts w:cs="Calibri"/>
          <w:szCs w:val="19"/>
        </w:rPr>
        <w:t>ion-class</w:t>
      </w:r>
      <w:r w:rsidRPr="00B318DD">
        <w:rPr>
          <w:rStyle w:val="Rimandonotaapidipagina"/>
          <w:rFonts w:cs="Calibri"/>
          <w:szCs w:val="19"/>
        </w:rPr>
        <w:footnoteReference w:id="15"/>
      </w:r>
      <w:r w:rsidRPr="00B318DD">
        <w:rPr>
          <w:rFonts w:cs="Calibri"/>
          <w:szCs w:val="19"/>
        </w:rPr>
        <w:t xml:space="preserve"> is used for that attribute</w:t>
      </w:r>
      <w:r w:rsidRPr="00B318DD">
        <w:rPr>
          <w:rStyle w:val="Rimandonotaapidipagina"/>
          <w:rFonts w:cs="Calibri"/>
          <w:szCs w:val="19"/>
        </w:rPr>
        <w:footnoteReference w:id="16"/>
      </w:r>
      <w:r w:rsidRPr="00B318DD">
        <w:rPr>
          <w:rFonts w:cs="Calibri"/>
          <w:szCs w:val="19"/>
        </w:rPr>
        <w:t>.</w:t>
      </w:r>
    </w:p>
    <w:p w:rsidR="006C3960" w:rsidRPr="00B318DD" w:rsidRDefault="006C3960" w:rsidP="006C3960">
      <w:pPr>
        <w:autoSpaceDE w:val="0"/>
        <w:autoSpaceDN w:val="0"/>
        <w:adjustRightInd w:val="0"/>
        <w:rPr>
          <w:rFonts w:cs="Calibri"/>
          <w:szCs w:val="19"/>
        </w:rPr>
      </w:pPr>
      <w:r w:rsidRPr="00B318DD">
        <w:rPr>
          <w:rFonts w:cs="Calibri"/>
          <w:szCs w:val="19"/>
        </w:rPr>
        <w:t>If services are located inside buildings or activity complexes, the service geometry should be provided as a reference to these features. Some service sites are located outside buildings or activity co</w:t>
      </w:r>
      <w:r w:rsidRPr="00B318DD">
        <w:rPr>
          <w:rFonts w:cs="Calibri"/>
          <w:szCs w:val="19"/>
        </w:rPr>
        <w:t>m</w:t>
      </w:r>
      <w:r w:rsidRPr="00B318DD">
        <w:rPr>
          <w:rFonts w:cs="Calibri"/>
          <w:szCs w:val="19"/>
        </w:rPr>
        <w:t>plexes, but they have an address (e.g. rescue helicopter landing site). Then the spatial reference should be allocated by the address.</w:t>
      </w:r>
    </w:p>
    <w:p w:rsidR="006C3960" w:rsidRPr="00B318DD" w:rsidRDefault="006C3960" w:rsidP="006C3960">
      <w:pPr>
        <w:autoSpaceDE w:val="0"/>
        <w:autoSpaceDN w:val="0"/>
        <w:adjustRightInd w:val="0"/>
        <w:rPr>
          <w:rFonts w:cs="Calibri"/>
          <w:szCs w:val="19"/>
        </w:rPr>
      </w:pPr>
      <w:r w:rsidRPr="00B318DD">
        <w:rPr>
          <w:rFonts w:cs="Calibri"/>
          <w:szCs w:val="19"/>
        </w:rPr>
        <w:t>In single cases the service location coincides with a network element which can also be used as sp</w:t>
      </w:r>
      <w:r w:rsidRPr="00B318DD">
        <w:rPr>
          <w:rFonts w:cs="Calibri"/>
          <w:szCs w:val="19"/>
        </w:rPr>
        <w:t>a</w:t>
      </w:r>
      <w:r w:rsidRPr="00B318DD">
        <w:rPr>
          <w:rFonts w:cs="Calibri"/>
          <w:szCs w:val="19"/>
        </w:rPr>
        <w:t>tial reference. The approach to use existing geometries avoids redundancy between the application schemas of different INSPIRE themes. Beyond that the service location can be provided by a geom</w:t>
      </w:r>
      <w:r w:rsidRPr="00B318DD">
        <w:rPr>
          <w:rFonts w:cs="Calibri"/>
          <w:szCs w:val="19"/>
        </w:rPr>
        <w:t>e</w:t>
      </w:r>
      <w:r w:rsidRPr="00B318DD">
        <w:rPr>
          <w:rFonts w:cs="Calibri"/>
          <w:szCs w:val="19"/>
        </w:rPr>
        <w:t>try.</w:t>
      </w:r>
    </w:p>
    <w:p w:rsidR="006C3960" w:rsidRPr="00B318DD" w:rsidRDefault="006C3960" w:rsidP="006C3960">
      <w:pPr>
        <w:rPr>
          <w:rFonts w:cs="Calibri"/>
          <w:szCs w:val="19"/>
        </w:rPr>
      </w:pPr>
    </w:p>
    <w:p w:rsidR="006C3960" w:rsidRPr="00B318DD" w:rsidRDefault="006C3960" w:rsidP="006C3960">
      <w:pPr>
        <w:rPr>
          <w:rFonts w:cs="Calibri"/>
          <w:szCs w:val="19"/>
        </w:rPr>
      </w:pPr>
      <w:r w:rsidRPr="00B318DD">
        <w:rPr>
          <w:rFonts w:cs="Calibri"/>
          <w:szCs w:val="19"/>
        </w:rPr>
        <w:t>The type of the service is specified by a code list (</w:t>
      </w:r>
      <w:r w:rsidRPr="00B318DD">
        <w:rPr>
          <w:rFonts w:cs="Calibri"/>
          <w:i/>
          <w:szCs w:val="19"/>
        </w:rPr>
        <w:t>ServiceTypeValue</w:t>
      </w:r>
      <w:r w:rsidRPr="00B318DD">
        <w:rPr>
          <w:rFonts w:cs="Calibri"/>
          <w:szCs w:val="19"/>
        </w:rPr>
        <w:t>). Foundation is the COFOG cla</w:t>
      </w:r>
      <w:r w:rsidRPr="00B318DD">
        <w:rPr>
          <w:rFonts w:cs="Calibri"/>
          <w:szCs w:val="19"/>
        </w:rPr>
        <w:t>s</w:t>
      </w:r>
      <w:r w:rsidRPr="00B318DD">
        <w:rPr>
          <w:rFonts w:cs="Calibri"/>
          <w:szCs w:val="19"/>
        </w:rPr>
        <w:t>sification by EUROSTAT [COFOG 1999]</w:t>
      </w:r>
      <w:r w:rsidRPr="00B318DD">
        <w:rPr>
          <w:rStyle w:val="Rimandonotaapidipagina"/>
          <w:rFonts w:cs="Calibri"/>
          <w:szCs w:val="19"/>
        </w:rPr>
        <w:footnoteReference w:id="17"/>
      </w:r>
      <w:r w:rsidRPr="00B318DD">
        <w:rPr>
          <w:rFonts w:cs="Calibri"/>
          <w:szCs w:val="19"/>
        </w:rPr>
        <w:t>. The acronym COFOG means “Classification of the Functions of Government”. This classification covers a broad range of administrative and social gover</w:t>
      </w:r>
      <w:r w:rsidRPr="00B318DD">
        <w:rPr>
          <w:rFonts w:cs="Calibri"/>
          <w:szCs w:val="19"/>
        </w:rPr>
        <w:t>n</w:t>
      </w:r>
      <w:r w:rsidRPr="00B318DD">
        <w:rPr>
          <w:rFonts w:cs="Calibri"/>
          <w:szCs w:val="19"/>
        </w:rPr>
        <w:t>mental services but provides primarily a template for statistics regarding government expenditures. Therefore COFOG can’t be used unmod</w:t>
      </w:r>
      <w:r w:rsidRPr="00B318DD">
        <w:rPr>
          <w:rFonts w:cs="Calibri"/>
          <w:szCs w:val="19"/>
        </w:rPr>
        <w:t>i</w:t>
      </w:r>
      <w:r w:rsidRPr="00B318DD">
        <w:rPr>
          <w:rFonts w:cs="Calibri"/>
          <w:szCs w:val="19"/>
        </w:rPr>
        <w:t>fied.</w:t>
      </w:r>
    </w:p>
    <w:p w:rsidR="006C3960" w:rsidRPr="00B318DD" w:rsidRDefault="006C3960" w:rsidP="006C3960">
      <w:pPr>
        <w:rPr>
          <w:rFonts w:cs="Calibri"/>
          <w:szCs w:val="19"/>
        </w:rPr>
      </w:pPr>
      <w:r w:rsidRPr="00B318DD">
        <w:rPr>
          <w:rFonts w:cs="Calibri"/>
          <w:szCs w:val="19"/>
        </w:rPr>
        <w:t>The list has been tailored and refined by types, which are based on requirements derived from legislation, use cases and interviews. The code list is orga</w:t>
      </w:r>
      <w:r w:rsidRPr="00B318DD">
        <w:rPr>
          <w:rFonts w:cs="Calibri"/>
          <w:szCs w:val="19"/>
        </w:rPr>
        <w:t>n</w:t>
      </w:r>
      <w:r w:rsidRPr="00B318DD">
        <w:rPr>
          <w:rFonts w:cs="Calibri"/>
          <w:szCs w:val="19"/>
        </w:rPr>
        <w:t>ized hierarchically</w:t>
      </w:r>
      <w:r w:rsidRPr="00B318DD">
        <w:rPr>
          <w:rStyle w:val="Rimandonotaapidipagina"/>
          <w:rFonts w:cs="Calibri"/>
          <w:szCs w:val="19"/>
        </w:rPr>
        <w:footnoteReference w:id="18"/>
      </w:r>
      <w:r w:rsidRPr="00B318DD">
        <w:rPr>
          <w:rFonts w:cs="Calibri"/>
          <w:szCs w:val="19"/>
        </w:rPr>
        <w:t>. In order to map the hierarchy inside the code list, parent value is mentioned in the codelist table (cf. § 5.4.3.1).</w:t>
      </w:r>
    </w:p>
    <w:p w:rsidR="006C3960" w:rsidRPr="00B318DD" w:rsidRDefault="006C3960" w:rsidP="006C3960">
      <w:pPr>
        <w:rPr>
          <w:rFonts w:cs="Calibri"/>
          <w:szCs w:val="19"/>
          <w:lang w:val="x-none"/>
        </w:rPr>
      </w:pPr>
      <w:r w:rsidRPr="00B318DD">
        <w:rPr>
          <w:rFonts w:cs="Calibri"/>
          <w:szCs w:val="19"/>
        </w:rPr>
        <w:t>To be complete, the sub-part of the code list regarding the education domain, it has involved the recent evolution of the ISCED (International Standard Class</w:t>
      </w:r>
      <w:r w:rsidRPr="00B318DD">
        <w:rPr>
          <w:rFonts w:cs="Calibri"/>
          <w:szCs w:val="19"/>
        </w:rPr>
        <w:t>i</w:t>
      </w:r>
      <w:r w:rsidRPr="00B318DD">
        <w:rPr>
          <w:rFonts w:cs="Calibri"/>
          <w:szCs w:val="19"/>
        </w:rPr>
        <w:t>fication of Education) that occurred in 2011</w:t>
      </w:r>
      <w:r w:rsidRPr="00B318DD">
        <w:rPr>
          <w:rStyle w:val="Rimandonotaapidipagina"/>
          <w:rFonts w:cs="Calibri"/>
          <w:szCs w:val="19"/>
        </w:rPr>
        <w:footnoteReference w:id="19"/>
      </w:r>
      <w:r w:rsidRPr="00B318DD">
        <w:rPr>
          <w:rFonts w:cs="Calibri"/>
          <w:szCs w:val="19"/>
        </w:rPr>
        <w:t>.</w:t>
      </w:r>
    </w:p>
    <w:p w:rsidR="006C3960" w:rsidRPr="00B318DD" w:rsidRDefault="006C3960" w:rsidP="006C3960">
      <w:pPr>
        <w:rPr>
          <w:rFonts w:cs="Calibri"/>
          <w:szCs w:val="19"/>
          <w:lang w:val="x-none"/>
        </w:rPr>
      </w:pPr>
    </w:p>
    <w:p w:rsidR="006C3960" w:rsidRPr="00B318DD" w:rsidRDefault="006C3960" w:rsidP="006C3960">
      <w:pPr>
        <w:rPr>
          <w:rFonts w:cs="Calibri"/>
          <w:szCs w:val="19"/>
        </w:rPr>
      </w:pPr>
      <w:r w:rsidRPr="00B318DD">
        <w:rPr>
          <w:rFonts w:cs="Calibri"/>
          <w:szCs w:val="19"/>
        </w:rPr>
        <w:t xml:space="preserve">In this context, it’s important to note that the meaning of any item has to be taken not only from its name, definition or description, but also from its position within the hierarchy. </w:t>
      </w:r>
      <w:r w:rsidRPr="00B318DD">
        <w:rPr>
          <w:szCs w:val="19"/>
        </w:rPr>
        <w:t>The type “GovernmentalService” is the (fi</w:t>
      </w:r>
      <w:r w:rsidRPr="00B318DD">
        <w:rPr>
          <w:szCs w:val="19"/>
        </w:rPr>
        <w:t>c</w:t>
      </w:r>
      <w:r w:rsidRPr="00B318DD">
        <w:rPr>
          <w:szCs w:val="19"/>
        </w:rPr>
        <w:t>tive – because not part of the list) root element of the tree. Both nodes (e.g.  fire-protection service) and leafs (e.g. fire station) are useable as service types. The tree is inte</w:t>
      </w:r>
      <w:r w:rsidRPr="00B318DD">
        <w:rPr>
          <w:szCs w:val="19"/>
        </w:rPr>
        <w:t>n</w:t>
      </w:r>
      <w:r w:rsidRPr="00B318DD">
        <w:rPr>
          <w:szCs w:val="19"/>
        </w:rPr>
        <w:t xml:space="preserve">tionally unbalanced. </w:t>
      </w:r>
    </w:p>
    <w:p w:rsidR="006C3960" w:rsidRPr="00B318DD" w:rsidRDefault="006C3960" w:rsidP="006C3960">
      <w:pPr>
        <w:rPr>
          <w:rFonts w:cs="Calibri"/>
          <w:szCs w:val="19"/>
        </w:rPr>
      </w:pPr>
    </w:p>
    <w:p w:rsidR="006C3960" w:rsidRPr="00B318DD" w:rsidRDefault="006C3960" w:rsidP="006C3960">
      <w:pPr>
        <w:rPr>
          <w:rFonts w:cs="Calibri"/>
          <w:i/>
          <w:szCs w:val="19"/>
        </w:rPr>
      </w:pPr>
      <w:r w:rsidRPr="00B318DD">
        <w:rPr>
          <w:rFonts w:cs="Calibri"/>
          <w:szCs w:val="19"/>
        </w:rPr>
        <w:t xml:space="preserve">The further attributes of </w:t>
      </w:r>
      <w:r w:rsidRPr="00B318DD">
        <w:rPr>
          <w:rFonts w:cs="Calibri"/>
          <w:i/>
          <w:szCs w:val="19"/>
        </w:rPr>
        <w:t>GovernmentalService</w:t>
      </w:r>
      <w:r w:rsidRPr="00B318DD">
        <w:rPr>
          <w:rFonts w:cs="Calibri"/>
          <w:szCs w:val="19"/>
        </w:rPr>
        <w:t xml:space="preserve">  are of stereotype &lt;&lt;voidable&gt;&gt;.  Beside </w:t>
      </w:r>
      <w:r w:rsidRPr="00B318DD">
        <w:rPr>
          <w:rFonts w:cs="Calibri"/>
          <w:i/>
          <w:szCs w:val="19"/>
        </w:rPr>
        <w:t>begin/endLifespanVersion</w:t>
      </w:r>
      <w:r w:rsidRPr="00B318DD">
        <w:rPr>
          <w:rFonts w:cs="Calibri"/>
          <w:szCs w:val="19"/>
        </w:rPr>
        <w:t>, which refer to the lifecycle of a version of the (digital) spatial object, the fe</w:t>
      </w:r>
      <w:r w:rsidRPr="00B318DD">
        <w:rPr>
          <w:rFonts w:cs="Calibri"/>
          <w:szCs w:val="19"/>
        </w:rPr>
        <w:t>a</w:t>
      </w:r>
      <w:r w:rsidRPr="00B318DD">
        <w:rPr>
          <w:rFonts w:cs="Calibri"/>
          <w:szCs w:val="19"/>
        </w:rPr>
        <w:t>ture type in its core</w:t>
      </w:r>
      <w:r w:rsidR="00B105BE" w:rsidRPr="00B318DD">
        <w:rPr>
          <w:rFonts w:cs="Calibri"/>
          <w:szCs w:val="19"/>
        </w:rPr>
        <w:t xml:space="preserve"> version contains the attribute</w:t>
      </w:r>
      <w:r w:rsidRPr="00B318DD">
        <w:rPr>
          <w:rFonts w:cs="Calibri"/>
          <w:szCs w:val="19"/>
        </w:rPr>
        <w:t xml:space="preserve"> </w:t>
      </w:r>
      <w:r w:rsidRPr="00B318DD">
        <w:rPr>
          <w:rFonts w:cs="Calibri"/>
          <w:i/>
          <w:szCs w:val="19"/>
        </w:rPr>
        <w:t>pointOfContact</w:t>
      </w:r>
      <w:r w:rsidRPr="00B318DD">
        <w:rPr>
          <w:rFonts w:cs="Calibri"/>
          <w:szCs w:val="19"/>
        </w:rPr>
        <w:t xml:space="preserve"> and </w:t>
      </w:r>
      <w:r w:rsidRPr="00B318DD">
        <w:rPr>
          <w:rFonts w:cs="Calibri"/>
          <w:i/>
          <w:szCs w:val="19"/>
        </w:rPr>
        <w:t>areaOfResponsibility</w:t>
      </w:r>
      <w:r w:rsidRPr="00B318DD">
        <w:rPr>
          <w:rFonts w:cs="Calibri"/>
          <w:szCs w:val="19"/>
        </w:rPr>
        <w:t>.</w:t>
      </w:r>
    </w:p>
    <w:p w:rsidR="006C3960" w:rsidRPr="00B318DD" w:rsidRDefault="006C3960" w:rsidP="006C3960">
      <w:pPr>
        <w:rPr>
          <w:rFonts w:cs="Calibri"/>
          <w:szCs w:val="19"/>
        </w:rPr>
      </w:pPr>
      <w:r w:rsidRPr="00B318DD">
        <w:rPr>
          <w:rFonts w:cs="Calibri"/>
          <w:i/>
          <w:szCs w:val="19"/>
        </w:rPr>
        <w:t>PointOfContact</w:t>
      </w:r>
      <w:r w:rsidRPr="00B318DD">
        <w:rPr>
          <w:rFonts w:cs="Calibri"/>
          <w:szCs w:val="19"/>
        </w:rPr>
        <w:t xml:space="preserve"> (data type</w:t>
      </w:r>
      <w:r w:rsidRPr="00B318DD">
        <w:rPr>
          <w:rFonts w:cs="Calibri"/>
          <w:i/>
          <w:szCs w:val="19"/>
        </w:rPr>
        <w:t xml:space="preserve"> Contact </w:t>
      </w:r>
      <w:r w:rsidRPr="00B318DD">
        <w:rPr>
          <w:rFonts w:cs="Calibri"/>
          <w:szCs w:val="19"/>
        </w:rPr>
        <w:t>from GCM) provides contact information in order to get access to a service and/or initial information regarding a service.</w:t>
      </w:r>
    </w:p>
    <w:p w:rsidR="006C3960" w:rsidRPr="00B318DD" w:rsidRDefault="006C3960" w:rsidP="006C3960">
      <w:pPr>
        <w:rPr>
          <w:rFonts w:cs="Calibri"/>
          <w:szCs w:val="19"/>
        </w:rPr>
      </w:pPr>
      <w:r w:rsidRPr="00B318DD">
        <w:rPr>
          <w:rFonts w:cs="Calibri"/>
          <w:szCs w:val="19"/>
        </w:rPr>
        <w:t xml:space="preserve">The attribute </w:t>
      </w:r>
      <w:r w:rsidRPr="00B318DD">
        <w:rPr>
          <w:rFonts w:cs="Calibri"/>
          <w:i/>
          <w:szCs w:val="19"/>
        </w:rPr>
        <w:t>areaOfResponsibi</w:t>
      </w:r>
      <w:r w:rsidRPr="00B318DD">
        <w:rPr>
          <w:rFonts w:cs="Calibri"/>
          <w:i/>
          <w:szCs w:val="19"/>
        </w:rPr>
        <w:t>l</w:t>
      </w:r>
      <w:r w:rsidRPr="00B318DD">
        <w:rPr>
          <w:rFonts w:cs="Calibri"/>
          <w:i/>
          <w:szCs w:val="19"/>
        </w:rPr>
        <w:t>ity</w:t>
      </w:r>
      <w:r w:rsidRPr="00B318DD">
        <w:rPr>
          <w:rFonts w:cs="Calibri"/>
          <w:szCs w:val="19"/>
        </w:rPr>
        <w:t xml:space="preserve"> contains the spatial responsibility of a service instance, e.g. of an administration or a police station.</w:t>
      </w:r>
    </w:p>
    <w:p w:rsidR="006C3960" w:rsidRPr="00B318DD" w:rsidRDefault="006C3960" w:rsidP="006C3960">
      <w:pPr>
        <w:rPr>
          <w:rFonts w:cs="Calibri"/>
          <w:szCs w:val="19"/>
        </w:rPr>
      </w:pPr>
    </w:p>
    <w:p w:rsidR="006C3960" w:rsidRPr="00B318DD" w:rsidRDefault="006C3960" w:rsidP="006C3960">
      <w:pPr>
        <w:rPr>
          <w:rFonts w:cs="Calibri"/>
          <w:szCs w:val="19"/>
        </w:rPr>
      </w:pPr>
      <w:r w:rsidRPr="00B318DD">
        <w:rPr>
          <w:rFonts w:cs="Calibri"/>
          <w:szCs w:val="19"/>
        </w:rPr>
        <w:t>This information simplifies the identification of the appropriate se</w:t>
      </w:r>
      <w:r w:rsidRPr="00B318DD">
        <w:rPr>
          <w:rFonts w:cs="Calibri"/>
          <w:szCs w:val="19"/>
        </w:rPr>
        <w:t>r</w:t>
      </w:r>
      <w:r w:rsidRPr="00B318DD">
        <w:rPr>
          <w:rFonts w:cs="Calibri"/>
          <w:szCs w:val="19"/>
        </w:rPr>
        <w:t xml:space="preserve">vice location for users. The spatial reference can be provided either by an </w:t>
      </w:r>
      <w:r w:rsidRPr="00B318DD">
        <w:rPr>
          <w:rFonts w:cs="Calibri"/>
          <w:i/>
          <w:szCs w:val="19"/>
        </w:rPr>
        <w:t>AdministrativeUnit</w:t>
      </w:r>
      <w:r w:rsidRPr="00B318DD">
        <w:rPr>
          <w:rFonts w:cs="Calibri"/>
          <w:szCs w:val="19"/>
        </w:rPr>
        <w:t xml:space="preserve">, a </w:t>
      </w:r>
      <w:r w:rsidRPr="00B318DD">
        <w:rPr>
          <w:rFonts w:cs="Calibri"/>
          <w:i/>
          <w:szCs w:val="19"/>
        </w:rPr>
        <w:t>NamedPlace</w:t>
      </w:r>
      <w:r w:rsidRPr="00B318DD">
        <w:rPr>
          <w:rFonts w:cs="Calibri"/>
          <w:szCs w:val="19"/>
        </w:rPr>
        <w:t xml:space="preserve">, an </w:t>
      </w:r>
      <w:r w:rsidRPr="00B318DD">
        <w:rPr>
          <w:rFonts w:cs="Calibri"/>
          <w:i/>
          <w:szCs w:val="19"/>
        </w:rPr>
        <w:t>ActivityComplex</w:t>
      </w:r>
      <w:r w:rsidRPr="00B318DD">
        <w:rPr>
          <w:rFonts w:cs="Calibri"/>
          <w:szCs w:val="19"/>
        </w:rPr>
        <w:t xml:space="preserve"> or g</w:t>
      </w:r>
      <w:r w:rsidRPr="00B318DD">
        <w:rPr>
          <w:rFonts w:cs="Calibri"/>
          <w:szCs w:val="19"/>
        </w:rPr>
        <w:t>e</w:t>
      </w:r>
      <w:r w:rsidRPr="00B318DD">
        <w:rPr>
          <w:rFonts w:cs="Calibri"/>
          <w:szCs w:val="19"/>
        </w:rPr>
        <w:t>ometry (union-class).</w:t>
      </w:r>
    </w:p>
    <w:p w:rsidR="006C3960" w:rsidRPr="00B318DD" w:rsidRDefault="006C3960" w:rsidP="006C3960">
      <w:pPr>
        <w:rPr>
          <w:rFonts w:cs="Calibri"/>
          <w:szCs w:val="19"/>
        </w:rPr>
      </w:pPr>
    </w:p>
    <w:p w:rsidR="006C3960" w:rsidRPr="00B318DD" w:rsidRDefault="006C3960" w:rsidP="006C3960">
      <w:pPr>
        <w:rPr>
          <w:rFonts w:cs="Calibri"/>
          <w:szCs w:val="19"/>
        </w:rPr>
      </w:pPr>
      <w:r w:rsidRPr="00B318DD">
        <w:rPr>
          <w:rFonts w:cs="Calibri"/>
          <w:szCs w:val="19"/>
        </w:rPr>
        <w:t xml:space="preserve">In its extended version </w:t>
      </w:r>
      <w:r w:rsidRPr="00B318DD">
        <w:rPr>
          <w:rFonts w:cs="Calibri"/>
          <w:i/>
          <w:szCs w:val="19"/>
        </w:rPr>
        <w:t>GovernmentalService</w:t>
      </w:r>
      <w:r w:rsidRPr="00B318DD">
        <w:rPr>
          <w:rFonts w:cs="Calibri"/>
          <w:szCs w:val="19"/>
        </w:rPr>
        <w:t xml:space="preserve"> includes a number of voi</w:t>
      </w:r>
      <w:r w:rsidRPr="00B318DD">
        <w:rPr>
          <w:rFonts w:cs="Calibri"/>
          <w:szCs w:val="19"/>
        </w:rPr>
        <w:t>d</w:t>
      </w:r>
      <w:r w:rsidRPr="00B318DD">
        <w:rPr>
          <w:rFonts w:cs="Calibri"/>
          <w:szCs w:val="19"/>
        </w:rPr>
        <w:t>able attributes (see the feature catalog for further information):</w:t>
      </w:r>
    </w:p>
    <w:p w:rsidR="006C3960" w:rsidRPr="00B318DD" w:rsidRDefault="006C3960" w:rsidP="006C3960">
      <w:pPr>
        <w:rPr>
          <w:rFonts w:cs="Calibri"/>
          <w:szCs w:val="19"/>
        </w:rPr>
      </w:pPr>
    </w:p>
    <w:p w:rsidR="006C3960" w:rsidRPr="00B318DD" w:rsidRDefault="006C3960" w:rsidP="00F91CA8">
      <w:pPr>
        <w:numPr>
          <w:ilvl w:val="0"/>
          <w:numId w:val="33"/>
        </w:numPr>
        <w:jc w:val="left"/>
        <w:rPr>
          <w:rFonts w:cs="Calibri"/>
          <w:szCs w:val="19"/>
        </w:rPr>
      </w:pPr>
      <w:r w:rsidRPr="00B318DD">
        <w:rPr>
          <w:rFonts w:cs="Calibri"/>
          <w:i/>
          <w:szCs w:val="19"/>
        </w:rPr>
        <w:t>additionalLocationDescription</w:t>
      </w:r>
      <w:r w:rsidRPr="00B318DD">
        <w:rPr>
          <w:rFonts w:cs="Calibri"/>
          <w:szCs w:val="19"/>
        </w:rPr>
        <w:t xml:space="preserve"> can be used to give an additional textual description of the se</w:t>
      </w:r>
      <w:r w:rsidRPr="00B318DD">
        <w:rPr>
          <w:rFonts w:cs="Calibri"/>
          <w:szCs w:val="19"/>
        </w:rPr>
        <w:t>r</w:t>
      </w:r>
      <w:r w:rsidRPr="00B318DD">
        <w:rPr>
          <w:rFonts w:cs="Calibri"/>
          <w:szCs w:val="19"/>
        </w:rPr>
        <w:t>vice location. This is useful to find the service (e.g. an office) inside a large building co</w:t>
      </w:r>
      <w:r w:rsidRPr="00B318DD">
        <w:rPr>
          <w:rFonts w:cs="Calibri"/>
          <w:szCs w:val="19"/>
        </w:rPr>
        <w:t>m</w:t>
      </w:r>
      <w:r w:rsidRPr="00B318DD">
        <w:rPr>
          <w:rFonts w:cs="Calibri"/>
          <w:szCs w:val="19"/>
        </w:rPr>
        <w:t>plex.</w:t>
      </w:r>
    </w:p>
    <w:p w:rsidR="006C3960" w:rsidRPr="00B318DD" w:rsidRDefault="006C3960" w:rsidP="006C3960">
      <w:pPr>
        <w:ind w:left="360"/>
        <w:jc w:val="left"/>
        <w:rPr>
          <w:rFonts w:cs="Calibri"/>
          <w:szCs w:val="19"/>
        </w:rPr>
      </w:pPr>
    </w:p>
    <w:p w:rsidR="006C3960" w:rsidRPr="00B318DD" w:rsidRDefault="006C3960" w:rsidP="00F91CA8">
      <w:pPr>
        <w:numPr>
          <w:ilvl w:val="0"/>
          <w:numId w:val="33"/>
        </w:numPr>
        <w:jc w:val="left"/>
        <w:rPr>
          <w:szCs w:val="19"/>
        </w:rPr>
      </w:pPr>
      <w:r w:rsidRPr="00B318DD">
        <w:rPr>
          <w:rFonts w:cs="Calibri"/>
          <w:i/>
          <w:szCs w:val="19"/>
        </w:rPr>
        <w:t xml:space="preserve">hoursOfService </w:t>
      </w:r>
      <w:r w:rsidRPr="00B318DD">
        <w:rPr>
          <w:rFonts w:cs="Calibri"/>
          <w:szCs w:val="19"/>
        </w:rPr>
        <w:t xml:space="preserve">refers to the time, when the service itself is available. The temporal availability of a service itself will often coincide with the availability of the dedicated point of contact, which is specified inside the </w:t>
      </w:r>
      <w:r w:rsidRPr="00B318DD">
        <w:rPr>
          <w:rFonts w:cs="Calibri"/>
          <w:i/>
          <w:szCs w:val="19"/>
        </w:rPr>
        <w:t>pointOfContact</w:t>
      </w:r>
      <w:r w:rsidRPr="00B318DD">
        <w:rPr>
          <w:rFonts w:cs="Calibri"/>
          <w:szCs w:val="19"/>
        </w:rPr>
        <w:t xml:space="preserve"> attribute (e.g. in case of a medical practice). In other cases, </w:t>
      </w:r>
      <w:r w:rsidRPr="00B318DD">
        <w:rPr>
          <w:szCs w:val="19"/>
        </w:rPr>
        <w:t xml:space="preserve">there is a clear distinction. For example a rescue station is engaged only a limited time (shall be expressed by </w:t>
      </w:r>
      <w:r w:rsidRPr="00B318DD">
        <w:rPr>
          <w:rFonts w:cs="Calibri"/>
          <w:i/>
          <w:szCs w:val="19"/>
        </w:rPr>
        <w:t>hoursOfService)</w:t>
      </w:r>
      <w:r w:rsidRPr="00B318DD">
        <w:rPr>
          <w:rFonts w:cs="Calibri"/>
          <w:szCs w:val="19"/>
        </w:rPr>
        <w:t xml:space="preserve"> </w:t>
      </w:r>
      <w:r w:rsidRPr="00B318DD">
        <w:rPr>
          <w:szCs w:val="19"/>
        </w:rPr>
        <w:t>but there is a central hotline which is available twenty-four-seven (shall be expressed by hoursOfService inside the contact data type of the core a</w:t>
      </w:r>
      <w:r w:rsidRPr="00B318DD">
        <w:rPr>
          <w:szCs w:val="19"/>
        </w:rPr>
        <w:t>t</w:t>
      </w:r>
      <w:r w:rsidRPr="00B318DD">
        <w:rPr>
          <w:szCs w:val="19"/>
        </w:rPr>
        <w:t xml:space="preserve">tribute </w:t>
      </w:r>
      <w:r w:rsidRPr="00B318DD">
        <w:rPr>
          <w:i/>
          <w:szCs w:val="19"/>
        </w:rPr>
        <w:t>pointOfContact</w:t>
      </w:r>
      <w:r w:rsidRPr="00B318DD">
        <w:rPr>
          <w:szCs w:val="19"/>
        </w:rPr>
        <w:t>).</w:t>
      </w:r>
    </w:p>
    <w:p w:rsidR="006C3960" w:rsidRPr="00B318DD" w:rsidRDefault="006C3960" w:rsidP="006C3960">
      <w:pPr>
        <w:jc w:val="left"/>
        <w:rPr>
          <w:szCs w:val="19"/>
        </w:rPr>
      </w:pPr>
    </w:p>
    <w:p w:rsidR="006C3960" w:rsidRPr="00B318DD" w:rsidRDefault="006C3960" w:rsidP="00F91CA8">
      <w:pPr>
        <w:numPr>
          <w:ilvl w:val="0"/>
          <w:numId w:val="33"/>
        </w:numPr>
        <w:jc w:val="left"/>
        <w:rPr>
          <w:szCs w:val="19"/>
        </w:rPr>
      </w:pPr>
      <w:r w:rsidRPr="00B318DD">
        <w:rPr>
          <w:i/>
          <w:szCs w:val="19"/>
        </w:rPr>
        <w:t>name</w:t>
      </w:r>
      <w:r w:rsidRPr="00B318DD">
        <w:rPr>
          <w:szCs w:val="19"/>
        </w:rPr>
        <w:t xml:space="preserve"> can be used to provide a common denotation for the service (e.g. “hôtel de ville”)</w:t>
      </w:r>
    </w:p>
    <w:p w:rsidR="006C3960" w:rsidRPr="00B318DD" w:rsidRDefault="006C3960" w:rsidP="006C3960">
      <w:pPr>
        <w:jc w:val="left"/>
        <w:rPr>
          <w:szCs w:val="19"/>
        </w:rPr>
      </w:pPr>
    </w:p>
    <w:p w:rsidR="006C3960" w:rsidRPr="00B318DD" w:rsidRDefault="006C3960" w:rsidP="00F91CA8">
      <w:pPr>
        <w:numPr>
          <w:ilvl w:val="0"/>
          <w:numId w:val="33"/>
        </w:numPr>
        <w:jc w:val="left"/>
        <w:rPr>
          <w:i/>
          <w:szCs w:val="19"/>
        </w:rPr>
      </w:pPr>
      <w:r w:rsidRPr="00B318DD">
        <w:rPr>
          <w:i/>
          <w:szCs w:val="19"/>
        </w:rPr>
        <w:t>note</w:t>
      </w:r>
      <w:r w:rsidRPr="00B318DD">
        <w:rPr>
          <w:szCs w:val="19"/>
        </w:rPr>
        <w:t xml:space="preserve"> can be used to provide further information regarding the service. The inclusion of </w:t>
      </w:r>
      <w:r w:rsidRPr="00B318DD">
        <w:rPr>
          <w:i/>
          <w:szCs w:val="19"/>
        </w:rPr>
        <w:t>note</w:t>
      </w:r>
      <w:r w:rsidRPr="00B318DD">
        <w:rPr>
          <w:szCs w:val="19"/>
        </w:rPr>
        <w:t xml:space="preserve"> considers the fact, that the scope of feature type inside the application schema is very broad and therefore not all information data providers want to publish can be covered by the given attributes.</w:t>
      </w:r>
    </w:p>
    <w:p w:rsidR="006C3960" w:rsidRPr="00B318DD" w:rsidRDefault="006C3960" w:rsidP="006C3960">
      <w:pPr>
        <w:jc w:val="left"/>
        <w:rPr>
          <w:i/>
          <w:szCs w:val="19"/>
        </w:rPr>
      </w:pPr>
    </w:p>
    <w:p w:rsidR="006C3960" w:rsidRPr="00B318DD" w:rsidRDefault="006C3960" w:rsidP="00F91CA8">
      <w:pPr>
        <w:numPr>
          <w:ilvl w:val="0"/>
          <w:numId w:val="33"/>
        </w:numPr>
        <w:jc w:val="left"/>
        <w:rPr>
          <w:i/>
          <w:szCs w:val="19"/>
        </w:rPr>
      </w:pPr>
      <w:r w:rsidRPr="00B318DD">
        <w:rPr>
          <w:i/>
          <w:szCs w:val="19"/>
        </w:rPr>
        <w:t xml:space="preserve">occupancy </w:t>
      </w:r>
      <w:r w:rsidRPr="00B318DD">
        <w:rPr>
          <w:szCs w:val="19"/>
        </w:rPr>
        <w:t>states the type (as PTFreeText) and number of persons a service can handle in terms of a capacity (e.g. the capacity of a school).</w:t>
      </w:r>
    </w:p>
    <w:p w:rsidR="006C3960" w:rsidRPr="00B318DD" w:rsidRDefault="006C3960" w:rsidP="006C3960">
      <w:pPr>
        <w:jc w:val="left"/>
        <w:rPr>
          <w:i/>
          <w:szCs w:val="19"/>
        </w:rPr>
      </w:pPr>
    </w:p>
    <w:p w:rsidR="006C3960" w:rsidRPr="00B318DD" w:rsidRDefault="006C3960" w:rsidP="00F91CA8">
      <w:pPr>
        <w:numPr>
          <w:ilvl w:val="0"/>
          <w:numId w:val="33"/>
        </w:numPr>
        <w:jc w:val="left"/>
        <w:rPr>
          <w:i/>
          <w:szCs w:val="19"/>
        </w:rPr>
      </w:pPr>
      <w:r w:rsidRPr="00B318DD">
        <w:rPr>
          <w:i/>
          <w:szCs w:val="19"/>
        </w:rPr>
        <w:t>relatedParty</w:t>
      </w:r>
      <w:r w:rsidRPr="00B318DD">
        <w:rPr>
          <w:szCs w:val="19"/>
        </w:rPr>
        <w:t xml:space="preserve"> (see GCM for definition) contains the owner(s), the operator(s) or the authorit(y|ies) of the service inclusive their contact information.The point of contact of a service (which is provided as </w:t>
      </w:r>
      <w:r w:rsidRPr="00B318DD">
        <w:rPr>
          <w:i/>
          <w:szCs w:val="19"/>
        </w:rPr>
        <w:t xml:space="preserve">pointOfContact </w:t>
      </w:r>
      <w:r w:rsidRPr="00B318DD">
        <w:rPr>
          <w:szCs w:val="19"/>
        </w:rPr>
        <w:t>inside the core) will coincide often with the contact information of one of the three mentioned party types, but not in always</w:t>
      </w:r>
    </w:p>
    <w:p w:rsidR="006C3960" w:rsidRPr="00B318DD" w:rsidRDefault="006C3960" w:rsidP="006C3960">
      <w:pPr>
        <w:jc w:val="left"/>
        <w:rPr>
          <w:i/>
          <w:szCs w:val="19"/>
        </w:rPr>
      </w:pPr>
    </w:p>
    <w:p w:rsidR="006C3960" w:rsidRPr="00B318DD" w:rsidRDefault="006C3960" w:rsidP="00F91CA8">
      <w:pPr>
        <w:numPr>
          <w:ilvl w:val="0"/>
          <w:numId w:val="33"/>
        </w:numPr>
        <w:jc w:val="left"/>
        <w:rPr>
          <w:i/>
          <w:szCs w:val="19"/>
        </w:rPr>
      </w:pPr>
      <w:r w:rsidRPr="00B318DD">
        <w:rPr>
          <w:i/>
          <w:szCs w:val="19"/>
        </w:rPr>
        <w:t xml:space="preserve">resources </w:t>
      </w:r>
      <w:r w:rsidRPr="00B318DD">
        <w:rPr>
          <w:szCs w:val="19"/>
        </w:rPr>
        <w:t xml:space="preserve">is comparable to </w:t>
      </w:r>
      <w:r w:rsidRPr="00B318DD">
        <w:rPr>
          <w:i/>
          <w:szCs w:val="19"/>
        </w:rPr>
        <w:t>occupancy</w:t>
      </w:r>
      <w:r w:rsidRPr="00B318DD">
        <w:rPr>
          <w:szCs w:val="19"/>
        </w:rPr>
        <w:t xml:space="preserve"> but describes the type and amount of technical resources a service provides (e.g. type and capacity of a h</w:t>
      </w:r>
      <w:r w:rsidRPr="00B318DD">
        <w:rPr>
          <w:szCs w:val="19"/>
        </w:rPr>
        <w:t>y</w:t>
      </w:r>
      <w:r w:rsidRPr="00B318DD">
        <w:rPr>
          <w:szCs w:val="19"/>
        </w:rPr>
        <w:t>drant).</w:t>
      </w:r>
    </w:p>
    <w:p w:rsidR="006C3960" w:rsidRPr="00B318DD" w:rsidRDefault="006C3960" w:rsidP="006C3960">
      <w:pPr>
        <w:jc w:val="left"/>
        <w:rPr>
          <w:i/>
          <w:szCs w:val="19"/>
        </w:rPr>
      </w:pPr>
    </w:p>
    <w:p w:rsidR="006C3960" w:rsidRPr="00B318DD" w:rsidRDefault="006C3960" w:rsidP="00F91CA8">
      <w:pPr>
        <w:numPr>
          <w:ilvl w:val="0"/>
          <w:numId w:val="33"/>
        </w:numPr>
        <w:jc w:val="left"/>
        <w:rPr>
          <w:i/>
          <w:szCs w:val="19"/>
        </w:rPr>
      </w:pPr>
      <w:r w:rsidRPr="00B318DD">
        <w:rPr>
          <w:i/>
          <w:szCs w:val="19"/>
        </w:rPr>
        <w:t xml:space="preserve">serviceLevel </w:t>
      </w:r>
      <w:r w:rsidRPr="00B318DD">
        <w:rPr>
          <w:szCs w:val="19"/>
        </w:rPr>
        <w:t>allows data providers to classify services regarding the administrative level where the service is provided from (based on NUTS classific</w:t>
      </w:r>
      <w:r w:rsidRPr="00B318DD">
        <w:rPr>
          <w:szCs w:val="19"/>
        </w:rPr>
        <w:t>a</w:t>
      </w:r>
      <w:r w:rsidRPr="00B318DD">
        <w:rPr>
          <w:szCs w:val="19"/>
        </w:rPr>
        <w:t>tion).</w:t>
      </w:r>
    </w:p>
    <w:p w:rsidR="006C3960" w:rsidRPr="00B318DD" w:rsidRDefault="006C3960" w:rsidP="006C3960">
      <w:pPr>
        <w:jc w:val="left"/>
        <w:rPr>
          <w:i/>
          <w:szCs w:val="19"/>
        </w:rPr>
      </w:pPr>
    </w:p>
    <w:p w:rsidR="006C3960" w:rsidRPr="00B318DD" w:rsidRDefault="006C3960" w:rsidP="00F91CA8">
      <w:pPr>
        <w:numPr>
          <w:ilvl w:val="0"/>
          <w:numId w:val="33"/>
        </w:numPr>
        <w:jc w:val="left"/>
        <w:rPr>
          <w:i/>
          <w:szCs w:val="19"/>
        </w:rPr>
      </w:pPr>
      <w:r w:rsidRPr="00B318DD">
        <w:rPr>
          <w:rFonts w:cs="Calibri"/>
          <w:i/>
          <w:szCs w:val="19"/>
        </w:rPr>
        <w:t>validFrom</w:t>
      </w:r>
      <w:r w:rsidRPr="00B318DD">
        <w:rPr>
          <w:rFonts w:cs="Calibri"/>
          <w:szCs w:val="19"/>
        </w:rPr>
        <w:t xml:space="preserve"> and </w:t>
      </w:r>
      <w:r w:rsidRPr="00B318DD">
        <w:rPr>
          <w:rFonts w:cs="Calibri"/>
          <w:i/>
          <w:szCs w:val="19"/>
        </w:rPr>
        <w:t>validTo</w:t>
      </w:r>
      <w:r w:rsidRPr="00B318DD">
        <w:rPr>
          <w:rFonts w:cs="Calibri"/>
          <w:szCs w:val="19"/>
        </w:rPr>
        <w:t xml:space="preserve"> refer to the lifecycle of the real world object.</w:t>
      </w:r>
    </w:p>
    <w:p w:rsidR="006C3960" w:rsidRPr="00B318DD" w:rsidRDefault="006C3960" w:rsidP="006C3960">
      <w:pPr>
        <w:rPr>
          <w:i/>
          <w:iCs/>
          <w:color w:val="008000"/>
          <w:szCs w:val="19"/>
        </w:rPr>
      </w:pPr>
    </w:p>
    <w:p w:rsidR="006C3960" w:rsidRPr="00B318DD" w:rsidRDefault="006C3960" w:rsidP="006C3960">
      <w:pPr>
        <w:rPr>
          <w:szCs w:val="19"/>
        </w:rPr>
      </w:pPr>
    </w:p>
    <w:p w:rsidR="006C3960" w:rsidRPr="003A0998" w:rsidRDefault="006C3960" w:rsidP="00B2753C">
      <w:pPr>
        <w:pStyle w:val="Titolo4"/>
        <w:rPr>
          <w:b w:val="0"/>
          <w:szCs w:val="19"/>
        </w:rPr>
      </w:pPr>
      <w:r w:rsidRPr="003A0998">
        <w:rPr>
          <w:b w:val="0"/>
          <w:szCs w:val="19"/>
        </w:rPr>
        <w:t>UML Overview</w:t>
      </w:r>
    </w:p>
    <w:p w:rsidR="006C3960" w:rsidRPr="00B318DD" w:rsidRDefault="006C3960" w:rsidP="00B2753C">
      <w:pPr>
        <w:keepNext/>
        <w:rPr>
          <w:szCs w:val="19"/>
        </w:rPr>
      </w:pPr>
    </w:p>
    <w:p w:rsidR="00914E13" w:rsidRDefault="003A6388" w:rsidP="00914E13">
      <w:pPr>
        <w:keepNext/>
      </w:pPr>
      <w:r w:rsidRPr="00B2753C">
        <w:rPr>
          <w:noProof/>
          <w:szCs w:val="19"/>
          <w:lang w:val="it-IT" w:eastAsia="it-IT"/>
        </w:rPr>
        <w:drawing>
          <wp:inline distT="0" distB="0" distL="0" distR="0">
            <wp:extent cx="5762625" cy="4800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inline>
        </w:drawing>
      </w:r>
    </w:p>
    <w:p w:rsidR="006C3960" w:rsidRPr="00B318DD" w:rsidRDefault="00914E13" w:rsidP="00914E13">
      <w:pPr>
        <w:pStyle w:val="Didascalia"/>
        <w:rPr>
          <w:szCs w:val="19"/>
        </w:rPr>
      </w:pPr>
      <w:r>
        <w:t xml:space="preserve">Figure </w:t>
      </w:r>
      <w:r w:rsidR="00C42249">
        <w:rPr>
          <w:noProof/>
        </w:rPr>
        <w:t>4</w:t>
      </w:r>
      <w:r w:rsidRPr="001B53D2">
        <w:t xml:space="preserve"> – Class diagram: Overview of the “Administrative and Social Governmental Services” application schema</w:t>
      </w:r>
    </w:p>
    <w:p w:rsidR="006C3960" w:rsidRPr="00B318DD" w:rsidRDefault="006C3960" w:rsidP="006C3960">
      <w:pPr>
        <w:rPr>
          <w:rFonts w:cs="Arial"/>
          <w:b/>
          <w:bCs/>
          <w:i/>
          <w:color w:val="008000"/>
          <w:szCs w:val="19"/>
        </w:rPr>
      </w:pPr>
    </w:p>
    <w:p w:rsidR="006C3960" w:rsidRPr="003A0998" w:rsidRDefault="006C3960" w:rsidP="006C3960">
      <w:pPr>
        <w:pStyle w:val="Titolo4"/>
        <w:rPr>
          <w:b w:val="0"/>
          <w:szCs w:val="19"/>
        </w:rPr>
      </w:pPr>
      <w:r w:rsidRPr="003A0998">
        <w:rPr>
          <w:b w:val="0"/>
          <w:szCs w:val="19"/>
        </w:rPr>
        <w:t>Consistency between spatial data sets</w:t>
      </w:r>
    </w:p>
    <w:p w:rsidR="006C3960" w:rsidRPr="00B318DD" w:rsidRDefault="006C3960" w:rsidP="006C3960">
      <w:pPr>
        <w:rPr>
          <w:szCs w:val="19"/>
        </w:rPr>
      </w:pPr>
    </w:p>
    <w:p w:rsidR="006C3960" w:rsidRPr="00B318DD" w:rsidRDefault="006C3960" w:rsidP="006C3960">
      <w:pPr>
        <w:rPr>
          <w:szCs w:val="19"/>
        </w:rPr>
      </w:pPr>
      <w:r w:rsidRPr="00B318DD">
        <w:rPr>
          <w:szCs w:val="19"/>
        </w:rPr>
        <w:t>Nothing more than what’s previously referred</w:t>
      </w:r>
    </w:p>
    <w:p w:rsidR="006C3960" w:rsidRPr="003A0998" w:rsidRDefault="006C3960" w:rsidP="006C3960">
      <w:pPr>
        <w:pStyle w:val="Titolo4"/>
        <w:rPr>
          <w:b w:val="0"/>
          <w:szCs w:val="19"/>
        </w:rPr>
      </w:pPr>
      <w:r w:rsidRPr="003A0998">
        <w:rPr>
          <w:b w:val="0"/>
          <w:szCs w:val="19"/>
        </w:rPr>
        <w:t>Identifier management</w:t>
      </w:r>
    </w:p>
    <w:p w:rsidR="006C3960" w:rsidRPr="00B318DD" w:rsidRDefault="006C3960" w:rsidP="006C3960">
      <w:pPr>
        <w:rPr>
          <w:szCs w:val="19"/>
        </w:rPr>
      </w:pPr>
    </w:p>
    <w:p w:rsidR="006C3960" w:rsidRPr="00B318DD" w:rsidRDefault="006C3960" w:rsidP="006C3960">
      <w:pPr>
        <w:rPr>
          <w:szCs w:val="19"/>
        </w:rPr>
      </w:pPr>
      <w:r w:rsidRPr="00B318DD">
        <w:rPr>
          <w:szCs w:val="19"/>
        </w:rPr>
        <w:t>Nothing more than what’s previously referred</w:t>
      </w:r>
    </w:p>
    <w:p w:rsidR="006C3960" w:rsidRPr="00B318DD" w:rsidRDefault="006C3960" w:rsidP="006C3960">
      <w:pPr>
        <w:rPr>
          <w:szCs w:val="19"/>
        </w:rPr>
      </w:pPr>
    </w:p>
    <w:p w:rsidR="006C3960" w:rsidRPr="003A0998" w:rsidRDefault="006C3960" w:rsidP="00B2753C">
      <w:pPr>
        <w:pStyle w:val="Titolo4"/>
        <w:rPr>
          <w:rStyle w:val="Instruction"/>
          <w:b w:val="0"/>
          <w:i w:val="0"/>
          <w:color w:val="auto"/>
          <w:szCs w:val="19"/>
        </w:rPr>
      </w:pPr>
      <w:r w:rsidRPr="003A0998">
        <w:rPr>
          <w:b w:val="0"/>
          <w:szCs w:val="19"/>
        </w:rPr>
        <w:t>Modelling of object references</w:t>
      </w:r>
    </w:p>
    <w:p w:rsidR="006C3960" w:rsidRPr="003A0998" w:rsidRDefault="006C3960" w:rsidP="006C3960">
      <w:pPr>
        <w:pStyle w:val="Titolo4"/>
        <w:numPr>
          <w:ilvl w:val="0"/>
          <w:numId w:val="0"/>
        </w:numPr>
        <w:rPr>
          <w:rFonts w:cs="Calibri"/>
          <w:b w:val="0"/>
          <w:szCs w:val="19"/>
        </w:rPr>
      </w:pPr>
      <w:r w:rsidRPr="003A0998">
        <w:rPr>
          <w:rFonts w:cs="Calibri"/>
          <w:b w:val="0"/>
          <w:szCs w:val="19"/>
        </w:rPr>
        <w:t>Internal references:</w:t>
      </w:r>
    </w:p>
    <w:p w:rsidR="006C3960" w:rsidRPr="00B318DD" w:rsidRDefault="006C3960" w:rsidP="006C3960">
      <w:pPr>
        <w:rPr>
          <w:rFonts w:cs="Calibri"/>
          <w:szCs w:val="19"/>
        </w:rPr>
      </w:pPr>
      <w:r w:rsidRPr="00B318DD">
        <w:rPr>
          <w:rFonts w:cs="Calibri"/>
          <w:szCs w:val="19"/>
        </w:rPr>
        <w:t>The application schema describes single services. Several services can be offered at the same loc</w:t>
      </w:r>
      <w:r w:rsidRPr="00B318DD">
        <w:rPr>
          <w:rFonts w:cs="Calibri"/>
          <w:szCs w:val="19"/>
        </w:rPr>
        <w:t>a</w:t>
      </w:r>
      <w:r w:rsidRPr="00B318DD">
        <w:rPr>
          <w:rFonts w:cs="Calibri"/>
          <w:szCs w:val="19"/>
        </w:rPr>
        <w:t>tion or by the same authority. Such internal references aren’t explicitly modelled but can be analysed by sp</w:t>
      </w:r>
      <w:r w:rsidRPr="00B318DD">
        <w:rPr>
          <w:rFonts w:cs="Calibri"/>
          <w:szCs w:val="19"/>
        </w:rPr>
        <w:t>a</w:t>
      </w:r>
      <w:r w:rsidRPr="00B318DD">
        <w:rPr>
          <w:rFonts w:cs="Calibri"/>
          <w:szCs w:val="19"/>
        </w:rPr>
        <w:t xml:space="preserve">tial or logical intersections.  </w:t>
      </w:r>
    </w:p>
    <w:p w:rsidR="006C3960" w:rsidRPr="00B318DD" w:rsidRDefault="006C3960" w:rsidP="006C3960">
      <w:pPr>
        <w:rPr>
          <w:rFonts w:cs="Calibri"/>
          <w:szCs w:val="19"/>
        </w:rPr>
      </w:pPr>
    </w:p>
    <w:p w:rsidR="006C3960" w:rsidRPr="00B318DD" w:rsidRDefault="006C3960" w:rsidP="006C3960">
      <w:pPr>
        <w:rPr>
          <w:rFonts w:cs="Calibri"/>
          <w:b/>
          <w:szCs w:val="19"/>
        </w:rPr>
      </w:pPr>
      <w:r w:rsidRPr="00B318DD">
        <w:rPr>
          <w:rFonts w:cs="Calibri"/>
          <w:b/>
          <w:szCs w:val="19"/>
        </w:rPr>
        <w:t xml:space="preserve">External references: </w:t>
      </w:r>
    </w:p>
    <w:p w:rsidR="006C3960" w:rsidRPr="00B318DD" w:rsidRDefault="006C3960" w:rsidP="006C3960">
      <w:pPr>
        <w:rPr>
          <w:rFonts w:cs="Calibri"/>
          <w:szCs w:val="19"/>
        </w:rPr>
      </w:pPr>
      <w:r w:rsidRPr="00B318DD">
        <w:rPr>
          <w:rFonts w:cs="Calibri"/>
          <w:szCs w:val="19"/>
        </w:rPr>
        <w:t>This application schema provides a special view at real world objects. Very often the same real world object, which is modelled as a service in the application schema, can be seen as a building, an Activity Complex or a vulnerable element as well. Such external references are partly explicitly modelled in the application schema by using references to buildings or to activity complexes as data types for the spatial attribute serviceLocation. Beyond that external references can be analysed by spatial interse</w:t>
      </w:r>
      <w:r w:rsidRPr="00B318DD">
        <w:rPr>
          <w:rFonts w:cs="Calibri"/>
          <w:szCs w:val="19"/>
        </w:rPr>
        <w:t>c</w:t>
      </w:r>
      <w:r w:rsidRPr="00B318DD">
        <w:rPr>
          <w:rFonts w:cs="Calibri"/>
          <w:szCs w:val="19"/>
        </w:rPr>
        <w:t>tions.</w:t>
      </w:r>
    </w:p>
    <w:p w:rsidR="00555872" w:rsidRPr="00B318DD" w:rsidRDefault="00555872" w:rsidP="006C3960">
      <w:pPr>
        <w:rPr>
          <w:szCs w:val="19"/>
        </w:rPr>
      </w:pPr>
    </w:p>
    <w:p w:rsidR="006C3960" w:rsidRPr="003A0998" w:rsidRDefault="006C3960" w:rsidP="006C3960">
      <w:pPr>
        <w:pStyle w:val="Titolo4"/>
        <w:rPr>
          <w:b w:val="0"/>
          <w:szCs w:val="19"/>
        </w:rPr>
      </w:pPr>
      <w:r w:rsidRPr="003A0998">
        <w:rPr>
          <w:b w:val="0"/>
          <w:szCs w:val="19"/>
        </w:rPr>
        <w:t>Geometry representation</w:t>
      </w:r>
    </w:p>
    <w:p w:rsidR="006C3960" w:rsidRPr="00B318DD" w:rsidRDefault="006C3960" w:rsidP="006C3960">
      <w:pPr>
        <w:tabs>
          <w:tab w:val="clear" w:pos="284"/>
          <w:tab w:val="clear" w:pos="567"/>
          <w:tab w:val="left" w:pos="1134"/>
        </w:tabs>
        <w:rPr>
          <w:rStyle w:val="Instruction"/>
          <w:i w:val="0"/>
          <w:iCs w:val="0"/>
          <w:szCs w:val="19"/>
        </w:rPr>
      </w:pPr>
    </w:p>
    <w:p w:rsidR="006C3960" w:rsidRPr="00B318DD" w:rsidRDefault="006C3960" w:rsidP="006C3960">
      <w:pPr>
        <w:rPr>
          <w:szCs w:val="19"/>
        </w:rPr>
      </w:pPr>
      <w:r w:rsidRPr="00B318DD">
        <w:rPr>
          <w:szCs w:val="19"/>
        </w:rPr>
        <w:t xml:space="preserve">As depicted and explained in the UML model above, instances of feature type </w:t>
      </w:r>
      <w:r w:rsidRPr="00B318DD">
        <w:rPr>
          <w:i/>
          <w:iCs/>
          <w:szCs w:val="19"/>
        </w:rPr>
        <w:t xml:space="preserve">GovernmentalService, </w:t>
      </w:r>
      <w:r w:rsidRPr="00B318DD">
        <w:rPr>
          <w:szCs w:val="19"/>
        </w:rPr>
        <w:t xml:space="preserve"> may be modelled by using several types of spatial refe</w:t>
      </w:r>
      <w:r w:rsidRPr="00B318DD">
        <w:rPr>
          <w:szCs w:val="19"/>
        </w:rPr>
        <w:t>r</w:t>
      </w:r>
      <w:r w:rsidRPr="00B318DD">
        <w:rPr>
          <w:szCs w:val="19"/>
        </w:rPr>
        <w:t xml:space="preserve">ences or any kind of geometry (geometry type: </w:t>
      </w:r>
      <w:r w:rsidRPr="00B318DD">
        <w:rPr>
          <w:i/>
          <w:iCs/>
          <w:szCs w:val="19"/>
        </w:rPr>
        <w:t>GM_Geometry</w:t>
      </w:r>
      <w:r w:rsidRPr="00B318DD">
        <w:rPr>
          <w:szCs w:val="19"/>
        </w:rPr>
        <w:t>) in order not to force any MS or data producer to introduce changes in the way how they model and store their ori</w:t>
      </w:r>
      <w:r w:rsidRPr="00B318DD">
        <w:rPr>
          <w:szCs w:val="19"/>
        </w:rPr>
        <w:t>g</w:t>
      </w:r>
      <w:r w:rsidRPr="00B318DD">
        <w:rPr>
          <w:szCs w:val="19"/>
        </w:rPr>
        <w:t xml:space="preserve">inal data sets. </w:t>
      </w:r>
    </w:p>
    <w:p w:rsidR="006C3960" w:rsidRPr="00B318DD" w:rsidRDefault="006C3960" w:rsidP="006C3960">
      <w:pPr>
        <w:rPr>
          <w:szCs w:val="19"/>
        </w:rPr>
      </w:pPr>
    </w:p>
    <w:p w:rsidR="006C3960" w:rsidRPr="00B318DD" w:rsidRDefault="006C3960" w:rsidP="006C3960">
      <w:pPr>
        <w:rPr>
          <w:szCs w:val="19"/>
        </w:rPr>
      </w:pPr>
      <w:r w:rsidRPr="00B318DD">
        <w:rPr>
          <w:rFonts w:cs="Calibri"/>
          <w:szCs w:val="19"/>
        </w:rPr>
        <w:t xml:space="preserve">Since this application schema is focussed on services (and not on the spatial objects where services are located), it is strongly recommended to provide no other geometries as points. The intention to use the data type </w:t>
      </w:r>
      <w:r w:rsidRPr="00B318DD">
        <w:rPr>
          <w:rFonts w:cs="Calibri"/>
          <w:i/>
          <w:szCs w:val="19"/>
        </w:rPr>
        <w:t>GM_Object</w:t>
      </w:r>
      <w:r w:rsidRPr="00B318DD">
        <w:rPr>
          <w:rFonts w:cs="Calibri"/>
          <w:szCs w:val="19"/>
        </w:rPr>
        <w:t xml:space="preserve"> in the application schema is to ease the effort for data provides if the geom</w:t>
      </w:r>
      <w:r w:rsidRPr="00B318DD">
        <w:rPr>
          <w:rFonts w:cs="Calibri"/>
          <w:szCs w:val="19"/>
        </w:rPr>
        <w:t>e</w:t>
      </w:r>
      <w:r w:rsidRPr="00B318DD">
        <w:rPr>
          <w:rFonts w:cs="Calibri"/>
          <w:szCs w:val="19"/>
        </w:rPr>
        <w:t>try is originally stored with other data types. Anyway, the usage of other geometry types than point should be an exce</w:t>
      </w:r>
      <w:r w:rsidRPr="00B318DD">
        <w:rPr>
          <w:rFonts w:cs="Calibri"/>
          <w:szCs w:val="19"/>
        </w:rPr>
        <w:t>p</w:t>
      </w:r>
      <w:r w:rsidRPr="00B318DD">
        <w:rPr>
          <w:rFonts w:cs="Calibri"/>
          <w:szCs w:val="19"/>
        </w:rPr>
        <w:t>tion.</w:t>
      </w:r>
    </w:p>
    <w:p w:rsidR="006C3960" w:rsidRPr="00B318DD" w:rsidRDefault="006C3960" w:rsidP="006C3960">
      <w:pPr>
        <w:rPr>
          <w:szCs w:val="19"/>
        </w:rPr>
      </w:pPr>
    </w:p>
    <w:p w:rsidR="006C3960" w:rsidRPr="00B318DD" w:rsidRDefault="006C3960" w:rsidP="004C6774">
      <w:pPr>
        <w:pStyle w:val="Recommendation"/>
        <w:rPr>
          <w:rStyle w:val="Instruction"/>
          <w:rFonts w:eastAsia="MS Mincho"/>
          <w:i w:val="0"/>
          <w:iCs w:val="0"/>
          <w:szCs w:val="19"/>
          <w:lang w:val="en-GB"/>
        </w:rPr>
      </w:pPr>
      <w:r w:rsidRPr="00686565">
        <w:rPr>
          <w:lang w:val="en-GB"/>
        </w:rPr>
        <w:t>When the spatial reference of an administrative and social governmental se</w:t>
      </w:r>
      <w:r w:rsidRPr="00686565">
        <w:rPr>
          <w:lang w:val="en-GB"/>
        </w:rPr>
        <w:t>r</w:t>
      </w:r>
      <w:r w:rsidRPr="00686565">
        <w:rPr>
          <w:lang w:val="en-GB"/>
        </w:rPr>
        <w:t>vice is provided by an autonomous geometry, then the data should be mo</w:t>
      </w:r>
      <w:r w:rsidRPr="00686565">
        <w:rPr>
          <w:lang w:val="en-GB"/>
        </w:rPr>
        <w:t>d</w:t>
      </w:r>
      <w:r w:rsidRPr="00686565">
        <w:rPr>
          <w:lang w:val="en-GB"/>
        </w:rPr>
        <w:t>elled as point objects (geometry type: GM_Point).</w:t>
      </w:r>
    </w:p>
    <w:p w:rsidR="006C3960" w:rsidRPr="00B318DD" w:rsidRDefault="006C3960" w:rsidP="006C3960">
      <w:pPr>
        <w:rPr>
          <w:b/>
          <w:i/>
          <w:iCs/>
          <w:color w:val="008000"/>
          <w:szCs w:val="19"/>
        </w:rPr>
      </w:pPr>
      <w:r w:rsidRPr="00B318DD">
        <w:rPr>
          <w:rStyle w:val="Instruction"/>
          <w:b/>
          <w:szCs w:val="19"/>
        </w:rPr>
        <w:t xml:space="preserve"> </w:t>
      </w:r>
    </w:p>
    <w:p w:rsidR="006C3960" w:rsidRPr="00B318DD" w:rsidRDefault="006C3960" w:rsidP="006C3960">
      <w:pPr>
        <w:rPr>
          <w:szCs w:val="19"/>
        </w:rPr>
      </w:pPr>
    </w:p>
    <w:p w:rsidR="00727BD6" w:rsidRDefault="00727BD6" w:rsidP="00727BD6">
      <w:pPr>
        <w:pStyle w:val="Titolo3"/>
        <w:rPr>
          <w:rFonts w:eastAsia="Times New Roman"/>
        </w:rPr>
      </w:pPr>
      <w:bookmarkStart w:id="136" w:name="_Toc374519856"/>
      <w:r>
        <w:rPr>
          <w:rFonts w:eastAsia="Times New Roman"/>
        </w:rPr>
        <w:t>Feature catalogue</w:t>
      </w:r>
      <w:bookmarkEnd w:id="136"/>
    </w:p>
    <w:p w:rsidR="00727BD6" w:rsidRPr="00F91CA8" w:rsidRDefault="00727BD6" w:rsidP="00727BD6">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35"/>
        <w:gridCol w:w="6920"/>
      </w:tblGrid>
      <w:tr w:rsidR="00727BD6" w:rsidTr="00727BD6">
        <w:trPr>
          <w:tblCellSpacing w:w="0" w:type="dxa"/>
        </w:trPr>
        <w:tc>
          <w:tcPr>
            <w:tcW w:w="2157" w:type="dxa"/>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Application Schema</w:t>
            </w:r>
          </w:p>
        </w:tc>
        <w:tc>
          <w:tcPr>
            <w:tcW w:w="6974" w:type="dxa"/>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INSPIRE Application Schema AdministrativeAndSocialGovernmentalServices</w:t>
            </w:r>
          </w:p>
        </w:tc>
      </w:tr>
      <w:tr w:rsidR="00727BD6" w:rsidTr="00727BD6">
        <w:trPr>
          <w:tblCellSpacing w:w="0" w:type="dxa"/>
        </w:trPr>
        <w:tc>
          <w:tcPr>
            <w:tcW w:w="2157" w:type="dxa"/>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Version number</w:t>
            </w:r>
          </w:p>
        </w:tc>
        <w:tc>
          <w:tcPr>
            <w:tcW w:w="6974" w:type="dxa"/>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3.0</w:t>
            </w:r>
          </w:p>
        </w:tc>
      </w:tr>
    </w:tbl>
    <w:p w:rsidR="00727BD6" w:rsidRPr="00F91CA8" w:rsidRDefault="00727BD6" w:rsidP="00727BD6">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8"/>
        <w:gridCol w:w="4393"/>
        <w:gridCol w:w="1554"/>
      </w:tblGrid>
      <w:tr w:rsidR="00727BD6" w:rsidTr="00727BD6">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Stereotypes</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sidRPr="0039406C">
              <w:rPr>
                <w:rFonts w:eastAsia="Times New Roman"/>
                <w:i/>
              </w:rPr>
              <w:t>AreaOfResponsibilityType</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AdministrativeAndSocialGovernmentalServices</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«union»</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sidRPr="0039406C">
              <w:rPr>
                <w:rFonts w:eastAsia="Times New Roman"/>
                <w:i/>
              </w:rPr>
              <w:t>GovernmentalService</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AdministrativeAndSocialGovernmentalServices</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«featureType»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sidRPr="0039406C">
              <w:rPr>
                <w:rFonts w:eastAsia="Times New Roman"/>
                <w:i/>
              </w:rPr>
              <w:t>ServiceLocationType</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AdministrativeAndSocialGovernmentalServices</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«union»</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sidRPr="0039406C">
              <w:rPr>
                <w:rFonts w:eastAsia="Times New Roman"/>
                <w:i/>
              </w:rPr>
              <w:t>ServiceTypeValue</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AdministrativeAndSocialGovernmentalServices</w:t>
            </w:r>
          </w:p>
        </w:tc>
        <w:tc>
          <w:tcPr>
            <w:tcW w:w="0" w:type="auto"/>
            <w:tcBorders>
              <w:top w:val="outset" w:sz="6" w:space="0" w:color="auto"/>
              <w:left w:val="outset" w:sz="6" w:space="0" w:color="auto"/>
              <w:bottom w:val="outset" w:sz="6" w:space="0" w:color="auto"/>
              <w:right w:val="outset" w:sz="6" w:space="0" w:color="auto"/>
            </w:tcBorders>
            <w:hideMark/>
          </w:tcPr>
          <w:p w:rsidR="00727BD6" w:rsidRDefault="00727BD6">
            <w:pPr>
              <w:rPr>
                <w:rFonts w:eastAsia="Times New Roman"/>
                <w:sz w:val="24"/>
                <w:szCs w:val="24"/>
              </w:rPr>
            </w:pPr>
            <w:r>
              <w:rPr>
                <w:rFonts w:eastAsia="Times New Roman"/>
              </w:rPr>
              <w:t>«codeList»</w:t>
            </w:r>
          </w:p>
        </w:tc>
      </w:tr>
    </w:tbl>
    <w:p w:rsidR="00727BD6" w:rsidRPr="003A0998" w:rsidRDefault="00727BD6" w:rsidP="00727BD6">
      <w:pPr>
        <w:pStyle w:val="Titolo4"/>
        <w:rPr>
          <w:rFonts w:eastAsia="Times New Roman"/>
          <w:b w:val="0"/>
        </w:rPr>
      </w:pPr>
      <w:r w:rsidRPr="003A0998">
        <w:rPr>
          <w:rFonts w:eastAsia="Times New Roman"/>
          <w:b w:val="0"/>
        </w:rPr>
        <w:t>Spatial object types</w:t>
      </w:r>
    </w:p>
    <w:p w:rsidR="00727BD6" w:rsidRDefault="00727BD6" w:rsidP="00DC498F">
      <w:pPr>
        <w:pStyle w:val="Titolo5"/>
      </w:pPr>
      <w:bookmarkStart w:id="137" w:name="governmentalservice"/>
      <w:r>
        <w:t>GovernmentalService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37"/>
          <w:p w:rsidR="00727BD6" w:rsidRDefault="00727BD6">
            <w:pPr>
              <w:spacing w:line="225" w:lineRule="atLeast"/>
              <w:rPr>
                <w:rFonts w:eastAsia="Times New Roman"/>
                <w:sz w:val="24"/>
                <w:szCs w:val="24"/>
              </w:rPr>
            </w:pPr>
            <w:r>
              <w:rPr>
                <w:rFonts w:eastAsia="Times New Roman"/>
                <w:b/>
                <w:bCs/>
              </w:rPr>
              <w:t>GovernmentalService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governmental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Administrative and social governmental services such as public administrations, civil protection sites, schools and hospitals provided by Public Administrative Bodies or by private institutions as far as they are covered by the scope of the INSPIRE directive. This scope is mapped to the values of the corresponding code list serviceType Value.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The accordant sites are commonly presented in governmental and municipal portals and map systems as "point of interest"-data, and may be point-based locations of a variety of categories of municipal and governmental services and social infrastructure. The spatial object type itself is generic in terms of the modelling approach, that the concrete type of a GovernmentalService is determined by the value of the attribute serviceType.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«featureType»</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areaOfResponsibility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area of responsibility</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AreaOfResponsibilityType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The spatial responsibility of a service instance.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EXAMPLE 1: An administration is responsible for a municipality;</w:t>
                  </w:r>
                  <w:r>
                    <w:rPr>
                      <w:rFonts w:eastAsia="Times New Roman"/>
                    </w:rPr>
                    <w:br/>
                    <w:t>EXEMPLE 2: A specialized hospital is responsible for a region.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0..1</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«voidable»</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begin lifespan version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DateTime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Date and time at which this version of the spatial object was inserted or changed in the spatial data set.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Related to the life-cycle of the spatial object in the data set.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«lifeCycleInfo,voidable»</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end lifespan version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DateTime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Date and time at which this version of the spatial object was superseded or retired in the spatial data set.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Related to the life-cycle of the spatial object in the data set.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0..1</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«lifeCycleInfo,voidable»</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INSPIRE identifier</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Identifier</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External object identifier of the governmental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w:t>
                  </w:r>
                  <w:r>
                    <w:rPr>
                      <w:rFonts w:eastAsia="Times New Roman"/>
                    </w:rPr>
                    <w:br/>
                    <w:t>The identifier is an identifier of the spatial object, not an identifier of the real-world phenomenon.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pointOfContact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point of contact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Contact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Contains necessary information to get access to a service and/or initial information regarding a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In some cases this information will coincide with the contact information of the service authority, owner or operator (i.e. specific position or role of the responsible party, described in the relatedParty attribute of the GovernmentalServiceExtended in the extended profile).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«voidable»</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serviceLocation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location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ServiceLocationType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Location where the service is offered.</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type value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ServiceTypeValue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Type of an administrative and governmental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27BD6" w:rsidRPr="00F91CA8" w:rsidRDefault="00727BD6">
            <w:pPr>
              <w:pStyle w:val="NormaleWeb"/>
              <w:rPr>
                <w:rFonts w:eastAsia="Times New Roman"/>
              </w:rPr>
            </w:pPr>
            <w:r>
              <w:rPr>
                <w:b/>
                <w:bCs/>
              </w:rPr>
              <w:t>Constraint: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Natural language:</w:t>
                  </w:r>
                </w:p>
              </w:tc>
              <w:tc>
                <w:tcPr>
                  <w:tcW w:w="0" w:type="auto"/>
                  <w:hideMark/>
                </w:tcPr>
                <w:p w:rsidR="00727BD6" w:rsidRDefault="00727BD6">
                  <w:pPr>
                    <w:rPr>
                      <w:rFonts w:eastAsia="Times New Roman"/>
                      <w:sz w:val="24"/>
                      <w:szCs w:val="24"/>
                    </w:rPr>
                  </w:pPr>
                  <w:r>
                    <w:rPr>
                      <w:rFonts w:eastAsia="Times New Roman"/>
                    </w:rPr>
                    <w:t>If set, the date endLifespanVersion shall be later than beginLifespanVersion.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OCL:</w:t>
                  </w:r>
                </w:p>
              </w:tc>
              <w:tc>
                <w:tcPr>
                  <w:tcW w:w="0" w:type="auto"/>
                  <w:hideMark/>
                </w:tcPr>
                <w:p w:rsidR="00727BD6" w:rsidRDefault="00727BD6">
                  <w:pPr>
                    <w:rPr>
                      <w:rFonts w:eastAsia="Times New Roman"/>
                      <w:sz w:val="24"/>
                      <w:szCs w:val="24"/>
                    </w:rPr>
                  </w:pPr>
                  <w:r>
                    <w:rPr>
                      <w:rFonts w:eastAsia="Times New Roman"/>
                    </w:rPr>
                    <w:t>inv: self.endLifespanVersion .isAfter(self.beginLifespanVersion)</w:t>
                  </w:r>
                </w:p>
              </w:tc>
            </w:tr>
          </w:tbl>
          <w:p w:rsidR="00727BD6" w:rsidRDefault="00727BD6">
            <w:pPr>
              <w:rPr>
                <w:rFonts w:eastAsia="Times New Roman"/>
                <w:sz w:val="24"/>
                <w:szCs w:val="24"/>
              </w:rPr>
            </w:pPr>
          </w:p>
        </w:tc>
      </w:tr>
    </w:tbl>
    <w:p w:rsidR="00727BD6" w:rsidRPr="003A0998" w:rsidRDefault="00727BD6" w:rsidP="00727BD6">
      <w:pPr>
        <w:pStyle w:val="Titolo4"/>
        <w:rPr>
          <w:rFonts w:eastAsia="Times New Roman"/>
          <w:b w:val="0"/>
        </w:rPr>
      </w:pPr>
      <w:r w:rsidRPr="003A0998">
        <w:rPr>
          <w:rFonts w:eastAsia="Times New Roman"/>
          <w:b w:val="0"/>
        </w:rPr>
        <w:t>Data types</w:t>
      </w:r>
    </w:p>
    <w:p w:rsidR="00727BD6" w:rsidRDefault="00727BD6" w:rsidP="00DC498F">
      <w:pPr>
        <w:pStyle w:val="Titolo5"/>
      </w:pPr>
      <w:bookmarkStart w:id="138" w:name="areaofresponsibilitytype"/>
      <w:r>
        <w:t>AreaOfResponsibilityType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38"/>
          <w:p w:rsidR="00727BD6" w:rsidRDefault="00727BD6">
            <w:pPr>
              <w:spacing w:line="225" w:lineRule="atLeast"/>
              <w:rPr>
                <w:rFonts w:eastAsia="Times New Roman"/>
                <w:sz w:val="24"/>
                <w:szCs w:val="24"/>
              </w:rPr>
            </w:pPr>
            <w:r>
              <w:rPr>
                <w:rFonts w:eastAsia="Times New Roman"/>
                <w:b/>
                <w:bCs/>
              </w:rPr>
              <w:t>AreaOfResponsibilityType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area of responsibility type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Set of types for the description of spatial responsibility.</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«union»</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areaOfResponsibilityByAdministrativeUnit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area of responsibility by administrative unit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AdministrativeUnit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Administrative unit describing the geographic extent of the responsibility of a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areaOfResponsibilityByNamedPlace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area of responsibility by named place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NamedPlace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Geographical object describing the geographic extent of the responsibility of a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areaOfResponsibilityByNetwork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area of responsibility by network</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NetworkReference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Part of a network describing the geographic extent of the competence of a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areaOfResponsibilityByPolygon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area of responsibility by polygon</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GM_MultiSurface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Polygon describing the geographic extent of the responsibility of a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bl>
    <w:p w:rsidR="00727BD6" w:rsidRDefault="00727BD6" w:rsidP="00DC498F">
      <w:pPr>
        <w:pStyle w:val="Titolo5"/>
      </w:pPr>
      <w:bookmarkStart w:id="139" w:name="servicelocationtype"/>
      <w:r>
        <w:t>ServiceLocationType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39"/>
          <w:p w:rsidR="00727BD6" w:rsidRDefault="00727BD6">
            <w:pPr>
              <w:spacing w:line="225" w:lineRule="atLeast"/>
              <w:rPr>
                <w:rFonts w:eastAsia="Times New Roman"/>
                <w:sz w:val="24"/>
                <w:szCs w:val="24"/>
              </w:rPr>
            </w:pPr>
            <w:r>
              <w:rPr>
                <w:rFonts w:eastAsia="Times New Roman"/>
                <w:b/>
                <w:bCs/>
              </w:rPr>
              <w:t>ServiceLocationType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location type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Set of types of references to locate a service.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Stereotypes:</w:t>
                  </w:r>
                </w:p>
              </w:tc>
              <w:tc>
                <w:tcPr>
                  <w:tcW w:w="0" w:type="auto"/>
                  <w:hideMark/>
                </w:tcPr>
                <w:p w:rsidR="00727BD6" w:rsidRDefault="00727BD6">
                  <w:pPr>
                    <w:rPr>
                      <w:rFonts w:eastAsia="Times New Roman"/>
                      <w:sz w:val="24"/>
                      <w:szCs w:val="24"/>
                    </w:rPr>
                  </w:pPr>
                  <w:r>
                    <w:rPr>
                      <w:rFonts w:eastAsia="Times New Roman"/>
                    </w:rPr>
                    <w:t>«union»</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serviceLocationByAddress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location by address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Address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Location of the service by referring to an address.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serviceLocationByBuilding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location by building</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Building</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Location of the service by referring to a building.</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serviceLocationByActivityComplex</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location by activity complex</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ActivityComplex</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Location of the service by referring to an activity complex.</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serviceLocationByGeometry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location by geometry</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GM_Object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Location of the service by referring to a geometry.</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27BD6" w:rsidRPr="00F91CA8" w:rsidRDefault="00727BD6">
            <w:pPr>
              <w:pStyle w:val="NormaleWeb"/>
              <w:rPr>
                <w:rFonts w:eastAsia="Times New Roman"/>
              </w:rPr>
            </w:pPr>
            <w:r>
              <w:rPr>
                <w:b/>
                <w:bCs/>
              </w:rPr>
              <w:t>Attribute: serviceLocationByUtilityNode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Heade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location service by utility node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 type:</w:t>
                  </w:r>
                </w:p>
              </w:tc>
              <w:tc>
                <w:tcPr>
                  <w:tcW w:w="0" w:type="auto"/>
                  <w:hideMark/>
                </w:tcPr>
                <w:p w:rsidR="00727BD6" w:rsidRDefault="00727BD6">
                  <w:pPr>
                    <w:rPr>
                      <w:rFonts w:eastAsia="Times New Roman"/>
                      <w:sz w:val="24"/>
                      <w:szCs w:val="24"/>
                    </w:rPr>
                  </w:pPr>
                  <w:r>
                    <w:rPr>
                      <w:rFonts w:eastAsia="Times New Roman"/>
                    </w:rPr>
                    <w:t>UtilityNode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Location of the service by referring to a node related to a utility network (water, telecommunication, etc.), e.g. hydrant or emergency call point.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Multiplicity:</w:t>
                  </w:r>
                </w:p>
              </w:tc>
              <w:tc>
                <w:tcPr>
                  <w:tcW w:w="0" w:type="auto"/>
                  <w:hideMark/>
                </w:tcPr>
                <w:p w:rsidR="00727BD6" w:rsidRDefault="00727BD6">
                  <w:pPr>
                    <w:rPr>
                      <w:rFonts w:eastAsia="Times New Roman"/>
                      <w:sz w:val="24"/>
                      <w:szCs w:val="24"/>
                    </w:rPr>
                  </w:pPr>
                  <w:r>
                    <w:rPr>
                      <w:rFonts w:eastAsia="Times New Roman"/>
                    </w:rPr>
                    <w:t>1</w:t>
                  </w:r>
                </w:p>
              </w:tc>
            </w:tr>
          </w:tbl>
          <w:p w:rsidR="00727BD6" w:rsidRDefault="00727BD6">
            <w:pPr>
              <w:rPr>
                <w:rFonts w:eastAsia="Times New Roman"/>
                <w:sz w:val="24"/>
                <w:szCs w:val="24"/>
              </w:rPr>
            </w:pPr>
          </w:p>
        </w:tc>
      </w:tr>
    </w:tbl>
    <w:p w:rsidR="00727BD6" w:rsidRPr="003A0998" w:rsidRDefault="00727BD6" w:rsidP="00727BD6">
      <w:pPr>
        <w:pStyle w:val="Titolo4"/>
        <w:rPr>
          <w:rFonts w:eastAsia="Times New Roman"/>
          <w:b w:val="0"/>
        </w:rPr>
      </w:pPr>
      <w:r w:rsidRPr="003A0998">
        <w:rPr>
          <w:rFonts w:eastAsia="Times New Roman"/>
          <w:b w:val="0"/>
        </w:rPr>
        <w:t>Code lists</w:t>
      </w:r>
    </w:p>
    <w:p w:rsidR="00727BD6" w:rsidRDefault="00727BD6" w:rsidP="00DC498F">
      <w:pPr>
        <w:pStyle w:val="Titolo5"/>
      </w:pPr>
      <w:bookmarkStart w:id="140" w:name="servicetypevalue"/>
      <w:r>
        <w:t>ServiceTypeValue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40"/>
          <w:p w:rsidR="00727BD6" w:rsidRDefault="00727BD6">
            <w:pPr>
              <w:spacing w:line="225" w:lineRule="atLeast"/>
              <w:rPr>
                <w:rFonts w:eastAsia="Times New Roman"/>
                <w:sz w:val="24"/>
                <w:szCs w:val="24"/>
              </w:rPr>
            </w:pPr>
            <w:r>
              <w:rPr>
                <w:rFonts w:eastAsia="Times New Roman"/>
                <w:b/>
                <w:bCs/>
              </w:rPr>
              <w:t>ServiceTypeValue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Name:</w:t>
                  </w:r>
                </w:p>
              </w:tc>
              <w:tc>
                <w:tcPr>
                  <w:tcW w:w="0" w:type="auto"/>
                  <w:hideMark/>
                </w:tcPr>
                <w:p w:rsidR="00727BD6" w:rsidRDefault="00727BD6">
                  <w:pPr>
                    <w:rPr>
                      <w:rFonts w:eastAsia="Times New Roman"/>
                      <w:sz w:val="24"/>
                      <w:szCs w:val="24"/>
                    </w:rPr>
                  </w:pPr>
                  <w:r>
                    <w:rPr>
                      <w:rFonts w:eastAsia="Times New Roman"/>
                    </w:rPr>
                    <w:t>service type value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Codelist containing a classification of governmental services.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Extensibility:</w:t>
                  </w:r>
                </w:p>
              </w:tc>
              <w:tc>
                <w:tcPr>
                  <w:tcW w:w="0" w:type="auto"/>
                  <w:hideMark/>
                </w:tcPr>
                <w:p w:rsidR="00727BD6" w:rsidRDefault="00727BD6">
                  <w:pPr>
                    <w:rPr>
                      <w:rFonts w:eastAsia="Times New Roman"/>
                      <w:sz w:val="24"/>
                      <w:szCs w:val="24"/>
                    </w:rPr>
                  </w:pPr>
                  <w:r>
                    <w:rPr>
                      <w:rFonts w:eastAsia="Times New Roman"/>
                    </w:rPr>
                    <w:t>narrower</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Identifier:</w:t>
                  </w:r>
                </w:p>
              </w:tc>
              <w:tc>
                <w:tcPr>
                  <w:tcW w:w="0" w:type="auto"/>
                  <w:hideMark/>
                </w:tcPr>
                <w:p w:rsidR="00727BD6" w:rsidRDefault="00727BD6">
                  <w:pPr>
                    <w:rPr>
                      <w:rFonts w:eastAsia="Times New Roman"/>
                      <w:sz w:val="24"/>
                      <w:szCs w:val="24"/>
                    </w:rPr>
                  </w:pPr>
                  <w:r>
                    <w:rPr>
                      <w:rFonts w:eastAsia="Times New Roman"/>
                    </w:rPr>
                    <w:t>http://inspire.ec.europa.eu/codelist/ServiceTypeValue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Values:</w:t>
                  </w:r>
                </w:p>
              </w:tc>
              <w:tc>
                <w:tcPr>
                  <w:tcW w:w="0" w:type="auto"/>
                  <w:hideMark/>
                </w:tcPr>
                <w:p w:rsidR="00727BD6" w:rsidRDefault="00727BD6">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narrower values defined by data providers. </w:t>
                  </w:r>
                </w:p>
              </w:tc>
            </w:tr>
          </w:tbl>
          <w:p w:rsidR="00727BD6" w:rsidRDefault="00727BD6">
            <w:pPr>
              <w:rPr>
                <w:rFonts w:eastAsia="Times New Roman"/>
                <w:sz w:val="24"/>
                <w:szCs w:val="24"/>
              </w:rPr>
            </w:pPr>
          </w:p>
        </w:tc>
      </w:tr>
    </w:tbl>
    <w:p w:rsidR="00727BD6" w:rsidRPr="003A0998" w:rsidRDefault="00727BD6" w:rsidP="00727BD6">
      <w:pPr>
        <w:pStyle w:val="Titolo4"/>
        <w:rPr>
          <w:rFonts w:eastAsia="Times New Roman"/>
          <w:b w:val="0"/>
        </w:rPr>
      </w:pPr>
      <w:r w:rsidRPr="003A0998">
        <w:rPr>
          <w:rFonts w:eastAsia="Times New Roman"/>
          <w:b w:val="0"/>
        </w:rPr>
        <w:t>Imported types (informative)</w:t>
      </w:r>
    </w:p>
    <w:p w:rsidR="00727BD6" w:rsidRPr="00F91CA8" w:rsidRDefault="00727BD6" w:rsidP="00727BD6">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727BD6" w:rsidRDefault="00727BD6" w:rsidP="00DC498F">
      <w:pPr>
        <w:pStyle w:val="Titolo5"/>
      </w:pPr>
      <w:r>
        <w:t>ActivityComplex</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ActivityComplex</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Activity Complex</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Specifications – Base Models – Activity Complex, version 1.0 [DS-D2.10.3]</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 "single unit", both technically and economically, under the management control of the same legal entity (operator), covering activities as those listed in the Eurostat NACE classification, products and services. Activity Complex includes all infrastructure, equipment and materials. It must represent the whole area, at the same or different geographical location, managed by a "single unit".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NOTE 1 This class describes the minimal set of elements necessary to describe and identify geographically a legal entity and the activities taken place on it under the context of a Environmental purposes.</w:t>
                  </w:r>
                  <w:r>
                    <w:rPr>
                      <w:rFonts w:eastAsia="Times New Roman"/>
                    </w:rPr>
                    <w:br/>
                  </w:r>
                  <w:r>
                    <w:rPr>
                      <w:rFonts w:eastAsia="Times New Roman"/>
                    </w:rPr>
                    <w:br/>
                    <w:t>NOTE 2 "Activity Complex" could be assimilated to terms described on the legislation as Facility, Establishment, Plant, Holding, Organization ,Farm, Extractive Industries or Aquaculture Production Business among others</w:t>
                  </w:r>
                  <w:r>
                    <w:rPr>
                      <w:rFonts w:eastAsia="Times New Roman"/>
                    </w:rPr>
                    <w:br/>
                  </w:r>
                  <w:r>
                    <w:rPr>
                      <w:rFonts w:eastAsia="Times New Roman"/>
                    </w:rPr>
                    <w:br/>
                    <w:t>EXAMPLE i.e. an Agro-business that is legally registered under the Emissions Directive.</w:t>
                  </w:r>
                </w:p>
              </w:tc>
            </w:tr>
          </w:tbl>
          <w:p w:rsidR="00727BD6" w:rsidRDefault="00727BD6">
            <w:pPr>
              <w:rPr>
                <w:rFonts w:eastAsia="Times New Roman"/>
                <w:sz w:val="24"/>
                <w:szCs w:val="24"/>
              </w:rPr>
            </w:pPr>
          </w:p>
        </w:tc>
      </w:tr>
    </w:tbl>
    <w:p w:rsidR="00727BD6" w:rsidRDefault="00727BD6" w:rsidP="00DC498F">
      <w:pPr>
        <w:pStyle w:val="Titolo5"/>
      </w:pPr>
      <w:r>
        <w:t>Address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Address</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Addresses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 on Addresses [DS-D2.8.I.5]</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An identification of the fixed location of property by means of a structured composition of geographic names and identifiers.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 xml:space="preserve">NOTE 1 The spatial object, referenced by the address, is defined as the "addressable object". The addressable object is not within the application schema, but it is possible to represent the address' reference to a cadastral parcel or a building through associations. It should, however, be noted that in different countries and regions, different traditions and/or regulations determine which object types should be regarded as addressable objects. </w:t>
                  </w:r>
                  <w:r>
                    <w:rPr>
                      <w:rFonts w:eastAsia="Times New Roman"/>
                    </w:rPr>
                    <w:br/>
                  </w:r>
                  <w:r>
                    <w:rPr>
                      <w:rFonts w:eastAsia="Times New Roman"/>
                    </w:rPr>
                    <w:br/>
                    <w:t>NOTE 2 In most situations the addressable objects are current, real world objects. However, addresses may also reference objects which are planned, under construction or even historical.</w:t>
                  </w:r>
                  <w:r>
                    <w:rPr>
                      <w:rFonts w:eastAsia="Times New Roman"/>
                    </w:rPr>
                    <w:br/>
                  </w:r>
                  <w:r>
                    <w:rPr>
                      <w:rFonts w:eastAsia="Times New Roman"/>
                    </w:rPr>
                    <w:br/>
                    <w:t xml:space="preserve">NOTE 3 Apart from the identification of the addressable objects (like e.g. buildings), addresses are very often used by a large number of other applications to identify object types e.g. statistics of the citizens living in the building, for taxation of the business entities that occupy the building, and the utility installations. </w:t>
                  </w:r>
                  <w:r>
                    <w:rPr>
                      <w:rFonts w:eastAsia="Times New Roman"/>
                    </w:rPr>
                    <w:br/>
                  </w:r>
                  <w:r>
                    <w:rPr>
                      <w:rFonts w:eastAsia="Times New Roman"/>
                    </w:rPr>
                    <w:br/>
                    <w:t xml:space="preserve">NOTE 4 For different purposes, the identification of an address can be represented in different ways (see example 3). </w:t>
                  </w:r>
                  <w:r>
                    <w:rPr>
                      <w:rFonts w:eastAsia="Times New Roman"/>
                    </w:rPr>
                    <w:br/>
                  </w:r>
                  <w:r>
                    <w:rPr>
                      <w:rFonts w:eastAsia="Times New Roman"/>
                    </w:rPr>
                    <w:br/>
                    <w:t>EXAMPLE 1 A property can e.g., be a plot of land, building, part of building, way of access or other construction,</w:t>
                  </w:r>
                  <w:r>
                    <w:rPr>
                      <w:rFonts w:eastAsia="Times New Roman"/>
                    </w:rPr>
                    <w:br/>
                  </w:r>
                  <w:r>
                    <w:rPr>
                      <w:rFonts w:eastAsia="Times New Roman"/>
                    </w:rPr>
                    <w:br/>
                    <w:t xml:space="preserve">EXAMPLE 2 In the Netherlands the primary addressable objects are buildings and dwellings which may include parts of buildings, mooring places or places for the permanent placement of trailers (mobile homes), in the UK it is the lowest level of unit for the delivery of services, in the Czech Republic it is buildings and entrance doors. </w:t>
                  </w:r>
                  <w:r>
                    <w:rPr>
                      <w:rFonts w:eastAsia="Times New Roman"/>
                    </w:rPr>
                    <w:br/>
                  </w:r>
                  <w:r>
                    <w:rPr>
                      <w:rFonts w:eastAsia="Times New Roman"/>
                    </w:rPr>
                    <w:br/>
                    <w:t>EXAMPLE 3 Addresses can be represented differently. In a human readable form an address in Spain and an address in Denmark could be represented like this: "Calle Mayor, 13, Cortijo del Marqués, 41037 Écija, Sevilla, España" or "Wildersgade 60A, st. th, 1408 Copenhagen K., Denmark".</w:t>
                  </w:r>
                </w:p>
              </w:tc>
            </w:tr>
          </w:tbl>
          <w:p w:rsidR="00727BD6" w:rsidRDefault="00727BD6">
            <w:pPr>
              <w:rPr>
                <w:rFonts w:eastAsia="Times New Roman"/>
                <w:sz w:val="24"/>
                <w:szCs w:val="24"/>
              </w:rPr>
            </w:pPr>
          </w:p>
        </w:tc>
      </w:tr>
    </w:tbl>
    <w:p w:rsidR="00727BD6" w:rsidRDefault="00727BD6" w:rsidP="00DC498F">
      <w:pPr>
        <w:pStyle w:val="Titolo5"/>
      </w:pPr>
      <w:r>
        <w:t>AdministrativeUnit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AdministrativeUnit</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AdministrativeUnits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 on Administrative Units [DS-D2.8.I.4]</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Unit of administration where a Member State has and/or exercises jurisdictional rights, for local, regional and national governance.</w:t>
                  </w:r>
                </w:p>
              </w:tc>
            </w:tr>
          </w:tbl>
          <w:p w:rsidR="00727BD6" w:rsidRDefault="00727BD6">
            <w:pPr>
              <w:rPr>
                <w:rFonts w:eastAsia="Times New Roman"/>
                <w:sz w:val="24"/>
                <w:szCs w:val="24"/>
              </w:rPr>
            </w:pPr>
          </w:p>
        </w:tc>
      </w:tr>
    </w:tbl>
    <w:p w:rsidR="00727BD6" w:rsidRDefault="00727BD6" w:rsidP="00DC498F">
      <w:pPr>
        <w:pStyle w:val="Titolo5"/>
      </w:pPr>
      <w:r>
        <w:t>Building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Building</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BuildingsBase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 on Buildings [DS-D2.8.III.2]</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 Building is an enclosed construction above and/or underground, used or intended for the shelter of humans, animals or things or for the production of economic goods. A building refers to any structure permanently constructed or erected on its site.</w:t>
                  </w:r>
                </w:p>
              </w:tc>
            </w:tr>
          </w:tbl>
          <w:p w:rsidR="00727BD6" w:rsidRDefault="00727BD6">
            <w:pPr>
              <w:rPr>
                <w:rFonts w:eastAsia="Times New Roman"/>
                <w:sz w:val="24"/>
                <w:szCs w:val="24"/>
              </w:rPr>
            </w:pPr>
          </w:p>
        </w:tc>
      </w:tr>
    </w:tbl>
    <w:p w:rsidR="00727BD6" w:rsidRDefault="00727BD6" w:rsidP="00DC498F">
      <w:pPr>
        <w:pStyle w:val="Titolo5"/>
      </w:pPr>
      <w:r>
        <w:t>Contact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Contact</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Base Types 2</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Generic Conceptual Model, version 3.4 [DS-D2.5]</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Communication channels by which it is possible to gain access to someone or something.</w:t>
                  </w:r>
                </w:p>
              </w:tc>
            </w:tr>
          </w:tbl>
          <w:p w:rsidR="00727BD6" w:rsidRDefault="00727BD6">
            <w:pPr>
              <w:rPr>
                <w:rFonts w:eastAsia="Times New Roman"/>
                <w:sz w:val="24"/>
                <w:szCs w:val="24"/>
              </w:rPr>
            </w:pPr>
          </w:p>
        </w:tc>
      </w:tr>
    </w:tbl>
    <w:p w:rsidR="00727BD6" w:rsidRDefault="00727BD6" w:rsidP="00DC498F">
      <w:pPr>
        <w:pStyle w:val="Titolo5"/>
      </w:pPr>
      <w: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DateTime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Date and Time</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Geographic information -- Conceptual schema language [ISO/TS 19103:2005]</w:t>
                  </w:r>
                </w:p>
              </w:tc>
            </w:tr>
          </w:tbl>
          <w:p w:rsidR="00727BD6" w:rsidRDefault="00727BD6">
            <w:pPr>
              <w:rPr>
                <w:rFonts w:eastAsia="Times New Roman"/>
                <w:sz w:val="24"/>
                <w:szCs w:val="24"/>
              </w:rPr>
            </w:pPr>
          </w:p>
        </w:tc>
      </w:tr>
    </w:tbl>
    <w:p w:rsidR="00727BD6" w:rsidRDefault="00727BD6" w:rsidP="00DC498F">
      <w:pPr>
        <w:pStyle w:val="Titolo5"/>
      </w:pPr>
      <w: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GM_MultiSurface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Geometric aggregates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Geographic information -- Spatial schema [ISO 19107:2003]</w:t>
                  </w:r>
                </w:p>
              </w:tc>
            </w:tr>
          </w:tbl>
          <w:p w:rsidR="00727BD6" w:rsidRDefault="00727BD6">
            <w:pPr>
              <w:rPr>
                <w:rFonts w:eastAsia="Times New Roman"/>
                <w:sz w:val="24"/>
                <w:szCs w:val="24"/>
              </w:rPr>
            </w:pPr>
          </w:p>
        </w:tc>
      </w:tr>
    </w:tbl>
    <w:p w:rsidR="00727BD6" w:rsidRDefault="00727BD6" w:rsidP="00DC498F">
      <w:pPr>
        <w:pStyle w:val="Titolo5"/>
      </w:pPr>
      <w:r>
        <w:t>GM_Object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GM_Object (abstract)</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Geometry root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Geographic information -- Spatial schema [ISO 19107:2003]</w:t>
                  </w:r>
                </w:p>
              </w:tc>
            </w:tr>
          </w:tbl>
          <w:p w:rsidR="00727BD6" w:rsidRDefault="00727BD6">
            <w:pPr>
              <w:rPr>
                <w:rFonts w:eastAsia="Times New Roman"/>
                <w:sz w:val="24"/>
                <w:szCs w:val="24"/>
              </w:rPr>
            </w:pPr>
          </w:p>
        </w:tc>
      </w:tr>
    </w:tbl>
    <w:p w:rsidR="00727BD6" w:rsidRDefault="00727BD6" w:rsidP="00DC498F">
      <w:pPr>
        <w:pStyle w:val="Titolo5"/>
      </w:pPr>
      <w: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Identifier</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Base Types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Generic Conceptual Model, version 3.4 [DS-D2.5]</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727BD6" w:rsidRDefault="00727BD6">
            <w:pPr>
              <w:rPr>
                <w:rFonts w:eastAsia="Times New Roman"/>
                <w:sz w:val="24"/>
                <w:szCs w:val="24"/>
              </w:rPr>
            </w:pPr>
          </w:p>
        </w:tc>
      </w:tr>
    </w:tbl>
    <w:p w:rsidR="00727BD6" w:rsidRDefault="00727BD6" w:rsidP="00DC498F">
      <w:pPr>
        <w:pStyle w:val="Titolo5"/>
      </w:pPr>
      <w:r>
        <w:t>NamedPlace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NamedPlace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Geographical Names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 on Geographical Names [DS-D2.8.I.3]</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Any real world entity referred to by one or several proper nouns.</w:t>
                  </w:r>
                </w:p>
              </w:tc>
            </w:tr>
          </w:tbl>
          <w:p w:rsidR="00727BD6" w:rsidRDefault="00727BD6">
            <w:pPr>
              <w:rPr>
                <w:rFonts w:eastAsia="Times New Roman"/>
                <w:sz w:val="24"/>
                <w:szCs w:val="24"/>
              </w:rPr>
            </w:pPr>
          </w:p>
        </w:tc>
      </w:tr>
    </w:tbl>
    <w:p w:rsidR="00727BD6" w:rsidRDefault="00727BD6" w:rsidP="00DC498F">
      <w:pPr>
        <w:pStyle w:val="Titolo5"/>
      </w:pPr>
      <w:r>
        <w:t>NetworkReference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NetworkReference</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Network</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Specifications – Base Models – Generic Network Model, version 1.0 [DS-D2.10.1]</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 reference to a network element.</w:t>
                  </w:r>
                </w:p>
              </w:tc>
            </w:tr>
          </w:tbl>
          <w:p w:rsidR="00727BD6" w:rsidRDefault="00727BD6">
            <w:pPr>
              <w:rPr>
                <w:rFonts w:eastAsia="Times New Roman"/>
                <w:sz w:val="24"/>
                <w:szCs w:val="24"/>
              </w:rPr>
            </w:pPr>
          </w:p>
        </w:tc>
      </w:tr>
    </w:tbl>
    <w:p w:rsidR="00727BD6" w:rsidRDefault="00727BD6" w:rsidP="00DC498F">
      <w:pPr>
        <w:pStyle w:val="Titolo5"/>
      </w:pPr>
      <w:r>
        <w:t>UtilityNode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727BD6" w:rsidTr="00727BD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27BD6" w:rsidRDefault="00727BD6">
            <w:pPr>
              <w:spacing w:line="225" w:lineRule="atLeast"/>
              <w:rPr>
                <w:rFonts w:eastAsia="Times New Roman"/>
                <w:sz w:val="24"/>
                <w:szCs w:val="24"/>
              </w:rPr>
            </w:pPr>
            <w:r>
              <w:rPr>
                <w:rFonts w:eastAsia="Times New Roman"/>
                <w:b/>
                <w:bCs/>
              </w:rPr>
              <w:t>UtilityNode (abstract)</w:t>
            </w:r>
          </w:p>
        </w:tc>
      </w:tr>
      <w:tr w:rsidR="00727BD6" w:rsidTr="00727BD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Package:</w:t>
                  </w:r>
                </w:p>
              </w:tc>
              <w:tc>
                <w:tcPr>
                  <w:tcW w:w="0" w:type="auto"/>
                  <w:hideMark/>
                </w:tcPr>
                <w:p w:rsidR="00727BD6" w:rsidRDefault="00727BD6">
                  <w:pPr>
                    <w:rPr>
                      <w:rFonts w:eastAsia="Times New Roman"/>
                      <w:sz w:val="24"/>
                      <w:szCs w:val="24"/>
                    </w:rPr>
                  </w:pPr>
                  <w:r>
                    <w:rPr>
                      <w:rFonts w:eastAsia="Times New Roman"/>
                    </w:rPr>
                    <w:t>Common Utility Network Elements</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Reference:</w:t>
                  </w:r>
                </w:p>
              </w:tc>
              <w:tc>
                <w:tcPr>
                  <w:tcW w:w="0" w:type="auto"/>
                  <w:hideMark/>
                </w:tcPr>
                <w:p w:rsidR="00727BD6" w:rsidRDefault="00727BD6">
                  <w:pPr>
                    <w:rPr>
                      <w:rFonts w:eastAsia="Times New Roman"/>
                      <w:sz w:val="24"/>
                      <w:szCs w:val="24"/>
                    </w:rPr>
                  </w:pPr>
                  <w:r>
                    <w:rPr>
                      <w:rFonts w:eastAsia="Times New Roman"/>
                    </w:rPr>
                    <w:t>INSPIRE Data specification on Utility and Governmental Services [DS-D2.8.III.6]</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Definition:</w:t>
                  </w:r>
                </w:p>
              </w:tc>
              <w:tc>
                <w:tcPr>
                  <w:tcW w:w="0" w:type="auto"/>
                  <w:hideMark/>
                </w:tcPr>
                <w:p w:rsidR="00727BD6" w:rsidRDefault="00727BD6">
                  <w:pPr>
                    <w:rPr>
                      <w:rFonts w:eastAsia="Times New Roman"/>
                      <w:sz w:val="24"/>
                      <w:szCs w:val="24"/>
                    </w:rPr>
                  </w:pPr>
                  <w:r>
                    <w:rPr>
                      <w:rFonts w:eastAsia="Times New Roman"/>
                    </w:rPr>
                    <w:t>A point spatial object which is used for connectivity.</w:t>
                  </w:r>
                </w:p>
              </w:tc>
            </w:tr>
            <w:tr w:rsidR="00727BD6">
              <w:trPr>
                <w:tblCellSpacing w:w="0" w:type="dxa"/>
              </w:trPr>
              <w:tc>
                <w:tcPr>
                  <w:tcW w:w="360" w:type="dxa"/>
                  <w:hideMark/>
                </w:tcPr>
                <w:p w:rsidR="00727BD6" w:rsidRDefault="00727BD6">
                  <w:pPr>
                    <w:rPr>
                      <w:rFonts w:eastAsia="Times New Roman"/>
                      <w:sz w:val="24"/>
                      <w:szCs w:val="24"/>
                    </w:rPr>
                  </w:pPr>
                  <w:r>
                    <w:rPr>
                      <w:rFonts w:eastAsia="Times New Roman"/>
                    </w:rPr>
                    <w:t> </w:t>
                  </w:r>
                </w:p>
              </w:tc>
              <w:tc>
                <w:tcPr>
                  <w:tcW w:w="1500" w:type="dxa"/>
                  <w:hideMark/>
                </w:tcPr>
                <w:p w:rsidR="00727BD6" w:rsidRDefault="00727BD6">
                  <w:pPr>
                    <w:rPr>
                      <w:rFonts w:eastAsia="Times New Roman"/>
                      <w:sz w:val="24"/>
                      <w:szCs w:val="24"/>
                    </w:rPr>
                  </w:pPr>
                  <w:r>
                    <w:rPr>
                      <w:rFonts w:eastAsia="Times New Roman"/>
                    </w:rPr>
                    <w:t>Description:</w:t>
                  </w:r>
                </w:p>
              </w:tc>
              <w:tc>
                <w:tcPr>
                  <w:tcW w:w="0" w:type="auto"/>
                  <w:hideMark/>
                </w:tcPr>
                <w:p w:rsidR="00727BD6" w:rsidRDefault="00727BD6">
                  <w:pPr>
                    <w:rPr>
                      <w:rFonts w:eastAsia="Times New Roman"/>
                      <w:sz w:val="24"/>
                      <w:szCs w:val="24"/>
                    </w:rPr>
                  </w:pPr>
                  <w:r>
                    <w:rPr>
                      <w:rFonts w:eastAsia="Times New Roman"/>
                    </w:rPr>
                    <w:t>Nodes are found at both ends of the UtilityLink.</w:t>
                  </w:r>
                </w:p>
              </w:tc>
            </w:tr>
          </w:tbl>
          <w:p w:rsidR="00727BD6" w:rsidRDefault="00727BD6">
            <w:pPr>
              <w:rPr>
                <w:rFonts w:eastAsia="Times New Roman"/>
                <w:sz w:val="24"/>
                <w:szCs w:val="24"/>
              </w:rPr>
            </w:pPr>
          </w:p>
        </w:tc>
      </w:tr>
    </w:tbl>
    <w:p w:rsidR="00727BD6" w:rsidRDefault="00727BD6" w:rsidP="00727BD6">
      <w:pPr>
        <w:rPr>
          <w:rFonts w:eastAsia="Times New Roman"/>
        </w:rPr>
      </w:pPr>
    </w:p>
    <w:p w:rsidR="006C3960" w:rsidRPr="00B318DD" w:rsidRDefault="006C3960" w:rsidP="007F1E6F"/>
    <w:p w:rsidR="006C3960" w:rsidRPr="00686565" w:rsidRDefault="006C3960" w:rsidP="0086064B">
      <w:pPr>
        <w:pStyle w:val="Titolo3"/>
        <w:rPr>
          <w:lang w:val="en-US"/>
        </w:rPr>
      </w:pPr>
      <w:bookmarkStart w:id="141" w:name="_Toc374519857"/>
      <w:r w:rsidRPr="00686565">
        <w:rPr>
          <w:lang w:val="en-US"/>
        </w:rPr>
        <w:t>Externally governed code lists</w:t>
      </w:r>
      <w:bookmarkEnd w:id="141"/>
    </w:p>
    <w:p w:rsidR="006C3960" w:rsidRPr="00B318DD" w:rsidRDefault="006C3960" w:rsidP="006C3960">
      <w:pPr>
        <w:rPr>
          <w:szCs w:val="19"/>
        </w:rPr>
      </w:pPr>
    </w:p>
    <w:p w:rsidR="006C3960" w:rsidRPr="00B318DD" w:rsidRDefault="006C3960" w:rsidP="008530A6">
      <w:pPr>
        <w:rPr>
          <w:szCs w:val="19"/>
          <w:lang w:val="en-US"/>
        </w:rPr>
      </w:pPr>
      <w:r w:rsidRPr="00B318DD">
        <w:rPr>
          <w:szCs w:val="19"/>
          <w:lang w:val="en-US"/>
        </w:rPr>
        <w:t xml:space="preserve">There are not externally governed </w:t>
      </w:r>
      <w:r w:rsidR="008530A6" w:rsidRPr="00B318DD">
        <w:rPr>
          <w:szCs w:val="19"/>
          <w:lang w:val="en-US"/>
        </w:rPr>
        <w:t xml:space="preserve">code list in this application schema. </w:t>
      </w:r>
    </w:p>
    <w:p w:rsidR="00D12FE4" w:rsidRPr="00B318DD" w:rsidRDefault="00D12FE4" w:rsidP="008530A6">
      <w:pPr>
        <w:rPr>
          <w:szCs w:val="19"/>
          <w:lang w:val="en-US"/>
        </w:rPr>
      </w:pPr>
    </w:p>
    <w:p w:rsidR="008530A6" w:rsidRPr="00686565" w:rsidRDefault="00493830" w:rsidP="008530A6">
      <w:pPr>
        <w:pStyle w:val="Titolo2"/>
        <w:tabs>
          <w:tab w:val="left" w:pos="851"/>
        </w:tabs>
        <w:spacing w:after="60"/>
        <w:ind w:left="851" w:hanging="851"/>
        <w:rPr>
          <w:sz w:val="27"/>
          <w:szCs w:val="27"/>
        </w:rPr>
      </w:pPr>
      <w:r>
        <w:rPr>
          <w:sz w:val="27"/>
          <w:szCs w:val="27"/>
        </w:rPr>
        <w:br w:type="page"/>
      </w:r>
      <w:bookmarkStart w:id="142" w:name="_Toc374519858"/>
      <w:r w:rsidR="008530A6" w:rsidRPr="00686565">
        <w:rPr>
          <w:sz w:val="27"/>
          <w:szCs w:val="27"/>
        </w:rPr>
        <w:t>Application schema Extended Administrative and Social Governmental Se</w:t>
      </w:r>
      <w:r w:rsidR="008530A6" w:rsidRPr="00686565">
        <w:rPr>
          <w:sz w:val="27"/>
          <w:szCs w:val="27"/>
        </w:rPr>
        <w:t>r</w:t>
      </w:r>
      <w:r w:rsidR="008530A6" w:rsidRPr="00686565">
        <w:rPr>
          <w:sz w:val="27"/>
          <w:szCs w:val="27"/>
        </w:rPr>
        <w:t>vices</w:t>
      </w:r>
      <w:bookmarkEnd w:id="142"/>
      <w:r w:rsidR="008530A6" w:rsidRPr="00686565">
        <w:rPr>
          <w:sz w:val="27"/>
          <w:szCs w:val="27"/>
        </w:rPr>
        <w:t xml:space="preserve"> </w:t>
      </w:r>
    </w:p>
    <w:p w:rsidR="008530A6" w:rsidRPr="003A0998" w:rsidRDefault="008530A6" w:rsidP="008530A6">
      <w:pPr>
        <w:pStyle w:val="Titolo4"/>
        <w:rPr>
          <w:b w:val="0"/>
          <w:szCs w:val="19"/>
        </w:rPr>
      </w:pPr>
      <w:r w:rsidRPr="003A0998">
        <w:rPr>
          <w:b w:val="0"/>
          <w:szCs w:val="19"/>
        </w:rPr>
        <w:t>Narrative description</w:t>
      </w:r>
    </w:p>
    <w:p w:rsidR="008530A6" w:rsidRPr="00B318DD" w:rsidRDefault="008530A6" w:rsidP="008530A6">
      <w:pPr>
        <w:rPr>
          <w:szCs w:val="19"/>
        </w:rPr>
      </w:pPr>
    </w:p>
    <w:p w:rsidR="00555872" w:rsidRPr="00B318DD" w:rsidRDefault="008530A6" w:rsidP="008530A6">
      <w:pPr>
        <w:rPr>
          <w:szCs w:val="19"/>
        </w:rPr>
      </w:pPr>
      <w:r w:rsidRPr="00B318DD">
        <w:rPr>
          <w:szCs w:val="19"/>
        </w:rPr>
        <w:t>Extended definition of the Governmental Services feature type.</w:t>
      </w:r>
    </w:p>
    <w:p w:rsidR="00555872" w:rsidRPr="00B318DD" w:rsidRDefault="00555872" w:rsidP="008530A6">
      <w:pPr>
        <w:rPr>
          <w:szCs w:val="19"/>
        </w:rPr>
      </w:pPr>
    </w:p>
    <w:p w:rsidR="008530A6" w:rsidRPr="003A0998" w:rsidRDefault="008530A6" w:rsidP="008530A6">
      <w:pPr>
        <w:pStyle w:val="Titolo4"/>
        <w:rPr>
          <w:b w:val="0"/>
          <w:szCs w:val="19"/>
        </w:rPr>
      </w:pPr>
      <w:r w:rsidRPr="003A0998">
        <w:rPr>
          <w:b w:val="0"/>
          <w:szCs w:val="19"/>
        </w:rPr>
        <w:t>UML Overview</w:t>
      </w:r>
    </w:p>
    <w:p w:rsidR="00555872" w:rsidRPr="00555872" w:rsidRDefault="00555872" w:rsidP="00555872"/>
    <w:p w:rsidR="00914E13" w:rsidRDefault="003A6388" w:rsidP="00914E13">
      <w:pPr>
        <w:keepNext/>
      </w:pPr>
      <w:r w:rsidRPr="00B318DD">
        <w:rPr>
          <w:noProof/>
          <w:szCs w:val="19"/>
          <w:lang w:val="it-IT" w:eastAsia="it-IT"/>
        </w:rPr>
        <w:drawing>
          <wp:inline distT="0" distB="0" distL="0" distR="0">
            <wp:extent cx="5753100" cy="4057650"/>
            <wp:effectExtent l="0" t="0" r="0" b="0"/>
            <wp:docPr id="5" name="Immagine 5" descr="Extended Administrative and Social Government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nded Administrative and Social Governmental Servic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rsidR="008530A6" w:rsidRPr="00B318DD" w:rsidRDefault="00914E13" w:rsidP="00914E13">
      <w:pPr>
        <w:pStyle w:val="Didascalia"/>
        <w:rPr>
          <w:szCs w:val="19"/>
        </w:rPr>
      </w:pPr>
      <w:r>
        <w:t xml:space="preserve">Figure </w:t>
      </w:r>
      <w:r w:rsidR="00C42249">
        <w:rPr>
          <w:noProof/>
        </w:rPr>
        <w:t>5</w:t>
      </w:r>
      <w:r>
        <w:t xml:space="preserve"> </w:t>
      </w:r>
      <w:r w:rsidRPr="004D68E5">
        <w:t>– UML class diagram: Overview of the Extended Administrative and Social Government Services application schema</w:t>
      </w:r>
    </w:p>
    <w:p w:rsidR="008530A6" w:rsidRPr="003A0998" w:rsidRDefault="008530A6" w:rsidP="008530A6">
      <w:pPr>
        <w:pStyle w:val="Titolo4"/>
        <w:rPr>
          <w:b w:val="0"/>
          <w:szCs w:val="19"/>
        </w:rPr>
      </w:pPr>
      <w:r w:rsidRPr="003A0998">
        <w:rPr>
          <w:b w:val="0"/>
          <w:szCs w:val="19"/>
        </w:rPr>
        <w:t>Consistency between spatial data sets</w:t>
      </w:r>
    </w:p>
    <w:p w:rsidR="008530A6" w:rsidRPr="00B318DD" w:rsidRDefault="008530A6" w:rsidP="008530A6">
      <w:pPr>
        <w:rPr>
          <w:szCs w:val="19"/>
        </w:rPr>
      </w:pPr>
    </w:p>
    <w:p w:rsidR="008530A6" w:rsidRPr="00B318DD" w:rsidRDefault="008530A6" w:rsidP="008530A6">
      <w:pPr>
        <w:rPr>
          <w:szCs w:val="19"/>
        </w:rPr>
      </w:pPr>
      <w:r w:rsidRPr="00B318DD">
        <w:rPr>
          <w:szCs w:val="19"/>
        </w:rPr>
        <w:t xml:space="preserve">Nothing more than what’s previously defined for the </w:t>
      </w:r>
      <w:r w:rsidRPr="00B318DD">
        <w:rPr>
          <w:i/>
          <w:szCs w:val="19"/>
        </w:rPr>
        <w:t>Administrative and Social Government Services</w:t>
      </w:r>
      <w:r w:rsidRPr="00B318DD">
        <w:rPr>
          <w:szCs w:val="19"/>
        </w:rPr>
        <w:t xml:space="preserve"> application schema.</w:t>
      </w:r>
    </w:p>
    <w:p w:rsidR="008530A6" w:rsidRPr="00B318DD" w:rsidRDefault="008530A6" w:rsidP="008530A6">
      <w:pPr>
        <w:rPr>
          <w:rStyle w:val="Instruction"/>
          <w:szCs w:val="19"/>
        </w:rPr>
      </w:pPr>
    </w:p>
    <w:p w:rsidR="008530A6" w:rsidRPr="003A0998" w:rsidRDefault="008530A6" w:rsidP="008530A6">
      <w:pPr>
        <w:pStyle w:val="Titolo4"/>
        <w:rPr>
          <w:b w:val="0"/>
          <w:szCs w:val="19"/>
        </w:rPr>
      </w:pPr>
      <w:r w:rsidRPr="003A0998">
        <w:rPr>
          <w:b w:val="0"/>
          <w:szCs w:val="19"/>
        </w:rPr>
        <w:t>Identifier management</w:t>
      </w:r>
    </w:p>
    <w:p w:rsidR="008530A6" w:rsidRPr="00B318DD" w:rsidRDefault="008530A6" w:rsidP="008530A6">
      <w:pPr>
        <w:rPr>
          <w:szCs w:val="19"/>
        </w:rPr>
      </w:pPr>
    </w:p>
    <w:p w:rsidR="008530A6" w:rsidRPr="00B318DD" w:rsidRDefault="008530A6" w:rsidP="008530A6">
      <w:pPr>
        <w:rPr>
          <w:szCs w:val="19"/>
        </w:rPr>
      </w:pPr>
      <w:r w:rsidRPr="00B318DD">
        <w:rPr>
          <w:szCs w:val="19"/>
        </w:rPr>
        <w:t xml:space="preserve">Nothing more than what’s previously defined for the </w:t>
      </w:r>
      <w:r w:rsidRPr="00B318DD">
        <w:rPr>
          <w:i/>
          <w:szCs w:val="19"/>
        </w:rPr>
        <w:t>Administrative and Social Government Services</w:t>
      </w:r>
      <w:r w:rsidRPr="00B318DD">
        <w:rPr>
          <w:szCs w:val="19"/>
        </w:rPr>
        <w:t xml:space="preserve"> application schema.</w:t>
      </w:r>
    </w:p>
    <w:p w:rsidR="008530A6" w:rsidRPr="00B318DD" w:rsidRDefault="008530A6" w:rsidP="008530A6">
      <w:pPr>
        <w:rPr>
          <w:i/>
          <w:iCs/>
          <w:color w:val="008000"/>
          <w:szCs w:val="19"/>
        </w:rPr>
      </w:pPr>
    </w:p>
    <w:p w:rsidR="00555872" w:rsidRPr="00B318DD" w:rsidRDefault="00555872" w:rsidP="008530A6">
      <w:pPr>
        <w:jc w:val="left"/>
        <w:rPr>
          <w:rFonts w:cs="Arial"/>
          <w:szCs w:val="19"/>
        </w:rPr>
      </w:pPr>
    </w:p>
    <w:p w:rsidR="00555872" w:rsidRPr="00B318DD" w:rsidRDefault="00555872" w:rsidP="008530A6">
      <w:pPr>
        <w:jc w:val="left"/>
        <w:rPr>
          <w:rFonts w:cs="Arial"/>
          <w:szCs w:val="19"/>
        </w:rPr>
      </w:pPr>
    </w:p>
    <w:p w:rsidR="00555872" w:rsidRPr="00B318DD" w:rsidRDefault="00555872" w:rsidP="008530A6">
      <w:pPr>
        <w:jc w:val="left"/>
        <w:rPr>
          <w:rFonts w:cs="Arial"/>
          <w:szCs w:val="19"/>
        </w:rPr>
      </w:pPr>
    </w:p>
    <w:p w:rsidR="00555872" w:rsidRPr="00B318DD" w:rsidRDefault="00555872" w:rsidP="008530A6">
      <w:pPr>
        <w:jc w:val="left"/>
        <w:rPr>
          <w:rFonts w:cs="Arial"/>
          <w:szCs w:val="19"/>
        </w:rPr>
      </w:pPr>
    </w:p>
    <w:p w:rsidR="00555872" w:rsidRPr="00B318DD" w:rsidRDefault="00555872" w:rsidP="008530A6">
      <w:pPr>
        <w:jc w:val="left"/>
        <w:rPr>
          <w:rFonts w:cs="Arial"/>
          <w:szCs w:val="19"/>
        </w:rPr>
      </w:pPr>
    </w:p>
    <w:p w:rsidR="00004045" w:rsidRDefault="00004045" w:rsidP="00004045">
      <w:pPr>
        <w:pStyle w:val="Titolo3"/>
        <w:rPr>
          <w:rFonts w:eastAsia="Times New Roman"/>
        </w:rPr>
      </w:pPr>
      <w:bookmarkStart w:id="143" w:name="_Toc374519859"/>
      <w:r>
        <w:rPr>
          <w:rFonts w:eastAsia="Times New Roman"/>
        </w:rPr>
        <w:t>Feature catalogue</w:t>
      </w:r>
      <w:bookmarkEnd w:id="143"/>
    </w:p>
    <w:p w:rsidR="00004045" w:rsidRPr="00F91CA8" w:rsidRDefault="00004045" w:rsidP="0000404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004045" w:rsidTr="0000404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INSPIRE Application Schema ExtensionAdministrativeAndSocialGovernmentalServices</w:t>
            </w:r>
          </w:p>
        </w:tc>
      </w:tr>
      <w:tr w:rsidR="00004045" w:rsidTr="0000404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3.0</w:t>
            </w:r>
          </w:p>
        </w:tc>
      </w:tr>
    </w:tbl>
    <w:p w:rsidR="00004045" w:rsidRPr="00F91CA8" w:rsidRDefault="00004045" w:rsidP="0000404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30"/>
        <w:gridCol w:w="5118"/>
        <w:gridCol w:w="1407"/>
      </w:tblGrid>
      <w:tr w:rsidR="00004045" w:rsidTr="0000404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Stereotypes</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sidRPr="0039406C">
              <w:rPr>
                <w:rFonts w:eastAsia="Times New Roman"/>
                <w:i/>
              </w:rPr>
              <w:t>OccupancyType</w:t>
            </w:r>
          </w:p>
        </w:tc>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ExtensionAdministrativeAndSocialGovernmentalServices</w:t>
            </w:r>
          </w:p>
        </w:tc>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«dataType»</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sidRPr="0039406C">
              <w:rPr>
                <w:rFonts w:eastAsia="Times New Roman"/>
                <w:i/>
              </w:rPr>
              <w:t>ResourceType</w:t>
            </w:r>
          </w:p>
        </w:tc>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ExtensionAdministrativeAndSocialGovernmentalServices</w:t>
            </w:r>
          </w:p>
        </w:tc>
        <w:tc>
          <w:tcPr>
            <w:tcW w:w="0" w:type="auto"/>
            <w:tcBorders>
              <w:top w:val="outset" w:sz="6" w:space="0" w:color="auto"/>
              <w:left w:val="outset" w:sz="6" w:space="0" w:color="auto"/>
              <w:bottom w:val="outset" w:sz="6" w:space="0" w:color="auto"/>
              <w:right w:val="outset" w:sz="6" w:space="0" w:color="auto"/>
            </w:tcBorders>
            <w:hideMark/>
          </w:tcPr>
          <w:p w:rsidR="00004045" w:rsidRDefault="00004045">
            <w:pPr>
              <w:rPr>
                <w:rFonts w:eastAsia="Times New Roman"/>
                <w:sz w:val="24"/>
                <w:szCs w:val="24"/>
              </w:rPr>
            </w:pPr>
            <w:r>
              <w:rPr>
                <w:rFonts w:eastAsia="Times New Roman"/>
              </w:rPr>
              <w:t>«dataType»</w:t>
            </w:r>
          </w:p>
        </w:tc>
      </w:tr>
    </w:tbl>
    <w:p w:rsidR="00004045" w:rsidRPr="003A0998" w:rsidRDefault="00004045" w:rsidP="00004045">
      <w:pPr>
        <w:pStyle w:val="Titolo4"/>
        <w:rPr>
          <w:rFonts w:eastAsia="Times New Roman"/>
          <w:b w:val="0"/>
        </w:rPr>
      </w:pPr>
      <w:r w:rsidRPr="003A0998">
        <w:rPr>
          <w:rFonts w:eastAsia="Times New Roman"/>
          <w:b w:val="0"/>
        </w:rPr>
        <w:t>Data types</w:t>
      </w:r>
    </w:p>
    <w:p w:rsidR="00004045" w:rsidRDefault="00004045" w:rsidP="00DC498F">
      <w:pPr>
        <w:pStyle w:val="Titolo5"/>
      </w:pPr>
      <w:bookmarkStart w:id="144" w:name="occupancytype"/>
      <w:r>
        <w:t>OccupancyType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004045" w:rsidTr="0000404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44"/>
          <w:p w:rsidR="00004045" w:rsidRDefault="00004045">
            <w:pPr>
              <w:spacing w:line="225" w:lineRule="atLeast"/>
              <w:rPr>
                <w:rFonts w:eastAsia="Times New Roman"/>
                <w:sz w:val="24"/>
                <w:szCs w:val="24"/>
              </w:rPr>
            </w:pPr>
            <w:r>
              <w:rPr>
                <w:rFonts w:eastAsia="Times New Roman"/>
                <w:b/>
                <w:bCs/>
              </w:rPr>
              <w:t>OccupancyType</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occupancy type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Description of a group of occupants.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Stereotypes:</w:t>
                  </w:r>
                </w:p>
              </w:tc>
              <w:tc>
                <w:tcPr>
                  <w:tcW w:w="0" w:type="auto"/>
                  <w:hideMark/>
                </w:tcPr>
                <w:p w:rsidR="00004045" w:rsidRDefault="00004045">
                  <w:pPr>
                    <w:rPr>
                      <w:rFonts w:eastAsia="Times New Roman"/>
                      <w:sz w:val="24"/>
                      <w:szCs w:val="24"/>
                    </w:rPr>
                  </w:pPr>
                  <w:r>
                    <w:rPr>
                      <w:rFonts w:eastAsia="Times New Roman"/>
                    </w:rPr>
                    <w:t>«dataType»</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045" w:rsidRPr="00F91CA8" w:rsidRDefault="00004045">
            <w:pPr>
              <w:pStyle w:val="NormaleWeb"/>
              <w:rPr>
                <w:rFonts w:eastAsia="Times New Roman"/>
              </w:rPr>
            </w:pPr>
            <w:r>
              <w:rPr>
                <w:b/>
                <w:bCs/>
              </w:rPr>
              <w:t>Attribute: numberOfOccupants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number of occupants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 type:</w:t>
                  </w:r>
                </w:p>
              </w:tc>
              <w:tc>
                <w:tcPr>
                  <w:tcW w:w="0" w:type="auto"/>
                  <w:hideMark/>
                </w:tcPr>
                <w:p w:rsidR="00004045" w:rsidRDefault="00004045">
                  <w:pPr>
                    <w:rPr>
                      <w:rFonts w:eastAsia="Times New Roman"/>
                      <w:sz w:val="24"/>
                      <w:szCs w:val="24"/>
                    </w:rPr>
                  </w:pPr>
                  <w:r>
                    <w:rPr>
                      <w:rFonts w:eastAsia="Times New Roman"/>
                    </w:rPr>
                    <w:t>Integer</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Number of occupants.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Multiplicity:</w:t>
                  </w:r>
                </w:p>
              </w:tc>
              <w:tc>
                <w:tcPr>
                  <w:tcW w:w="0" w:type="auto"/>
                  <w:hideMark/>
                </w:tcPr>
                <w:p w:rsidR="00004045" w:rsidRDefault="00004045">
                  <w:pPr>
                    <w:rPr>
                      <w:rFonts w:eastAsia="Times New Roman"/>
                      <w:sz w:val="24"/>
                      <w:szCs w:val="24"/>
                    </w:rPr>
                  </w:pPr>
                  <w:r>
                    <w:rPr>
                      <w:rFonts w:eastAsia="Times New Roman"/>
                    </w:rPr>
                    <w:t>1</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Stereotypes:</w:t>
                  </w:r>
                </w:p>
              </w:tc>
              <w:tc>
                <w:tcPr>
                  <w:tcW w:w="0" w:type="auto"/>
                  <w:hideMark/>
                </w:tcPr>
                <w:p w:rsidR="00004045" w:rsidRDefault="00004045">
                  <w:pPr>
                    <w:rPr>
                      <w:rFonts w:eastAsia="Times New Roman"/>
                      <w:sz w:val="24"/>
                      <w:szCs w:val="24"/>
                    </w:rPr>
                  </w:pPr>
                  <w:r>
                    <w:rPr>
                      <w:rFonts w:eastAsia="Times New Roman"/>
                    </w:rPr>
                    <w:t>«voidable»</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045" w:rsidRPr="00F91CA8" w:rsidRDefault="00004045">
            <w:pPr>
              <w:pStyle w:val="NormaleWeb"/>
              <w:rPr>
                <w:rFonts w:eastAsia="Times New Roman"/>
              </w:rPr>
            </w:pPr>
            <w:r>
              <w:rPr>
                <w:b/>
                <w:bCs/>
              </w:rPr>
              <w:t>Attribute: typeOfOccupant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type of occupant</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 type:</w:t>
                  </w:r>
                </w:p>
              </w:tc>
              <w:tc>
                <w:tcPr>
                  <w:tcW w:w="0" w:type="auto"/>
                  <w:hideMark/>
                </w:tcPr>
                <w:p w:rsidR="00004045" w:rsidRDefault="00004045">
                  <w:pPr>
                    <w:rPr>
                      <w:rFonts w:eastAsia="Times New Roman"/>
                      <w:sz w:val="24"/>
                      <w:szCs w:val="24"/>
                    </w:rPr>
                  </w:pPr>
                  <w:r>
                    <w:rPr>
                      <w:rFonts w:eastAsia="Times New Roman"/>
                    </w:rPr>
                    <w:t>PT_FreeText</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Qualitative description of a group of occupants.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Description:</w:t>
                  </w:r>
                </w:p>
              </w:tc>
              <w:tc>
                <w:tcPr>
                  <w:tcW w:w="0" w:type="auto"/>
                  <w:hideMark/>
                </w:tcPr>
                <w:p w:rsidR="00004045" w:rsidRDefault="00004045">
                  <w:pPr>
                    <w:rPr>
                      <w:rFonts w:eastAsia="Times New Roman"/>
                      <w:sz w:val="24"/>
                      <w:szCs w:val="24"/>
                    </w:rPr>
                  </w:pPr>
                  <w:r>
                    <w:rPr>
                      <w:rFonts w:eastAsia="Times New Roman"/>
                    </w:rPr>
                    <w:t>EXAMPLE: Elderly people, partly immobile.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Multiplicity:</w:t>
                  </w:r>
                </w:p>
              </w:tc>
              <w:tc>
                <w:tcPr>
                  <w:tcW w:w="0" w:type="auto"/>
                  <w:hideMark/>
                </w:tcPr>
                <w:p w:rsidR="00004045" w:rsidRDefault="00004045">
                  <w:pPr>
                    <w:rPr>
                      <w:rFonts w:eastAsia="Times New Roman"/>
                      <w:sz w:val="24"/>
                      <w:szCs w:val="24"/>
                    </w:rPr>
                  </w:pPr>
                  <w:r>
                    <w:rPr>
                      <w:rFonts w:eastAsia="Times New Roman"/>
                    </w:rPr>
                    <w:t>1</w:t>
                  </w:r>
                </w:p>
              </w:tc>
            </w:tr>
          </w:tbl>
          <w:p w:rsidR="00004045" w:rsidRDefault="00004045">
            <w:pPr>
              <w:rPr>
                <w:rFonts w:eastAsia="Times New Roman"/>
                <w:sz w:val="24"/>
                <w:szCs w:val="24"/>
              </w:rPr>
            </w:pPr>
          </w:p>
        </w:tc>
      </w:tr>
    </w:tbl>
    <w:p w:rsidR="00004045" w:rsidRDefault="00004045" w:rsidP="00DC498F">
      <w:pPr>
        <w:pStyle w:val="Titolo5"/>
      </w:pPr>
      <w:bookmarkStart w:id="145" w:name="resourcetype"/>
      <w:r>
        <w:t>ResourceType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004045" w:rsidTr="0000404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45"/>
          <w:p w:rsidR="00004045" w:rsidRDefault="00004045">
            <w:pPr>
              <w:spacing w:line="225" w:lineRule="atLeast"/>
              <w:rPr>
                <w:rFonts w:eastAsia="Times New Roman"/>
                <w:sz w:val="24"/>
                <w:szCs w:val="24"/>
              </w:rPr>
            </w:pPr>
            <w:r>
              <w:rPr>
                <w:rFonts w:eastAsia="Times New Roman"/>
                <w:b/>
                <w:bCs/>
              </w:rPr>
              <w:t>ResourceType</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resource type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Description of a single technical resource.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Description:</w:t>
                  </w:r>
                </w:p>
              </w:tc>
              <w:tc>
                <w:tcPr>
                  <w:tcW w:w="0" w:type="auto"/>
                  <w:hideMark/>
                </w:tcPr>
                <w:p w:rsidR="00004045" w:rsidRDefault="00004045">
                  <w:pPr>
                    <w:rPr>
                      <w:rFonts w:eastAsia="Times New Roman"/>
                      <w:sz w:val="24"/>
                      <w:szCs w:val="24"/>
                    </w:rPr>
                  </w:pPr>
                  <w:r>
                    <w:rPr>
                      <w:rFonts w:eastAsia="Times New Roman"/>
                    </w:rPr>
                    <w:t>EXAMPLE: Capacity of a fire water reservoir.</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Stereotypes:</w:t>
                  </w:r>
                </w:p>
              </w:tc>
              <w:tc>
                <w:tcPr>
                  <w:tcW w:w="0" w:type="auto"/>
                  <w:hideMark/>
                </w:tcPr>
                <w:p w:rsidR="00004045" w:rsidRDefault="00004045">
                  <w:pPr>
                    <w:rPr>
                      <w:rFonts w:eastAsia="Times New Roman"/>
                      <w:sz w:val="24"/>
                      <w:szCs w:val="24"/>
                    </w:rPr>
                  </w:pPr>
                  <w:r>
                    <w:rPr>
                      <w:rFonts w:eastAsia="Times New Roman"/>
                    </w:rPr>
                    <w:t>«dataType»</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045" w:rsidRPr="00F91CA8" w:rsidRDefault="00004045">
            <w:pPr>
              <w:pStyle w:val="NormaleWeb"/>
              <w:rPr>
                <w:rFonts w:eastAsia="Times New Roman"/>
              </w:rPr>
            </w:pPr>
            <w:r>
              <w:rPr>
                <w:b/>
                <w:bCs/>
              </w:rPr>
              <w:t>Attribute: amount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amount</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 type:</w:t>
                  </w:r>
                </w:p>
              </w:tc>
              <w:tc>
                <w:tcPr>
                  <w:tcW w:w="0" w:type="auto"/>
                  <w:hideMark/>
                </w:tcPr>
                <w:p w:rsidR="00004045" w:rsidRDefault="00004045">
                  <w:pPr>
                    <w:rPr>
                      <w:rFonts w:eastAsia="Times New Roman"/>
                      <w:sz w:val="24"/>
                      <w:szCs w:val="24"/>
                    </w:rPr>
                  </w:pPr>
                  <w:r>
                    <w:rPr>
                      <w:rFonts w:eastAsia="Times New Roman"/>
                    </w:rPr>
                    <w:t>Measure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Quantitative description of a technical resource.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Multiplicity:</w:t>
                  </w:r>
                </w:p>
              </w:tc>
              <w:tc>
                <w:tcPr>
                  <w:tcW w:w="0" w:type="auto"/>
                  <w:hideMark/>
                </w:tcPr>
                <w:p w:rsidR="00004045" w:rsidRDefault="00004045">
                  <w:pPr>
                    <w:rPr>
                      <w:rFonts w:eastAsia="Times New Roman"/>
                      <w:sz w:val="24"/>
                      <w:szCs w:val="24"/>
                    </w:rPr>
                  </w:pPr>
                  <w:r>
                    <w:rPr>
                      <w:rFonts w:eastAsia="Times New Roman"/>
                    </w:rPr>
                    <w:t>1</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Stereotypes:</w:t>
                  </w:r>
                </w:p>
              </w:tc>
              <w:tc>
                <w:tcPr>
                  <w:tcW w:w="0" w:type="auto"/>
                  <w:hideMark/>
                </w:tcPr>
                <w:p w:rsidR="00004045" w:rsidRDefault="00004045">
                  <w:pPr>
                    <w:rPr>
                      <w:rFonts w:eastAsia="Times New Roman"/>
                      <w:sz w:val="24"/>
                      <w:szCs w:val="24"/>
                    </w:rPr>
                  </w:pPr>
                  <w:r>
                    <w:rPr>
                      <w:rFonts w:eastAsia="Times New Roman"/>
                    </w:rPr>
                    <w:t>«voidable»</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045" w:rsidRPr="00F91CA8" w:rsidRDefault="00004045">
            <w:pPr>
              <w:pStyle w:val="NormaleWeb"/>
              <w:rPr>
                <w:rFonts w:eastAsia="Times New Roman"/>
              </w:rPr>
            </w:pPr>
            <w:r>
              <w:rPr>
                <w:b/>
                <w:bCs/>
              </w:rPr>
              <w:t>Attribute: typeOfTechnicalMeans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type of technical means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 type:</w:t>
                  </w:r>
                </w:p>
              </w:tc>
              <w:tc>
                <w:tcPr>
                  <w:tcW w:w="0" w:type="auto"/>
                  <w:hideMark/>
                </w:tcPr>
                <w:p w:rsidR="00004045" w:rsidRDefault="00004045">
                  <w:pPr>
                    <w:rPr>
                      <w:rFonts w:eastAsia="Times New Roman"/>
                      <w:sz w:val="24"/>
                      <w:szCs w:val="24"/>
                    </w:rPr>
                  </w:pPr>
                  <w:r>
                    <w:rPr>
                      <w:rFonts w:eastAsia="Times New Roman"/>
                    </w:rPr>
                    <w:t>PT_FreeText</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Qualitative description of a technical resource.</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Multiplicity:</w:t>
                  </w:r>
                </w:p>
              </w:tc>
              <w:tc>
                <w:tcPr>
                  <w:tcW w:w="0" w:type="auto"/>
                  <w:hideMark/>
                </w:tcPr>
                <w:p w:rsidR="00004045" w:rsidRDefault="00004045">
                  <w:pPr>
                    <w:rPr>
                      <w:rFonts w:eastAsia="Times New Roman"/>
                      <w:sz w:val="24"/>
                      <w:szCs w:val="24"/>
                    </w:rPr>
                  </w:pPr>
                  <w:r>
                    <w:rPr>
                      <w:rFonts w:eastAsia="Times New Roman"/>
                    </w:rPr>
                    <w:t>1</w:t>
                  </w:r>
                </w:p>
              </w:tc>
            </w:tr>
          </w:tbl>
          <w:p w:rsidR="00004045" w:rsidRDefault="00004045">
            <w:pPr>
              <w:rPr>
                <w:rFonts w:eastAsia="Times New Roman"/>
                <w:sz w:val="24"/>
                <w:szCs w:val="24"/>
              </w:rPr>
            </w:pPr>
          </w:p>
        </w:tc>
      </w:tr>
    </w:tbl>
    <w:p w:rsidR="00004045" w:rsidRPr="003A0998" w:rsidRDefault="00004045" w:rsidP="00004045">
      <w:pPr>
        <w:pStyle w:val="Titolo4"/>
        <w:rPr>
          <w:rFonts w:eastAsia="Times New Roman"/>
          <w:b w:val="0"/>
        </w:rPr>
      </w:pPr>
      <w:r w:rsidRPr="003A0998">
        <w:rPr>
          <w:rFonts w:eastAsia="Times New Roman"/>
          <w:b w:val="0"/>
        </w:rPr>
        <w:t>Enumerations</w:t>
      </w:r>
    </w:p>
    <w:p w:rsidR="00004045" w:rsidRDefault="00004045" w:rsidP="00DC498F">
      <w:pPr>
        <w:pStyle w:val="Titolo5"/>
      </w:pPr>
      <w:r>
        <w:t>ServiceLevelValue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004045" w:rsidTr="0000404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ServiceLevelValue</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Name:</w:t>
                  </w:r>
                </w:p>
              </w:tc>
              <w:tc>
                <w:tcPr>
                  <w:tcW w:w="0" w:type="auto"/>
                  <w:hideMark/>
                </w:tcPr>
                <w:p w:rsidR="00004045" w:rsidRDefault="00004045">
                  <w:pPr>
                    <w:rPr>
                      <w:rFonts w:eastAsia="Times New Roman"/>
                      <w:sz w:val="24"/>
                      <w:szCs w:val="24"/>
                    </w:rPr>
                  </w:pPr>
                  <w:r>
                    <w:rPr>
                      <w:rFonts w:eastAsia="Times New Roman"/>
                    </w:rPr>
                    <w:t xml:space="preserve">service level value </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Classification of European territorial units, based on EUROSTAT values (extension to sub-national levels).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URI:</w:t>
                  </w:r>
                </w:p>
              </w:tc>
              <w:tc>
                <w:tcPr>
                  <w:tcW w:w="0" w:type="auto"/>
                  <w:hideMark/>
                </w:tcPr>
                <w:p w:rsidR="00004045" w:rsidRDefault="00004045">
                  <w:pPr>
                    <w:rPr>
                      <w:rFonts w:eastAsia="Times New Roman"/>
                      <w:sz w:val="24"/>
                      <w:szCs w:val="24"/>
                    </w:rPr>
                  </w:pP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GLB</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Global, supra-European level.</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EUR</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Pan-European level.</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STA</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Member State or national level.</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NUTS1</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Major socio-economic region level.</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NUTS2</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Basic region level (for the aplication of regional policies).</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NUTS3</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Small region level (for specific diagnoses).</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LAU1</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Local administrative units at the supramunicipal level.</w:t>
                  </w:r>
                </w:p>
              </w:tc>
            </w:tr>
          </w:tbl>
          <w:p w:rsidR="00004045" w:rsidRDefault="00004045">
            <w:pPr>
              <w:rPr>
                <w:rFonts w:eastAsia="Times New Roman"/>
                <w:sz w:val="24"/>
                <w:szCs w:val="24"/>
              </w:rPr>
            </w:pP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Heade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Value:</w:t>
                  </w:r>
                </w:p>
              </w:tc>
              <w:tc>
                <w:tcPr>
                  <w:tcW w:w="0" w:type="auto"/>
                  <w:hideMark/>
                </w:tcPr>
                <w:p w:rsidR="00004045" w:rsidRDefault="00004045">
                  <w:pPr>
                    <w:rPr>
                      <w:rFonts w:eastAsia="Times New Roman"/>
                      <w:sz w:val="24"/>
                      <w:szCs w:val="24"/>
                    </w:rPr>
                  </w:pPr>
                  <w:r>
                    <w:rPr>
                      <w:rFonts w:eastAsia="Times New Roman"/>
                      <w:b/>
                      <w:bCs/>
                    </w:rPr>
                    <w:t>LAU2</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Local administrative units at the municipal level.</w:t>
                  </w:r>
                </w:p>
              </w:tc>
            </w:tr>
          </w:tbl>
          <w:p w:rsidR="00004045" w:rsidRDefault="00004045">
            <w:pPr>
              <w:rPr>
                <w:rFonts w:eastAsia="Times New Roman"/>
                <w:sz w:val="24"/>
                <w:szCs w:val="24"/>
              </w:rPr>
            </w:pPr>
          </w:p>
        </w:tc>
      </w:tr>
    </w:tbl>
    <w:p w:rsidR="00004045" w:rsidRPr="003A0998" w:rsidRDefault="00004045" w:rsidP="00004045">
      <w:pPr>
        <w:pStyle w:val="Titolo4"/>
        <w:rPr>
          <w:rFonts w:eastAsia="Times New Roman"/>
          <w:b w:val="0"/>
        </w:rPr>
      </w:pPr>
      <w:r w:rsidRPr="003A0998">
        <w:rPr>
          <w:rFonts w:eastAsia="Times New Roman"/>
          <w:b w:val="0"/>
        </w:rPr>
        <w:t>Imported types (informative)</w:t>
      </w:r>
    </w:p>
    <w:p w:rsidR="00004045" w:rsidRPr="00F91CA8" w:rsidRDefault="00004045" w:rsidP="0000404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004045" w:rsidRDefault="00004045" w:rsidP="00DC498F">
      <w:pPr>
        <w:pStyle w:val="Titolo5"/>
      </w:pPr>
      <w:r>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004045" w:rsidTr="0000404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Integer</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Package:</w:t>
                  </w:r>
                </w:p>
              </w:tc>
              <w:tc>
                <w:tcPr>
                  <w:tcW w:w="0" w:type="auto"/>
                  <w:hideMark/>
                </w:tcPr>
                <w:p w:rsidR="00004045" w:rsidRDefault="00004045">
                  <w:pPr>
                    <w:rPr>
                      <w:rFonts w:eastAsia="Times New Roman"/>
                      <w:sz w:val="24"/>
                      <w:szCs w:val="24"/>
                    </w:rPr>
                  </w:pPr>
                  <w:r>
                    <w:rPr>
                      <w:rFonts w:eastAsia="Times New Roman"/>
                    </w:rPr>
                    <w:t>Numerics</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Reference:</w:t>
                  </w:r>
                </w:p>
              </w:tc>
              <w:tc>
                <w:tcPr>
                  <w:tcW w:w="0" w:type="auto"/>
                  <w:hideMark/>
                </w:tcPr>
                <w:p w:rsidR="00004045" w:rsidRDefault="00004045">
                  <w:pPr>
                    <w:rPr>
                      <w:rFonts w:eastAsia="Times New Roman"/>
                      <w:sz w:val="24"/>
                      <w:szCs w:val="24"/>
                    </w:rPr>
                  </w:pPr>
                  <w:r>
                    <w:rPr>
                      <w:rFonts w:eastAsia="Times New Roman"/>
                    </w:rPr>
                    <w:t>Geographic information -- Conceptual schema language [ISO/TS 19103:2005]</w:t>
                  </w:r>
                </w:p>
              </w:tc>
            </w:tr>
          </w:tbl>
          <w:p w:rsidR="00004045" w:rsidRDefault="00004045">
            <w:pPr>
              <w:rPr>
                <w:rFonts w:eastAsia="Times New Roman"/>
                <w:sz w:val="24"/>
                <w:szCs w:val="24"/>
              </w:rPr>
            </w:pPr>
          </w:p>
        </w:tc>
      </w:tr>
    </w:tbl>
    <w:p w:rsidR="00004045" w:rsidRDefault="00004045" w:rsidP="00DC498F">
      <w:pPr>
        <w:pStyle w:val="Titolo5"/>
      </w:pPr>
      <w: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004045" w:rsidTr="0000404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Measure</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Package:</w:t>
                  </w:r>
                </w:p>
              </w:tc>
              <w:tc>
                <w:tcPr>
                  <w:tcW w:w="0" w:type="auto"/>
                  <w:hideMark/>
                </w:tcPr>
                <w:p w:rsidR="00004045" w:rsidRDefault="00004045">
                  <w:pPr>
                    <w:rPr>
                      <w:rFonts w:eastAsia="Times New Roman"/>
                      <w:sz w:val="24"/>
                      <w:szCs w:val="24"/>
                    </w:rPr>
                  </w:pPr>
                  <w:r>
                    <w:rPr>
                      <w:rFonts w:eastAsia="Times New Roman"/>
                    </w:rPr>
                    <w:t>ProductionAndIndustrialFacilitiesExtension</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Reference:</w:t>
                  </w:r>
                </w:p>
              </w:tc>
              <w:tc>
                <w:tcPr>
                  <w:tcW w:w="0" w:type="auto"/>
                  <w:hideMark/>
                </w:tcPr>
                <w:p w:rsidR="00004045" w:rsidRDefault="00004045">
                  <w:pPr>
                    <w:rPr>
                      <w:rFonts w:eastAsia="Times New Roman"/>
                      <w:sz w:val="24"/>
                      <w:szCs w:val="24"/>
                    </w:rPr>
                  </w:pPr>
                  <w:r>
                    <w:rPr>
                      <w:rFonts w:eastAsia="Times New Roman"/>
                    </w:rPr>
                    <w:t>INSPIRE Data specification on Production and Industrial Facilities [DS-D2.8.III.8]</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Definition:</w:t>
                  </w:r>
                </w:p>
              </w:tc>
              <w:tc>
                <w:tcPr>
                  <w:tcW w:w="0" w:type="auto"/>
                  <w:hideMark/>
                </w:tcPr>
                <w:p w:rsidR="00004045" w:rsidRDefault="00004045">
                  <w:pPr>
                    <w:rPr>
                      <w:rFonts w:eastAsia="Times New Roman"/>
                      <w:sz w:val="24"/>
                      <w:szCs w:val="24"/>
                    </w:rPr>
                  </w:pPr>
                  <w:r>
                    <w:rPr>
                      <w:rFonts w:eastAsia="Times New Roman"/>
                    </w:rPr>
                    <w:t>Declared or measured quantity of any kind of physical entity.</w:t>
                  </w:r>
                </w:p>
              </w:tc>
            </w:tr>
          </w:tbl>
          <w:p w:rsidR="00004045" w:rsidRDefault="00004045">
            <w:pPr>
              <w:rPr>
                <w:rFonts w:eastAsia="Times New Roman"/>
                <w:sz w:val="24"/>
                <w:szCs w:val="24"/>
              </w:rPr>
            </w:pPr>
          </w:p>
        </w:tc>
      </w:tr>
    </w:tbl>
    <w:p w:rsidR="00004045" w:rsidRDefault="00004045" w:rsidP="00DC498F">
      <w:pPr>
        <w:pStyle w:val="Titolo5"/>
      </w:pPr>
      <w:r>
        <w:t>PT_FreeText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004045" w:rsidTr="0000404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004045" w:rsidRDefault="00004045">
            <w:pPr>
              <w:spacing w:line="225" w:lineRule="atLeast"/>
              <w:rPr>
                <w:rFonts w:eastAsia="Times New Roman"/>
                <w:sz w:val="24"/>
                <w:szCs w:val="24"/>
              </w:rPr>
            </w:pPr>
            <w:r>
              <w:rPr>
                <w:rFonts w:eastAsia="Times New Roman"/>
                <w:b/>
                <w:bCs/>
              </w:rPr>
              <w:t>PT_FreeText</w:t>
            </w:r>
          </w:p>
        </w:tc>
      </w:tr>
      <w:tr w:rsidR="00004045" w:rsidTr="0000404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Package:</w:t>
                  </w:r>
                </w:p>
              </w:tc>
              <w:tc>
                <w:tcPr>
                  <w:tcW w:w="0" w:type="auto"/>
                  <w:hideMark/>
                </w:tcPr>
                <w:p w:rsidR="00004045" w:rsidRDefault="00004045">
                  <w:pPr>
                    <w:rPr>
                      <w:rFonts w:eastAsia="Times New Roman"/>
                      <w:sz w:val="24"/>
                      <w:szCs w:val="24"/>
                    </w:rPr>
                  </w:pPr>
                  <w:r>
                    <w:rPr>
                      <w:rFonts w:eastAsia="Times New Roman"/>
                    </w:rPr>
                    <w:t>Cultural and linguistic adapdability</w:t>
                  </w:r>
                </w:p>
              </w:tc>
            </w:tr>
            <w:tr w:rsidR="00004045">
              <w:trPr>
                <w:tblCellSpacing w:w="0" w:type="dxa"/>
              </w:trPr>
              <w:tc>
                <w:tcPr>
                  <w:tcW w:w="360" w:type="dxa"/>
                  <w:hideMark/>
                </w:tcPr>
                <w:p w:rsidR="00004045" w:rsidRDefault="00004045">
                  <w:pPr>
                    <w:rPr>
                      <w:rFonts w:eastAsia="Times New Roman"/>
                      <w:sz w:val="24"/>
                      <w:szCs w:val="24"/>
                    </w:rPr>
                  </w:pPr>
                  <w:r>
                    <w:rPr>
                      <w:rFonts w:eastAsia="Times New Roman"/>
                    </w:rPr>
                    <w:t> </w:t>
                  </w:r>
                </w:p>
              </w:tc>
              <w:tc>
                <w:tcPr>
                  <w:tcW w:w="1500" w:type="dxa"/>
                  <w:hideMark/>
                </w:tcPr>
                <w:p w:rsidR="00004045" w:rsidRDefault="00004045">
                  <w:pPr>
                    <w:rPr>
                      <w:rFonts w:eastAsia="Times New Roman"/>
                      <w:sz w:val="24"/>
                      <w:szCs w:val="24"/>
                    </w:rPr>
                  </w:pPr>
                  <w:r>
                    <w:rPr>
                      <w:rFonts w:eastAsia="Times New Roman"/>
                    </w:rPr>
                    <w:t>Reference:</w:t>
                  </w:r>
                </w:p>
              </w:tc>
              <w:tc>
                <w:tcPr>
                  <w:tcW w:w="0" w:type="auto"/>
                  <w:hideMark/>
                </w:tcPr>
                <w:p w:rsidR="00004045" w:rsidRDefault="00004045">
                  <w:pPr>
                    <w:rPr>
                      <w:rFonts w:eastAsia="Times New Roman"/>
                      <w:sz w:val="24"/>
                      <w:szCs w:val="24"/>
                    </w:rPr>
                  </w:pPr>
                  <w:r>
                    <w:rPr>
                      <w:rFonts w:eastAsia="Times New Roman"/>
                    </w:rPr>
                    <w:t>Geographic information -- Metadata -- XML schema implementation [ISO/TS 19139:2007]</w:t>
                  </w:r>
                </w:p>
              </w:tc>
            </w:tr>
          </w:tbl>
          <w:p w:rsidR="00004045" w:rsidRDefault="00004045">
            <w:pPr>
              <w:rPr>
                <w:rFonts w:eastAsia="Times New Roman"/>
                <w:sz w:val="24"/>
                <w:szCs w:val="24"/>
              </w:rPr>
            </w:pPr>
          </w:p>
        </w:tc>
      </w:tr>
    </w:tbl>
    <w:p w:rsidR="00004045" w:rsidRDefault="00004045" w:rsidP="00004045">
      <w:pPr>
        <w:rPr>
          <w:rFonts w:eastAsia="Times New Roman"/>
        </w:rPr>
      </w:pPr>
    </w:p>
    <w:p w:rsidR="008530A6" w:rsidRPr="00B36EB2" w:rsidRDefault="008530A6" w:rsidP="00004045"/>
    <w:p w:rsidR="008530A6" w:rsidRPr="00686565" w:rsidRDefault="008530A6" w:rsidP="0086064B">
      <w:pPr>
        <w:pStyle w:val="Titolo3"/>
        <w:rPr>
          <w:lang w:val="en-US"/>
        </w:rPr>
      </w:pPr>
      <w:bookmarkStart w:id="146" w:name="_Toc374519860"/>
      <w:r w:rsidRPr="00686565">
        <w:rPr>
          <w:lang w:val="en-US"/>
        </w:rPr>
        <w:t>Externally governed code lists</w:t>
      </w:r>
      <w:bookmarkEnd w:id="146"/>
    </w:p>
    <w:p w:rsidR="008530A6" w:rsidRPr="00B318DD" w:rsidRDefault="008530A6" w:rsidP="008530A6">
      <w:pPr>
        <w:rPr>
          <w:szCs w:val="19"/>
        </w:rPr>
      </w:pPr>
    </w:p>
    <w:p w:rsidR="008530A6" w:rsidRPr="00B318DD" w:rsidRDefault="008530A6" w:rsidP="008530A6">
      <w:pPr>
        <w:rPr>
          <w:szCs w:val="19"/>
          <w:lang w:val="en-US"/>
        </w:rPr>
      </w:pPr>
      <w:r w:rsidRPr="00B318DD">
        <w:rPr>
          <w:szCs w:val="19"/>
          <w:lang w:val="en-US"/>
        </w:rPr>
        <w:t xml:space="preserve">There are not externally governed code list in this application schema. </w:t>
      </w:r>
    </w:p>
    <w:p w:rsidR="008530A6" w:rsidRPr="00686565" w:rsidRDefault="008530A6" w:rsidP="008530A6">
      <w:pPr>
        <w:pStyle w:val="Titolo2"/>
        <w:tabs>
          <w:tab w:val="left" w:pos="851"/>
        </w:tabs>
        <w:spacing w:after="60"/>
        <w:ind w:left="851" w:hanging="851"/>
        <w:rPr>
          <w:sz w:val="27"/>
          <w:szCs w:val="27"/>
          <w:lang w:val="fr-FR"/>
        </w:rPr>
      </w:pPr>
      <w:bookmarkStart w:id="147" w:name="_Toc374519861"/>
      <w:r w:rsidRPr="00686565">
        <w:rPr>
          <w:sz w:val="27"/>
          <w:szCs w:val="27"/>
          <w:lang w:val="fr-FR"/>
        </w:rPr>
        <w:t xml:space="preserve">Application </w:t>
      </w:r>
      <w:r w:rsidR="00BA1C47">
        <w:rPr>
          <w:sz w:val="27"/>
          <w:szCs w:val="27"/>
          <w:lang w:val="fr-FR"/>
        </w:rPr>
        <w:t>s</w:t>
      </w:r>
      <w:r w:rsidRPr="00686565">
        <w:rPr>
          <w:sz w:val="27"/>
          <w:szCs w:val="27"/>
          <w:lang w:val="fr-FR"/>
        </w:rPr>
        <w:t xml:space="preserve">chema </w:t>
      </w:r>
      <w:r w:rsidRPr="00686565">
        <w:rPr>
          <w:rStyle w:val="StyleHeading2chapterHeading2h2sub-clause2H22H21l2Headi"/>
          <w:sz w:val="27"/>
          <w:szCs w:val="27"/>
          <w:lang w:val="fr-FR"/>
        </w:rPr>
        <w:t>Environmental Management Facilities</w:t>
      </w:r>
      <w:bookmarkEnd w:id="147"/>
    </w:p>
    <w:p w:rsidR="008530A6" w:rsidRPr="00686565" w:rsidRDefault="008530A6" w:rsidP="008530A6">
      <w:pPr>
        <w:pStyle w:val="Titolo3"/>
        <w:tabs>
          <w:tab w:val="num" w:pos="720"/>
        </w:tabs>
        <w:spacing w:after="60"/>
        <w:ind w:left="720" w:hanging="720"/>
        <w:rPr>
          <w:sz w:val="23"/>
          <w:szCs w:val="23"/>
        </w:rPr>
      </w:pPr>
      <w:bookmarkStart w:id="148" w:name="_Toc374519862"/>
      <w:r w:rsidRPr="00686565">
        <w:rPr>
          <w:sz w:val="23"/>
          <w:szCs w:val="23"/>
        </w:rPr>
        <w:t>Description</w:t>
      </w:r>
      <w:bookmarkEnd w:id="148"/>
    </w:p>
    <w:p w:rsidR="008530A6" w:rsidRPr="003A0998" w:rsidRDefault="008530A6" w:rsidP="008530A6">
      <w:pPr>
        <w:pStyle w:val="Titolo4"/>
        <w:rPr>
          <w:b w:val="0"/>
          <w:szCs w:val="19"/>
        </w:rPr>
      </w:pPr>
      <w:r w:rsidRPr="003A0998">
        <w:rPr>
          <w:b w:val="0"/>
          <w:szCs w:val="19"/>
        </w:rPr>
        <w:t>Narrative description</w:t>
      </w:r>
    </w:p>
    <w:p w:rsidR="008530A6" w:rsidRPr="00B318DD" w:rsidRDefault="008530A6" w:rsidP="008530A6">
      <w:pPr>
        <w:rPr>
          <w:szCs w:val="19"/>
        </w:rPr>
      </w:pPr>
    </w:p>
    <w:p w:rsidR="008530A6" w:rsidRPr="00B318DD" w:rsidRDefault="008530A6" w:rsidP="008530A6">
      <w:pPr>
        <w:spacing w:after="120"/>
        <w:rPr>
          <w:szCs w:val="19"/>
        </w:rPr>
      </w:pPr>
      <w:r w:rsidRPr="00B318DD">
        <w:rPr>
          <w:szCs w:val="19"/>
        </w:rPr>
        <w:t xml:space="preserve">The Environmental Management Facilities application schema introduces a single Feature Type named </w:t>
      </w:r>
      <w:r w:rsidRPr="00B318DD">
        <w:rPr>
          <w:i/>
          <w:szCs w:val="19"/>
        </w:rPr>
        <w:t>EnvironmentalManagementFacility,</w:t>
      </w:r>
      <w:r w:rsidRPr="00B318DD">
        <w:rPr>
          <w:szCs w:val="19"/>
        </w:rPr>
        <w:t xml:space="preserve"> which is defined as follows:</w:t>
      </w:r>
    </w:p>
    <w:p w:rsidR="008530A6" w:rsidRPr="00B318DD" w:rsidRDefault="008530A6" w:rsidP="008530A6">
      <w:pPr>
        <w:spacing w:after="120"/>
        <w:ind w:left="284"/>
        <w:rPr>
          <w:i/>
          <w:szCs w:val="19"/>
        </w:rPr>
      </w:pPr>
      <w:r w:rsidRPr="00B318DD">
        <w:rPr>
          <w:i/>
          <w:szCs w:val="19"/>
        </w:rPr>
        <w:t>A physical structure designed, built or installed to serve specific functions in relation to enviro</w:t>
      </w:r>
      <w:r w:rsidRPr="00B318DD">
        <w:rPr>
          <w:i/>
          <w:szCs w:val="19"/>
        </w:rPr>
        <w:t>n</w:t>
      </w:r>
      <w:r w:rsidRPr="00B318DD">
        <w:rPr>
          <w:i/>
          <w:szCs w:val="19"/>
        </w:rPr>
        <w:t>mental material flows, such as waste or waste water flows, or a delimited area of land or water used to serve such functions.</w:t>
      </w:r>
    </w:p>
    <w:p w:rsidR="008530A6" w:rsidRPr="00B318DD" w:rsidRDefault="008530A6" w:rsidP="008530A6">
      <w:pPr>
        <w:spacing w:after="120"/>
        <w:rPr>
          <w:szCs w:val="19"/>
        </w:rPr>
      </w:pPr>
      <w:r w:rsidRPr="00B318DD">
        <w:rPr>
          <w:i/>
          <w:szCs w:val="19"/>
        </w:rPr>
        <w:t>EnvironmentalManagementFacility</w:t>
      </w:r>
      <w:r w:rsidRPr="00B318DD">
        <w:rPr>
          <w:szCs w:val="19"/>
        </w:rPr>
        <w:t xml:space="preserve"> is modelled as specialisation of the INSPIRE Generic Conceptual Model Feature Type </w:t>
      </w:r>
      <w:r w:rsidRPr="00B318DD">
        <w:rPr>
          <w:i/>
          <w:szCs w:val="19"/>
        </w:rPr>
        <w:t xml:space="preserve">ActivityComplex </w:t>
      </w:r>
      <w:r w:rsidRPr="00B318DD">
        <w:rPr>
          <w:szCs w:val="19"/>
        </w:rPr>
        <w:t xml:space="preserve">and the extended </w:t>
      </w:r>
      <w:r w:rsidRPr="00B318DD">
        <w:rPr>
          <w:i/>
          <w:szCs w:val="19"/>
        </w:rPr>
        <w:t>DataTypes</w:t>
      </w:r>
      <w:r w:rsidRPr="00B318DD">
        <w:rPr>
          <w:szCs w:val="19"/>
        </w:rPr>
        <w:t xml:space="preserve"> described on it.</w:t>
      </w:r>
    </w:p>
    <w:p w:rsidR="008530A6" w:rsidRPr="00B318DD" w:rsidRDefault="008530A6" w:rsidP="008530A6">
      <w:pPr>
        <w:spacing w:after="120"/>
        <w:rPr>
          <w:szCs w:val="19"/>
        </w:rPr>
      </w:pPr>
      <w:r w:rsidRPr="00B318DD">
        <w:rPr>
          <w:szCs w:val="19"/>
        </w:rPr>
        <w:t>The environmental management facility data as defined by the Environmental Management Facilities application schema can be cat</w:t>
      </w:r>
      <w:r w:rsidRPr="00B318DD">
        <w:rPr>
          <w:szCs w:val="19"/>
        </w:rPr>
        <w:t>e</w:t>
      </w:r>
      <w:r w:rsidRPr="00B318DD">
        <w:rPr>
          <w:szCs w:val="19"/>
        </w:rPr>
        <w:t>gorised as follows:</w:t>
      </w:r>
    </w:p>
    <w:p w:rsidR="008530A6" w:rsidRPr="00B318DD" w:rsidRDefault="008530A6" w:rsidP="00F91CA8">
      <w:pPr>
        <w:numPr>
          <w:ilvl w:val="0"/>
          <w:numId w:val="39"/>
        </w:numPr>
        <w:tabs>
          <w:tab w:val="clear" w:pos="284"/>
          <w:tab w:val="clear" w:pos="567"/>
          <w:tab w:val="clear" w:pos="851"/>
          <w:tab w:val="clear" w:pos="1134"/>
        </w:tabs>
        <w:ind w:left="714" w:hanging="357"/>
        <w:rPr>
          <w:szCs w:val="19"/>
        </w:rPr>
      </w:pPr>
      <w:r w:rsidRPr="00B318DD">
        <w:rPr>
          <w:szCs w:val="19"/>
        </w:rPr>
        <w:t>Identification</w:t>
      </w:r>
    </w:p>
    <w:p w:rsidR="008530A6" w:rsidRPr="00B318DD" w:rsidRDefault="008530A6" w:rsidP="00F91CA8">
      <w:pPr>
        <w:numPr>
          <w:ilvl w:val="0"/>
          <w:numId w:val="39"/>
        </w:numPr>
        <w:tabs>
          <w:tab w:val="clear" w:pos="284"/>
          <w:tab w:val="clear" w:pos="567"/>
          <w:tab w:val="clear" w:pos="851"/>
          <w:tab w:val="clear" w:pos="1134"/>
        </w:tabs>
        <w:ind w:left="714" w:hanging="357"/>
        <w:rPr>
          <w:szCs w:val="19"/>
        </w:rPr>
      </w:pPr>
      <w:r w:rsidRPr="00B318DD">
        <w:rPr>
          <w:szCs w:val="19"/>
        </w:rPr>
        <w:t>Spatiality (extent or position, any type of geometry)</w:t>
      </w:r>
    </w:p>
    <w:p w:rsidR="008530A6" w:rsidRPr="00B318DD" w:rsidRDefault="008530A6" w:rsidP="00F91CA8">
      <w:pPr>
        <w:numPr>
          <w:ilvl w:val="0"/>
          <w:numId w:val="39"/>
        </w:numPr>
        <w:tabs>
          <w:tab w:val="clear" w:pos="284"/>
          <w:tab w:val="clear" w:pos="567"/>
          <w:tab w:val="clear" w:pos="851"/>
          <w:tab w:val="clear" w:pos="1134"/>
        </w:tabs>
        <w:ind w:left="714" w:hanging="357"/>
        <w:rPr>
          <w:szCs w:val="19"/>
        </w:rPr>
      </w:pPr>
      <w:r w:rsidRPr="00B318DD">
        <w:rPr>
          <w:szCs w:val="19"/>
        </w:rPr>
        <w:t>Temporality (start and potentially end of existence in the “real world”)</w:t>
      </w:r>
    </w:p>
    <w:p w:rsidR="008530A6" w:rsidRPr="00B318DD" w:rsidRDefault="008530A6" w:rsidP="00F91CA8">
      <w:pPr>
        <w:numPr>
          <w:ilvl w:val="0"/>
          <w:numId w:val="39"/>
        </w:numPr>
        <w:tabs>
          <w:tab w:val="clear" w:pos="284"/>
          <w:tab w:val="clear" w:pos="567"/>
          <w:tab w:val="clear" w:pos="851"/>
          <w:tab w:val="clear" w:pos="1134"/>
        </w:tabs>
        <w:spacing w:after="120"/>
        <w:ind w:left="714" w:hanging="357"/>
        <w:rPr>
          <w:szCs w:val="19"/>
        </w:rPr>
      </w:pPr>
      <w:r w:rsidRPr="00B318DD">
        <w:rPr>
          <w:szCs w:val="19"/>
        </w:rPr>
        <w:t>Classification and basic information, consisting of the following details:</w:t>
      </w:r>
    </w:p>
    <w:p w:rsidR="008530A6" w:rsidRPr="00B318DD" w:rsidRDefault="008530A6" w:rsidP="00F91CA8">
      <w:pPr>
        <w:numPr>
          <w:ilvl w:val="0"/>
          <w:numId w:val="34"/>
        </w:numPr>
        <w:tabs>
          <w:tab w:val="clear" w:pos="284"/>
          <w:tab w:val="clear" w:pos="567"/>
          <w:tab w:val="clear" w:pos="851"/>
          <w:tab w:val="clear" w:pos="1134"/>
        </w:tabs>
        <w:ind w:left="1066" w:hanging="357"/>
        <w:rPr>
          <w:szCs w:val="19"/>
        </w:rPr>
      </w:pPr>
      <w:r w:rsidRPr="00B318DD">
        <w:rPr>
          <w:szCs w:val="19"/>
        </w:rPr>
        <w:t>Facility functions, i.e., activities and types of input/output the facility is designed or built for.</w:t>
      </w:r>
    </w:p>
    <w:p w:rsidR="008530A6" w:rsidRPr="00B318DD" w:rsidRDefault="008530A6" w:rsidP="008530A6">
      <w:pPr>
        <w:tabs>
          <w:tab w:val="clear" w:pos="284"/>
          <w:tab w:val="clear" w:pos="567"/>
          <w:tab w:val="clear" w:pos="851"/>
          <w:tab w:val="clear" w:pos="1134"/>
        </w:tabs>
        <w:ind w:left="1061"/>
        <w:rPr>
          <w:szCs w:val="19"/>
        </w:rPr>
      </w:pPr>
      <w:r w:rsidRPr="00B318DD">
        <w:rPr>
          <w:i/>
          <w:szCs w:val="19"/>
        </w:rPr>
        <w:t>Example</w:t>
      </w:r>
      <w:r w:rsidRPr="00B318DD">
        <w:rPr>
          <w:szCs w:val="19"/>
        </w:rPr>
        <w:t xml:space="preserve">: </w:t>
      </w:r>
      <w:r w:rsidRPr="00B318DD">
        <w:rPr>
          <w:i/>
          <w:szCs w:val="19"/>
        </w:rPr>
        <w:t>incineration of residual waste</w:t>
      </w:r>
      <w:r w:rsidRPr="00B318DD">
        <w:rPr>
          <w:szCs w:val="19"/>
        </w:rPr>
        <w:t>;</w:t>
      </w:r>
    </w:p>
    <w:p w:rsidR="008530A6" w:rsidRPr="00B318DD" w:rsidRDefault="008530A6" w:rsidP="00F91CA8">
      <w:pPr>
        <w:numPr>
          <w:ilvl w:val="0"/>
          <w:numId w:val="34"/>
        </w:numPr>
        <w:tabs>
          <w:tab w:val="clear" w:pos="284"/>
          <w:tab w:val="clear" w:pos="567"/>
          <w:tab w:val="clear" w:pos="851"/>
          <w:tab w:val="clear" w:pos="1134"/>
        </w:tabs>
        <w:ind w:left="1066" w:hanging="357"/>
        <w:rPr>
          <w:szCs w:val="19"/>
        </w:rPr>
      </w:pPr>
      <w:r w:rsidRPr="00B318DD">
        <w:rPr>
          <w:szCs w:val="19"/>
        </w:rPr>
        <w:t>Facility capacities in relation to activities and types of input/output.</w:t>
      </w:r>
    </w:p>
    <w:p w:rsidR="008530A6" w:rsidRPr="00B318DD" w:rsidRDefault="008530A6" w:rsidP="008530A6">
      <w:pPr>
        <w:tabs>
          <w:tab w:val="clear" w:pos="284"/>
          <w:tab w:val="clear" w:pos="567"/>
          <w:tab w:val="clear" w:pos="851"/>
          <w:tab w:val="clear" w:pos="1134"/>
        </w:tabs>
        <w:ind w:left="1061"/>
        <w:rPr>
          <w:szCs w:val="19"/>
        </w:rPr>
      </w:pPr>
      <w:r w:rsidRPr="00B318DD">
        <w:rPr>
          <w:i/>
          <w:szCs w:val="19"/>
        </w:rPr>
        <w:t>Example</w:t>
      </w:r>
      <w:r w:rsidRPr="00B318DD">
        <w:rPr>
          <w:szCs w:val="19"/>
        </w:rPr>
        <w:t xml:space="preserve">: </w:t>
      </w:r>
      <w:r w:rsidRPr="00B318DD">
        <w:rPr>
          <w:i/>
          <w:szCs w:val="19"/>
        </w:rPr>
        <w:t>physical capacity to incinerate 250000 tons of residual waste per year</w:t>
      </w:r>
      <w:r w:rsidRPr="00B318DD">
        <w:rPr>
          <w:szCs w:val="19"/>
        </w:rPr>
        <w:t>;</w:t>
      </w:r>
    </w:p>
    <w:p w:rsidR="008530A6" w:rsidRPr="00B318DD" w:rsidRDefault="008530A6" w:rsidP="00F91CA8">
      <w:pPr>
        <w:numPr>
          <w:ilvl w:val="0"/>
          <w:numId w:val="34"/>
        </w:numPr>
        <w:tabs>
          <w:tab w:val="clear" w:pos="284"/>
          <w:tab w:val="clear" w:pos="567"/>
          <w:tab w:val="clear" w:pos="851"/>
          <w:tab w:val="clear" w:pos="1134"/>
        </w:tabs>
        <w:ind w:left="1066" w:hanging="357"/>
        <w:rPr>
          <w:szCs w:val="19"/>
        </w:rPr>
      </w:pPr>
      <w:r w:rsidRPr="00B318DD">
        <w:rPr>
          <w:szCs w:val="19"/>
        </w:rPr>
        <w:t>Permissions granted in relation to the facility, especially permitted functions and/or capac</w:t>
      </w:r>
      <w:r w:rsidRPr="00B318DD">
        <w:rPr>
          <w:szCs w:val="19"/>
        </w:rPr>
        <w:t>i</w:t>
      </w:r>
      <w:r w:rsidRPr="00B318DD">
        <w:rPr>
          <w:szCs w:val="19"/>
        </w:rPr>
        <w:t>ties.</w:t>
      </w:r>
    </w:p>
    <w:p w:rsidR="008530A6" w:rsidRPr="00B318DD" w:rsidRDefault="008530A6" w:rsidP="008530A6">
      <w:pPr>
        <w:tabs>
          <w:tab w:val="clear" w:pos="284"/>
          <w:tab w:val="clear" w:pos="567"/>
          <w:tab w:val="clear" w:pos="851"/>
          <w:tab w:val="clear" w:pos="1134"/>
        </w:tabs>
        <w:ind w:left="1061"/>
        <w:rPr>
          <w:szCs w:val="19"/>
        </w:rPr>
      </w:pPr>
      <w:r w:rsidRPr="00B318DD">
        <w:rPr>
          <w:i/>
          <w:szCs w:val="19"/>
        </w:rPr>
        <w:t>Example</w:t>
      </w:r>
      <w:r w:rsidRPr="00B318DD">
        <w:rPr>
          <w:szCs w:val="19"/>
        </w:rPr>
        <w:t xml:space="preserve">: </w:t>
      </w:r>
      <w:r w:rsidRPr="00B318DD">
        <w:rPr>
          <w:i/>
          <w:szCs w:val="19"/>
        </w:rPr>
        <w:t>permission to incinerate at most 100000 tons of residual waste per year</w:t>
      </w:r>
      <w:r w:rsidRPr="00B318DD">
        <w:rPr>
          <w:szCs w:val="19"/>
        </w:rPr>
        <w:t>;</w:t>
      </w:r>
    </w:p>
    <w:p w:rsidR="008530A6" w:rsidRPr="00B318DD" w:rsidRDefault="008530A6" w:rsidP="00F91CA8">
      <w:pPr>
        <w:numPr>
          <w:ilvl w:val="0"/>
          <w:numId w:val="34"/>
        </w:numPr>
        <w:tabs>
          <w:tab w:val="clear" w:pos="284"/>
          <w:tab w:val="clear" w:pos="567"/>
          <w:tab w:val="clear" w:pos="851"/>
          <w:tab w:val="clear" w:pos="1134"/>
        </w:tabs>
        <w:ind w:left="1066" w:hanging="357"/>
        <w:rPr>
          <w:szCs w:val="19"/>
        </w:rPr>
      </w:pPr>
      <w:r w:rsidRPr="00B318DD">
        <w:rPr>
          <w:szCs w:val="19"/>
        </w:rPr>
        <w:t>Classification of the type of facility.</w:t>
      </w:r>
    </w:p>
    <w:p w:rsidR="008530A6" w:rsidRPr="00B318DD" w:rsidRDefault="008530A6" w:rsidP="008530A6">
      <w:pPr>
        <w:tabs>
          <w:tab w:val="clear" w:pos="284"/>
          <w:tab w:val="clear" w:pos="567"/>
          <w:tab w:val="clear" w:pos="851"/>
          <w:tab w:val="clear" w:pos="1134"/>
        </w:tabs>
        <w:ind w:left="1061"/>
        <w:rPr>
          <w:szCs w:val="19"/>
        </w:rPr>
      </w:pPr>
      <w:r w:rsidRPr="00B318DD">
        <w:rPr>
          <w:i/>
          <w:szCs w:val="19"/>
        </w:rPr>
        <w:t>Example: installation or site</w:t>
      </w:r>
      <w:r w:rsidRPr="00B318DD">
        <w:rPr>
          <w:szCs w:val="19"/>
        </w:rPr>
        <w:t>;</w:t>
      </w:r>
    </w:p>
    <w:p w:rsidR="008530A6" w:rsidRPr="00B318DD" w:rsidRDefault="008530A6" w:rsidP="00F91CA8">
      <w:pPr>
        <w:numPr>
          <w:ilvl w:val="0"/>
          <w:numId w:val="34"/>
        </w:numPr>
        <w:tabs>
          <w:tab w:val="clear" w:pos="284"/>
          <w:tab w:val="clear" w:pos="567"/>
          <w:tab w:val="clear" w:pos="851"/>
          <w:tab w:val="clear" w:pos="1134"/>
        </w:tabs>
        <w:ind w:left="1072"/>
        <w:rPr>
          <w:szCs w:val="19"/>
        </w:rPr>
      </w:pPr>
      <w:r w:rsidRPr="00B318DD">
        <w:rPr>
          <w:szCs w:val="19"/>
        </w:rPr>
        <w:t>Parties related to the facility, such as operators, owners or competent authorities;</w:t>
      </w:r>
    </w:p>
    <w:p w:rsidR="008530A6" w:rsidRPr="00B318DD" w:rsidRDefault="008530A6" w:rsidP="00F91CA8">
      <w:pPr>
        <w:numPr>
          <w:ilvl w:val="0"/>
          <w:numId w:val="34"/>
        </w:numPr>
        <w:tabs>
          <w:tab w:val="clear" w:pos="284"/>
          <w:tab w:val="clear" w:pos="567"/>
          <w:tab w:val="clear" w:pos="851"/>
          <w:tab w:val="clear" w:pos="1134"/>
        </w:tabs>
        <w:ind w:left="1072"/>
        <w:rPr>
          <w:szCs w:val="19"/>
        </w:rPr>
      </w:pPr>
      <w:r w:rsidRPr="00B318DD">
        <w:rPr>
          <w:szCs w:val="19"/>
        </w:rPr>
        <w:t>Parties related to facility permissions, such as the authority granting a permission;</w:t>
      </w:r>
    </w:p>
    <w:p w:rsidR="008530A6" w:rsidRPr="00B318DD" w:rsidRDefault="008530A6" w:rsidP="00F91CA8">
      <w:pPr>
        <w:numPr>
          <w:ilvl w:val="0"/>
          <w:numId w:val="34"/>
        </w:numPr>
        <w:tabs>
          <w:tab w:val="clear" w:pos="284"/>
          <w:tab w:val="clear" w:pos="567"/>
          <w:tab w:val="clear" w:pos="851"/>
          <w:tab w:val="clear" w:pos="1134"/>
        </w:tabs>
        <w:ind w:left="1066" w:hanging="357"/>
        <w:rPr>
          <w:szCs w:val="19"/>
        </w:rPr>
      </w:pPr>
      <w:r w:rsidRPr="00B318DD">
        <w:rPr>
          <w:szCs w:val="19"/>
        </w:rPr>
        <w:t>Facility service hours;</w:t>
      </w:r>
    </w:p>
    <w:p w:rsidR="008530A6" w:rsidRPr="00B318DD" w:rsidRDefault="008530A6" w:rsidP="00F91CA8">
      <w:pPr>
        <w:numPr>
          <w:ilvl w:val="0"/>
          <w:numId w:val="34"/>
        </w:numPr>
        <w:tabs>
          <w:tab w:val="clear" w:pos="284"/>
          <w:tab w:val="clear" w:pos="567"/>
          <w:tab w:val="clear" w:pos="851"/>
          <w:tab w:val="clear" w:pos="1134"/>
        </w:tabs>
        <w:ind w:left="1066" w:hanging="357"/>
        <w:rPr>
          <w:szCs w:val="19"/>
        </w:rPr>
      </w:pPr>
      <w:r w:rsidRPr="00B318DD">
        <w:rPr>
          <w:szCs w:val="19"/>
        </w:rPr>
        <w:t>The link to parent facilities, i.e., other environmental management facilities of which the f</w:t>
      </w:r>
      <w:r w:rsidRPr="00B318DD">
        <w:rPr>
          <w:szCs w:val="19"/>
        </w:rPr>
        <w:t>a</w:t>
      </w:r>
      <w:r w:rsidRPr="00B318DD">
        <w:rPr>
          <w:szCs w:val="19"/>
        </w:rPr>
        <w:t>cility is a part.</w:t>
      </w:r>
    </w:p>
    <w:p w:rsidR="008530A6" w:rsidRPr="00B318DD" w:rsidRDefault="008530A6" w:rsidP="008530A6">
      <w:pPr>
        <w:tabs>
          <w:tab w:val="clear" w:pos="284"/>
          <w:tab w:val="clear" w:pos="567"/>
          <w:tab w:val="clear" w:pos="851"/>
          <w:tab w:val="clear" w:pos="1134"/>
        </w:tabs>
        <w:spacing w:after="120"/>
        <w:ind w:left="1066"/>
        <w:rPr>
          <w:i/>
          <w:szCs w:val="19"/>
        </w:rPr>
      </w:pPr>
      <w:r w:rsidRPr="00B318DD">
        <w:rPr>
          <w:i/>
          <w:szCs w:val="19"/>
        </w:rPr>
        <w:t>Note: The link to parent facilities makes it possible to represent facility hierarchies, such as a number of installations on one site, or multiple installations that are parts of another i</w:t>
      </w:r>
      <w:r w:rsidRPr="00B318DD">
        <w:rPr>
          <w:i/>
          <w:szCs w:val="19"/>
        </w:rPr>
        <w:t>n</w:t>
      </w:r>
      <w:r w:rsidRPr="00B318DD">
        <w:rPr>
          <w:i/>
          <w:szCs w:val="19"/>
        </w:rPr>
        <w:t>stallation.</w:t>
      </w:r>
    </w:p>
    <w:p w:rsidR="008530A6" w:rsidRPr="00B318DD" w:rsidRDefault="008530A6" w:rsidP="008530A6">
      <w:pPr>
        <w:spacing w:after="120"/>
        <w:rPr>
          <w:szCs w:val="19"/>
        </w:rPr>
      </w:pPr>
      <w:r w:rsidRPr="00B318DD">
        <w:rPr>
          <w:szCs w:val="19"/>
        </w:rPr>
        <w:t>The objectives for the development of the Environmental Management Facilities application schema were as follows:</w:t>
      </w:r>
    </w:p>
    <w:p w:rsidR="008530A6" w:rsidRPr="00B318DD" w:rsidRDefault="008530A6" w:rsidP="00F91CA8">
      <w:pPr>
        <w:numPr>
          <w:ilvl w:val="0"/>
          <w:numId w:val="35"/>
        </w:numPr>
        <w:tabs>
          <w:tab w:val="clear" w:pos="284"/>
          <w:tab w:val="clear" w:pos="567"/>
          <w:tab w:val="clear" w:pos="851"/>
          <w:tab w:val="clear" w:pos="1134"/>
        </w:tabs>
        <w:ind w:left="714" w:hanging="357"/>
        <w:rPr>
          <w:szCs w:val="19"/>
        </w:rPr>
      </w:pPr>
      <w:r w:rsidRPr="00B318DD">
        <w:rPr>
          <w:szCs w:val="19"/>
        </w:rPr>
        <w:t>To cover the most essential use case requirements from environmental management, for</w:t>
      </w:r>
      <w:r w:rsidRPr="00B318DD">
        <w:rPr>
          <w:szCs w:val="19"/>
        </w:rPr>
        <w:t>e</w:t>
      </w:r>
      <w:r w:rsidRPr="00B318DD">
        <w:rPr>
          <w:szCs w:val="19"/>
        </w:rPr>
        <w:t>most waste management;</w:t>
      </w:r>
    </w:p>
    <w:p w:rsidR="008530A6" w:rsidRPr="00B318DD" w:rsidRDefault="008530A6" w:rsidP="00F91CA8">
      <w:pPr>
        <w:numPr>
          <w:ilvl w:val="0"/>
          <w:numId w:val="35"/>
        </w:numPr>
        <w:tabs>
          <w:tab w:val="clear" w:pos="284"/>
          <w:tab w:val="clear" w:pos="567"/>
          <w:tab w:val="clear" w:pos="851"/>
          <w:tab w:val="clear" w:pos="1134"/>
        </w:tabs>
        <w:rPr>
          <w:szCs w:val="19"/>
        </w:rPr>
      </w:pPr>
      <w:r w:rsidRPr="00B318DD">
        <w:rPr>
          <w:szCs w:val="19"/>
        </w:rPr>
        <w:t>To harmonise with respect to identical or similar requirements from other themes, especially Production and Industrial Facilities (PF) and Agricultural Facilities (AF);</w:t>
      </w:r>
    </w:p>
    <w:p w:rsidR="008530A6" w:rsidRPr="00B318DD" w:rsidRDefault="008530A6" w:rsidP="00F91CA8">
      <w:pPr>
        <w:numPr>
          <w:ilvl w:val="0"/>
          <w:numId w:val="35"/>
        </w:numPr>
        <w:tabs>
          <w:tab w:val="clear" w:pos="284"/>
          <w:tab w:val="clear" w:pos="567"/>
          <w:tab w:val="clear" w:pos="851"/>
          <w:tab w:val="clear" w:pos="1134"/>
        </w:tabs>
        <w:rPr>
          <w:szCs w:val="19"/>
        </w:rPr>
      </w:pPr>
      <w:r w:rsidRPr="00B318DD">
        <w:rPr>
          <w:szCs w:val="19"/>
        </w:rPr>
        <w:t>To support avoidance of redundancy in data instances;</w:t>
      </w:r>
    </w:p>
    <w:p w:rsidR="008530A6" w:rsidRPr="00B318DD" w:rsidRDefault="008530A6" w:rsidP="00F91CA8">
      <w:pPr>
        <w:numPr>
          <w:ilvl w:val="0"/>
          <w:numId w:val="35"/>
        </w:numPr>
        <w:tabs>
          <w:tab w:val="clear" w:pos="284"/>
          <w:tab w:val="clear" w:pos="567"/>
          <w:tab w:val="clear" w:pos="851"/>
          <w:tab w:val="clear" w:pos="1134"/>
        </w:tabs>
        <w:spacing w:after="120"/>
        <w:ind w:left="714" w:hanging="357"/>
        <w:rPr>
          <w:szCs w:val="19"/>
        </w:rPr>
      </w:pPr>
      <w:r w:rsidRPr="00B318DD">
        <w:rPr>
          <w:szCs w:val="19"/>
        </w:rPr>
        <w:t>To avoid redundancy in the application schema and the data specification.</w:t>
      </w:r>
    </w:p>
    <w:p w:rsidR="008530A6" w:rsidRPr="00B318DD" w:rsidRDefault="008530A6" w:rsidP="008530A6">
      <w:pPr>
        <w:spacing w:after="120"/>
        <w:rPr>
          <w:szCs w:val="19"/>
        </w:rPr>
      </w:pPr>
      <w:r w:rsidRPr="00B318DD">
        <w:rPr>
          <w:szCs w:val="19"/>
        </w:rPr>
        <w:t xml:space="preserve">In the field of waste management the concepts of </w:t>
      </w:r>
      <w:r w:rsidRPr="00B318DD">
        <w:rPr>
          <w:i/>
          <w:szCs w:val="19"/>
        </w:rPr>
        <w:t>site</w:t>
      </w:r>
      <w:r w:rsidRPr="00B318DD">
        <w:rPr>
          <w:szCs w:val="19"/>
        </w:rPr>
        <w:t xml:space="preserve"> and </w:t>
      </w:r>
      <w:r w:rsidRPr="00B318DD">
        <w:rPr>
          <w:i/>
          <w:szCs w:val="19"/>
        </w:rPr>
        <w:t>installation</w:t>
      </w:r>
      <w:r w:rsidRPr="00B318DD">
        <w:rPr>
          <w:szCs w:val="19"/>
        </w:rPr>
        <w:t xml:space="preserve"> are very common. These terms are used in legislation such as the EU directive on waste (2008/98) and the EU regulation on a Pollu</w:t>
      </w:r>
      <w:r w:rsidRPr="00B318DD">
        <w:rPr>
          <w:szCs w:val="19"/>
        </w:rPr>
        <w:t>t</w:t>
      </w:r>
      <w:r w:rsidRPr="00B318DD">
        <w:rPr>
          <w:szCs w:val="19"/>
        </w:rPr>
        <w:t xml:space="preserve">ant Release and Transfer Register (PRTR) (2006/166). In the Environmental Management Facilities application schema these concepts are covered with the single Feature Type </w:t>
      </w:r>
      <w:r w:rsidRPr="00B318DD">
        <w:rPr>
          <w:i/>
          <w:szCs w:val="19"/>
        </w:rPr>
        <w:t>EnvironmentalManag</w:t>
      </w:r>
      <w:r w:rsidRPr="00B318DD">
        <w:rPr>
          <w:i/>
          <w:szCs w:val="19"/>
        </w:rPr>
        <w:t>e</w:t>
      </w:r>
      <w:r w:rsidRPr="00B318DD">
        <w:rPr>
          <w:i/>
          <w:szCs w:val="19"/>
        </w:rPr>
        <w:t>mentFacility</w:t>
      </w:r>
      <w:r w:rsidRPr="00B318DD">
        <w:rPr>
          <w:szCs w:val="19"/>
        </w:rPr>
        <w:t xml:space="preserve"> for the following reasons:</w:t>
      </w:r>
    </w:p>
    <w:p w:rsidR="008530A6" w:rsidRPr="00B318DD" w:rsidRDefault="008530A6" w:rsidP="00F91CA8">
      <w:pPr>
        <w:numPr>
          <w:ilvl w:val="0"/>
          <w:numId w:val="36"/>
        </w:numPr>
        <w:tabs>
          <w:tab w:val="clear" w:pos="284"/>
          <w:tab w:val="clear" w:pos="567"/>
          <w:tab w:val="clear" w:pos="851"/>
          <w:tab w:val="clear" w:pos="1134"/>
        </w:tabs>
        <w:ind w:left="714" w:hanging="357"/>
        <w:rPr>
          <w:szCs w:val="19"/>
        </w:rPr>
      </w:pPr>
      <w:r w:rsidRPr="00B318DD">
        <w:rPr>
          <w:szCs w:val="19"/>
        </w:rPr>
        <w:t>While in the majority of cases there is clarity about whether something qualifies as a site or as an installation, there are also other cases where such a clear distinction may not be possible. For example, a landfill could qualify as both site and installation;</w:t>
      </w:r>
    </w:p>
    <w:p w:rsidR="008530A6" w:rsidRPr="00B318DD" w:rsidRDefault="008530A6" w:rsidP="00F91CA8">
      <w:pPr>
        <w:numPr>
          <w:ilvl w:val="0"/>
          <w:numId w:val="36"/>
        </w:numPr>
        <w:tabs>
          <w:tab w:val="clear" w:pos="284"/>
          <w:tab w:val="clear" w:pos="567"/>
          <w:tab w:val="clear" w:pos="851"/>
          <w:tab w:val="clear" w:pos="1134"/>
        </w:tabs>
        <w:spacing w:after="120"/>
        <w:ind w:left="714" w:hanging="357"/>
        <w:rPr>
          <w:szCs w:val="19"/>
        </w:rPr>
      </w:pPr>
      <w:r w:rsidRPr="00B318DD">
        <w:rPr>
          <w:szCs w:val="19"/>
        </w:rPr>
        <w:t>The information relevant to sites, such as spatial extents or positions, permissions, operators, etc. is similar or corresponding to the information relevant to installations. Thus redundancy in the a</w:t>
      </w:r>
      <w:r w:rsidRPr="00B318DD">
        <w:rPr>
          <w:szCs w:val="19"/>
        </w:rPr>
        <w:t>p</w:t>
      </w:r>
      <w:r w:rsidRPr="00B318DD">
        <w:rPr>
          <w:szCs w:val="19"/>
        </w:rPr>
        <w:t>plication schema is avoided by using a single Feature Type.</w:t>
      </w:r>
    </w:p>
    <w:p w:rsidR="008530A6" w:rsidRPr="00B318DD" w:rsidRDefault="008530A6" w:rsidP="008530A6">
      <w:pPr>
        <w:spacing w:after="120"/>
        <w:rPr>
          <w:szCs w:val="19"/>
        </w:rPr>
      </w:pPr>
    </w:p>
    <w:p w:rsidR="008530A6" w:rsidRPr="00B318DD" w:rsidRDefault="008530A6" w:rsidP="008530A6">
      <w:pPr>
        <w:spacing w:after="120"/>
        <w:rPr>
          <w:szCs w:val="19"/>
        </w:rPr>
      </w:pPr>
      <w:r w:rsidRPr="00B318DD">
        <w:rPr>
          <w:szCs w:val="19"/>
        </w:rPr>
        <w:t xml:space="preserve">The vast majority of </w:t>
      </w:r>
      <w:r w:rsidRPr="00B318DD">
        <w:rPr>
          <w:i/>
          <w:szCs w:val="19"/>
        </w:rPr>
        <w:t>EnvironmentalManagementFacility</w:t>
      </w:r>
      <w:r w:rsidRPr="00B318DD">
        <w:rPr>
          <w:szCs w:val="19"/>
        </w:rPr>
        <w:t xml:space="preserve"> content is derived from the Generic Conceptual Model </w:t>
      </w:r>
      <w:r w:rsidRPr="00B318DD">
        <w:rPr>
          <w:i/>
          <w:szCs w:val="19"/>
        </w:rPr>
        <w:t xml:space="preserve">ActivityComplex </w:t>
      </w:r>
      <w:r w:rsidRPr="00B318DD">
        <w:rPr>
          <w:szCs w:val="19"/>
        </w:rPr>
        <w:t>Feature Type and its reco</w:t>
      </w:r>
      <w:r w:rsidRPr="00B318DD">
        <w:rPr>
          <w:szCs w:val="19"/>
        </w:rPr>
        <w:t>m</w:t>
      </w:r>
      <w:r w:rsidRPr="00B318DD">
        <w:rPr>
          <w:szCs w:val="19"/>
        </w:rPr>
        <w:t xml:space="preserve">mended Data Types. This ensures close alignment with various related Annex III Feature Types, especially ones from Production and Industrial Facilities (PF) and Agricultural Facilities (AF). The </w:t>
      </w:r>
      <w:r w:rsidRPr="00B318DD">
        <w:rPr>
          <w:i/>
          <w:szCs w:val="19"/>
        </w:rPr>
        <w:t xml:space="preserve">ActivityComplex </w:t>
      </w:r>
      <w:r w:rsidRPr="00B318DD">
        <w:rPr>
          <w:szCs w:val="19"/>
        </w:rPr>
        <w:t xml:space="preserve">Feature Type includes a classification of activities according to the </w:t>
      </w:r>
      <w:r w:rsidRPr="00B318DD">
        <w:rPr>
          <w:i/>
          <w:szCs w:val="19"/>
        </w:rPr>
        <w:t>Statistical Class</w:t>
      </w:r>
      <w:r w:rsidRPr="00B318DD">
        <w:rPr>
          <w:i/>
          <w:szCs w:val="19"/>
        </w:rPr>
        <w:t>i</w:t>
      </w:r>
      <w:r w:rsidRPr="00B318DD">
        <w:rPr>
          <w:i/>
          <w:szCs w:val="19"/>
        </w:rPr>
        <w:t>fication of Economic Activities in the European Community (NACE).</w:t>
      </w:r>
      <w:r w:rsidRPr="00B318DD">
        <w:rPr>
          <w:szCs w:val="19"/>
        </w:rPr>
        <w:t xml:space="preserve"> A description of the NACE codelist and of the other codelists in use in the appl</w:t>
      </w:r>
      <w:r w:rsidRPr="00B318DD">
        <w:rPr>
          <w:szCs w:val="19"/>
        </w:rPr>
        <w:t>i</w:t>
      </w:r>
      <w:r w:rsidRPr="00B318DD">
        <w:rPr>
          <w:szCs w:val="19"/>
        </w:rPr>
        <w:t xml:space="preserve">cation schema is given in the last paragraphs of this section. The functions considered for the </w:t>
      </w:r>
      <w:r w:rsidRPr="00B318DD">
        <w:rPr>
          <w:i/>
          <w:szCs w:val="19"/>
        </w:rPr>
        <w:t>Env</w:t>
      </w:r>
      <w:r w:rsidRPr="00B318DD">
        <w:rPr>
          <w:i/>
          <w:szCs w:val="19"/>
        </w:rPr>
        <w:t>i</w:t>
      </w:r>
      <w:r w:rsidRPr="00B318DD">
        <w:rPr>
          <w:i/>
          <w:szCs w:val="19"/>
        </w:rPr>
        <w:t>ronmental Management Facilities</w:t>
      </w:r>
      <w:r w:rsidRPr="00B318DD">
        <w:rPr>
          <w:szCs w:val="19"/>
        </w:rPr>
        <w:t xml:space="preserve"> Theme fall mainly under the NACE rev. 2 category E "</w:t>
      </w:r>
      <w:r w:rsidRPr="00B318DD">
        <w:rPr>
          <w:i/>
          <w:szCs w:val="19"/>
        </w:rPr>
        <w:t>Water supply; Sewerage; Waste management and remediation activ</w:t>
      </w:r>
      <w:r w:rsidRPr="00B318DD">
        <w:rPr>
          <w:i/>
          <w:szCs w:val="19"/>
        </w:rPr>
        <w:t>i</w:t>
      </w:r>
      <w:r w:rsidRPr="00B318DD">
        <w:rPr>
          <w:i/>
          <w:szCs w:val="19"/>
        </w:rPr>
        <w:t>ties</w:t>
      </w:r>
      <w:r w:rsidRPr="00B318DD">
        <w:rPr>
          <w:szCs w:val="19"/>
        </w:rPr>
        <w:t xml:space="preserve">".  </w:t>
      </w:r>
    </w:p>
    <w:p w:rsidR="008530A6" w:rsidRPr="00B318DD" w:rsidRDefault="008530A6" w:rsidP="008530A6">
      <w:pPr>
        <w:spacing w:after="120"/>
        <w:rPr>
          <w:szCs w:val="19"/>
        </w:rPr>
      </w:pPr>
      <w:r w:rsidRPr="00B318DD">
        <w:rPr>
          <w:szCs w:val="19"/>
        </w:rPr>
        <w:t xml:space="preserve">The </w:t>
      </w:r>
      <w:r w:rsidRPr="00B318DD">
        <w:rPr>
          <w:i/>
          <w:szCs w:val="19"/>
        </w:rPr>
        <w:t>EnvironmentalManagementFacility</w:t>
      </w:r>
      <w:r w:rsidRPr="00B318DD">
        <w:rPr>
          <w:szCs w:val="19"/>
        </w:rPr>
        <w:t xml:space="preserve"> Feature Type includes the same basic temporality information that is common with all INSPIRE Feature Types, esp</w:t>
      </w:r>
      <w:r w:rsidRPr="00B318DD">
        <w:rPr>
          <w:szCs w:val="19"/>
        </w:rPr>
        <w:t>e</w:t>
      </w:r>
      <w:r w:rsidRPr="00B318DD">
        <w:rPr>
          <w:szCs w:val="19"/>
        </w:rPr>
        <w:t>cially the date from which and optionally the date up to which the object exists or existed in the “real world”. Additional temporality information can be pr</w:t>
      </w:r>
      <w:r w:rsidRPr="00B318DD">
        <w:rPr>
          <w:szCs w:val="19"/>
        </w:rPr>
        <w:t>o</w:t>
      </w:r>
      <w:r w:rsidRPr="00B318DD">
        <w:rPr>
          <w:szCs w:val="19"/>
        </w:rPr>
        <w:t>vided in relation to permissions. For permissions, both the validity period as well as the date when the permission was granted is taken into account in the applic</w:t>
      </w:r>
      <w:r w:rsidRPr="00B318DD">
        <w:rPr>
          <w:szCs w:val="19"/>
        </w:rPr>
        <w:t>a</w:t>
      </w:r>
      <w:r w:rsidRPr="00B318DD">
        <w:rPr>
          <w:szCs w:val="19"/>
        </w:rPr>
        <w:t>tion schema.</w:t>
      </w:r>
    </w:p>
    <w:p w:rsidR="008530A6" w:rsidRPr="00B318DD" w:rsidRDefault="008530A6" w:rsidP="008530A6">
      <w:pPr>
        <w:spacing w:after="120"/>
        <w:rPr>
          <w:szCs w:val="19"/>
        </w:rPr>
      </w:pPr>
      <w:r w:rsidRPr="00B318DD">
        <w:rPr>
          <w:szCs w:val="19"/>
        </w:rPr>
        <w:t xml:space="preserve">There are associations with three of the Annex I Feature Types from </w:t>
      </w:r>
      <w:r w:rsidRPr="00B318DD">
        <w:rPr>
          <w:i/>
          <w:szCs w:val="19"/>
        </w:rPr>
        <w:t>EnvironmentalManagementFaci</w:t>
      </w:r>
      <w:r w:rsidRPr="00B318DD">
        <w:rPr>
          <w:i/>
          <w:szCs w:val="19"/>
        </w:rPr>
        <w:t>l</w:t>
      </w:r>
      <w:r w:rsidRPr="00B318DD">
        <w:rPr>
          <w:i/>
          <w:szCs w:val="19"/>
        </w:rPr>
        <w:t xml:space="preserve">ity. </w:t>
      </w:r>
      <w:r w:rsidRPr="00B318DD">
        <w:rPr>
          <w:szCs w:val="19"/>
        </w:rPr>
        <w:t>These are:</w:t>
      </w:r>
    </w:p>
    <w:p w:rsidR="008530A6" w:rsidRPr="00B318DD" w:rsidRDefault="008530A6" w:rsidP="00F91CA8">
      <w:pPr>
        <w:numPr>
          <w:ilvl w:val="0"/>
          <w:numId w:val="37"/>
        </w:numPr>
        <w:tabs>
          <w:tab w:val="left" w:pos="284"/>
          <w:tab w:val="left" w:pos="567"/>
          <w:tab w:val="left" w:pos="851"/>
          <w:tab w:val="left" w:pos="1134"/>
        </w:tabs>
        <w:ind w:left="714" w:hanging="357"/>
        <w:rPr>
          <w:szCs w:val="19"/>
        </w:rPr>
      </w:pPr>
      <w:r w:rsidRPr="00B318DD">
        <w:rPr>
          <w:i/>
          <w:szCs w:val="19"/>
        </w:rPr>
        <w:t>Address</w:t>
      </w:r>
      <w:r w:rsidRPr="00B318DD">
        <w:rPr>
          <w:szCs w:val="19"/>
        </w:rPr>
        <w:t xml:space="preserve"> (facility address);</w:t>
      </w:r>
    </w:p>
    <w:p w:rsidR="008530A6" w:rsidRPr="00B318DD" w:rsidRDefault="008530A6" w:rsidP="00F91CA8">
      <w:pPr>
        <w:numPr>
          <w:ilvl w:val="0"/>
          <w:numId w:val="37"/>
        </w:numPr>
        <w:tabs>
          <w:tab w:val="left" w:pos="284"/>
          <w:tab w:val="left" w:pos="567"/>
          <w:tab w:val="left" w:pos="851"/>
          <w:tab w:val="left" w:pos="1134"/>
        </w:tabs>
        <w:ind w:left="714" w:hanging="357"/>
        <w:rPr>
          <w:szCs w:val="19"/>
        </w:rPr>
      </w:pPr>
      <w:r w:rsidRPr="00B318DD">
        <w:rPr>
          <w:i/>
          <w:szCs w:val="19"/>
        </w:rPr>
        <w:t>CadastralParcel</w:t>
      </w:r>
      <w:r w:rsidRPr="00B318DD">
        <w:rPr>
          <w:szCs w:val="19"/>
        </w:rPr>
        <w:t xml:space="preserve"> (cadastral parcels covered by the facility);</w:t>
      </w:r>
    </w:p>
    <w:p w:rsidR="008530A6" w:rsidRPr="00B318DD" w:rsidRDefault="008530A6" w:rsidP="00F91CA8">
      <w:pPr>
        <w:numPr>
          <w:ilvl w:val="0"/>
          <w:numId w:val="37"/>
        </w:numPr>
        <w:tabs>
          <w:tab w:val="left" w:pos="284"/>
          <w:tab w:val="left" w:pos="567"/>
          <w:tab w:val="left" w:pos="851"/>
          <w:tab w:val="left" w:pos="1134"/>
        </w:tabs>
        <w:spacing w:after="120"/>
        <w:rPr>
          <w:szCs w:val="19"/>
        </w:rPr>
      </w:pPr>
      <w:r w:rsidRPr="00B318DD">
        <w:rPr>
          <w:i/>
          <w:szCs w:val="19"/>
        </w:rPr>
        <w:t>AbstractBuilding</w:t>
      </w:r>
      <w:r w:rsidRPr="00B318DD">
        <w:rPr>
          <w:szCs w:val="19"/>
        </w:rPr>
        <w:t xml:space="preserve"> (buildings wherein the facility is located or considered part of the facility);</w:t>
      </w:r>
    </w:p>
    <w:p w:rsidR="008530A6" w:rsidRPr="00B318DD" w:rsidRDefault="008530A6" w:rsidP="008530A6">
      <w:pPr>
        <w:rPr>
          <w:szCs w:val="19"/>
        </w:rPr>
      </w:pPr>
      <w:r w:rsidRPr="00B318DD">
        <w:rPr>
          <w:szCs w:val="19"/>
        </w:rPr>
        <w:t>The application schema makes use of several standardised codelists most of them inherited from the Activity Complex Model:</w:t>
      </w:r>
    </w:p>
    <w:p w:rsidR="008530A6" w:rsidRPr="00B318DD" w:rsidRDefault="008530A6" w:rsidP="00F91CA8">
      <w:pPr>
        <w:numPr>
          <w:ilvl w:val="0"/>
          <w:numId w:val="38"/>
        </w:numPr>
        <w:tabs>
          <w:tab w:val="left" w:pos="284"/>
          <w:tab w:val="left" w:pos="567"/>
          <w:tab w:val="left" w:pos="851"/>
          <w:tab w:val="left" w:pos="1134"/>
        </w:tabs>
        <w:rPr>
          <w:szCs w:val="19"/>
        </w:rPr>
      </w:pPr>
      <w:r w:rsidRPr="00B318DD">
        <w:rPr>
          <w:szCs w:val="19"/>
        </w:rPr>
        <w:t>Statistical Classification of Economic Activities in the European Community (NACE)</w:t>
      </w:r>
    </w:p>
    <w:p w:rsidR="008530A6" w:rsidRPr="00B318DD" w:rsidRDefault="008530A6" w:rsidP="008530A6">
      <w:pPr>
        <w:ind w:left="720"/>
        <w:rPr>
          <w:szCs w:val="19"/>
        </w:rPr>
      </w:pPr>
      <w:r w:rsidRPr="00B318DD">
        <w:rPr>
          <w:i/>
          <w:szCs w:val="19"/>
        </w:rPr>
        <w:t>http://ec.europa.eu/eurostat/ramon/nomenclatures/index.cfm?TargetUrl=LST_CLS_DLD&amp;StrNom=NACE_REV2&amp;StrLanguageCode=EN&amp;StrLayoutCode=HIERARCHIC</w:t>
      </w:r>
      <w:r w:rsidRPr="00B318DD">
        <w:rPr>
          <w:szCs w:val="19"/>
        </w:rPr>
        <w:t xml:space="preserve"> </w:t>
      </w:r>
    </w:p>
    <w:p w:rsidR="008530A6" w:rsidRPr="00CA5EC3" w:rsidRDefault="008530A6" w:rsidP="008530A6">
      <w:pPr>
        <w:ind w:left="720"/>
        <w:rPr>
          <w:szCs w:val="19"/>
        </w:rPr>
      </w:pPr>
      <w:r w:rsidRPr="00CA5EC3">
        <w:rPr>
          <w:szCs w:val="19"/>
        </w:rPr>
        <w:t>Sample entries (out of a total number of 615 entries):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01.11 - Growing of cereals (except rice), leguminous crops and oil seeds</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38.11 - Collection of non-hazardous waste</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38.12 - Collection of hazardous waste</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38.21 - Treatment and disposal of non-hazardous waste</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38.22 - Treatment and disposal of hazardous waste</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38.31 - Dismantling of wrecks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38.32 - Recovery of sorted materials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39.00 - Remediation activities and other waste management services</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99.00 - Activities of extraterritorial organisations and bodies</w:t>
      </w:r>
    </w:p>
    <w:p w:rsidR="008530A6" w:rsidRPr="00CA5EC3" w:rsidRDefault="008530A6" w:rsidP="00F91CA8">
      <w:pPr>
        <w:numPr>
          <w:ilvl w:val="0"/>
          <w:numId w:val="38"/>
        </w:numPr>
        <w:tabs>
          <w:tab w:val="left" w:pos="284"/>
          <w:tab w:val="left" w:pos="567"/>
          <w:tab w:val="left" w:pos="851"/>
          <w:tab w:val="left" w:pos="1134"/>
        </w:tabs>
        <w:rPr>
          <w:szCs w:val="19"/>
        </w:rPr>
      </w:pPr>
      <w:r w:rsidRPr="00CA5EC3">
        <w:rPr>
          <w:szCs w:val="19"/>
        </w:rPr>
        <w:t>List of economic activities according to Annex I Section 8 of Regulation (EC) No 2150/2002 on waste statistics</w:t>
      </w:r>
    </w:p>
    <w:p w:rsidR="008530A6" w:rsidRPr="00CA5EC3" w:rsidRDefault="008530A6" w:rsidP="008530A6">
      <w:pPr>
        <w:ind w:left="720"/>
        <w:rPr>
          <w:szCs w:val="19"/>
        </w:rPr>
      </w:pPr>
      <w:r w:rsidRPr="00CA5EC3">
        <w:rPr>
          <w:i/>
          <w:szCs w:val="19"/>
        </w:rPr>
        <w:t>http://eur-lex.europa.eu/LexUriServ/LexUriServ.do?uri=CELEX:32002R2150:EN:NOT</w:t>
      </w:r>
    </w:p>
    <w:p w:rsidR="008530A6" w:rsidRPr="00CA5EC3" w:rsidRDefault="008530A6" w:rsidP="008530A6">
      <w:pPr>
        <w:pStyle w:val="Paragraphedeliste"/>
        <w:rPr>
          <w:szCs w:val="19"/>
        </w:rPr>
      </w:pPr>
      <w:r w:rsidRPr="00CA5EC3">
        <w:rPr>
          <w:szCs w:val="19"/>
        </w:rPr>
        <w:t>Sample entries (out of a total number of 20 entries):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1 – Agriculture, hunting and forestry</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17 – Recycling</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18 – Wholesale of waste and scrap</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19 – Sewage and refuse disposal, sanitation and similar activities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 xml:space="preserve">20 – Waste generated by households  </w:t>
      </w:r>
    </w:p>
    <w:p w:rsidR="008530A6" w:rsidRPr="00B318DD" w:rsidRDefault="008530A6" w:rsidP="00F91CA8">
      <w:pPr>
        <w:numPr>
          <w:ilvl w:val="0"/>
          <w:numId w:val="38"/>
        </w:numPr>
        <w:tabs>
          <w:tab w:val="left" w:pos="284"/>
          <w:tab w:val="left" w:pos="567"/>
          <w:tab w:val="left" w:pos="851"/>
          <w:tab w:val="left" w:pos="1134"/>
        </w:tabs>
        <w:rPr>
          <w:szCs w:val="19"/>
        </w:rPr>
      </w:pPr>
      <w:r w:rsidRPr="00B318DD">
        <w:rPr>
          <w:szCs w:val="19"/>
        </w:rPr>
        <w:t>List of recovery and disposal operations according to Annex I and Annex II of Directive 2008/98/EC on waste</w:t>
      </w:r>
    </w:p>
    <w:p w:rsidR="008530A6" w:rsidRPr="00B318DD" w:rsidRDefault="008530A6" w:rsidP="008530A6">
      <w:pPr>
        <w:ind w:left="720"/>
        <w:rPr>
          <w:szCs w:val="19"/>
        </w:rPr>
      </w:pPr>
      <w:r w:rsidRPr="00B318DD">
        <w:rPr>
          <w:i/>
          <w:szCs w:val="19"/>
        </w:rPr>
        <w:t>http://eur-lex.europa.eu/LexUriServ/LexUriServ.do?uri=CELEX:32008L0098:EN:NOT</w:t>
      </w:r>
      <w:r w:rsidRPr="00B318DD">
        <w:rPr>
          <w:szCs w:val="19"/>
        </w:rPr>
        <w:t xml:space="preserve"> </w:t>
      </w:r>
    </w:p>
    <w:p w:rsidR="008530A6" w:rsidRPr="00CA5EC3" w:rsidRDefault="008530A6" w:rsidP="008530A6">
      <w:pPr>
        <w:pStyle w:val="Paragraphedeliste"/>
        <w:rPr>
          <w:szCs w:val="19"/>
        </w:rPr>
      </w:pPr>
      <w:r w:rsidRPr="00CA5EC3">
        <w:rPr>
          <w:szCs w:val="19"/>
        </w:rPr>
        <w:t>Sample entries (out of a total number of 28 entries):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R1 - Use principally as a fuel or other means to generate energy</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R2 - Solvent reclamation/regeneration</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R10 - Land treatment resulting in benefit to agriculture or ecological improvement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R11 - Use of waste obtained from any of the operations numbered R 1 to R 10</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R12 - Exchange of waste for submission to any of the operations numbered R 1 to R 11</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R13 - Storage of waste pending any of the operations numbered R 1 to R 12 (exclu</w:t>
      </w:r>
      <w:r w:rsidRPr="00CA5EC3">
        <w:rPr>
          <w:szCs w:val="19"/>
        </w:rPr>
        <w:t>d</w:t>
      </w:r>
      <w:r w:rsidRPr="00CA5EC3">
        <w:rPr>
          <w:szCs w:val="19"/>
        </w:rPr>
        <w:t>ing temporary storage, pending collection, on the site where the waste is produced)</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D1 - Deposit into or on to land (e.g. landfill, etc.)</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D2 - Land treatment (e.g. biodegradation of liquid or sludgy discards in soils, etc.)</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D3 - Deep injection (e.g. injection of pumpable discards into wells, salt domes or nat</w:t>
      </w:r>
      <w:r w:rsidRPr="00CA5EC3">
        <w:rPr>
          <w:szCs w:val="19"/>
        </w:rPr>
        <w:t>u</w:t>
      </w:r>
      <w:r w:rsidRPr="00CA5EC3">
        <w:rPr>
          <w:szCs w:val="19"/>
        </w:rPr>
        <w:t>rally occurring repositories, etc.)</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D11 - Incineration at sea</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D12 - Permanent storage (e.g. emplacement of containers in a mine, etc.)</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D13 - Blending or mixing prior to submission to any of the operations numbered D 1 to D 12</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D14 - Repackaging prior to submission to any of the operations numbered D 1 to D 13</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 xml:space="preserve">D15 - Storage pending any of the operations numbered D 1 to D 14 (excluding temporary storage, pending collection, on the site where the waste is produced) </w:t>
      </w:r>
    </w:p>
    <w:p w:rsidR="008530A6" w:rsidRPr="00CA5EC3" w:rsidRDefault="008530A6" w:rsidP="00F91CA8">
      <w:pPr>
        <w:numPr>
          <w:ilvl w:val="0"/>
          <w:numId w:val="38"/>
        </w:numPr>
        <w:tabs>
          <w:tab w:val="left" w:pos="284"/>
          <w:tab w:val="left" w:pos="567"/>
          <w:tab w:val="left" w:pos="851"/>
          <w:tab w:val="left" w:pos="1134"/>
        </w:tabs>
        <w:rPr>
          <w:szCs w:val="19"/>
        </w:rPr>
      </w:pPr>
      <w:r w:rsidRPr="00CA5EC3">
        <w:rPr>
          <w:szCs w:val="19"/>
        </w:rPr>
        <w:t>EU Decision 2000/532 List of Wastes</w:t>
      </w:r>
    </w:p>
    <w:p w:rsidR="008530A6" w:rsidRPr="00CA5EC3" w:rsidRDefault="008530A6" w:rsidP="008530A6">
      <w:pPr>
        <w:ind w:left="720"/>
        <w:rPr>
          <w:szCs w:val="19"/>
        </w:rPr>
      </w:pPr>
      <w:r w:rsidRPr="00CA5EC3">
        <w:rPr>
          <w:i/>
          <w:szCs w:val="19"/>
        </w:rPr>
        <w:t>http://eur-lex.europa.eu/LexUriServ/LexUriServ.do?uri=CELEX:32000D0532:EN:NOT</w:t>
      </w:r>
    </w:p>
    <w:p w:rsidR="008530A6" w:rsidRPr="00CA5EC3" w:rsidRDefault="008530A6" w:rsidP="008530A6">
      <w:pPr>
        <w:ind w:left="720"/>
        <w:rPr>
          <w:szCs w:val="19"/>
        </w:rPr>
      </w:pPr>
      <w:r w:rsidRPr="00CA5EC3">
        <w:rPr>
          <w:i/>
          <w:szCs w:val="19"/>
        </w:rPr>
        <w:t>http://www5.umweltbundesamt.at/dataharmonisation/codelist/ev7jv8yw2ndj9awiygm7z5kee7qy.html</w:t>
      </w:r>
    </w:p>
    <w:p w:rsidR="008530A6" w:rsidRPr="00CA5EC3" w:rsidRDefault="008530A6" w:rsidP="008530A6">
      <w:pPr>
        <w:ind w:left="720"/>
        <w:rPr>
          <w:szCs w:val="19"/>
        </w:rPr>
      </w:pPr>
      <w:r w:rsidRPr="00CA5EC3">
        <w:rPr>
          <w:szCs w:val="19"/>
        </w:rPr>
        <w:t>Sample entries (out of a total number of 839 entries):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01 01 01 - Wastes from mineral metalliferous excavation</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01 01 02 - Wastes from mineral non-metalliferous excavation</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20 03 06 - Waste from sewage cleaning</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20 03 07 - Bulky waste</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20 03 99 - Municipal wastes not otherwise specified</w:t>
      </w:r>
    </w:p>
    <w:p w:rsidR="008530A6" w:rsidRPr="00CA5EC3" w:rsidRDefault="008530A6" w:rsidP="00F91CA8">
      <w:pPr>
        <w:numPr>
          <w:ilvl w:val="0"/>
          <w:numId w:val="38"/>
        </w:numPr>
        <w:tabs>
          <w:tab w:val="left" w:pos="284"/>
          <w:tab w:val="left" w:pos="567"/>
          <w:tab w:val="left" w:pos="851"/>
          <w:tab w:val="left" w:pos="1134"/>
        </w:tabs>
        <w:ind w:left="714" w:hanging="357"/>
        <w:rPr>
          <w:szCs w:val="19"/>
        </w:rPr>
      </w:pPr>
      <w:r w:rsidRPr="00CA5EC3">
        <w:rPr>
          <w:szCs w:val="19"/>
        </w:rPr>
        <w:t>Eurostat Statistical Classification of Products by Activity in the European Economic Community</w:t>
      </w:r>
    </w:p>
    <w:p w:rsidR="008530A6" w:rsidRPr="00CA5EC3" w:rsidRDefault="008530A6" w:rsidP="008530A6">
      <w:pPr>
        <w:ind w:left="720"/>
        <w:rPr>
          <w:szCs w:val="19"/>
        </w:rPr>
      </w:pPr>
      <w:r w:rsidRPr="00CA5EC3">
        <w:rPr>
          <w:i/>
          <w:szCs w:val="19"/>
        </w:rPr>
        <w:t>http://ec.europa.eu/eurostat/ramon/nomenclatures/index.cfm?TargetUrl=LST_CLS_DLD&amp;StrNom=CPA_2008&amp;StrLanguageCode=EN&amp;StrLayoutCode=HIERARCHIC</w:t>
      </w:r>
    </w:p>
    <w:p w:rsidR="008530A6" w:rsidRPr="00CA5EC3" w:rsidRDefault="008530A6" w:rsidP="008530A6">
      <w:pPr>
        <w:ind w:left="720"/>
        <w:rPr>
          <w:szCs w:val="19"/>
        </w:rPr>
      </w:pPr>
      <w:r w:rsidRPr="00CA5EC3">
        <w:rPr>
          <w:szCs w:val="19"/>
        </w:rPr>
        <w:t>Sample entries (out of a total number of 3520 entries):</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 xml:space="preserve">01.11.11 - Durum wheat </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01.11.12 - Wheat, except durum wheat</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 xml:space="preserve">38.11.11 - Collection services of non-hazardous recyclable waste, municipal </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38.11.19 - Collection services of non-hazardous recyclable waste, other</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38.11.51 - Glass waste</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38.11.52 - Paper and paperboard waste</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38.11.55 - Plastic waste  </w:t>
      </w:r>
    </w:p>
    <w:p w:rsidR="008530A6" w:rsidRPr="00CA5EC3" w:rsidRDefault="008530A6" w:rsidP="008530A6">
      <w:pPr>
        <w:ind w:left="1440"/>
        <w:rPr>
          <w:szCs w:val="19"/>
        </w:rPr>
      </w:pPr>
      <w:r w:rsidRPr="00CA5EC3">
        <w:rPr>
          <w:szCs w:val="19"/>
        </w:rPr>
        <w:t>...</w:t>
      </w:r>
    </w:p>
    <w:p w:rsidR="008530A6" w:rsidRPr="00CA5EC3" w:rsidRDefault="008530A6" w:rsidP="00F91CA8">
      <w:pPr>
        <w:numPr>
          <w:ilvl w:val="1"/>
          <w:numId w:val="38"/>
        </w:numPr>
        <w:tabs>
          <w:tab w:val="left" w:pos="284"/>
          <w:tab w:val="left" w:pos="567"/>
          <w:tab w:val="left" w:pos="851"/>
          <w:tab w:val="left" w:pos="1134"/>
        </w:tabs>
        <w:rPr>
          <w:szCs w:val="19"/>
        </w:rPr>
      </w:pPr>
      <w:r w:rsidRPr="00CA5EC3">
        <w:rPr>
          <w:szCs w:val="19"/>
        </w:rPr>
        <w:t>99.00.10 - Services provided by extraterritorial organisations and bodies</w:t>
      </w:r>
    </w:p>
    <w:p w:rsidR="008530A6" w:rsidRPr="00CA5EC3" w:rsidRDefault="008530A6" w:rsidP="008530A6">
      <w:pPr>
        <w:rPr>
          <w:szCs w:val="19"/>
        </w:rPr>
      </w:pPr>
    </w:p>
    <w:p w:rsidR="008530A6" w:rsidRPr="003A0998" w:rsidRDefault="008530A6" w:rsidP="008530A6">
      <w:pPr>
        <w:pStyle w:val="Titolo4"/>
        <w:rPr>
          <w:b w:val="0"/>
          <w:szCs w:val="19"/>
        </w:rPr>
      </w:pPr>
      <w:r w:rsidRPr="003A0998">
        <w:rPr>
          <w:b w:val="0"/>
          <w:szCs w:val="19"/>
        </w:rPr>
        <w:t>UML Overview</w:t>
      </w:r>
    </w:p>
    <w:p w:rsidR="00914E13" w:rsidRDefault="003A6388" w:rsidP="00914E13">
      <w:pPr>
        <w:keepNext/>
      </w:pPr>
      <w:r w:rsidRPr="00CA5EC3">
        <w:rPr>
          <w:noProof/>
          <w:szCs w:val="19"/>
          <w:lang w:val="it-IT" w:eastAsia="it-IT"/>
        </w:rPr>
        <w:drawing>
          <wp:inline distT="0" distB="0" distL="0" distR="0">
            <wp:extent cx="5762625" cy="45243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8530A6" w:rsidRPr="00B318DD" w:rsidRDefault="00914E13" w:rsidP="00914E13">
      <w:pPr>
        <w:pStyle w:val="Didascalia"/>
        <w:rPr>
          <w:szCs w:val="19"/>
        </w:rPr>
      </w:pPr>
      <w:r>
        <w:t xml:space="preserve">Figure </w:t>
      </w:r>
      <w:r w:rsidR="00C42249">
        <w:rPr>
          <w:noProof/>
        </w:rPr>
        <w:t>6</w:t>
      </w:r>
      <w:r>
        <w:t xml:space="preserve"> </w:t>
      </w:r>
      <w:r w:rsidRPr="002253FB">
        <w:t>– UML class diagram: Overview of the Environmental Management Facilities application schema</w:t>
      </w:r>
    </w:p>
    <w:p w:rsidR="008530A6" w:rsidRPr="00B318DD" w:rsidRDefault="008530A6" w:rsidP="008530A6">
      <w:pPr>
        <w:rPr>
          <w:szCs w:val="19"/>
        </w:rPr>
      </w:pPr>
    </w:p>
    <w:p w:rsidR="00914E13" w:rsidRDefault="003A6388" w:rsidP="00914E13">
      <w:pPr>
        <w:keepNext/>
      </w:pPr>
      <w:r w:rsidRPr="00CA5EC3">
        <w:rPr>
          <w:rFonts w:cs="Arial"/>
          <w:b/>
          <w:bCs/>
          <w:i/>
          <w:noProof/>
          <w:color w:val="008000"/>
          <w:szCs w:val="19"/>
          <w:lang w:val="it-IT" w:eastAsia="it-IT"/>
        </w:rPr>
        <w:drawing>
          <wp:inline distT="0" distB="0" distL="0" distR="0">
            <wp:extent cx="5753100" cy="4572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8530A6" w:rsidRPr="00B318DD" w:rsidRDefault="00914E13" w:rsidP="00914E13">
      <w:pPr>
        <w:pStyle w:val="Didascalia"/>
        <w:rPr>
          <w:rFonts w:cs="Arial"/>
          <w:b w:val="0"/>
          <w:bCs/>
          <w:i/>
          <w:color w:val="008000"/>
          <w:szCs w:val="19"/>
        </w:rPr>
      </w:pPr>
      <w:r>
        <w:t xml:space="preserve">Figure </w:t>
      </w:r>
      <w:r w:rsidR="00C42249">
        <w:rPr>
          <w:noProof/>
        </w:rPr>
        <w:t>7</w:t>
      </w:r>
      <w:r w:rsidRPr="00F224CF">
        <w:t xml:space="preserve"> – UML class diagram: US “Environmental Management Facilities” application schema, Data Types</w:t>
      </w:r>
    </w:p>
    <w:p w:rsidR="008530A6" w:rsidRPr="00B318DD" w:rsidRDefault="008530A6" w:rsidP="008530A6">
      <w:pPr>
        <w:pStyle w:val="Didascalia"/>
        <w:ind w:left="-426" w:right="-711"/>
        <w:jc w:val="center"/>
        <w:rPr>
          <w:szCs w:val="19"/>
        </w:rPr>
      </w:pPr>
      <w:r w:rsidRPr="00B318DD">
        <w:rPr>
          <w:szCs w:val="19"/>
        </w:rPr>
        <w:t xml:space="preserve"> </w:t>
      </w:r>
    </w:p>
    <w:p w:rsidR="00914E13" w:rsidRDefault="003A6388" w:rsidP="00914E13">
      <w:pPr>
        <w:keepNext/>
      </w:pPr>
      <w:r w:rsidRPr="00CA5EC3">
        <w:rPr>
          <w:rFonts w:cs="Arial"/>
          <w:b/>
          <w:bCs/>
          <w:i/>
          <w:noProof/>
          <w:color w:val="008000"/>
          <w:szCs w:val="19"/>
          <w:lang w:val="it-IT" w:eastAsia="it-IT"/>
        </w:rPr>
        <w:drawing>
          <wp:inline distT="0" distB="0" distL="0" distR="0">
            <wp:extent cx="5753100" cy="7353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7353300"/>
                    </a:xfrm>
                    <a:prstGeom prst="rect">
                      <a:avLst/>
                    </a:prstGeom>
                    <a:noFill/>
                    <a:ln>
                      <a:noFill/>
                    </a:ln>
                  </pic:spPr>
                </pic:pic>
              </a:graphicData>
            </a:graphic>
          </wp:inline>
        </w:drawing>
      </w:r>
    </w:p>
    <w:p w:rsidR="008530A6" w:rsidRPr="00B318DD" w:rsidRDefault="00914E13" w:rsidP="00914E13">
      <w:pPr>
        <w:pStyle w:val="Didascalia"/>
        <w:rPr>
          <w:rFonts w:cs="Arial"/>
          <w:b w:val="0"/>
          <w:bCs/>
          <w:i/>
          <w:color w:val="008000"/>
          <w:szCs w:val="19"/>
        </w:rPr>
      </w:pPr>
      <w:r>
        <w:t xml:space="preserve">Figure </w:t>
      </w:r>
      <w:r w:rsidR="00C42249">
        <w:rPr>
          <w:noProof/>
        </w:rPr>
        <w:t>8</w:t>
      </w:r>
      <w:r w:rsidRPr="00082F89">
        <w:t xml:space="preserve"> – UML class diagram: US “Environmental Management Facilities” application schema,  Code Lists</w:t>
      </w:r>
    </w:p>
    <w:p w:rsidR="008530A6" w:rsidRPr="00B318DD" w:rsidRDefault="008530A6" w:rsidP="008530A6">
      <w:pPr>
        <w:rPr>
          <w:rFonts w:cs="Arial"/>
          <w:b/>
          <w:bCs/>
          <w:i/>
          <w:color w:val="008000"/>
          <w:szCs w:val="19"/>
        </w:rPr>
      </w:pPr>
    </w:p>
    <w:p w:rsidR="008530A6" w:rsidRPr="00B318DD" w:rsidRDefault="008530A6" w:rsidP="008530A6">
      <w:pPr>
        <w:rPr>
          <w:rFonts w:cs="Arial"/>
          <w:b/>
          <w:bCs/>
          <w:i/>
          <w:color w:val="008000"/>
          <w:szCs w:val="19"/>
        </w:rPr>
      </w:pPr>
    </w:p>
    <w:p w:rsidR="008530A6" w:rsidRPr="003A0998" w:rsidRDefault="008530A6" w:rsidP="008530A6">
      <w:pPr>
        <w:pStyle w:val="Titolo4"/>
        <w:rPr>
          <w:b w:val="0"/>
          <w:szCs w:val="19"/>
        </w:rPr>
      </w:pPr>
      <w:r w:rsidRPr="003A0998">
        <w:rPr>
          <w:b w:val="0"/>
          <w:szCs w:val="19"/>
        </w:rPr>
        <w:t>Consistency between spatial data sets</w:t>
      </w:r>
    </w:p>
    <w:p w:rsidR="008530A6" w:rsidRPr="00B318DD" w:rsidRDefault="008530A6" w:rsidP="008530A6">
      <w:pPr>
        <w:rPr>
          <w:szCs w:val="19"/>
        </w:rPr>
      </w:pPr>
    </w:p>
    <w:p w:rsidR="008530A6" w:rsidRPr="00B318DD" w:rsidRDefault="008530A6" w:rsidP="008530A6">
      <w:pPr>
        <w:rPr>
          <w:szCs w:val="19"/>
        </w:rPr>
      </w:pPr>
      <w:r w:rsidRPr="00B318DD">
        <w:rPr>
          <w:szCs w:val="19"/>
        </w:rPr>
        <w:t>Nothing more than what’s written in the general introduction.</w:t>
      </w:r>
    </w:p>
    <w:p w:rsidR="008530A6" w:rsidRPr="00B318DD" w:rsidRDefault="008530A6" w:rsidP="008530A6">
      <w:pPr>
        <w:rPr>
          <w:rStyle w:val="Instruction"/>
          <w:szCs w:val="19"/>
        </w:rPr>
      </w:pPr>
    </w:p>
    <w:p w:rsidR="008530A6" w:rsidRPr="003A0998" w:rsidRDefault="008530A6" w:rsidP="008530A6">
      <w:pPr>
        <w:pStyle w:val="Titolo4"/>
        <w:rPr>
          <w:b w:val="0"/>
          <w:szCs w:val="19"/>
        </w:rPr>
      </w:pPr>
      <w:r w:rsidRPr="003A0998">
        <w:rPr>
          <w:b w:val="0"/>
          <w:szCs w:val="19"/>
        </w:rPr>
        <w:t>Identifier management</w:t>
      </w:r>
    </w:p>
    <w:p w:rsidR="008530A6" w:rsidRPr="00B318DD" w:rsidRDefault="008530A6" w:rsidP="008530A6">
      <w:pPr>
        <w:rPr>
          <w:szCs w:val="19"/>
        </w:rPr>
      </w:pPr>
    </w:p>
    <w:p w:rsidR="008530A6" w:rsidRPr="00B318DD" w:rsidRDefault="008530A6" w:rsidP="008530A6">
      <w:pPr>
        <w:autoSpaceDE w:val="0"/>
        <w:autoSpaceDN w:val="0"/>
        <w:adjustRightInd w:val="0"/>
        <w:spacing w:after="120"/>
        <w:rPr>
          <w:szCs w:val="19"/>
          <w:lang/>
        </w:rPr>
      </w:pPr>
      <w:r w:rsidRPr="00B318DD">
        <w:rPr>
          <w:szCs w:val="19"/>
          <w:lang/>
        </w:rPr>
        <w:t xml:space="preserve">The </w:t>
      </w:r>
      <w:r w:rsidRPr="00B318DD">
        <w:rPr>
          <w:i/>
          <w:szCs w:val="19"/>
          <w:lang/>
        </w:rPr>
        <w:t>Environmental Management Facilities</w:t>
      </w:r>
      <w:r w:rsidRPr="00B318DD">
        <w:rPr>
          <w:szCs w:val="19"/>
          <w:lang/>
        </w:rPr>
        <w:t xml:space="preserve"> application schema uses the Identifier dataType from the INSPIRE General Conce</w:t>
      </w:r>
      <w:r w:rsidRPr="00B318DD">
        <w:rPr>
          <w:szCs w:val="19"/>
          <w:lang/>
        </w:rPr>
        <w:t>p</w:t>
      </w:r>
      <w:r w:rsidRPr="00B318DD">
        <w:rPr>
          <w:szCs w:val="19"/>
          <w:lang/>
        </w:rPr>
        <w:t>tual Model [DS-D2.5]. These identifiers include version number, so can be used to track changes to an object.</w:t>
      </w:r>
    </w:p>
    <w:p w:rsidR="008530A6" w:rsidRPr="00B318DD" w:rsidRDefault="008530A6" w:rsidP="008530A6">
      <w:pPr>
        <w:rPr>
          <w:szCs w:val="19"/>
          <w:lang/>
        </w:rPr>
      </w:pPr>
      <w:r w:rsidRPr="00B318DD">
        <w:rPr>
          <w:szCs w:val="19"/>
          <w:lang/>
        </w:rPr>
        <w:t>Identifiers may have been assigned to Environmental Facilities in multiple contexts and datasets (legal registration, registry based on legislation, etc.). In the thematicId attribute, which is of unbounded mu</w:t>
      </w:r>
      <w:r w:rsidRPr="00B318DD">
        <w:rPr>
          <w:szCs w:val="19"/>
          <w:lang/>
        </w:rPr>
        <w:t>l</w:t>
      </w:r>
      <w:r w:rsidRPr="00B318DD">
        <w:rPr>
          <w:szCs w:val="19"/>
          <w:lang/>
        </w:rPr>
        <w:t>tiplicity, any such identifiers can be represented in application schema data instances.</w:t>
      </w:r>
    </w:p>
    <w:p w:rsidR="00555872" w:rsidRPr="00B318DD" w:rsidRDefault="00555872" w:rsidP="008530A6">
      <w:pPr>
        <w:rPr>
          <w:szCs w:val="19"/>
          <w:lang/>
        </w:rPr>
      </w:pPr>
    </w:p>
    <w:p w:rsidR="008530A6" w:rsidRPr="00686565" w:rsidRDefault="008530A6" w:rsidP="006D4FB6">
      <w:pPr>
        <w:pStyle w:val="Recommendation"/>
        <w:rPr>
          <w:lang w:val="en-GB"/>
        </w:rPr>
      </w:pPr>
      <w:r w:rsidRPr="00686565">
        <w:rPr>
          <w:lang w:val="en-GB"/>
        </w:rPr>
        <w:t>The identifier provided must be unique and representative for the Facility from the point of view of the geographical representation. Generic Identifiers not d</w:t>
      </w:r>
      <w:r w:rsidRPr="00686565">
        <w:rPr>
          <w:lang w:val="en-GB"/>
        </w:rPr>
        <w:t>i</w:t>
      </w:r>
      <w:r w:rsidRPr="00686565">
        <w:rPr>
          <w:lang w:val="en-GB"/>
        </w:rPr>
        <w:t>rectly linked with geographical entities should be avoided (e.g. Company Name Identifier).</w:t>
      </w:r>
    </w:p>
    <w:p w:rsidR="008530A6" w:rsidRPr="00B318DD" w:rsidRDefault="008530A6" w:rsidP="008530A6">
      <w:pPr>
        <w:rPr>
          <w:szCs w:val="19"/>
        </w:rPr>
      </w:pPr>
    </w:p>
    <w:p w:rsidR="008530A6" w:rsidRPr="003A0998" w:rsidRDefault="008530A6" w:rsidP="008530A6">
      <w:pPr>
        <w:pStyle w:val="Titolo4"/>
        <w:rPr>
          <w:rStyle w:val="Instruction"/>
          <w:b w:val="0"/>
          <w:i w:val="0"/>
          <w:color w:val="auto"/>
          <w:szCs w:val="19"/>
        </w:rPr>
      </w:pPr>
      <w:r w:rsidRPr="003A0998">
        <w:rPr>
          <w:b w:val="0"/>
          <w:i/>
          <w:szCs w:val="19"/>
        </w:rPr>
        <w:t xml:space="preserve">Modelling of object references </w:t>
      </w:r>
    </w:p>
    <w:p w:rsidR="008530A6" w:rsidRPr="00B318DD" w:rsidRDefault="008530A6" w:rsidP="008530A6">
      <w:pPr>
        <w:rPr>
          <w:szCs w:val="19"/>
        </w:rPr>
      </w:pPr>
    </w:p>
    <w:p w:rsidR="008530A6" w:rsidRPr="00B318DD" w:rsidRDefault="008530A6" w:rsidP="008530A6">
      <w:pPr>
        <w:tabs>
          <w:tab w:val="num" w:pos="1788"/>
        </w:tabs>
        <w:rPr>
          <w:szCs w:val="19"/>
          <w:lang/>
        </w:rPr>
      </w:pPr>
      <w:r w:rsidRPr="00B318DD">
        <w:rPr>
          <w:szCs w:val="19"/>
          <w:lang/>
        </w:rPr>
        <w:t>References to data types are represented using attributes of the relevant data type.</w:t>
      </w:r>
    </w:p>
    <w:p w:rsidR="008530A6" w:rsidRPr="00B318DD" w:rsidRDefault="008530A6" w:rsidP="008530A6">
      <w:pPr>
        <w:rPr>
          <w:rStyle w:val="Instruction"/>
          <w:szCs w:val="19"/>
        </w:rPr>
      </w:pPr>
    </w:p>
    <w:p w:rsidR="008530A6" w:rsidRPr="003A0998" w:rsidRDefault="008530A6" w:rsidP="008530A6">
      <w:pPr>
        <w:pStyle w:val="Titolo4"/>
        <w:rPr>
          <w:b w:val="0"/>
          <w:szCs w:val="19"/>
        </w:rPr>
      </w:pPr>
      <w:r w:rsidRPr="003A0998">
        <w:rPr>
          <w:b w:val="0"/>
          <w:szCs w:val="19"/>
        </w:rPr>
        <w:t xml:space="preserve">Geometry representation </w:t>
      </w:r>
    </w:p>
    <w:p w:rsidR="008530A6" w:rsidRPr="00B318DD" w:rsidRDefault="008530A6" w:rsidP="008530A6">
      <w:pPr>
        <w:rPr>
          <w:rStyle w:val="Instruction"/>
          <w:szCs w:val="19"/>
        </w:rPr>
      </w:pPr>
    </w:p>
    <w:p w:rsidR="008530A6" w:rsidRPr="00B318DD" w:rsidRDefault="008530A6" w:rsidP="008530A6">
      <w:pPr>
        <w:tabs>
          <w:tab w:val="num" w:pos="1788"/>
        </w:tabs>
        <w:spacing w:after="120"/>
        <w:rPr>
          <w:szCs w:val="19"/>
          <w:lang/>
        </w:rPr>
      </w:pPr>
      <w:r w:rsidRPr="00B318DD">
        <w:rPr>
          <w:szCs w:val="19"/>
          <w:lang/>
        </w:rPr>
        <w:t>Datasets relating to Environmental Facilities may be provided by different organizations, especially pr</w:t>
      </w:r>
      <w:r w:rsidRPr="00B318DD">
        <w:rPr>
          <w:szCs w:val="19"/>
          <w:lang/>
        </w:rPr>
        <w:t>i</w:t>
      </w:r>
      <w:r w:rsidRPr="00B318DD">
        <w:rPr>
          <w:szCs w:val="19"/>
          <w:lang/>
        </w:rPr>
        <w:t>vate and public administration related with waste and waste water management. Independently of the level of detail the ge</w:t>
      </w:r>
      <w:r w:rsidRPr="00B318DD">
        <w:rPr>
          <w:szCs w:val="19"/>
          <w:lang/>
        </w:rPr>
        <w:t>o</w:t>
      </w:r>
      <w:r w:rsidRPr="00B318DD">
        <w:rPr>
          <w:szCs w:val="19"/>
          <w:lang/>
        </w:rPr>
        <w:t xml:space="preserve">graphical position of the facility should be represented at least as a “point”.  </w:t>
      </w:r>
    </w:p>
    <w:p w:rsidR="008530A6" w:rsidRPr="00B318DD" w:rsidRDefault="008530A6" w:rsidP="008530A6">
      <w:pPr>
        <w:tabs>
          <w:tab w:val="num" w:pos="1788"/>
        </w:tabs>
        <w:spacing w:after="120"/>
        <w:rPr>
          <w:szCs w:val="19"/>
          <w:lang/>
        </w:rPr>
      </w:pPr>
      <w:r w:rsidRPr="00B318DD">
        <w:rPr>
          <w:szCs w:val="19"/>
          <w:lang/>
        </w:rPr>
        <w:t>According to the most generic legislation (waste, IPPC, E-PRTR) the geographical information is r</w:t>
      </w:r>
      <w:r w:rsidRPr="00B318DD">
        <w:rPr>
          <w:szCs w:val="19"/>
          <w:lang/>
        </w:rPr>
        <w:t>e</w:t>
      </w:r>
      <w:r w:rsidRPr="00B318DD">
        <w:rPr>
          <w:szCs w:val="19"/>
          <w:lang/>
        </w:rPr>
        <w:t>quired in the form of geographical coordinates (X,Y). In certain cases the geographical position can be estima</w:t>
      </w:r>
      <w:r w:rsidRPr="00B318DD">
        <w:rPr>
          <w:szCs w:val="19"/>
          <w:lang/>
        </w:rPr>
        <w:t>t</w:t>
      </w:r>
      <w:r w:rsidRPr="00B318DD">
        <w:rPr>
          <w:szCs w:val="19"/>
          <w:lang/>
        </w:rPr>
        <w:t>ed by automatic processing of addresses provided at the facility’s registration. Care has to be taken though to avoid that automatic processing yields incorrect geospatial positions, such as in cases where a legal address is provided instead of a facility a</w:t>
      </w:r>
      <w:r w:rsidRPr="00B318DD">
        <w:rPr>
          <w:szCs w:val="19"/>
          <w:lang/>
        </w:rPr>
        <w:t>d</w:t>
      </w:r>
      <w:r w:rsidRPr="00B318DD">
        <w:rPr>
          <w:szCs w:val="19"/>
          <w:lang/>
        </w:rPr>
        <w:t>dress.</w:t>
      </w:r>
    </w:p>
    <w:p w:rsidR="008530A6" w:rsidRPr="00B318DD" w:rsidRDefault="008530A6" w:rsidP="008530A6">
      <w:pPr>
        <w:tabs>
          <w:tab w:val="num" w:pos="1788"/>
        </w:tabs>
        <w:spacing w:after="120"/>
        <w:rPr>
          <w:szCs w:val="19"/>
          <w:lang/>
        </w:rPr>
      </w:pPr>
      <w:r w:rsidRPr="00B318DD">
        <w:rPr>
          <w:szCs w:val="19"/>
          <w:lang/>
        </w:rPr>
        <w:t>If a single facility is considered to be composed of separate geographical extents not connected to each other, then it is valid to provide just the one contin</w:t>
      </w:r>
      <w:r w:rsidRPr="00B318DD">
        <w:rPr>
          <w:szCs w:val="19"/>
          <w:lang/>
        </w:rPr>
        <w:t>u</w:t>
      </w:r>
      <w:r w:rsidRPr="00B318DD">
        <w:rPr>
          <w:szCs w:val="19"/>
          <w:lang/>
        </w:rPr>
        <w:t>ous extent which can be regarded as the main one. It is however not valid to provide the centroid of the separate extents as the facility’s pos</w:t>
      </w:r>
      <w:r w:rsidRPr="00B318DD">
        <w:rPr>
          <w:szCs w:val="19"/>
          <w:lang/>
        </w:rPr>
        <w:t>i</w:t>
      </w:r>
      <w:r w:rsidRPr="00B318DD">
        <w:rPr>
          <w:szCs w:val="19"/>
          <w:lang/>
        </w:rPr>
        <w:t>tion.</w:t>
      </w:r>
    </w:p>
    <w:p w:rsidR="008530A6" w:rsidRPr="00B318DD" w:rsidRDefault="008530A6" w:rsidP="008530A6">
      <w:pPr>
        <w:tabs>
          <w:tab w:val="num" w:pos="1788"/>
        </w:tabs>
        <w:spacing w:after="120"/>
        <w:rPr>
          <w:szCs w:val="19"/>
          <w:lang/>
        </w:rPr>
      </w:pPr>
      <w:r w:rsidRPr="00B318DD">
        <w:rPr>
          <w:szCs w:val="19"/>
          <w:lang/>
        </w:rPr>
        <w:t>References to addresses, cadastral parcels or buildings shall be provided in addition to geographical position or extent information, but not as the only spatia</w:t>
      </w:r>
      <w:r w:rsidRPr="00B318DD">
        <w:rPr>
          <w:szCs w:val="19"/>
          <w:lang/>
        </w:rPr>
        <w:t>l</w:t>
      </w:r>
      <w:r w:rsidRPr="00B318DD">
        <w:rPr>
          <w:szCs w:val="19"/>
          <w:lang/>
        </w:rPr>
        <w:t>ity information of environmental facilities.</w:t>
      </w:r>
    </w:p>
    <w:p w:rsidR="008530A6" w:rsidRPr="00B318DD" w:rsidRDefault="008530A6" w:rsidP="008530A6">
      <w:pPr>
        <w:tabs>
          <w:tab w:val="num" w:pos="1788"/>
        </w:tabs>
        <w:spacing w:after="120"/>
        <w:rPr>
          <w:szCs w:val="19"/>
          <w:lang/>
        </w:rPr>
      </w:pPr>
      <w:r w:rsidRPr="00B318DD">
        <w:rPr>
          <w:szCs w:val="19"/>
          <w:lang/>
        </w:rPr>
        <w:t>In some cases related with activities which cover a representative extension of land, “Sites”,  this could be provided as the geographical representation of the facility, described as polygons (2D) in Local – Regional Datasets. Based on this option, the model includes an extension for this particular case. In some ca</w:t>
      </w:r>
      <w:r w:rsidRPr="00B318DD">
        <w:rPr>
          <w:szCs w:val="19"/>
          <w:lang/>
        </w:rPr>
        <w:t>s</w:t>
      </w:r>
      <w:r w:rsidRPr="00B318DD">
        <w:rPr>
          <w:szCs w:val="19"/>
          <w:lang/>
        </w:rPr>
        <w:t>es “Sites” or Polygons in which the facility is placed could be linked with cadastral parcels but this relation seems to be quite complex from the ontological point of view.</w:t>
      </w:r>
    </w:p>
    <w:p w:rsidR="008530A6" w:rsidRPr="00B318DD" w:rsidRDefault="008530A6" w:rsidP="008530A6">
      <w:pPr>
        <w:tabs>
          <w:tab w:val="num" w:pos="1788"/>
        </w:tabs>
        <w:spacing w:after="120"/>
        <w:rPr>
          <w:szCs w:val="19"/>
          <w:lang/>
        </w:rPr>
      </w:pPr>
      <w:r w:rsidRPr="00B318DD">
        <w:rPr>
          <w:szCs w:val="19"/>
          <w:lang/>
        </w:rPr>
        <w:t>Other kind of potential geo-referenced information is required under the legislation embedded on documents and descriptions requested without references to specific formats. This option only could be r</w:t>
      </w:r>
      <w:r w:rsidRPr="00B318DD">
        <w:rPr>
          <w:szCs w:val="19"/>
          <w:lang/>
        </w:rPr>
        <w:t>e</w:t>
      </w:r>
      <w:r w:rsidRPr="00B318DD">
        <w:rPr>
          <w:szCs w:val="19"/>
          <w:lang/>
        </w:rPr>
        <w:t xml:space="preserve">solved with external elements (like URL’s) or the inclusion of raster layers (out of scope). </w:t>
      </w:r>
    </w:p>
    <w:p w:rsidR="008530A6" w:rsidRPr="00B318DD" w:rsidRDefault="008530A6" w:rsidP="008530A6">
      <w:pPr>
        <w:tabs>
          <w:tab w:val="num" w:pos="1788"/>
        </w:tabs>
        <w:rPr>
          <w:szCs w:val="19"/>
          <w:lang/>
        </w:rPr>
      </w:pPr>
      <w:r w:rsidRPr="00B318DD">
        <w:rPr>
          <w:szCs w:val="19"/>
          <w:lang/>
        </w:rPr>
        <w:t>The model is open to other kind of detailed elements included on the Facility (e.g. Installations, Tec</w:t>
      </w:r>
      <w:r w:rsidRPr="00B318DD">
        <w:rPr>
          <w:szCs w:val="19"/>
          <w:lang/>
        </w:rPr>
        <w:t>h</w:t>
      </w:r>
      <w:r w:rsidRPr="00B318DD">
        <w:rPr>
          <w:szCs w:val="19"/>
          <w:lang/>
        </w:rPr>
        <w:t>nical Units). These elements should be represented by points topologically related with the “Site” or the Facility. In some cases, the geographical representation could be coincident and inherited from the higher hi</w:t>
      </w:r>
      <w:r w:rsidRPr="00B318DD">
        <w:rPr>
          <w:szCs w:val="19"/>
          <w:lang/>
        </w:rPr>
        <w:t>e</w:t>
      </w:r>
      <w:r w:rsidRPr="00B318DD">
        <w:rPr>
          <w:szCs w:val="19"/>
          <w:lang/>
        </w:rPr>
        <w:t>rarchical level to which they belong.</w:t>
      </w:r>
    </w:p>
    <w:p w:rsidR="008530A6" w:rsidRPr="00B318DD" w:rsidRDefault="008530A6" w:rsidP="008530A6">
      <w:pPr>
        <w:rPr>
          <w:szCs w:val="19"/>
          <w:lang w:eastAsia="it-IT"/>
        </w:rPr>
      </w:pPr>
    </w:p>
    <w:p w:rsidR="008530A6" w:rsidRPr="00686565" w:rsidRDefault="008530A6" w:rsidP="006D4FB6">
      <w:pPr>
        <w:pStyle w:val="Recommendation"/>
        <w:rPr>
          <w:lang w:val="en-GB"/>
        </w:rPr>
      </w:pPr>
      <w:r w:rsidRPr="00686565">
        <w:rPr>
          <w:lang w:val="en-GB"/>
        </w:rPr>
        <w:t xml:space="preserve">Only tested geographical information should be provided in order to guarantee a minimum error respecting the real perimeter (real emplacement) of the Facility. Information is valid if the coordinates are inside the perimeter (It’s not required </w:t>
      </w:r>
      <w:r w:rsidR="0088038D">
        <w:rPr>
          <w:lang w:val="en-GB"/>
        </w:rPr>
        <w:t xml:space="preserve">to be </w:t>
      </w:r>
      <w:r w:rsidRPr="00686565">
        <w:rPr>
          <w:lang w:val="en-GB"/>
        </w:rPr>
        <w:t>the centroïd) or in a ma</w:t>
      </w:r>
      <w:r w:rsidRPr="00686565">
        <w:rPr>
          <w:lang w:val="en-GB"/>
        </w:rPr>
        <w:t>r</w:t>
      </w:r>
      <w:r w:rsidRPr="00686565">
        <w:rPr>
          <w:lang w:val="en-GB"/>
        </w:rPr>
        <w:t>gin of 100 meters around it for State or European scale.</w:t>
      </w:r>
    </w:p>
    <w:p w:rsidR="008530A6" w:rsidRPr="00B318DD" w:rsidRDefault="008530A6" w:rsidP="008530A6">
      <w:pPr>
        <w:rPr>
          <w:b/>
          <w:i/>
          <w:iCs/>
          <w:color w:val="008000"/>
          <w:szCs w:val="19"/>
        </w:rPr>
      </w:pPr>
    </w:p>
    <w:p w:rsidR="008530A6" w:rsidRPr="003A0998" w:rsidRDefault="008530A6" w:rsidP="008530A6">
      <w:pPr>
        <w:pStyle w:val="Titolo4"/>
        <w:rPr>
          <w:b w:val="0"/>
          <w:szCs w:val="19"/>
        </w:rPr>
      </w:pPr>
      <w:r w:rsidRPr="003A0998">
        <w:rPr>
          <w:b w:val="0"/>
          <w:szCs w:val="19"/>
        </w:rPr>
        <w:t xml:space="preserve">Temporality representation </w:t>
      </w:r>
    </w:p>
    <w:p w:rsidR="008530A6" w:rsidRPr="00B318DD" w:rsidRDefault="008530A6" w:rsidP="00004045">
      <w:pPr>
        <w:rPr>
          <w:szCs w:val="19"/>
        </w:rPr>
      </w:pPr>
    </w:p>
    <w:p w:rsidR="008530A6" w:rsidRPr="00B318DD" w:rsidRDefault="008530A6" w:rsidP="008530A6">
      <w:pPr>
        <w:rPr>
          <w:szCs w:val="19"/>
        </w:rPr>
      </w:pPr>
      <w:r w:rsidRPr="00B318DD">
        <w:rPr>
          <w:szCs w:val="19"/>
        </w:rPr>
        <w:t>Nothing more than what’s written in the general introduction.</w:t>
      </w:r>
    </w:p>
    <w:p w:rsidR="008530A6" w:rsidRPr="00B318DD" w:rsidRDefault="008530A6" w:rsidP="008530A6">
      <w:pPr>
        <w:rPr>
          <w:szCs w:val="19"/>
        </w:rPr>
      </w:pPr>
    </w:p>
    <w:p w:rsidR="00BD64C3" w:rsidRDefault="00BD64C3" w:rsidP="00BD64C3">
      <w:pPr>
        <w:pStyle w:val="Titolo3"/>
        <w:rPr>
          <w:rFonts w:eastAsia="Times New Roman"/>
        </w:rPr>
      </w:pPr>
      <w:bookmarkStart w:id="149" w:name="_Toc374519863"/>
      <w:r>
        <w:rPr>
          <w:rFonts w:eastAsia="Times New Roman"/>
        </w:rPr>
        <w:t>Feature catalogue</w:t>
      </w:r>
      <w:bookmarkEnd w:id="149"/>
    </w:p>
    <w:p w:rsidR="00BD64C3" w:rsidRPr="00F91CA8" w:rsidRDefault="00BD64C3" w:rsidP="00BD64C3">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BD64C3" w:rsidTr="00BD64C3">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INSPIRE Application Schema Environmental Management Facilities</w:t>
            </w:r>
          </w:p>
        </w:tc>
      </w:tr>
      <w:tr w:rsidR="00BD64C3" w:rsidTr="00BD64C3">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3.0</w:t>
            </w:r>
          </w:p>
        </w:tc>
      </w:tr>
    </w:tbl>
    <w:p w:rsidR="00BD64C3" w:rsidRPr="00F91CA8" w:rsidRDefault="00BD64C3" w:rsidP="00BD64C3">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19"/>
        <w:gridCol w:w="3423"/>
        <w:gridCol w:w="1513"/>
      </w:tblGrid>
      <w:tr w:rsidR="00BD64C3" w:rsidTr="00BD64C3">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Stereotypes</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sidRPr="0039406C">
              <w:rPr>
                <w:rFonts w:eastAsia="Times New Roman"/>
                <w:i/>
              </w:rPr>
              <w:t>EnvironmentalManagementFacility</w:t>
            </w:r>
          </w:p>
        </w:tc>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Environmental Management Facilities</w:t>
            </w:r>
          </w:p>
        </w:tc>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«featureType»</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sidRPr="0039406C">
              <w:rPr>
                <w:rFonts w:eastAsia="Times New Roman"/>
                <w:i/>
              </w:rPr>
              <w:t>EnvironmentalManagementFacilityTypeValue</w:t>
            </w:r>
          </w:p>
        </w:tc>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Environmental Management Facilities</w:t>
            </w:r>
          </w:p>
        </w:tc>
        <w:tc>
          <w:tcPr>
            <w:tcW w:w="0" w:type="auto"/>
            <w:tcBorders>
              <w:top w:val="outset" w:sz="6" w:space="0" w:color="auto"/>
              <w:left w:val="outset" w:sz="6" w:space="0" w:color="auto"/>
              <w:bottom w:val="outset" w:sz="6" w:space="0" w:color="auto"/>
              <w:right w:val="outset" w:sz="6" w:space="0" w:color="auto"/>
            </w:tcBorders>
            <w:hideMark/>
          </w:tcPr>
          <w:p w:rsidR="00BD64C3" w:rsidRDefault="00BD64C3">
            <w:pPr>
              <w:rPr>
                <w:rFonts w:eastAsia="Times New Roman"/>
                <w:sz w:val="24"/>
                <w:szCs w:val="24"/>
              </w:rPr>
            </w:pPr>
            <w:r>
              <w:rPr>
                <w:rFonts w:eastAsia="Times New Roman"/>
              </w:rPr>
              <w:t>«codeList»</w:t>
            </w:r>
          </w:p>
        </w:tc>
      </w:tr>
    </w:tbl>
    <w:p w:rsidR="00BD64C3" w:rsidRPr="003A0998" w:rsidRDefault="00BD64C3" w:rsidP="00BD64C3">
      <w:pPr>
        <w:pStyle w:val="Titolo4"/>
        <w:rPr>
          <w:rFonts w:eastAsia="Times New Roman"/>
          <w:b w:val="0"/>
        </w:rPr>
      </w:pPr>
      <w:r w:rsidRPr="003A0998">
        <w:rPr>
          <w:rFonts w:eastAsia="Times New Roman"/>
          <w:b w:val="0"/>
        </w:rPr>
        <w:t>Spatial object types</w:t>
      </w:r>
    </w:p>
    <w:p w:rsidR="00BD64C3" w:rsidRDefault="00BD64C3" w:rsidP="00DC498F">
      <w:pPr>
        <w:pStyle w:val="Titolo5"/>
      </w:pPr>
      <w:bookmarkStart w:id="150" w:name="environmentalmanagementfacility"/>
      <w:r>
        <w:t>EnvironmentalManagementFacility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50"/>
          <w:p w:rsidR="00BD64C3" w:rsidRDefault="00BD64C3">
            <w:pPr>
              <w:spacing w:line="225" w:lineRule="atLeast"/>
              <w:rPr>
                <w:rFonts w:eastAsia="Times New Roman"/>
                <w:sz w:val="24"/>
                <w:szCs w:val="24"/>
              </w:rPr>
            </w:pPr>
            <w:r>
              <w:rPr>
                <w:rFonts w:eastAsia="Times New Roman"/>
                <w:b/>
                <w:bCs/>
              </w:rPr>
              <w:t>EnvironmentalManagementFacility</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environmental management facility</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Subtype of:</w:t>
                  </w:r>
                </w:p>
              </w:tc>
              <w:tc>
                <w:tcPr>
                  <w:tcW w:w="0" w:type="auto"/>
                  <w:hideMark/>
                </w:tcPr>
                <w:p w:rsidR="00BD64C3" w:rsidRDefault="00BD64C3">
                  <w:pPr>
                    <w:rPr>
                      <w:rFonts w:eastAsia="Times New Roman"/>
                      <w:sz w:val="24"/>
                      <w:szCs w:val="24"/>
                    </w:rPr>
                  </w:pPr>
                  <w:r>
                    <w:rPr>
                      <w:rFonts w:eastAsia="Times New Roman"/>
                    </w:rPr>
                    <w:t>ActivityComplex</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 physical structure designed, built or installed to serve specific functions in relation to environmental material flows, such as waste or waste water flows, or a delimitable area of land or water used to serve such functions.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EXAMPLE In the context of waste management the "specific function" may be a waste recovery or disposal operation. Typically, waste management sites and waste management installations (such as incineration plants, landfills or storages) get distinguished. Multiple waste management installations may be found at the same site. Waste management installations can be a part of other waste management installations.</w:t>
                  </w:r>
                  <w:r>
                    <w:rPr>
                      <w:rFonts w:eastAsia="Times New Roman"/>
                    </w:rPr>
                    <w:br/>
                  </w:r>
                  <w:r>
                    <w:rPr>
                      <w:rFonts w:eastAsia="Times New Roman"/>
                    </w:rPr>
                    <w:br/>
                    <w:t>The functions considered for the Environmental Facilities Theme fall mainly under the NACE rev. 2 category E "Water supply; Sewerage; Waste management and remediation activities".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«featureType»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Attribute: 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Heade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type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EnvironmentalManagementFacilityTypeValue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The type of facility, such as installation or site.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0..*</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Attribute: serviceHours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Heade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service hours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PT_FreeText</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Service hours of the facility.</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0..1</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Attribute: facilityDescription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Heade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facility description</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ActivityComplexDescription</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Additional information on an Environmental Management Facilities, including its address, a contact details, related parties and a free text description.</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0..1</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Attribute: physicalCapacity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Heade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physical capacity</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Capacity</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 quantification of an actual or potential ability to perform an activity, that typically does not change, does not change often, or does not change to a significant degree.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NOTE Capacity could refer depending of the thematic scope to different concepts included on the legislation as “emission limits”, “capacity incineration”, “nominal capacity”, “objective estimation data”, “rate of desulphurization” or “recycling rate”.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0..*</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Attribute: permission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Heade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permission</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Permission</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Official Decision (formal consent) granting authorization to operate all or part of an Environmental Management Facility , subject to certain conditions which guarantee that the installation or parts of installations on the same site operated by the same operator complies with the requirements fixed by the law or standards. A permit may cover one or more functions and fix parameters of capacity; The term may be extended to other kind of certificates or documents of special relevance depending of the scope (e.g. ISO, EMAS, National Quality Standards, etc).</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NOTE This terms is referred in several legislative acts as “permit” , “authorization”, “development consent” or “exploration permit” among others.</w:t>
                  </w:r>
                  <w:r>
                    <w:rPr>
                      <w:rFonts w:eastAsia="Times New Roman"/>
                    </w:rPr>
                    <w:br/>
                  </w:r>
                  <w:r>
                    <w:rPr>
                      <w:rFonts w:eastAsia="Times New Roman"/>
                    </w:rPr>
                    <w:br/>
                    <w:t>EXAMPLE 1 “…a [written] decision by which the competent authority grants permission to operate all or part of an installation” ;</w:t>
                  </w:r>
                  <w:r>
                    <w:rPr>
                      <w:rFonts w:eastAsia="Times New Roman"/>
                    </w:rPr>
                    <w:br/>
                    <w:t>EXAMPLE 2 “.. the decision of the competent authority or authorities which entitles the developer</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0..*</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Attribute: 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Heade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status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ConditionOfFacilityValue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The status of the Environmental Management Facility, such as operational or decommissioned.</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1</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64C3" w:rsidRPr="00F91CA8" w:rsidRDefault="00BD64C3">
            <w:pPr>
              <w:pStyle w:val="NormaleWeb"/>
              <w:rPr>
                <w:rFonts w:eastAsia="Times New Roman"/>
              </w:rPr>
            </w:pPr>
            <w:r>
              <w:rPr>
                <w:b/>
                <w:bCs/>
              </w:rPr>
              <w:t>Association role: parentFacility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 xml:space="preserve">parent facility </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 type:</w:t>
                  </w:r>
                </w:p>
              </w:tc>
              <w:tc>
                <w:tcPr>
                  <w:tcW w:w="0" w:type="auto"/>
                  <w:hideMark/>
                </w:tcPr>
                <w:p w:rsidR="00BD64C3" w:rsidRDefault="00BD64C3">
                  <w:pPr>
                    <w:rPr>
                      <w:rFonts w:eastAsia="Times New Roman"/>
                      <w:sz w:val="24"/>
                      <w:szCs w:val="24"/>
                    </w:rPr>
                  </w:pPr>
                  <w:r>
                    <w:rPr>
                      <w:rFonts w:eastAsia="Times New Roman"/>
                    </w:rPr>
                    <w:t>EnvironmentalManagementFacility</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 parent facility, i.e., a facility to which this facility belongs.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A facility may belong to multiple other facilities.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Multiplicity:</w:t>
                  </w:r>
                </w:p>
              </w:tc>
              <w:tc>
                <w:tcPr>
                  <w:tcW w:w="0" w:type="auto"/>
                  <w:hideMark/>
                </w:tcPr>
                <w:p w:rsidR="00BD64C3" w:rsidRDefault="00BD64C3">
                  <w:pPr>
                    <w:rPr>
                      <w:rFonts w:eastAsia="Times New Roman"/>
                      <w:sz w:val="24"/>
                      <w:szCs w:val="24"/>
                    </w:rPr>
                  </w:pPr>
                  <w:r>
                    <w:rPr>
                      <w:rFonts w:eastAsia="Times New Roman"/>
                    </w:rPr>
                    <w:t>0..*</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Stereotypes:</w:t>
                  </w:r>
                </w:p>
              </w:tc>
              <w:tc>
                <w:tcPr>
                  <w:tcW w:w="0" w:type="auto"/>
                  <w:hideMark/>
                </w:tcPr>
                <w:p w:rsidR="00BD64C3" w:rsidRDefault="00BD64C3">
                  <w:pPr>
                    <w:rPr>
                      <w:rFonts w:eastAsia="Times New Roman"/>
                      <w:sz w:val="24"/>
                      <w:szCs w:val="24"/>
                    </w:rPr>
                  </w:pPr>
                  <w:r>
                    <w:rPr>
                      <w:rFonts w:eastAsia="Times New Roman"/>
                    </w:rPr>
                    <w:t>«voidable»</w:t>
                  </w:r>
                </w:p>
              </w:tc>
            </w:tr>
          </w:tbl>
          <w:p w:rsidR="00BD64C3" w:rsidRDefault="00BD64C3">
            <w:pPr>
              <w:rPr>
                <w:rFonts w:eastAsia="Times New Roman"/>
                <w:sz w:val="24"/>
                <w:szCs w:val="24"/>
              </w:rPr>
            </w:pPr>
          </w:p>
        </w:tc>
      </w:tr>
    </w:tbl>
    <w:p w:rsidR="00BD64C3" w:rsidRPr="003A0998" w:rsidRDefault="00BD64C3" w:rsidP="00BD64C3">
      <w:pPr>
        <w:pStyle w:val="Titolo4"/>
        <w:rPr>
          <w:rFonts w:eastAsia="Times New Roman"/>
          <w:b w:val="0"/>
        </w:rPr>
      </w:pPr>
      <w:r w:rsidRPr="003A0998">
        <w:rPr>
          <w:rFonts w:eastAsia="Times New Roman"/>
          <w:b w:val="0"/>
        </w:rPr>
        <w:t>Code lists</w:t>
      </w:r>
    </w:p>
    <w:p w:rsidR="00BD64C3" w:rsidRDefault="00BD64C3" w:rsidP="00DC498F">
      <w:pPr>
        <w:pStyle w:val="Titolo5"/>
      </w:pPr>
      <w:bookmarkStart w:id="151" w:name="environmentalmanagementfacilitytypevalue"/>
      <w:r>
        <w:t>EnvironmentalManagementFacilityTypeValue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51"/>
          <w:p w:rsidR="00BD64C3" w:rsidRDefault="00BD64C3">
            <w:pPr>
              <w:spacing w:line="225" w:lineRule="atLeast"/>
              <w:rPr>
                <w:rFonts w:eastAsia="Times New Roman"/>
                <w:sz w:val="24"/>
                <w:szCs w:val="24"/>
              </w:rPr>
            </w:pPr>
            <w:r>
              <w:rPr>
                <w:rFonts w:eastAsia="Times New Roman"/>
                <w:b/>
                <w:bCs/>
              </w:rPr>
              <w:t>EnvironmentalManagementFacilityTypeValue</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50"/>
              <w:gridCol w:w="1488"/>
              <w:gridCol w:w="7157"/>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Name:</w:t>
                  </w:r>
                </w:p>
              </w:tc>
              <w:tc>
                <w:tcPr>
                  <w:tcW w:w="0" w:type="auto"/>
                  <w:hideMark/>
                </w:tcPr>
                <w:p w:rsidR="00BD64C3" w:rsidRDefault="00BD64C3">
                  <w:pPr>
                    <w:rPr>
                      <w:rFonts w:eastAsia="Times New Roman"/>
                      <w:sz w:val="24"/>
                      <w:szCs w:val="24"/>
                    </w:rPr>
                  </w:pPr>
                  <w:r>
                    <w:rPr>
                      <w:rFonts w:eastAsia="Times New Roman"/>
                    </w:rPr>
                    <w:t>environmental facility classification</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Classification of environmental facilities, such as into sites and installations.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Extensibility:</w:t>
                  </w:r>
                </w:p>
              </w:tc>
              <w:tc>
                <w:tcPr>
                  <w:tcW w:w="0" w:type="auto"/>
                  <w:hideMark/>
                </w:tcPr>
                <w:p w:rsidR="00BD64C3" w:rsidRDefault="00BD64C3">
                  <w:pPr>
                    <w:rPr>
                      <w:rFonts w:eastAsia="Times New Roman"/>
                      <w:sz w:val="24"/>
                      <w:szCs w:val="24"/>
                    </w:rPr>
                  </w:pPr>
                  <w:r>
                    <w:rPr>
                      <w:rFonts w:eastAsia="Times New Roman"/>
                    </w:rPr>
                    <w:t>narrower</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Identifier:</w:t>
                  </w:r>
                </w:p>
              </w:tc>
              <w:tc>
                <w:tcPr>
                  <w:tcW w:w="0" w:type="auto"/>
                  <w:hideMark/>
                </w:tcPr>
                <w:p w:rsidR="00BD64C3" w:rsidRDefault="00BD64C3">
                  <w:pPr>
                    <w:rPr>
                      <w:rFonts w:eastAsia="Times New Roman"/>
                      <w:sz w:val="24"/>
                      <w:szCs w:val="24"/>
                    </w:rPr>
                  </w:pPr>
                  <w:r>
                    <w:rPr>
                      <w:rFonts w:eastAsia="Times New Roman"/>
                    </w:rPr>
                    <w:t>http://inspire.ec.europa.eu/codelist/EnvironmentalManagementFacilityTypeValue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Values:</w:t>
                  </w:r>
                </w:p>
              </w:tc>
              <w:tc>
                <w:tcPr>
                  <w:tcW w:w="0" w:type="auto"/>
                  <w:hideMark/>
                </w:tcPr>
                <w:p w:rsidR="00BD64C3" w:rsidRDefault="00BD64C3">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narrower values defined by data providers. </w:t>
                  </w:r>
                </w:p>
              </w:tc>
            </w:tr>
          </w:tbl>
          <w:p w:rsidR="00BD64C3" w:rsidRDefault="00BD64C3">
            <w:pPr>
              <w:rPr>
                <w:rFonts w:eastAsia="Times New Roman"/>
                <w:sz w:val="24"/>
                <w:szCs w:val="24"/>
              </w:rPr>
            </w:pPr>
          </w:p>
        </w:tc>
      </w:tr>
    </w:tbl>
    <w:p w:rsidR="00BD64C3" w:rsidRPr="003A0998" w:rsidRDefault="00BD64C3" w:rsidP="00BD64C3">
      <w:pPr>
        <w:pStyle w:val="Titolo4"/>
        <w:rPr>
          <w:rFonts w:eastAsia="Times New Roman"/>
          <w:b w:val="0"/>
        </w:rPr>
      </w:pPr>
      <w:r w:rsidRPr="003A0998">
        <w:rPr>
          <w:rFonts w:eastAsia="Times New Roman"/>
          <w:b w:val="0"/>
        </w:rPr>
        <w:t>Imported types (informative)</w:t>
      </w:r>
    </w:p>
    <w:p w:rsidR="00BD64C3" w:rsidRPr="00F91CA8" w:rsidRDefault="00BD64C3" w:rsidP="00BD64C3">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D64C3" w:rsidRDefault="00BD64C3" w:rsidP="00DC498F">
      <w:pPr>
        <w:pStyle w:val="Titolo5"/>
      </w:pPr>
      <w:r>
        <w:t>ActivityComplex</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ActivityComplex</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Package:</w:t>
                  </w:r>
                </w:p>
              </w:tc>
              <w:tc>
                <w:tcPr>
                  <w:tcW w:w="0" w:type="auto"/>
                  <w:hideMark/>
                </w:tcPr>
                <w:p w:rsidR="00BD64C3" w:rsidRDefault="00BD64C3">
                  <w:pPr>
                    <w:rPr>
                      <w:rFonts w:eastAsia="Times New Roman"/>
                      <w:sz w:val="24"/>
                      <w:szCs w:val="24"/>
                    </w:rPr>
                  </w:pPr>
                  <w:r>
                    <w:rPr>
                      <w:rFonts w:eastAsia="Times New Roman"/>
                    </w:rPr>
                    <w:t>Activity Complex</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Reference:</w:t>
                  </w:r>
                </w:p>
              </w:tc>
              <w:tc>
                <w:tcPr>
                  <w:tcW w:w="0" w:type="auto"/>
                  <w:hideMark/>
                </w:tcPr>
                <w:p w:rsidR="00BD64C3" w:rsidRDefault="00BD64C3">
                  <w:pPr>
                    <w:rPr>
                      <w:rFonts w:eastAsia="Times New Roman"/>
                      <w:sz w:val="24"/>
                      <w:szCs w:val="24"/>
                    </w:rPr>
                  </w:pPr>
                  <w:r>
                    <w:rPr>
                      <w:rFonts w:eastAsia="Times New Roman"/>
                    </w:rPr>
                    <w:t>INSPIRE Data Specifications – Base Models – Activity Complex, version 1.0 [DS-D2.10.3]</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 "single unit", both technically and economically, under the management control of the same legal entity (operator), covering activities as those listed in the Eurostat NACE classification, products and services. Activity Complex includes all infrastructure, equipment and materials. It must represent the whole area, at the same or different geographical location, managed by a "single unit".</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NOTE 1 This class describes the minimal set of elements necessary to describe and identify geographically a legal entity and the activities taken place on it under the context of a Environmental purposes.</w:t>
                  </w:r>
                  <w:r>
                    <w:rPr>
                      <w:rFonts w:eastAsia="Times New Roman"/>
                    </w:rPr>
                    <w:br/>
                  </w:r>
                  <w:r>
                    <w:rPr>
                      <w:rFonts w:eastAsia="Times New Roman"/>
                    </w:rPr>
                    <w:br/>
                    <w:t>NOTE 2 "Activity Complex" could be assimilated to terms described on the legislation as Facility, Establishment, Plant, Holding, Organization ,Farm, Extractive Industries or Aquaculture Production Business among others</w:t>
                  </w:r>
                  <w:r>
                    <w:rPr>
                      <w:rFonts w:eastAsia="Times New Roman"/>
                    </w:rPr>
                    <w:br/>
                  </w:r>
                  <w:r>
                    <w:rPr>
                      <w:rFonts w:eastAsia="Times New Roman"/>
                    </w:rPr>
                    <w:br/>
                    <w:t>EXAMPLE i.e. an Agro-business that is legally registered under the Emissions Directive.</w:t>
                  </w:r>
                </w:p>
              </w:tc>
            </w:tr>
          </w:tbl>
          <w:p w:rsidR="00BD64C3" w:rsidRDefault="00BD64C3">
            <w:pPr>
              <w:rPr>
                <w:rFonts w:eastAsia="Times New Roman"/>
                <w:sz w:val="24"/>
                <w:szCs w:val="24"/>
              </w:rPr>
            </w:pPr>
          </w:p>
        </w:tc>
      </w:tr>
    </w:tbl>
    <w:p w:rsidR="00BD64C3" w:rsidRDefault="00BD64C3" w:rsidP="00DC498F">
      <w:pPr>
        <w:pStyle w:val="Titolo5"/>
      </w:pPr>
      <w:r>
        <w:t>ActivityComplexDescription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ActivityComplexDescription</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Package:</w:t>
                  </w:r>
                </w:p>
              </w:tc>
              <w:tc>
                <w:tcPr>
                  <w:tcW w:w="0" w:type="auto"/>
                  <w:hideMark/>
                </w:tcPr>
                <w:p w:rsidR="00BD64C3" w:rsidRDefault="00BD64C3">
                  <w:pPr>
                    <w:rPr>
                      <w:rFonts w:eastAsia="Times New Roman"/>
                      <w:sz w:val="24"/>
                      <w:szCs w:val="24"/>
                    </w:rPr>
                  </w:pPr>
                  <w:r>
                    <w:rPr>
                      <w:rFonts w:eastAsia="Times New Roman"/>
                    </w:rPr>
                    <w:t>Activity Complex</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Reference:</w:t>
                  </w:r>
                </w:p>
              </w:tc>
              <w:tc>
                <w:tcPr>
                  <w:tcW w:w="0" w:type="auto"/>
                  <w:hideMark/>
                </w:tcPr>
                <w:p w:rsidR="00BD64C3" w:rsidRDefault="00BD64C3">
                  <w:pPr>
                    <w:rPr>
                      <w:rFonts w:eastAsia="Times New Roman"/>
                      <w:sz w:val="24"/>
                      <w:szCs w:val="24"/>
                    </w:rPr>
                  </w:pPr>
                  <w:r>
                    <w:rPr>
                      <w:rFonts w:eastAsia="Times New Roman"/>
                    </w:rPr>
                    <w:t>INSPIRE Data Specifications – Base Models – Activity Complex, version 1.0 [DS-D2.10.3]</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Additional information about an activity complex, including its description, address, contact and related parties.</w:t>
                  </w:r>
                </w:p>
              </w:tc>
            </w:tr>
          </w:tbl>
          <w:p w:rsidR="00BD64C3" w:rsidRDefault="00BD64C3">
            <w:pPr>
              <w:rPr>
                <w:rFonts w:eastAsia="Times New Roman"/>
                <w:sz w:val="24"/>
                <w:szCs w:val="24"/>
              </w:rPr>
            </w:pPr>
          </w:p>
        </w:tc>
      </w:tr>
    </w:tbl>
    <w:p w:rsidR="00BD64C3" w:rsidRDefault="00BD64C3" w:rsidP="00DC498F">
      <w:pPr>
        <w:pStyle w:val="Titolo5"/>
      </w:pPr>
      <w:r>
        <w:t>Capacity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Capacity</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Package:</w:t>
                  </w:r>
                </w:p>
              </w:tc>
              <w:tc>
                <w:tcPr>
                  <w:tcW w:w="0" w:type="auto"/>
                  <w:hideMark/>
                </w:tcPr>
                <w:p w:rsidR="00BD64C3" w:rsidRDefault="00BD64C3">
                  <w:pPr>
                    <w:rPr>
                      <w:rFonts w:eastAsia="Times New Roman"/>
                      <w:sz w:val="24"/>
                      <w:szCs w:val="24"/>
                    </w:rPr>
                  </w:pPr>
                  <w:r>
                    <w:rPr>
                      <w:rFonts w:eastAsia="Times New Roman"/>
                    </w:rPr>
                    <w:t>Activity Complex</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Reference:</w:t>
                  </w:r>
                </w:p>
              </w:tc>
              <w:tc>
                <w:tcPr>
                  <w:tcW w:w="0" w:type="auto"/>
                  <w:hideMark/>
                </w:tcPr>
                <w:p w:rsidR="00BD64C3" w:rsidRDefault="00BD64C3">
                  <w:pPr>
                    <w:rPr>
                      <w:rFonts w:eastAsia="Times New Roman"/>
                      <w:sz w:val="24"/>
                      <w:szCs w:val="24"/>
                    </w:rPr>
                  </w:pPr>
                  <w:r>
                    <w:rPr>
                      <w:rFonts w:eastAsia="Times New Roman"/>
                    </w:rPr>
                    <w:t>INSPIRE Data Specifications – Base Models – Activity Complex, version 1.0 [DS-D2.10.3]</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A quantification of an actual or potential ability to perform an activity, that typically does not change, does not change often, or does not change to a significant degree.</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NOTE Capacity could refer depending of the thematic scope to different concepts included on the legislation as “emission limits”, “capacity incineration”, “livestock units”, “nominal capacity”, “objective estimation data”, “rate of desulphurization” or “recycling rate”.</w:t>
                  </w:r>
                </w:p>
              </w:tc>
            </w:tr>
          </w:tbl>
          <w:p w:rsidR="00BD64C3" w:rsidRDefault="00BD64C3">
            <w:pPr>
              <w:rPr>
                <w:rFonts w:eastAsia="Times New Roman"/>
                <w:sz w:val="24"/>
                <w:szCs w:val="24"/>
              </w:rPr>
            </w:pPr>
          </w:p>
        </w:tc>
      </w:tr>
    </w:tbl>
    <w:p w:rsidR="00BD64C3" w:rsidRDefault="00BD64C3" w:rsidP="00DC498F">
      <w:pPr>
        <w:pStyle w:val="Titolo5"/>
      </w:pPr>
      <w:r>
        <w:t>ConditionOfFacilityValue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ConditionOfFacilityValue</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Package:</w:t>
                  </w:r>
                </w:p>
              </w:tc>
              <w:tc>
                <w:tcPr>
                  <w:tcW w:w="0" w:type="auto"/>
                  <w:hideMark/>
                </w:tcPr>
                <w:p w:rsidR="00BD64C3" w:rsidRDefault="00BD64C3">
                  <w:pPr>
                    <w:rPr>
                      <w:rFonts w:eastAsia="Times New Roman"/>
                      <w:sz w:val="24"/>
                      <w:szCs w:val="24"/>
                    </w:rPr>
                  </w:pPr>
                  <w:r>
                    <w:rPr>
                      <w:rFonts w:eastAsia="Times New Roman"/>
                    </w:rPr>
                    <w:t>Base Types</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Reference:</w:t>
                  </w:r>
                </w:p>
              </w:tc>
              <w:tc>
                <w:tcPr>
                  <w:tcW w:w="0" w:type="auto"/>
                  <w:hideMark/>
                </w:tcPr>
                <w:p w:rsidR="00BD64C3" w:rsidRDefault="00BD64C3">
                  <w:pPr>
                    <w:rPr>
                      <w:rFonts w:eastAsia="Times New Roman"/>
                      <w:sz w:val="24"/>
                      <w:szCs w:val="24"/>
                    </w:rPr>
                  </w:pPr>
                  <w:r>
                    <w:rPr>
                      <w:rFonts w:eastAsia="Times New Roman"/>
                    </w:rPr>
                    <w:t>INSPIRE Generic Conceptual Model, version 3.4 [DS-D2.5]</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The status of a facility with regards to its completion and use.</w:t>
                  </w:r>
                </w:p>
              </w:tc>
            </w:tr>
          </w:tbl>
          <w:p w:rsidR="00BD64C3" w:rsidRDefault="00BD64C3">
            <w:pPr>
              <w:rPr>
                <w:rFonts w:eastAsia="Times New Roman"/>
                <w:sz w:val="24"/>
                <w:szCs w:val="24"/>
              </w:rPr>
            </w:pPr>
          </w:p>
        </w:tc>
      </w:tr>
    </w:tbl>
    <w:p w:rsidR="00BD64C3" w:rsidRDefault="00BD64C3" w:rsidP="00DC498F">
      <w:pPr>
        <w:pStyle w:val="Titolo5"/>
      </w:pPr>
      <w:r>
        <w:t>PT_FreeText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PT_FreeText</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Package:</w:t>
                  </w:r>
                </w:p>
              </w:tc>
              <w:tc>
                <w:tcPr>
                  <w:tcW w:w="0" w:type="auto"/>
                  <w:hideMark/>
                </w:tcPr>
                <w:p w:rsidR="00BD64C3" w:rsidRDefault="00BD64C3">
                  <w:pPr>
                    <w:rPr>
                      <w:rFonts w:eastAsia="Times New Roman"/>
                      <w:sz w:val="24"/>
                      <w:szCs w:val="24"/>
                    </w:rPr>
                  </w:pPr>
                  <w:r>
                    <w:rPr>
                      <w:rFonts w:eastAsia="Times New Roman"/>
                    </w:rPr>
                    <w:t>Cultural and linguistic adapdability</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Reference:</w:t>
                  </w:r>
                </w:p>
              </w:tc>
              <w:tc>
                <w:tcPr>
                  <w:tcW w:w="0" w:type="auto"/>
                  <w:hideMark/>
                </w:tcPr>
                <w:p w:rsidR="00BD64C3" w:rsidRDefault="00BD64C3">
                  <w:pPr>
                    <w:rPr>
                      <w:rFonts w:eastAsia="Times New Roman"/>
                      <w:sz w:val="24"/>
                      <w:szCs w:val="24"/>
                    </w:rPr>
                  </w:pPr>
                  <w:r>
                    <w:rPr>
                      <w:rFonts w:eastAsia="Times New Roman"/>
                    </w:rPr>
                    <w:t>Geographic information -- Metadata -- XML schema implementation [ISO/TS 19139:2007]</w:t>
                  </w:r>
                </w:p>
              </w:tc>
            </w:tr>
          </w:tbl>
          <w:p w:rsidR="00BD64C3" w:rsidRDefault="00BD64C3">
            <w:pPr>
              <w:rPr>
                <w:rFonts w:eastAsia="Times New Roman"/>
                <w:sz w:val="24"/>
                <w:szCs w:val="24"/>
              </w:rPr>
            </w:pPr>
          </w:p>
        </w:tc>
      </w:tr>
    </w:tbl>
    <w:p w:rsidR="00BD64C3" w:rsidRDefault="00BD64C3" w:rsidP="00DC498F">
      <w:pPr>
        <w:pStyle w:val="Titolo5"/>
      </w:pPr>
      <w:r>
        <w:t>Permission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BD64C3" w:rsidTr="00BD64C3">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D64C3" w:rsidRDefault="00BD64C3">
            <w:pPr>
              <w:spacing w:line="225" w:lineRule="atLeast"/>
              <w:rPr>
                <w:rFonts w:eastAsia="Times New Roman"/>
                <w:sz w:val="24"/>
                <w:szCs w:val="24"/>
              </w:rPr>
            </w:pPr>
            <w:r>
              <w:rPr>
                <w:rFonts w:eastAsia="Times New Roman"/>
                <w:b/>
                <w:bCs/>
              </w:rPr>
              <w:t>Permission</w:t>
            </w:r>
          </w:p>
        </w:tc>
      </w:tr>
      <w:tr w:rsidR="00BD64C3" w:rsidTr="00BD64C3">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Package:</w:t>
                  </w:r>
                </w:p>
              </w:tc>
              <w:tc>
                <w:tcPr>
                  <w:tcW w:w="0" w:type="auto"/>
                  <w:hideMark/>
                </w:tcPr>
                <w:p w:rsidR="00BD64C3" w:rsidRDefault="00BD64C3">
                  <w:pPr>
                    <w:rPr>
                      <w:rFonts w:eastAsia="Times New Roman"/>
                      <w:sz w:val="24"/>
                      <w:szCs w:val="24"/>
                    </w:rPr>
                  </w:pPr>
                  <w:r>
                    <w:rPr>
                      <w:rFonts w:eastAsia="Times New Roman"/>
                    </w:rPr>
                    <w:t>Activity Complex</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Reference:</w:t>
                  </w:r>
                </w:p>
              </w:tc>
              <w:tc>
                <w:tcPr>
                  <w:tcW w:w="0" w:type="auto"/>
                  <w:hideMark/>
                </w:tcPr>
                <w:p w:rsidR="00BD64C3" w:rsidRDefault="00BD64C3">
                  <w:pPr>
                    <w:rPr>
                      <w:rFonts w:eastAsia="Times New Roman"/>
                      <w:sz w:val="24"/>
                      <w:szCs w:val="24"/>
                    </w:rPr>
                  </w:pPr>
                  <w:r>
                    <w:rPr>
                      <w:rFonts w:eastAsia="Times New Roman"/>
                    </w:rPr>
                    <w:t>INSPIRE Data Specifications – Base Models – Activity Complex, version 1.0 [DS-D2.10.3]</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Definition:</w:t>
                  </w:r>
                </w:p>
              </w:tc>
              <w:tc>
                <w:tcPr>
                  <w:tcW w:w="0" w:type="auto"/>
                  <w:hideMark/>
                </w:tcPr>
                <w:p w:rsidR="00BD64C3" w:rsidRDefault="00BD64C3">
                  <w:pPr>
                    <w:rPr>
                      <w:rFonts w:eastAsia="Times New Roman"/>
                      <w:sz w:val="24"/>
                      <w:szCs w:val="24"/>
                    </w:rPr>
                  </w:pPr>
                  <w:r>
                    <w:rPr>
                      <w:rFonts w:eastAsia="Times New Roman"/>
                    </w:rPr>
                    <w:t>Official Decision (formal consent) granting authorization to operate all or part of an Activity Complex, subject to certain conditions which guarantee that the installations or parts of installations on the same site operated by the same operator comply with the requirements fixed by a competent authority. A permit may cover one or more functions and fix parameters of capacity. The term could be extended to other kind of certificates or documents of special relevance depending of the scope (e.g. ISO, EMAS, National Quality Standards, etc). The term may be extended to other kind of certificates or documents of special relevance depending of the scope (e.g. ISO, EMAS, National Quality Standards, etc).</w:t>
                  </w:r>
                </w:p>
              </w:tc>
            </w:tr>
            <w:tr w:rsidR="00BD64C3">
              <w:trPr>
                <w:tblCellSpacing w:w="0" w:type="dxa"/>
              </w:trPr>
              <w:tc>
                <w:tcPr>
                  <w:tcW w:w="360" w:type="dxa"/>
                  <w:hideMark/>
                </w:tcPr>
                <w:p w:rsidR="00BD64C3" w:rsidRDefault="00BD64C3">
                  <w:pPr>
                    <w:rPr>
                      <w:rFonts w:eastAsia="Times New Roman"/>
                      <w:sz w:val="24"/>
                      <w:szCs w:val="24"/>
                    </w:rPr>
                  </w:pPr>
                  <w:r>
                    <w:rPr>
                      <w:rFonts w:eastAsia="Times New Roman"/>
                    </w:rPr>
                    <w:t> </w:t>
                  </w:r>
                </w:p>
              </w:tc>
              <w:tc>
                <w:tcPr>
                  <w:tcW w:w="1500" w:type="dxa"/>
                  <w:hideMark/>
                </w:tcPr>
                <w:p w:rsidR="00BD64C3" w:rsidRDefault="00BD64C3">
                  <w:pPr>
                    <w:rPr>
                      <w:rFonts w:eastAsia="Times New Roman"/>
                      <w:sz w:val="24"/>
                      <w:szCs w:val="24"/>
                    </w:rPr>
                  </w:pPr>
                  <w:r>
                    <w:rPr>
                      <w:rFonts w:eastAsia="Times New Roman"/>
                    </w:rPr>
                    <w:t>Description:</w:t>
                  </w:r>
                </w:p>
              </w:tc>
              <w:tc>
                <w:tcPr>
                  <w:tcW w:w="0" w:type="auto"/>
                  <w:hideMark/>
                </w:tcPr>
                <w:p w:rsidR="00BD64C3" w:rsidRDefault="00BD64C3">
                  <w:pPr>
                    <w:rPr>
                      <w:rFonts w:eastAsia="Times New Roman"/>
                      <w:sz w:val="24"/>
                      <w:szCs w:val="24"/>
                    </w:rPr>
                  </w:pPr>
                  <w:r>
                    <w:rPr>
                      <w:rFonts w:eastAsia="Times New Roman"/>
                    </w:rPr>
                    <w:t>NOTE This terms is referred in several legislative acts as “permit” , “authorization”, “development consent” or “exploration permit” among others.</w:t>
                  </w:r>
                  <w:r>
                    <w:rPr>
                      <w:rFonts w:eastAsia="Times New Roman"/>
                    </w:rPr>
                    <w:br/>
                  </w:r>
                  <w:r>
                    <w:rPr>
                      <w:rFonts w:eastAsia="Times New Roman"/>
                    </w:rPr>
                    <w:br/>
                    <w:t>EXAMPLE 1 “…a [written] decision by which the competent authority grants permission to operate all or part of an installation” ;</w:t>
                  </w:r>
                  <w:r>
                    <w:rPr>
                      <w:rFonts w:eastAsia="Times New Roman"/>
                    </w:rPr>
                    <w:br/>
                    <w:t>EXAMPLE 2 “.. the decision of the competent authority or authorities which entitles the developer to proceed with the project..”.</w:t>
                  </w:r>
                </w:p>
              </w:tc>
            </w:tr>
          </w:tbl>
          <w:p w:rsidR="00BD64C3" w:rsidRDefault="00BD64C3">
            <w:pPr>
              <w:rPr>
                <w:rFonts w:eastAsia="Times New Roman"/>
                <w:sz w:val="24"/>
                <w:szCs w:val="24"/>
              </w:rPr>
            </w:pPr>
          </w:p>
        </w:tc>
      </w:tr>
    </w:tbl>
    <w:p w:rsidR="00BD64C3" w:rsidRDefault="00BD64C3" w:rsidP="00BD64C3">
      <w:pPr>
        <w:rPr>
          <w:rFonts w:eastAsia="Times New Roman"/>
        </w:rPr>
      </w:pPr>
    </w:p>
    <w:p w:rsidR="00597B2C" w:rsidRDefault="00597B2C" w:rsidP="00BD64C3">
      <w:pPr>
        <w:rPr>
          <w:lang w:val="en-US"/>
        </w:rPr>
      </w:pPr>
    </w:p>
    <w:p w:rsidR="00D62F7A" w:rsidRPr="00686565" w:rsidRDefault="00D62F7A" w:rsidP="0086064B">
      <w:pPr>
        <w:pStyle w:val="Titolo3"/>
        <w:rPr>
          <w:lang w:val="en-US"/>
        </w:rPr>
      </w:pPr>
      <w:bookmarkStart w:id="152" w:name="_Toc374519864"/>
      <w:r w:rsidRPr="00686565">
        <w:rPr>
          <w:lang w:val="en-US"/>
        </w:rPr>
        <w:t>Externally governed code lists</w:t>
      </w:r>
      <w:bookmarkEnd w:id="152"/>
    </w:p>
    <w:p w:rsidR="00D62F7A" w:rsidRPr="00B318DD" w:rsidRDefault="00D62F7A" w:rsidP="00D62F7A">
      <w:pPr>
        <w:rPr>
          <w:szCs w:val="19"/>
        </w:rPr>
      </w:pPr>
    </w:p>
    <w:p w:rsidR="00D62F7A" w:rsidRPr="00B318DD" w:rsidRDefault="00D62F7A" w:rsidP="00D62F7A">
      <w:pPr>
        <w:rPr>
          <w:szCs w:val="19"/>
        </w:rPr>
      </w:pPr>
      <w:r w:rsidRPr="00B318DD">
        <w:rPr>
          <w:szCs w:val="19"/>
        </w:rPr>
        <w:t>No externally governed code lists is included in the “</w:t>
      </w:r>
      <w:r w:rsidRPr="00B318DD">
        <w:rPr>
          <w:rStyle w:val="StyleHeading2chapterHeading2h2sub-clause2H22H21l2Headi"/>
          <w:szCs w:val="19"/>
        </w:rPr>
        <w:t>Environmental Management Activities</w:t>
      </w:r>
      <w:r w:rsidRPr="00B318DD">
        <w:rPr>
          <w:szCs w:val="19"/>
        </w:rPr>
        <w:t>” application sch</w:t>
      </w:r>
      <w:r w:rsidRPr="00B318DD">
        <w:rPr>
          <w:szCs w:val="19"/>
        </w:rPr>
        <w:t>e</w:t>
      </w:r>
      <w:r w:rsidRPr="00B318DD">
        <w:rPr>
          <w:szCs w:val="19"/>
        </w:rPr>
        <w:t>ma apart for those described to Activity Complex.</w:t>
      </w:r>
    </w:p>
    <w:p w:rsidR="00D62F7A" w:rsidRPr="00B318DD" w:rsidRDefault="00D62F7A" w:rsidP="00D62F7A">
      <w:pPr>
        <w:rPr>
          <w:szCs w:val="19"/>
        </w:rPr>
      </w:pPr>
    </w:p>
    <w:p w:rsidR="00D62F7A" w:rsidRPr="00686565" w:rsidRDefault="00BD64C3" w:rsidP="00D62F7A">
      <w:pPr>
        <w:pStyle w:val="Titolo2"/>
        <w:tabs>
          <w:tab w:val="num" w:pos="709"/>
          <w:tab w:val="left" w:pos="851"/>
        </w:tabs>
        <w:spacing w:after="60"/>
        <w:ind w:left="851" w:hanging="851"/>
        <w:rPr>
          <w:sz w:val="27"/>
          <w:szCs w:val="27"/>
        </w:rPr>
      </w:pPr>
      <w:r>
        <w:rPr>
          <w:sz w:val="27"/>
          <w:szCs w:val="27"/>
        </w:rPr>
        <w:br w:type="page"/>
      </w:r>
      <w:bookmarkStart w:id="153" w:name="_Toc374519865"/>
      <w:r w:rsidR="00D62F7A" w:rsidRPr="00686565">
        <w:rPr>
          <w:sz w:val="27"/>
          <w:szCs w:val="27"/>
        </w:rPr>
        <w:t>Application Schemas “</w:t>
      </w:r>
      <w:r w:rsidR="00D62F7A" w:rsidRPr="00686565">
        <w:rPr>
          <w:rStyle w:val="StyleHeading2chapterHeading2h2sub-clause2H22H21l2Headi"/>
          <w:sz w:val="27"/>
          <w:szCs w:val="27"/>
        </w:rPr>
        <w:t>Utility Networks”</w:t>
      </w:r>
      <w:bookmarkEnd w:id="153"/>
    </w:p>
    <w:p w:rsidR="00D62F7A" w:rsidRPr="00B318DD" w:rsidRDefault="00D62F7A" w:rsidP="00D62F7A">
      <w:pPr>
        <w:rPr>
          <w:bCs/>
          <w:szCs w:val="19"/>
        </w:rPr>
      </w:pPr>
    </w:p>
    <w:p w:rsidR="00D62F7A" w:rsidRPr="00B318DD" w:rsidRDefault="00D62F7A" w:rsidP="00D62F7A">
      <w:pPr>
        <w:rPr>
          <w:rFonts w:cs="Arial"/>
          <w:b/>
          <w:i/>
          <w:szCs w:val="19"/>
        </w:rPr>
      </w:pPr>
      <w:r w:rsidRPr="00B318DD">
        <w:rPr>
          <w:rFonts w:cs="Arial"/>
          <w:b/>
          <w:i/>
          <w:szCs w:val="19"/>
        </w:rPr>
        <w:t>Definition</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spacing w:after="240"/>
        <w:rPr>
          <w:rFonts w:cs="Arial"/>
          <w:szCs w:val="19"/>
        </w:rPr>
      </w:pPr>
      <w:r w:rsidRPr="00B318DD">
        <w:rPr>
          <w:rFonts w:cs="Arial"/>
          <w:szCs w:val="19"/>
        </w:rPr>
        <w:t>Utility services and networks include the physical constructions for transport of utility products - namely pipelines for transport of oil, gas, chemicals, water, sewage and thermal pro</w:t>
      </w:r>
      <w:r w:rsidRPr="00B318DD">
        <w:rPr>
          <w:rFonts w:cs="Arial"/>
          <w:szCs w:val="19"/>
        </w:rPr>
        <w:t>d</w:t>
      </w:r>
      <w:r w:rsidRPr="00B318DD">
        <w:rPr>
          <w:rFonts w:cs="Arial"/>
          <w:szCs w:val="19"/>
        </w:rPr>
        <w:t xml:space="preserve">ucts – and cables for transmission of electricity, phone and cable-TV signals, etc. </w:t>
      </w:r>
    </w:p>
    <w:p w:rsidR="00D62F7A" w:rsidRPr="00B318DD" w:rsidRDefault="00D62F7A" w:rsidP="00D62F7A">
      <w:pPr>
        <w:widowControl w:val="0"/>
        <w:autoSpaceDE w:val="0"/>
        <w:autoSpaceDN w:val="0"/>
        <w:adjustRightInd w:val="0"/>
        <w:rPr>
          <w:rFonts w:cs="Arial"/>
          <w:szCs w:val="19"/>
        </w:rPr>
      </w:pPr>
      <w:r w:rsidRPr="00B318DD">
        <w:rPr>
          <w:rFonts w:cs="Arial"/>
          <w:szCs w:val="19"/>
        </w:rPr>
        <w:t>All kinds of utility systems have nodes like e.g. pump stations, and they are linked to facilities for pr</w:t>
      </w:r>
      <w:r w:rsidRPr="00B318DD">
        <w:rPr>
          <w:rFonts w:cs="Arial"/>
          <w:szCs w:val="19"/>
        </w:rPr>
        <w:t>o</w:t>
      </w:r>
      <w:r w:rsidRPr="00B318DD">
        <w:rPr>
          <w:rFonts w:cs="Arial"/>
          <w:szCs w:val="19"/>
        </w:rPr>
        <w:t>duction and treatment of different kinds of utility products. These major production and treatment sites are treated in the theme production and industrial facilities.</w:t>
      </w:r>
    </w:p>
    <w:p w:rsidR="00D62F7A" w:rsidRPr="00B318DD" w:rsidRDefault="00D62F7A" w:rsidP="00D62F7A">
      <w:pPr>
        <w:rPr>
          <w:rFonts w:cs="Arial"/>
          <w:szCs w:val="19"/>
        </w:rPr>
      </w:pPr>
    </w:p>
    <w:p w:rsidR="00D62F7A" w:rsidRPr="00B318DD" w:rsidRDefault="00D62F7A" w:rsidP="00D62F7A">
      <w:pPr>
        <w:rPr>
          <w:rFonts w:cs="Arial"/>
          <w:b/>
          <w:i/>
          <w:szCs w:val="19"/>
        </w:rPr>
      </w:pPr>
      <w:r w:rsidRPr="00B318DD">
        <w:rPr>
          <w:rFonts w:cs="Arial"/>
          <w:b/>
          <w:i/>
          <w:szCs w:val="19"/>
        </w:rPr>
        <w:t>Description</w:t>
      </w:r>
    </w:p>
    <w:p w:rsidR="00D62F7A" w:rsidRPr="00B318DD" w:rsidRDefault="00D62F7A" w:rsidP="00D62F7A">
      <w:pPr>
        <w:rPr>
          <w:rFonts w:cs="Arial"/>
          <w:szCs w:val="19"/>
        </w:rPr>
      </w:pPr>
    </w:p>
    <w:p w:rsidR="00D62F7A" w:rsidRPr="00B318DD" w:rsidRDefault="00D62F7A" w:rsidP="00D62F7A">
      <w:pPr>
        <w:rPr>
          <w:rFonts w:cs="Arial"/>
          <w:szCs w:val="19"/>
        </w:rPr>
      </w:pPr>
      <w:r w:rsidRPr="00B318DD">
        <w:rPr>
          <w:rFonts w:cs="Arial"/>
          <w:szCs w:val="19"/>
        </w:rPr>
        <w:t>It is acknowledged that each organization has different responsibilities and this will influence the kind of data they collect, manage and use. Some organiz</w:t>
      </w:r>
      <w:r w:rsidRPr="00B318DD">
        <w:rPr>
          <w:rFonts w:cs="Arial"/>
          <w:szCs w:val="19"/>
        </w:rPr>
        <w:t>a</w:t>
      </w:r>
      <w:r w:rsidRPr="00B318DD">
        <w:rPr>
          <w:rFonts w:cs="Arial"/>
          <w:szCs w:val="19"/>
        </w:rPr>
        <w:t>tions will use simple models while other will have more complex data models.</w:t>
      </w:r>
    </w:p>
    <w:p w:rsidR="00D62F7A" w:rsidRPr="00B318DD" w:rsidRDefault="00D62F7A" w:rsidP="00D62F7A">
      <w:pPr>
        <w:rPr>
          <w:rFonts w:cs="Arial"/>
          <w:szCs w:val="19"/>
        </w:rPr>
      </w:pPr>
      <w:r w:rsidRPr="00B318DD">
        <w:rPr>
          <w:rFonts w:cs="Arial"/>
          <w:szCs w:val="19"/>
        </w:rPr>
        <w:t>This data specification is a basic framework that user can adopt and, if necessary, adapt and extend for themselves. The specification is focused on the core spatial objects required by networks, i.e. ne</w:t>
      </w:r>
      <w:r w:rsidRPr="00B318DD">
        <w:rPr>
          <w:rFonts w:cs="Arial"/>
          <w:szCs w:val="19"/>
        </w:rPr>
        <w:t>t</w:t>
      </w:r>
      <w:r w:rsidRPr="00B318DD">
        <w:rPr>
          <w:rFonts w:cs="Arial"/>
          <w:szCs w:val="19"/>
        </w:rPr>
        <w:t>work centrelines etc.</w:t>
      </w:r>
    </w:p>
    <w:p w:rsidR="00D62F7A" w:rsidRPr="00B318DD" w:rsidRDefault="00D62F7A" w:rsidP="00D62F7A">
      <w:pPr>
        <w:rPr>
          <w:rFonts w:cs="Arial"/>
          <w:szCs w:val="19"/>
        </w:rPr>
      </w:pPr>
    </w:p>
    <w:p w:rsidR="00D62F7A" w:rsidRPr="00B318DD" w:rsidRDefault="00D62F7A" w:rsidP="00D62F7A">
      <w:pPr>
        <w:rPr>
          <w:rFonts w:cs="Arial"/>
          <w:szCs w:val="19"/>
        </w:rPr>
      </w:pPr>
      <w:r w:rsidRPr="00B318DD">
        <w:rPr>
          <w:rFonts w:cs="Arial"/>
          <w:szCs w:val="19"/>
        </w:rPr>
        <w:t>Not all the application-specific spatial objects (e.g. flow measurement sensors) are incorp</w:t>
      </w:r>
      <w:r w:rsidRPr="00B318DD">
        <w:rPr>
          <w:rFonts w:cs="Arial"/>
          <w:szCs w:val="19"/>
        </w:rPr>
        <w:t>o</w:t>
      </w:r>
      <w:r w:rsidRPr="00B318DD">
        <w:rPr>
          <w:rFonts w:cs="Arial"/>
          <w:szCs w:val="19"/>
        </w:rPr>
        <w:t>rated. Non-geographic data (e.g. information on flow in m3/s) is also out of scope of this sp</w:t>
      </w:r>
      <w:r w:rsidRPr="00B318DD">
        <w:rPr>
          <w:rFonts w:cs="Arial"/>
          <w:szCs w:val="19"/>
        </w:rPr>
        <w:t>e</w:t>
      </w:r>
      <w:r w:rsidRPr="00B318DD">
        <w:rPr>
          <w:rFonts w:cs="Arial"/>
          <w:szCs w:val="19"/>
        </w:rPr>
        <w:t>cification.</w:t>
      </w:r>
    </w:p>
    <w:p w:rsidR="00D62F7A" w:rsidRPr="00B318DD" w:rsidRDefault="00D62F7A" w:rsidP="00D62F7A">
      <w:pPr>
        <w:rPr>
          <w:rFonts w:cs="Arial"/>
          <w:szCs w:val="19"/>
        </w:rPr>
      </w:pPr>
    </w:p>
    <w:p w:rsidR="00D62F7A" w:rsidRPr="00B318DD" w:rsidRDefault="00D62F7A" w:rsidP="00D62F7A">
      <w:pPr>
        <w:rPr>
          <w:rFonts w:cs="Arial"/>
          <w:b/>
          <w:i/>
          <w:szCs w:val="19"/>
        </w:rPr>
      </w:pPr>
      <w:r w:rsidRPr="00B318DD">
        <w:rPr>
          <w:rFonts w:cs="Arial"/>
          <w:b/>
          <w:i/>
          <w:szCs w:val="19"/>
        </w:rPr>
        <w:t>Abstract</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To support a consistent approach to all themes the European Commission, through the Data Specifications Drafting Team, developed the “Generic Conce</w:t>
      </w:r>
      <w:r w:rsidRPr="00B318DD">
        <w:rPr>
          <w:rFonts w:cs="Arial"/>
          <w:szCs w:val="19"/>
        </w:rPr>
        <w:t>p</w:t>
      </w:r>
      <w:r w:rsidRPr="00B318DD">
        <w:rPr>
          <w:rFonts w:cs="Arial"/>
          <w:szCs w:val="19"/>
        </w:rPr>
        <w:t>tual Model” [GCM] which was reviewed and published prior to the commencement of work on the Annex II and III themes. This is the foundation model for every utility network – with the intention that any additional network may be combined in future and used in a way that is pred</w:t>
      </w:r>
      <w:r w:rsidRPr="00B318DD">
        <w:rPr>
          <w:rFonts w:cs="Arial"/>
          <w:szCs w:val="19"/>
        </w:rPr>
        <w:t>i</w:t>
      </w:r>
      <w:r w:rsidRPr="00B318DD">
        <w:rPr>
          <w:rFonts w:cs="Arial"/>
          <w:szCs w:val="19"/>
        </w:rPr>
        <w:t>cable.</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The scope of the INSPIRE Utility Networks Data Product Specification incorporates six di</w:t>
      </w:r>
      <w:r w:rsidRPr="00B318DD">
        <w:rPr>
          <w:rFonts w:cs="Arial"/>
          <w:szCs w:val="19"/>
        </w:rPr>
        <w:t>s</w:t>
      </w:r>
      <w:r w:rsidRPr="00B318DD">
        <w:rPr>
          <w:rFonts w:cs="Arial"/>
          <w:szCs w:val="19"/>
        </w:rPr>
        <w:t>tinct utility themes:</w:t>
      </w:r>
    </w:p>
    <w:p w:rsidR="00D62F7A" w:rsidRPr="003A0998" w:rsidRDefault="00D62F7A" w:rsidP="00F91CA8">
      <w:pPr>
        <w:pStyle w:val="Paragrafoelenco"/>
        <w:widowControl w:val="0"/>
        <w:numPr>
          <w:ilvl w:val="0"/>
          <w:numId w:val="41"/>
        </w:numPr>
        <w:autoSpaceDE w:val="0"/>
        <w:autoSpaceDN w:val="0"/>
        <w:adjustRightInd w:val="0"/>
        <w:spacing w:after="240"/>
        <w:contextualSpacing/>
        <w:rPr>
          <w:rFonts w:ascii="Arial" w:hAnsi="Arial" w:cs="Arial"/>
          <w:szCs w:val="19"/>
        </w:rPr>
      </w:pPr>
      <w:r w:rsidRPr="003A0998">
        <w:rPr>
          <w:rFonts w:ascii="Arial" w:hAnsi="Arial" w:cs="Arial"/>
          <w:szCs w:val="19"/>
        </w:rPr>
        <w:t>Water Network</w:t>
      </w:r>
    </w:p>
    <w:p w:rsidR="00D62F7A" w:rsidRPr="003A0998" w:rsidRDefault="00D62F7A" w:rsidP="00F91CA8">
      <w:pPr>
        <w:pStyle w:val="Paragrafoelenco"/>
        <w:widowControl w:val="0"/>
        <w:numPr>
          <w:ilvl w:val="0"/>
          <w:numId w:val="41"/>
        </w:numPr>
        <w:autoSpaceDE w:val="0"/>
        <w:autoSpaceDN w:val="0"/>
        <w:adjustRightInd w:val="0"/>
        <w:spacing w:after="240"/>
        <w:contextualSpacing/>
        <w:rPr>
          <w:rFonts w:ascii="Arial" w:hAnsi="Arial" w:cs="Arial"/>
          <w:szCs w:val="19"/>
        </w:rPr>
      </w:pPr>
      <w:r w:rsidRPr="003A0998">
        <w:rPr>
          <w:rFonts w:ascii="Arial" w:hAnsi="Arial" w:cs="Arial"/>
          <w:szCs w:val="19"/>
        </w:rPr>
        <w:t>Sewer Network</w:t>
      </w:r>
    </w:p>
    <w:p w:rsidR="00D62F7A" w:rsidRPr="003A0998" w:rsidRDefault="00D62F7A" w:rsidP="00F91CA8">
      <w:pPr>
        <w:pStyle w:val="Paragrafoelenco"/>
        <w:widowControl w:val="0"/>
        <w:numPr>
          <w:ilvl w:val="0"/>
          <w:numId w:val="41"/>
        </w:numPr>
        <w:autoSpaceDE w:val="0"/>
        <w:autoSpaceDN w:val="0"/>
        <w:adjustRightInd w:val="0"/>
        <w:spacing w:after="240"/>
        <w:contextualSpacing/>
        <w:rPr>
          <w:rFonts w:ascii="Arial" w:hAnsi="Arial" w:cs="Arial"/>
          <w:szCs w:val="19"/>
        </w:rPr>
      </w:pPr>
      <w:r w:rsidRPr="003A0998">
        <w:rPr>
          <w:rFonts w:ascii="Arial" w:hAnsi="Arial" w:cs="Arial"/>
          <w:szCs w:val="19"/>
        </w:rPr>
        <w:t>Electricity Network</w:t>
      </w:r>
    </w:p>
    <w:p w:rsidR="00D62F7A" w:rsidRPr="003A0998" w:rsidRDefault="00D62F7A" w:rsidP="00F91CA8">
      <w:pPr>
        <w:pStyle w:val="Paragrafoelenco"/>
        <w:widowControl w:val="0"/>
        <w:numPr>
          <w:ilvl w:val="0"/>
          <w:numId w:val="41"/>
        </w:numPr>
        <w:autoSpaceDE w:val="0"/>
        <w:autoSpaceDN w:val="0"/>
        <w:adjustRightInd w:val="0"/>
        <w:spacing w:after="240"/>
        <w:contextualSpacing/>
        <w:rPr>
          <w:rFonts w:ascii="Arial" w:hAnsi="Arial" w:cs="Arial"/>
          <w:szCs w:val="19"/>
        </w:rPr>
      </w:pPr>
      <w:r w:rsidRPr="003A0998">
        <w:rPr>
          <w:rFonts w:ascii="Arial" w:hAnsi="Arial" w:cs="Arial"/>
          <w:szCs w:val="19"/>
        </w:rPr>
        <w:t>Oil, Gas &amp; Chemicals Network</w:t>
      </w:r>
    </w:p>
    <w:p w:rsidR="00D62F7A" w:rsidRPr="003A0998" w:rsidRDefault="00D62F7A" w:rsidP="00F91CA8">
      <w:pPr>
        <w:pStyle w:val="Paragrafoelenco"/>
        <w:widowControl w:val="0"/>
        <w:numPr>
          <w:ilvl w:val="0"/>
          <w:numId w:val="41"/>
        </w:numPr>
        <w:autoSpaceDE w:val="0"/>
        <w:autoSpaceDN w:val="0"/>
        <w:adjustRightInd w:val="0"/>
        <w:spacing w:after="240"/>
        <w:contextualSpacing/>
        <w:rPr>
          <w:rFonts w:ascii="Arial" w:hAnsi="Arial" w:cs="Arial"/>
          <w:szCs w:val="19"/>
        </w:rPr>
      </w:pPr>
      <w:r w:rsidRPr="003A0998">
        <w:rPr>
          <w:rFonts w:ascii="Arial" w:hAnsi="Arial" w:cs="Arial"/>
          <w:szCs w:val="19"/>
        </w:rPr>
        <w:t>Thermal Network</w:t>
      </w:r>
    </w:p>
    <w:p w:rsidR="00D62F7A" w:rsidRPr="003A0998" w:rsidRDefault="00D62F7A" w:rsidP="00F91CA8">
      <w:pPr>
        <w:pStyle w:val="Paragrafoelenco"/>
        <w:widowControl w:val="0"/>
        <w:numPr>
          <w:ilvl w:val="0"/>
          <w:numId w:val="41"/>
        </w:numPr>
        <w:autoSpaceDE w:val="0"/>
        <w:autoSpaceDN w:val="0"/>
        <w:adjustRightInd w:val="0"/>
        <w:spacing w:after="240"/>
        <w:contextualSpacing/>
        <w:rPr>
          <w:rFonts w:ascii="Arial" w:hAnsi="Arial" w:cs="Arial"/>
          <w:szCs w:val="19"/>
        </w:rPr>
      </w:pPr>
      <w:r w:rsidRPr="003A0998">
        <w:rPr>
          <w:rFonts w:ascii="Arial" w:hAnsi="Arial" w:cs="Arial"/>
          <w:szCs w:val="19"/>
        </w:rPr>
        <w:t>Telecommunications (Excluded from the IRs)</w:t>
      </w:r>
    </w:p>
    <w:p w:rsidR="00D62F7A" w:rsidRPr="00B318DD" w:rsidRDefault="00D62F7A" w:rsidP="00D62F7A">
      <w:pPr>
        <w:widowControl w:val="0"/>
        <w:autoSpaceDE w:val="0"/>
        <w:autoSpaceDN w:val="0"/>
        <w:adjustRightInd w:val="0"/>
        <w:rPr>
          <w:rFonts w:cs="Arial"/>
          <w:szCs w:val="19"/>
        </w:rPr>
      </w:pPr>
      <w:r w:rsidRPr="00B318DD">
        <w:rPr>
          <w:rFonts w:cs="Arial"/>
          <w:szCs w:val="19"/>
        </w:rPr>
        <w:t>Understanding of the Generic Conceptual Model is essential and the GCM/GNM should be read in conjunction with this document. The GCM describes the basic form of real world abstraction. The GNM adapts this and describes the basic concepts that underpin and define the common Utility Ne</w:t>
      </w:r>
      <w:r w:rsidRPr="00B318DD">
        <w:rPr>
          <w:rFonts w:cs="Arial"/>
          <w:szCs w:val="19"/>
        </w:rPr>
        <w:t>t</w:t>
      </w:r>
      <w:r w:rsidRPr="00B318DD">
        <w:rPr>
          <w:rFonts w:cs="Arial"/>
          <w:szCs w:val="19"/>
        </w:rPr>
        <w:t>works Application Schema upon which all six themes are based. The GCM relies on ISO standards and the 19xxx series in particular.</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rPr>
          <w:rFonts w:cs="Arial"/>
          <w:i/>
          <w:szCs w:val="19"/>
        </w:rPr>
      </w:pPr>
      <w:r w:rsidRPr="00B318DD">
        <w:rPr>
          <w:rFonts w:cs="Arial"/>
          <w:b/>
          <w:i/>
          <w:szCs w:val="19"/>
        </w:rPr>
        <w:t>Purpose</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The purpose of this document is to specify a harmonized data specification for the spatial data theme Utility Networks, being a sub-scope of the Utility and Governmental Services, as defined in Annex III of the INSPIRE Directive.</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This data specification is provided as basic framework that users can adopt and - if required – extend for themselves. The model is structured to maximize reuse and the sharing of organizational data about a network. The specification is concerned only with the core spatial objects required by Utility Ne</w:t>
      </w:r>
      <w:r w:rsidRPr="00B318DD">
        <w:rPr>
          <w:rFonts w:cs="Arial"/>
          <w:szCs w:val="19"/>
        </w:rPr>
        <w:t>t</w:t>
      </w:r>
      <w:r w:rsidRPr="00B318DD">
        <w:rPr>
          <w:rFonts w:cs="Arial"/>
          <w:szCs w:val="19"/>
        </w:rPr>
        <w:t>works. This specification is mainly focused on the “widely reused – widely referenced“ segment of spatial objects (e.g. utility pipes‟ centerlines, or utility node objects).</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b/>
          <w:i/>
          <w:szCs w:val="19"/>
        </w:rPr>
      </w:pPr>
      <w:r w:rsidRPr="00B318DD">
        <w:rPr>
          <w:rFonts w:cs="Arial"/>
          <w:b/>
          <w:i/>
          <w:szCs w:val="19"/>
        </w:rPr>
        <w:t>Associated “non-Geographic” data</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Any “non geographic data” (the majority of the data holdings in any o</w:t>
      </w:r>
      <w:r w:rsidRPr="00B318DD">
        <w:rPr>
          <w:rFonts w:cs="Arial"/>
          <w:szCs w:val="19"/>
        </w:rPr>
        <w:t>r</w:t>
      </w:r>
      <w:r w:rsidRPr="00B318DD">
        <w:rPr>
          <w:rFonts w:cs="Arial"/>
          <w:szCs w:val="19"/>
        </w:rPr>
        <w:t>ganization) – is also out of scope of this specification – such records maybe “an asset condition report”, “flow report”, “images of assets”, “statistics” and so on. Therefore much of the data used in the utility industry is classified as applic</w:t>
      </w:r>
      <w:r w:rsidRPr="00B318DD">
        <w:rPr>
          <w:rFonts w:cs="Arial"/>
          <w:szCs w:val="19"/>
        </w:rPr>
        <w:t>a</w:t>
      </w:r>
      <w:r w:rsidRPr="00B318DD">
        <w:rPr>
          <w:rFonts w:cs="Arial"/>
          <w:szCs w:val="19"/>
        </w:rPr>
        <w:t>tion-specific. While associated with the network, all these examples are closer to the application end of the spectrum than generic use by a wide community whether they represent a geographic entity or non- geographic data.</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To maximize reuse, the linkage of such organizational data with the spatial objects should be “loose” in the sense that these are ideally defined as di</w:t>
      </w:r>
      <w:r w:rsidRPr="00B318DD">
        <w:rPr>
          <w:rFonts w:cs="Arial"/>
          <w:szCs w:val="19"/>
        </w:rPr>
        <w:t>f</w:t>
      </w:r>
      <w:r w:rsidRPr="00B318DD">
        <w:rPr>
          <w:rFonts w:cs="Arial"/>
          <w:szCs w:val="19"/>
        </w:rPr>
        <w:t>ferent data objects in a database. Configured correctly such data may then be reused in several different applications and any associated information shared and exchanged as d</w:t>
      </w:r>
      <w:r w:rsidRPr="00B318DD">
        <w:rPr>
          <w:rFonts w:cs="Arial"/>
          <w:szCs w:val="19"/>
        </w:rPr>
        <w:t>e</w:t>
      </w:r>
      <w:r w:rsidRPr="00B318DD">
        <w:rPr>
          <w:rFonts w:cs="Arial"/>
          <w:szCs w:val="19"/>
        </w:rPr>
        <w:t>sired.</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b/>
          <w:i/>
          <w:szCs w:val="19"/>
        </w:rPr>
      </w:pPr>
      <w:r w:rsidRPr="00B318DD">
        <w:rPr>
          <w:rFonts w:cs="Arial"/>
          <w:b/>
          <w:i/>
          <w:szCs w:val="19"/>
        </w:rPr>
        <w:t>Applications and use cases</w:t>
      </w:r>
    </w:p>
    <w:p w:rsidR="00D62F7A" w:rsidRPr="00B318DD" w:rsidRDefault="00D62F7A" w:rsidP="00D62F7A">
      <w:pPr>
        <w:widowControl w:val="0"/>
        <w:tabs>
          <w:tab w:val="left" w:pos="220"/>
          <w:tab w:val="left" w:pos="720"/>
        </w:tabs>
        <w:autoSpaceDE w:val="0"/>
        <w:autoSpaceDN w:val="0"/>
        <w:adjustRightInd w:val="0"/>
        <w:rPr>
          <w:rFonts w:cs="Arial"/>
          <w:szCs w:val="19"/>
        </w:rPr>
      </w:pPr>
    </w:p>
    <w:p w:rsidR="00D62F7A" w:rsidRPr="00B318DD" w:rsidRDefault="00D62F7A" w:rsidP="00D62F7A">
      <w:pPr>
        <w:widowControl w:val="0"/>
        <w:tabs>
          <w:tab w:val="left" w:pos="220"/>
          <w:tab w:val="left" w:pos="720"/>
        </w:tabs>
        <w:autoSpaceDE w:val="0"/>
        <w:autoSpaceDN w:val="0"/>
        <w:adjustRightInd w:val="0"/>
        <w:rPr>
          <w:rFonts w:cs="Arial"/>
          <w:szCs w:val="19"/>
        </w:rPr>
      </w:pPr>
      <w:r w:rsidRPr="00B318DD">
        <w:rPr>
          <w:rFonts w:cs="Arial"/>
          <w:szCs w:val="19"/>
        </w:rPr>
        <w:t>The following use cases are highlighted to demonstrate the width and breadth of applications (the list is not exhaustive):</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b/>
          <w:szCs w:val="19"/>
        </w:rPr>
      </w:pPr>
      <w:r w:rsidRPr="00B318DD">
        <w:rPr>
          <w:rFonts w:cs="Arial"/>
          <w:b/>
          <w:szCs w:val="19"/>
        </w:rPr>
        <w:t>Asset Management</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Capacity Planning</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Construction</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b/>
          <w:szCs w:val="19"/>
        </w:rPr>
      </w:pPr>
      <w:r w:rsidRPr="00B318DD">
        <w:rPr>
          <w:rFonts w:cs="Arial"/>
          <w:b/>
          <w:szCs w:val="19"/>
        </w:rPr>
        <w:t>Design &amp; Planning</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Disaster management</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Emergency response</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Environmental Impact Assessments</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Estate management</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Flow modelling</w:t>
      </w:r>
    </w:p>
    <w:p w:rsidR="00D62F7A" w:rsidRPr="00B318DD" w:rsidRDefault="00D62F7A" w:rsidP="00F91CA8">
      <w:pPr>
        <w:pStyle w:val="Paragraphedeliste"/>
        <w:widowControl w:val="0"/>
        <w:numPr>
          <w:ilvl w:val="0"/>
          <w:numId w:val="42"/>
        </w:numPr>
        <w:tabs>
          <w:tab w:val="clear" w:pos="284"/>
          <w:tab w:val="clear" w:pos="567"/>
          <w:tab w:val="clear" w:pos="851"/>
          <w:tab w:val="clear" w:pos="1134"/>
          <w:tab w:val="left" w:pos="940"/>
          <w:tab w:val="left" w:pos="1440"/>
        </w:tabs>
        <w:autoSpaceDE w:val="0"/>
        <w:autoSpaceDN w:val="0"/>
        <w:adjustRightInd w:val="0"/>
        <w:contextualSpacing/>
        <w:jc w:val="left"/>
        <w:rPr>
          <w:rFonts w:cs="Arial"/>
          <w:szCs w:val="19"/>
        </w:rPr>
      </w:pPr>
      <w:r w:rsidRPr="00B318DD">
        <w:rPr>
          <w:rFonts w:cs="Arial"/>
          <w:szCs w:val="19"/>
        </w:rPr>
        <w:t>Maintenance</w:t>
      </w:r>
    </w:p>
    <w:p w:rsidR="00D62F7A" w:rsidRPr="00B318DD" w:rsidRDefault="00D62F7A" w:rsidP="00D62F7A">
      <w:pPr>
        <w:pStyle w:val="Paragraphedeliste"/>
        <w:widowControl w:val="0"/>
        <w:tabs>
          <w:tab w:val="clear" w:pos="284"/>
          <w:tab w:val="clear" w:pos="567"/>
          <w:tab w:val="clear" w:pos="851"/>
          <w:tab w:val="clear" w:pos="1134"/>
          <w:tab w:val="left" w:pos="940"/>
          <w:tab w:val="left" w:pos="1440"/>
        </w:tabs>
        <w:autoSpaceDE w:val="0"/>
        <w:autoSpaceDN w:val="0"/>
        <w:adjustRightInd w:val="0"/>
        <w:ind w:left="0"/>
        <w:contextualSpacing/>
        <w:jc w:val="left"/>
        <w:rPr>
          <w:rFonts w:cs="Arial"/>
          <w:szCs w:val="19"/>
        </w:rPr>
      </w:pPr>
    </w:p>
    <w:p w:rsidR="00D62F7A" w:rsidRPr="00B318DD" w:rsidRDefault="00D62F7A" w:rsidP="00D62F7A">
      <w:pPr>
        <w:widowControl w:val="0"/>
        <w:tabs>
          <w:tab w:val="left" w:pos="940"/>
          <w:tab w:val="left" w:pos="1440"/>
        </w:tabs>
        <w:autoSpaceDE w:val="0"/>
        <w:autoSpaceDN w:val="0"/>
        <w:adjustRightInd w:val="0"/>
        <w:rPr>
          <w:rFonts w:cs="Arial"/>
          <w:szCs w:val="19"/>
        </w:rPr>
      </w:pPr>
      <w:r w:rsidRPr="00B318DD">
        <w:rPr>
          <w:rFonts w:cs="Arial"/>
          <w:szCs w:val="19"/>
        </w:rPr>
        <w:t>The applications in bold above were used as use cases in the preparation of this specific</w:t>
      </w:r>
      <w:r w:rsidRPr="00B318DD">
        <w:rPr>
          <w:rFonts w:cs="Arial"/>
          <w:szCs w:val="19"/>
        </w:rPr>
        <w:t>a</w:t>
      </w:r>
      <w:r w:rsidRPr="00B318DD">
        <w:rPr>
          <w:rFonts w:cs="Arial"/>
          <w:szCs w:val="19"/>
        </w:rPr>
        <w:t>tion. These represent applications at the European, national, local public sector levels and in the private sector. It is evident that the scope of the specification does not attempt to support all these applications. User extensibi</w:t>
      </w:r>
      <w:r w:rsidRPr="00B318DD">
        <w:rPr>
          <w:rFonts w:cs="Arial"/>
          <w:szCs w:val="19"/>
        </w:rPr>
        <w:t>l</w:t>
      </w:r>
      <w:r w:rsidRPr="00B318DD">
        <w:rPr>
          <w:rFonts w:cs="Arial"/>
          <w:szCs w:val="19"/>
        </w:rPr>
        <w:t xml:space="preserve">ity is supported and encouraged. Future </w:t>
      </w:r>
      <w:r w:rsidR="004A2A6A" w:rsidRPr="00B318DD">
        <w:rPr>
          <w:rFonts w:cs="Arial"/>
          <w:szCs w:val="19"/>
        </w:rPr>
        <w:t>model extensions</w:t>
      </w:r>
      <w:r w:rsidRPr="00B318DD">
        <w:rPr>
          <w:rFonts w:cs="Arial"/>
          <w:szCs w:val="19"/>
        </w:rPr>
        <w:t xml:space="preserve"> may incorporate further object types if it is felt that further standardization is necessary. </w:t>
      </w:r>
    </w:p>
    <w:p w:rsidR="00D62F7A" w:rsidRPr="00B318DD" w:rsidRDefault="00D62F7A" w:rsidP="00D62F7A">
      <w:pPr>
        <w:widowControl w:val="0"/>
        <w:tabs>
          <w:tab w:val="left" w:pos="940"/>
          <w:tab w:val="left" w:pos="1440"/>
        </w:tabs>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b/>
          <w:i/>
          <w:szCs w:val="19"/>
        </w:rPr>
      </w:pPr>
      <w:r w:rsidRPr="00B318DD">
        <w:rPr>
          <w:rFonts w:cs="Arial"/>
          <w:b/>
          <w:i/>
          <w:szCs w:val="19"/>
        </w:rPr>
        <w:t>Characteristics of the specification</w:t>
      </w:r>
    </w:p>
    <w:p w:rsidR="00D62F7A" w:rsidRPr="00B318DD" w:rsidRDefault="00D62F7A" w:rsidP="00D62F7A">
      <w:pPr>
        <w:rPr>
          <w:rFonts w:cs="Arial"/>
          <w:szCs w:val="19"/>
        </w:rPr>
      </w:pPr>
    </w:p>
    <w:p w:rsidR="00D62F7A" w:rsidRPr="00B318DD" w:rsidRDefault="00D62F7A" w:rsidP="00D62F7A">
      <w:pPr>
        <w:rPr>
          <w:rFonts w:cs="Arial"/>
          <w:szCs w:val="19"/>
        </w:rPr>
      </w:pPr>
      <w:r w:rsidRPr="00B318DD">
        <w:rPr>
          <w:rFonts w:cs="Arial"/>
          <w:szCs w:val="19"/>
        </w:rPr>
        <w:t>The key characteristics of the Utility Networks datasets are:</w:t>
      </w:r>
    </w:p>
    <w:p w:rsidR="00D62F7A" w:rsidRPr="00B318DD" w:rsidRDefault="00D62F7A" w:rsidP="00F91CA8">
      <w:pPr>
        <w:pStyle w:val="Paragraphedeliste"/>
        <w:widowControl w:val="0"/>
        <w:numPr>
          <w:ilvl w:val="0"/>
          <w:numId w:val="43"/>
        </w:numPr>
        <w:tabs>
          <w:tab w:val="clear" w:pos="284"/>
          <w:tab w:val="clear" w:pos="567"/>
          <w:tab w:val="clear" w:pos="851"/>
          <w:tab w:val="clear" w:pos="1134"/>
          <w:tab w:val="left" w:pos="220"/>
          <w:tab w:val="left" w:pos="720"/>
        </w:tabs>
        <w:autoSpaceDE w:val="0"/>
        <w:autoSpaceDN w:val="0"/>
        <w:adjustRightInd w:val="0"/>
        <w:contextualSpacing/>
        <w:jc w:val="left"/>
        <w:rPr>
          <w:rFonts w:cs="Arial"/>
          <w:szCs w:val="19"/>
        </w:rPr>
      </w:pPr>
      <w:r w:rsidRPr="00B318DD">
        <w:rPr>
          <w:rFonts w:cs="Arial"/>
          <w:szCs w:val="19"/>
        </w:rPr>
        <w:t>They contain information of specific interest for the public sector in its role to support economic growth through efficient utility networks (electricity, teleco</w:t>
      </w:r>
      <w:r w:rsidRPr="00B318DD">
        <w:rPr>
          <w:rFonts w:cs="Arial"/>
          <w:szCs w:val="19"/>
        </w:rPr>
        <w:t>m</w:t>
      </w:r>
      <w:r w:rsidRPr="00B318DD">
        <w:rPr>
          <w:rFonts w:cs="Arial"/>
          <w:szCs w:val="19"/>
        </w:rPr>
        <w:t xml:space="preserve">munications, water, sewer, etc.) </w:t>
      </w:r>
    </w:p>
    <w:p w:rsidR="00D62F7A" w:rsidRPr="00B318DD" w:rsidRDefault="00D62F7A" w:rsidP="00F91CA8">
      <w:pPr>
        <w:pStyle w:val="Paragraphedeliste"/>
        <w:widowControl w:val="0"/>
        <w:numPr>
          <w:ilvl w:val="0"/>
          <w:numId w:val="43"/>
        </w:numPr>
        <w:tabs>
          <w:tab w:val="clear" w:pos="284"/>
          <w:tab w:val="clear" w:pos="567"/>
          <w:tab w:val="clear" w:pos="851"/>
          <w:tab w:val="clear" w:pos="1134"/>
          <w:tab w:val="left" w:pos="220"/>
          <w:tab w:val="left" w:pos="720"/>
        </w:tabs>
        <w:autoSpaceDE w:val="0"/>
        <w:autoSpaceDN w:val="0"/>
        <w:adjustRightInd w:val="0"/>
        <w:contextualSpacing/>
        <w:jc w:val="left"/>
        <w:rPr>
          <w:rFonts w:cs="Arial"/>
          <w:szCs w:val="19"/>
        </w:rPr>
      </w:pPr>
      <w:r w:rsidRPr="00B318DD">
        <w:rPr>
          <w:rFonts w:cs="Arial"/>
          <w:szCs w:val="19"/>
        </w:rPr>
        <w:t xml:space="preserve">The information is applicable from local to European levels of operation. </w:t>
      </w:r>
    </w:p>
    <w:p w:rsidR="00D62F7A" w:rsidRPr="00B318DD" w:rsidRDefault="00D62F7A" w:rsidP="00F91CA8">
      <w:pPr>
        <w:pStyle w:val="Paragraphedeliste"/>
        <w:widowControl w:val="0"/>
        <w:numPr>
          <w:ilvl w:val="0"/>
          <w:numId w:val="43"/>
        </w:numPr>
        <w:tabs>
          <w:tab w:val="clear" w:pos="284"/>
          <w:tab w:val="clear" w:pos="567"/>
          <w:tab w:val="clear" w:pos="851"/>
          <w:tab w:val="clear" w:pos="1134"/>
          <w:tab w:val="left" w:pos="220"/>
          <w:tab w:val="left" w:pos="720"/>
        </w:tabs>
        <w:autoSpaceDE w:val="0"/>
        <w:autoSpaceDN w:val="0"/>
        <w:adjustRightInd w:val="0"/>
        <w:contextualSpacing/>
        <w:jc w:val="left"/>
        <w:rPr>
          <w:rFonts w:cs="Arial"/>
          <w:szCs w:val="19"/>
        </w:rPr>
      </w:pPr>
      <w:r w:rsidRPr="00B318DD">
        <w:rPr>
          <w:rFonts w:cs="Arial"/>
          <w:szCs w:val="19"/>
        </w:rPr>
        <w:t>The data represents a structure or methods of operation that is stable over time (even if parts of the data content frequently changes, e.g. telecomm</w:t>
      </w:r>
      <w:r w:rsidRPr="00B318DD">
        <w:rPr>
          <w:rFonts w:cs="Arial"/>
          <w:szCs w:val="19"/>
        </w:rPr>
        <w:t>u</w:t>
      </w:r>
      <w:r w:rsidRPr="00B318DD">
        <w:rPr>
          <w:rFonts w:cs="Arial"/>
          <w:szCs w:val="19"/>
        </w:rPr>
        <w:t>nications).</w:t>
      </w:r>
    </w:p>
    <w:p w:rsidR="00D62F7A" w:rsidRPr="00B318DD" w:rsidRDefault="00D62F7A" w:rsidP="00F91CA8">
      <w:pPr>
        <w:pStyle w:val="Paragraphedeliste"/>
        <w:widowControl w:val="0"/>
        <w:numPr>
          <w:ilvl w:val="0"/>
          <w:numId w:val="43"/>
        </w:numPr>
        <w:tabs>
          <w:tab w:val="clear" w:pos="284"/>
          <w:tab w:val="clear" w:pos="567"/>
          <w:tab w:val="clear" w:pos="851"/>
          <w:tab w:val="clear" w:pos="1134"/>
          <w:tab w:val="left" w:pos="220"/>
          <w:tab w:val="left" w:pos="720"/>
        </w:tabs>
        <w:autoSpaceDE w:val="0"/>
        <w:autoSpaceDN w:val="0"/>
        <w:adjustRightInd w:val="0"/>
        <w:contextualSpacing/>
        <w:jc w:val="left"/>
        <w:rPr>
          <w:rFonts w:cs="Arial"/>
          <w:szCs w:val="19"/>
        </w:rPr>
      </w:pPr>
      <w:r w:rsidRPr="00B318DD">
        <w:rPr>
          <w:rFonts w:cs="Arial"/>
          <w:szCs w:val="19"/>
        </w:rPr>
        <w:t xml:space="preserve">Supports cross border (pan-European) applications. </w:t>
      </w:r>
    </w:p>
    <w:p w:rsidR="00D62F7A" w:rsidRPr="00B318DD" w:rsidRDefault="00D62F7A" w:rsidP="00F91CA8">
      <w:pPr>
        <w:pStyle w:val="Paragraphedeliste"/>
        <w:widowControl w:val="0"/>
        <w:numPr>
          <w:ilvl w:val="0"/>
          <w:numId w:val="43"/>
        </w:numPr>
        <w:tabs>
          <w:tab w:val="clear" w:pos="284"/>
          <w:tab w:val="clear" w:pos="567"/>
          <w:tab w:val="clear" w:pos="851"/>
          <w:tab w:val="clear" w:pos="1134"/>
          <w:tab w:val="left" w:pos="220"/>
          <w:tab w:val="left" w:pos="720"/>
        </w:tabs>
        <w:autoSpaceDE w:val="0"/>
        <w:autoSpaceDN w:val="0"/>
        <w:adjustRightInd w:val="0"/>
        <w:contextualSpacing/>
        <w:jc w:val="left"/>
        <w:rPr>
          <w:rFonts w:cs="Arial"/>
          <w:szCs w:val="19"/>
        </w:rPr>
      </w:pPr>
      <w:r w:rsidRPr="00B318DD">
        <w:rPr>
          <w:rFonts w:cs="Arial"/>
          <w:szCs w:val="19"/>
        </w:rPr>
        <w:t>Being a part of the European Spatial Data Infrastructure the data may be more easily used with other kinds of data themes, such as geographical names, administrative units, and a</w:t>
      </w:r>
      <w:r w:rsidRPr="00B318DD">
        <w:rPr>
          <w:rFonts w:cs="Arial"/>
          <w:szCs w:val="19"/>
        </w:rPr>
        <w:t>d</w:t>
      </w:r>
      <w:r w:rsidRPr="00B318DD">
        <w:rPr>
          <w:rFonts w:cs="Arial"/>
          <w:szCs w:val="19"/>
        </w:rPr>
        <w:t xml:space="preserve">dresses etc. </w:t>
      </w:r>
    </w:p>
    <w:p w:rsidR="00D62F7A" w:rsidRPr="00B318DD" w:rsidRDefault="00D62F7A" w:rsidP="00D62F7A">
      <w:pPr>
        <w:rPr>
          <w:rFonts w:cs="Arial"/>
          <w:bCs/>
          <w:szCs w:val="19"/>
        </w:rPr>
      </w:pPr>
    </w:p>
    <w:p w:rsidR="00D62F7A" w:rsidRPr="00B318DD" w:rsidRDefault="00D62F7A" w:rsidP="00D62F7A">
      <w:pPr>
        <w:rPr>
          <w:rFonts w:cs="Arial"/>
          <w:b/>
          <w:i/>
          <w:szCs w:val="19"/>
        </w:rPr>
      </w:pPr>
      <w:r w:rsidRPr="00B318DD">
        <w:rPr>
          <w:rFonts w:cs="Arial"/>
          <w:b/>
          <w:i/>
          <w:szCs w:val="19"/>
        </w:rPr>
        <w:t>Spatial resolution and Topology</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In the real world, objects are connected to each other: an optical cable is connected to a mu</w:t>
      </w:r>
      <w:r w:rsidRPr="00B318DD">
        <w:rPr>
          <w:rFonts w:cs="Arial"/>
          <w:szCs w:val="19"/>
        </w:rPr>
        <w:t>l</w:t>
      </w:r>
      <w:r w:rsidRPr="00B318DD">
        <w:rPr>
          <w:rFonts w:cs="Arial"/>
          <w:szCs w:val="19"/>
        </w:rPr>
        <w:t>tiplexer that in turn is connected to copper cables connecting into our homes to provide cable TV, telephony and internet access. Using GIS to support network utility management typica</w:t>
      </w:r>
      <w:r w:rsidRPr="00B318DD">
        <w:rPr>
          <w:rFonts w:cs="Arial"/>
          <w:szCs w:val="19"/>
        </w:rPr>
        <w:t>l</w:t>
      </w:r>
      <w:r w:rsidRPr="00B318DD">
        <w:rPr>
          <w:rFonts w:cs="Arial"/>
          <w:szCs w:val="19"/>
        </w:rPr>
        <w:t>ly involves many types of features that may have connectivity to each other.</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Topology in GIS is generally defined as the spatial relationship between connecting or adjacent features, and is an essential prerequisite for many spatial o</w:t>
      </w:r>
      <w:r w:rsidRPr="00B318DD">
        <w:rPr>
          <w:rFonts w:cs="Arial"/>
          <w:szCs w:val="19"/>
        </w:rPr>
        <w:t>p</w:t>
      </w:r>
      <w:r w:rsidRPr="00B318DD">
        <w:rPr>
          <w:rFonts w:cs="Arial"/>
          <w:szCs w:val="19"/>
        </w:rPr>
        <w:t xml:space="preserve">erations such as network analysis. Utility networks can be described as </w:t>
      </w:r>
      <w:smartTag w:uri="urn:schemas-microsoft-com:office:smarttags" w:element="place">
        <w:r w:rsidRPr="00B318DD">
          <w:rPr>
            <w:rFonts w:cs="Arial"/>
            <w:szCs w:val="19"/>
          </w:rPr>
          <w:t>NaN</w:t>
        </w:r>
      </w:smartTag>
      <w:r w:rsidRPr="00B318DD">
        <w:rPr>
          <w:rFonts w:cs="Arial"/>
          <w:szCs w:val="19"/>
        </w:rPr>
        <w:t xml:space="preserve"> (Node-Arc-Node) ne</w:t>
      </w:r>
      <w:r w:rsidRPr="00B318DD">
        <w:rPr>
          <w:rFonts w:cs="Arial"/>
          <w:szCs w:val="19"/>
        </w:rPr>
        <w:t>t</w:t>
      </w:r>
      <w:r w:rsidRPr="00B318DD">
        <w:rPr>
          <w:rFonts w:cs="Arial"/>
          <w:szCs w:val="19"/>
        </w:rPr>
        <w:t xml:space="preserve">work using two basic geometric types: points (aka nodes) and polylines (aka arcs). </w:t>
      </w:r>
      <w:smartTag w:uri="urn:schemas-microsoft-com:office:smarttags" w:element="place">
        <w:r w:rsidRPr="00B318DD">
          <w:rPr>
            <w:rFonts w:cs="Arial"/>
            <w:szCs w:val="19"/>
          </w:rPr>
          <w:t>NaN</w:t>
        </w:r>
      </w:smartTag>
      <w:r w:rsidRPr="00B318DD">
        <w:rPr>
          <w:rFonts w:cs="Arial"/>
          <w:szCs w:val="19"/>
        </w:rPr>
        <w:t xml:space="preserve"> topologies can be directed or un-directed, depending on specific type of network (i.e. water networks are directed, while tel</w:t>
      </w:r>
      <w:r w:rsidRPr="00B318DD">
        <w:rPr>
          <w:rFonts w:cs="Arial"/>
          <w:szCs w:val="19"/>
        </w:rPr>
        <w:t>e</w:t>
      </w:r>
      <w:r w:rsidRPr="00B318DD">
        <w:rPr>
          <w:rFonts w:cs="Arial"/>
          <w:szCs w:val="19"/>
        </w:rPr>
        <w:t>communications networks are not). Such topology structure provides an automated way to handle digitizing and editing errors, and enable advanced spatial analyses such as adjacency, connectivity and containment. Infrastructure ne</w:t>
      </w:r>
      <w:r w:rsidRPr="00B318DD">
        <w:rPr>
          <w:rFonts w:cs="Arial"/>
          <w:szCs w:val="19"/>
        </w:rPr>
        <w:t>t</w:t>
      </w:r>
      <w:r w:rsidRPr="00B318DD">
        <w:rPr>
          <w:rFonts w:cs="Arial"/>
          <w:szCs w:val="19"/>
        </w:rPr>
        <w:t>works rely on the Generic network model.</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widowControl w:val="0"/>
        <w:autoSpaceDE w:val="0"/>
        <w:autoSpaceDN w:val="0"/>
        <w:adjustRightInd w:val="0"/>
        <w:rPr>
          <w:rFonts w:cs="Arial"/>
          <w:szCs w:val="19"/>
        </w:rPr>
      </w:pPr>
      <w:r w:rsidRPr="00B318DD">
        <w:rPr>
          <w:rFonts w:cs="Arial"/>
          <w:szCs w:val="19"/>
        </w:rPr>
        <w:t>That being said, Utility Networks support single spatial resolution. Containment (e.g. equipment being installed in manholes or on poles) is not taken in a</w:t>
      </w:r>
      <w:r w:rsidRPr="00B318DD">
        <w:rPr>
          <w:rFonts w:cs="Arial"/>
          <w:szCs w:val="19"/>
        </w:rPr>
        <w:t>c</w:t>
      </w:r>
      <w:r w:rsidRPr="00B318DD">
        <w:rPr>
          <w:rFonts w:cs="Arial"/>
          <w:szCs w:val="19"/>
        </w:rPr>
        <w:t>count as a different Level of Detail (LOD).</w:t>
      </w:r>
    </w:p>
    <w:p w:rsidR="00D62F7A" w:rsidRPr="00B318DD" w:rsidRDefault="00D62F7A" w:rsidP="00D62F7A">
      <w:pPr>
        <w:widowControl w:val="0"/>
        <w:autoSpaceDE w:val="0"/>
        <w:autoSpaceDN w:val="0"/>
        <w:adjustRightInd w:val="0"/>
        <w:rPr>
          <w:rFonts w:cs="Arial"/>
          <w:szCs w:val="19"/>
        </w:rPr>
      </w:pPr>
    </w:p>
    <w:p w:rsidR="00D62F7A" w:rsidRPr="00B318DD" w:rsidRDefault="00D62F7A" w:rsidP="00D62F7A">
      <w:pPr>
        <w:tabs>
          <w:tab w:val="clear" w:pos="284"/>
          <w:tab w:val="clear" w:pos="567"/>
          <w:tab w:val="clear" w:pos="851"/>
          <w:tab w:val="clear" w:pos="1134"/>
        </w:tabs>
        <w:spacing w:beforeAutospacing="1" w:after="100" w:afterAutospacing="1"/>
        <w:jc w:val="left"/>
        <w:rPr>
          <w:rFonts w:cs="Arial"/>
          <w:szCs w:val="19"/>
        </w:rPr>
      </w:pPr>
      <w:r w:rsidRPr="00B318DD">
        <w:rPr>
          <w:rFonts w:cs="Arial"/>
          <w:szCs w:val="19"/>
        </w:rPr>
        <w:t>The topology or spatial relationships between utility network features can be defined explicitly by referring nodes within links and vice versa. But this is an o</w:t>
      </w:r>
      <w:r w:rsidRPr="00B318DD">
        <w:rPr>
          <w:rFonts w:cs="Arial"/>
          <w:szCs w:val="19"/>
        </w:rPr>
        <w:t>p</w:t>
      </w:r>
      <w:r w:rsidRPr="00B318DD">
        <w:rPr>
          <w:rFonts w:cs="Arial"/>
          <w:szCs w:val="19"/>
        </w:rPr>
        <w:t>tion and so is not mandatory.</w:t>
      </w:r>
    </w:p>
    <w:p w:rsidR="00D62F7A" w:rsidRPr="00B318DD" w:rsidRDefault="00D62F7A" w:rsidP="00D62F7A">
      <w:pPr>
        <w:tabs>
          <w:tab w:val="clear" w:pos="284"/>
          <w:tab w:val="clear" w:pos="567"/>
          <w:tab w:val="clear" w:pos="851"/>
          <w:tab w:val="clear" w:pos="1134"/>
        </w:tabs>
        <w:spacing w:before="100" w:beforeAutospacing="1" w:after="100" w:afterAutospacing="1"/>
        <w:jc w:val="left"/>
        <w:rPr>
          <w:rFonts w:cs="Arial"/>
          <w:szCs w:val="19"/>
        </w:rPr>
      </w:pPr>
      <w:r w:rsidRPr="00B318DD">
        <w:rPr>
          <w:rFonts w:cs="Arial"/>
          <w:szCs w:val="19"/>
        </w:rPr>
        <w:t>According to the Generic Network Model, the relations between starting/ending nodes and links are voidable, therefore these rel</w:t>
      </w:r>
      <w:r w:rsidRPr="00B318DD">
        <w:rPr>
          <w:rFonts w:cs="Arial"/>
          <w:szCs w:val="19"/>
        </w:rPr>
        <w:t>a</w:t>
      </w:r>
      <w:r w:rsidRPr="00B318DD">
        <w:rPr>
          <w:rFonts w:cs="Arial"/>
          <w:szCs w:val="19"/>
        </w:rPr>
        <w:t>tionships can be provided if the source data already contains this information, but if the source data doesn't contain this relationship information a data provider should not be forced to provide them. In the latter case, such topology could be implicit if the source data is sufficiently clean in which a users' application could construct such topo</w:t>
      </w:r>
      <w:r w:rsidRPr="00B318DD">
        <w:rPr>
          <w:rFonts w:cs="Arial"/>
          <w:szCs w:val="19"/>
        </w:rPr>
        <w:t>l</w:t>
      </w:r>
      <w:r w:rsidRPr="00B318DD">
        <w:rPr>
          <w:rFonts w:cs="Arial"/>
          <w:szCs w:val="19"/>
        </w:rPr>
        <w:t>ogy automatically.</w:t>
      </w:r>
    </w:p>
    <w:p w:rsidR="00D62F7A" w:rsidRPr="00B318DD" w:rsidRDefault="00D62F7A" w:rsidP="00D62F7A">
      <w:pPr>
        <w:tabs>
          <w:tab w:val="clear" w:pos="284"/>
          <w:tab w:val="clear" w:pos="567"/>
          <w:tab w:val="clear" w:pos="851"/>
          <w:tab w:val="clear" w:pos="1134"/>
        </w:tabs>
        <w:spacing w:before="100" w:beforeAutospacing="1" w:afterAutospacing="1"/>
        <w:jc w:val="left"/>
        <w:rPr>
          <w:rFonts w:cs="Arial"/>
          <w:szCs w:val="19"/>
        </w:rPr>
      </w:pPr>
      <w:r w:rsidRPr="00B318DD">
        <w:rPr>
          <w:rFonts w:cs="Arial"/>
          <w:szCs w:val="19"/>
        </w:rPr>
        <w:t>Furthermore, the cardinality of the links is mentioned to be [0..1] or [0..*], so a dataset can be INSPIRE compliant, even if containing no relation between links and nodes.</w:t>
      </w:r>
    </w:p>
    <w:p w:rsidR="004A2A6A" w:rsidRPr="00B318DD" w:rsidRDefault="004A2A6A" w:rsidP="00D62F7A">
      <w:pPr>
        <w:rPr>
          <w:rFonts w:cs="Arial"/>
          <w:bCs/>
          <w:szCs w:val="19"/>
        </w:rPr>
      </w:pPr>
    </w:p>
    <w:p w:rsidR="00D62F7A" w:rsidRPr="00B318DD" w:rsidRDefault="00D62F7A" w:rsidP="00D62F7A">
      <w:pPr>
        <w:rPr>
          <w:rFonts w:cs="Arial"/>
          <w:b/>
          <w:bCs/>
          <w:i/>
          <w:szCs w:val="19"/>
        </w:rPr>
      </w:pPr>
      <w:r w:rsidRPr="00B318DD">
        <w:rPr>
          <w:rFonts w:cs="Arial"/>
          <w:b/>
          <w:bCs/>
          <w:i/>
          <w:szCs w:val="19"/>
        </w:rPr>
        <w:t>Color-coding used on model classes</w:t>
      </w:r>
    </w:p>
    <w:p w:rsidR="00D62F7A" w:rsidRPr="00B318DD" w:rsidRDefault="00D62F7A" w:rsidP="00D62F7A">
      <w:pPr>
        <w:rPr>
          <w:rFonts w:cs="Arial"/>
          <w:szCs w:val="19"/>
        </w:rPr>
      </w:pPr>
    </w:p>
    <w:p w:rsidR="00D62F7A" w:rsidRPr="00B318DD" w:rsidRDefault="00D62F7A" w:rsidP="00D62F7A">
      <w:pPr>
        <w:spacing w:line="276" w:lineRule="auto"/>
        <w:jc w:val="left"/>
        <w:rPr>
          <w:rFonts w:cs="Arial"/>
          <w:szCs w:val="19"/>
        </w:rPr>
      </w:pPr>
      <w:r w:rsidRPr="00B318DD">
        <w:rPr>
          <w:rFonts w:cs="Arial"/>
          <w:szCs w:val="19"/>
        </w:rPr>
        <w:t>In order to facilitate easier reading of the Utility Networks UML model, color-coding on the UML model classes is used. This helps to visually recognize immediately the diffe</w:t>
      </w:r>
      <w:r w:rsidRPr="00B318DD">
        <w:rPr>
          <w:rFonts w:cs="Arial"/>
          <w:szCs w:val="19"/>
        </w:rPr>
        <w:t>r</w:t>
      </w:r>
      <w:r w:rsidRPr="00B318DD">
        <w:rPr>
          <w:rFonts w:cs="Arial"/>
          <w:szCs w:val="19"/>
        </w:rPr>
        <w:t xml:space="preserve">ent kind of model classes. </w:t>
      </w:r>
    </w:p>
    <w:p w:rsidR="00D62F7A" w:rsidRPr="00B318DD" w:rsidRDefault="00D62F7A" w:rsidP="00D62F7A">
      <w:pPr>
        <w:spacing w:line="276" w:lineRule="auto"/>
        <w:jc w:val="left"/>
        <w:rPr>
          <w:rFonts w:cs="Arial"/>
          <w:szCs w:val="19"/>
        </w:rPr>
      </w:pPr>
      <w:r w:rsidRPr="00B318DD">
        <w:rPr>
          <w:rFonts w:cs="Arial"/>
          <w:szCs w:val="19"/>
        </w:rPr>
        <w:t>With the color-coding we differentiate the abstract featureTypes, main and common featureTypes from the Utility Networks Profile, featureTypes from Extended Utility Networks, codelists from Core and from Extended Utility Networks. These are the a</w:t>
      </w:r>
      <w:r w:rsidRPr="00B318DD">
        <w:rPr>
          <w:rFonts w:cs="Arial"/>
          <w:szCs w:val="19"/>
        </w:rPr>
        <w:t>s</w:t>
      </w:r>
      <w:r w:rsidRPr="00B318DD">
        <w:rPr>
          <w:rFonts w:cs="Arial"/>
          <w:szCs w:val="19"/>
        </w:rPr>
        <w:t>signed codes:</w:t>
      </w:r>
    </w:p>
    <w:p w:rsidR="00D62F7A" w:rsidRPr="00B318DD" w:rsidRDefault="00D62F7A" w:rsidP="00F91CA8">
      <w:pPr>
        <w:numPr>
          <w:ilvl w:val="0"/>
          <w:numId w:val="40"/>
        </w:numPr>
        <w:tabs>
          <w:tab w:val="clear" w:pos="284"/>
          <w:tab w:val="clear" w:pos="567"/>
          <w:tab w:val="clear" w:pos="851"/>
          <w:tab w:val="clear" w:pos="1134"/>
          <w:tab w:val="num" w:pos="720"/>
        </w:tabs>
        <w:spacing w:line="276" w:lineRule="auto"/>
        <w:jc w:val="left"/>
        <w:rPr>
          <w:rFonts w:cs="Arial"/>
          <w:b/>
          <w:bCs/>
          <w:szCs w:val="19"/>
        </w:rPr>
      </w:pPr>
      <w:r w:rsidRPr="00B318DD">
        <w:rPr>
          <w:rFonts w:cs="Arial"/>
          <w:b/>
          <w:bCs/>
          <w:szCs w:val="19"/>
        </w:rPr>
        <w:t xml:space="preserve">default white (EA) </w:t>
      </w:r>
      <w:r w:rsidRPr="00B318DD">
        <w:rPr>
          <w:rFonts w:cs="Arial"/>
          <w:szCs w:val="19"/>
        </w:rPr>
        <w:t>for abstract featureTypes</w:t>
      </w:r>
    </w:p>
    <w:p w:rsidR="00D62F7A" w:rsidRPr="00B318DD" w:rsidRDefault="00D62F7A" w:rsidP="00F91CA8">
      <w:pPr>
        <w:numPr>
          <w:ilvl w:val="0"/>
          <w:numId w:val="40"/>
        </w:numPr>
        <w:tabs>
          <w:tab w:val="clear" w:pos="284"/>
          <w:tab w:val="clear" w:pos="567"/>
          <w:tab w:val="clear" w:pos="851"/>
          <w:tab w:val="clear" w:pos="1134"/>
          <w:tab w:val="num" w:pos="720"/>
        </w:tabs>
        <w:spacing w:line="276" w:lineRule="auto"/>
        <w:jc w:val="left"/>
        <w:rPr>
          <w:rFonts w:cs="Arial"/>
          <w:b/>
          <w:bCs/>
          <w:szCs w:val="19"/>
        </w:rPr>
      </w:pPr>
      <w:r w:rsidRPr="00B318DD">
        <w:rPr>
          <w:rFonts w:cs="Arial"/>
          <w:b/>
          <w:bCs/>
          <w:szCs w:val="19"/>
        </w:rPr>
        <w:t>green</w:t>
      </w:r>
      <w:r w:rsidRPr="00B318DD">
        <w:rPr>
          <w:rFonts w:cs="Arial"/>
          <w:szCs w:val="19"/>
        </w:rPr>
        <w:t xml:space="preserve"> for the common featureTypes</w:t>
      </w:r>
    </w:p>
    <w:p w:rsidR="00D62F7A" w:rsidRPr="00B318DD" w:rsidRDefault="00D62F7A" w:rsidP="00F91CA8">
      <w:pPr>
        <w:numPr>
          <w:ilvl w:val="0"/>
          <w:numId w:val="40"/>
        </w:numPr>
        <w:tabs>
          <w:tab w:val="clear" w:pos="284"/>
          <w:tab w:val="clear" w:pos="567"/>
          <w:tab w:val="clear" w:pos="851"/>
          <w:tab w:val="clear" w:pos="1134"/>
          <w:tab w:val="num" w:pos="720"/>
        </w:tabs>
        <w:spacing w:line="276" w:lineRule="auto"/>
        <w:jc w:val="left"/>
        <w:rPr>
          <w:rFonts w:cs="Arial"/>
          <w:b/>
          <w:bCs/>
          <w:szCs w:val="19"/>
        </w:rPr>
      </w:pPr>
      <w:r w:rsidRPr="00B318DD">
        <w:rPr>
          <w:rFonts w:cs="Arial"/>
          <w:b/>
          <w:bCs/>
          <w:szCs w:val="19"/>
        </w:rPr>
        <w:t>red</w:t>
      </w:r>
      <w:r w:rsidRPr="00B318DD">
        <w:rPr>
          <w:rFonts w:cs="Arial"/>
          <w:szCs w:val="19"/>
        </w:rPr>
        <w:t xml:space="preserve"> for the main featureTypes from a particular utility network</w:t>
      </w:r>
    </w:p>
    <w:p w:rsidR="00D62F7A" w:rsidRPr="00B318DD" w:rsidRDefault="00D62F7A" w:rsidP="00F91CA8">
      <w:pPr>
        <w:numPr>
          <w:ilvl w:val="0"/>
          <w:numId w:val="40"/>
        </w:numPr>
        <w:tabs>
          <w:tab w:val="clear" w:pos="284"/>
          <w:tab w:val="clear" w:pos="567"/>
          <w:tab w:val="clear" w:pos="851"/>
          <w:tab w:val="clear" w:pos="1134"/>
          <w:tab w:val="num" w:pos="720"/>
        </w:tabs>
        <w:spacing w:line="276" w:lineRule="auto"/>
        <w:jc w:val="left"/>
        <w:rPr>
          <w:rFonts w:cs="Arial"/>
          <w:b/>
          <w:bCs/>
          <w:szCs w:val="19"/>
        </w:rPr>
      </w:pPr>
      <w:r w:rsidRPr="00B318DD">
        <w:rPr>
          <w:rFonts w:cs="Arial"/>
          <w:b/>
          <w:bCs/>
          <w:szCs w:val="19"/>
        </w:rPr>
        <w:t>yellow</w:t>
      </w:r>
      <w:r w:rsidRPr="00B318DD">
        <w:rPr>
          <w:rFonts w:cs="Arial"/>
          <w:szCs w:val="19"/>
        </w:rPr>
        <w:t xml:space="preserve"> for the featureTypes of Extended</w:t>
      </w:r>
    </w:p>
    <w:p w:rsidR="00D62F7A" w:rsidRPr="00B318DD" w:rsidRDefault="00D62F7A" w:rsidP="00F91CA8">
      <w:pPr>
        <w:numPr>
          <w:ilvl w:val="0"/>
          <w:numId w:val="40"/>
        </w:numPr>
        <w:tabs>
          <w:tab w:val="clear" w:pos="284"/>
          <w:tab w:val="clear" w:pos="567"/>
          <w:tab w:val="clear" w:pos="851"/>
          <w:tab w:val="clear" w:pos="1134"/>
          <w:tab w:val="num" w:pos="720"/>
        </w:tabs>
        <w:spacing w:line="276" w:lineRule="auto"/>
        <w:jc w:val="left"/>
        <w:rPr>
          <w:rFonts w:cs="Arial"/>
          <w:b/>
          <w:bCs/>
          <w:szCs w:val="19"/>
        </w:rPr>
      </w:pPr>
      <w:r w:rsidRPr="00B318DD">
        <w:rPr>
          <w:rFonts w:cs="Arial"/>
          <w:b/>
          <w:bCs/>
          <w:szCs w:val="19"/>
        </w:rPr>
        <w:t>grey</w:t>
      </w:r>
      <w:r w:rsidRPr="00B318DD">
        <w:rPr>
          <w:rFonts w:cs="Arial"/>
          <w:szCs w:val="19"/>
        </w:rPr>
        <w:t xml:space="preserve"> for the codelists of the Utility Networks Profile</w:t>
      </w:r>
    </w:p>
    <w:p w:rsidR="00D62F7A" w:rsidRPr="00B318DD" w:rsidRDefault="00D62F7A" w:rsidP="00F91CA8">
      <w:pPr>
        <w:numPr>
          <w:ilvl w:val="0"/>
          <w:numId w:val="40"/>
        </w:numPr>
        <w:tabs>
          <w:tab w:val="clear" w:pos="284"/>
          <w:tab w:val="clear" w:pos="567"/>
          <w:tab w:val="clear" w:pos="851"/>
          <w:tab w:val="clear" w:pos="1134"/>
          <w:tab w:val="num" w:pos="720"/>
        </w:tabs>
        <w:spacing w:line="276" w:lineRule="auto"/>
        <w:jc w:val="left"/>
        <w:rPr>
          <w:rFonts w:cs="Arial"/>
          <w:b/>
          <w:bCs/>
          <w:szCs w:val="19"/>
        </w:rPr>
      </w:pPr>
      <w:r w:rsidRPr="00B318DD">
        <w:rPr>
          <w:rFonts w:cs="Arial"/>
          <w:b/>
          <w:bCs/>
          <w:szCs w:val="19"/>
        </w:rPr>
        <w:t>dark</w:t>
      </w:r>
      <w:r w:rsidRPr="00B318DD">
        <w:rPr>
          <w:rFonts w:cs="Arial"/>
          <w:szCs w:val="19"/>
        </w:rPr>
        <w:t xml:space="preserve"> grey for the codelist of Extended Utility Networks</w:t>
      </w:r>
    </w:p>
    <w:p w:rsidR="00D62F7A" w:rsidRPr="00B318DD" w:rsidRDefault="00D62F7A" w:rsidP="00D62F7A">
      <w:pPr>
        <w:tabs>
          <w:tab w:val="clear" w:pos="284"/>
          <w:tab w:val="clear" w:pos="567"/>
          <w:tab w:val="clear" w:pos="851"/>
          <w:tab w:val="clear" w:pos="1134"/>
          <w:tab w:val="num" w:pos="720"/>
        </w:tabs>
        <w:spacing w:line="276" w:lineRule="auto"/>
        <w:ind w:left="360"/>
        <w:jc w:val="left"/>
        <w:rPr>
          <w:rFonts w:cs="Arial"/>
          <w:b/>
          <w:bCs/>
          <w:szCs w:val="19"/>
        </w:rPr>
      </w:pPr>
    </w:p>
    <w:p w:rsidR="00D62F7A" w:rsidRPr="00B318DD" w:rsidRDefault="00D62F7A" w:rsidP="00D62F7A">
      <w:pPr>
        <w:rPr>
          <w:rFonts w:cs="Arial"/>
          <w:szCs w:val="19"/>
        </w:rPr>
      </w:pPr>
    </w:p>
    <w:p w:rsidR="00D62F7A" w:rsidRPr="00B318DD" w:rsidRDefault="00D62F7A" w:rsidP="00D62F7A">
      <w:pPr>
        <w:rPr>
          <w:rFonts w:cs="Arial"/>
          <w:b/>
          <w:bCs/>
          <w:i/>
          <w:szCs w:val="19"/>
        </w:rPr>
      </w:pPr>
      <w:r w:rsidRPr="00B318DD">
        <w:rPr>
          <w:rFonts w:cs="Arial"/>
          <w:b/>
          <w:bCs/>
          <w:i/>
          <w:szCs w:val="19"/>
        </w:rPr>
        <w:t>Organisation of the diagrams</w:t>
      </w:r>
    </w:p>
    <w:p w:rsidR="00D62F7A" w:rsidRPr="00B318DD" w:rsidRDefault="00D62F7A" w:rsidP="00D62F7A">
      <w:pPr>
        <w:tabs>
          <w:tab w:val="clear" w:pos="284"/>
          <w:tab w:val="clear" w:pos="567"/>
          <w:tab w:val="clear" w:pos="851"/>
          <w:tab w:val="clear" w:pos="1134"/>
          <w:tab w:val="num" w:pos="720"/>
        </w:tabs>
        <w:ind w:left="360"/>
        <w:jc w:val="left"/>
        <w:rPr>
          <w:rFonts w:cs="Arial"/>
          <w:b/>
          <w:bCs/>
          <w:i/>
          <w:szCs w:val="19"/>
        </w:rPr>
      </w:pPr>
    </w:p>
    <w:p w:rsidR="00D62F7A" w:rsidRPr="00B318DD" w:rsidRDefault="00D62F7A" w:rsidP="00D62F7A">
      <w:pPr>
        <w:tabs>
          <w:tab w:val="clear" w:pos="284"/>
          <w:tab w:val="clear" w:pos="567"/>
          <w:tab w:val="clear" w:pos="851"/>
          <w:tab w:val="clear" w:pos="1134"/>
          <w:tab w:val="num" w:pos="720"/>
        </w:tabs>
        <w:jc w:val="left"/>
        <w:rPr>
          <w:rFonts w:cs="Arial"/>
          <w:szCs w:val="19"/>
        </w:rPr>
      </w:pPr>
      <w:r w:rsidRPr="00B318DD">
        <w:rPr>
          <w:rFonts w:cs="Arial"/>
          <w:szCs w:val="19"/>
        </w:rPr>
        <w:t>For the Utility Networks Profile there is on Common Application Schema that contains all the common elements shared among thematic packages and  “applicationSchema” packages for each utility network type (Electricity, Oil-Gas-Chemicals, Sewer, Thermal and Water) with one diagram for each “applic</w:t>
      </w:r>
      <w:r w:rsidRPr="00B318DD">
        <w:rPr>
          <w:rFonts w:cs="Arial"/>
          <w:szCs w:val="19"/>
        </w:rPr>
        <w:t>a</w:t>
      </w:r>
      <w:r w:rsidRPr="00B318DD">
        <w:rPr>
          <w:rFonts w:cs="Arial"/>
          <w:szCs w:val="19"/>
        </w:rPr>
        <w:t xml:space="preserve">tionSchema” </w:t>
      </w:r>
    </w:p>
    <w:p w:rsidR="00D62F7A" w:rsidRPr="00B318DD" w:rsidRDefault="00D62F7A" w:rsidP="00D62F7A">
      <w:pPr>
        <w:widowControl w:val="0"/>
        <w:autoSpaceDE w:val="0"/>
        <w:autoSpaceDN w:val="0"/>
        <w:adjustRightInd w:val="0"/>
        <w:spacing w:after="240"/>
        <w:rPr>
          <w:rFonts w:ascii="Times" w:hAnsi="Times" w:cs="Times"/>
          <w:szCs w:val="19"/>
          <w:lang w:val="en-US"/>
        </w:rPr>
      </w:pPr>
      <w:r w:rsidRPr="00B318DD">
        <w:rPr>
          <w:rFonts w:ascii="Helvetica" w:hAnsi="Helvetica" w:cs="Helvetica"/>
          <w:szCs w:val="19"/>
          <w:lang w:val="en-US"/>
        </w:rPr>
        <w:t>The Abstract Types in the Utility Networks Profile inherit much from the generic Network model from the GCM</w:t>
      </w:r>
      <w:r w:rsidRPr="00B318DD">
        <w:rPr>
          <w:rFonts w:cs="Arial"/>
          <w:szCs w:val="19"/>
        </w:rPr>
        <w:t>. The Utility Networks Profile can be used if a data provider has data avai</w:t>
      </w:r>
      <w:r w:rsidRPr="00B318DD">
        <w:rPr>
          <w:rFonts w:cs="Arial"/>
          <w:szCs w:val="19"/>
        </w:rPr>
        <w:t>l</w:t>
      </w:r>
      <w:r w:rsidRPr="00B318DD">
        <w:rPr>
          <w:rFonts w:cs="Arial"/>
          <w:szCs w:val="19"/>
        </w:rPr>
        <w:t xml:space="preserve">able based on a node-arc-node topological concept. The node-arc-node logic is represented in the GCM using Node and Link featureTypes which contain associations in both directions. </w:t>
      </w:r>
    </w:p>
    <w:p w:rsidR="00D62F7A" w:rsidRPr="00B318DD" w:rsidRDefault="00D62F7A" w:rsidP="00D62F7A">
      <w:pPr>
        <w:rPr>
          <w:rFonts w:cs="Arial"/>
          <w:szCs w:val="19"/>
        </w:rPr>
      </w:pPr>
      <w:r w:rsidRPr="00B318DD">
        <w:rPr>
          <w:rFonts w:cs="Arial"/>
          <w:szCs w:val="19"/>
        </w:rPr>
        <w:t xml:space="preserve">The Utility Networks Profile extends the Network LinkSet, Node and Network featureTypes with respectively </w:t>
      </w:r>
      <w:r w:rsidRPr="00B318DD">
        <w:rPr>
          <w:rFonts w:cs="Arial"/>
          <w:i/>
          <w:iCs/>
          <w:szCs w:val="19"/>
        </w:rPr>
        <w:t>UtilityLinkS</w:t>
      </w:r>
      <w:r w:rsidR="004A2A6A" w:rsidRPr="00B318DD">
        <w:rPr>
          <w:rFonts w:cs="Arial"/>
          <w:i/>
          <w:iCs/>
          <w:szCs w:val="19"/>
        </w:rPr>
        <w:t>et</w:t>
      </w:r>
      <w:r w:rsidRPr="00B318DD">
        <w:rPr>
          <w:rFonts w:cs="Arial"/>
          <w:szCs w:val="19"/>
        </w:rPr>
        <w:t xml:space="preserve">, </w:t>
      </w:r>
      <w:r w:rsidRPr="00B318DD">
        <w:rPr>
          <w:rFonts w:cs="Arial"/>
          <w:i/>
          <w:iCs/>
          <w:szCs w:val="19"/>
        </w:rPr>
        <w:t>UtilityNode</w:t>
      </w:r>
      <w:r w:rsidRPr="00B318DD">
        <w:rPr>
          <w:rFonts w:cs="Arial"/>
          <w:szCs w:val="19"/>
        </w:rPr>
        <w:t xml:space="preserve"> and </w:t>
      </w:r>
      <w:r w:rsidRPr="00B318DD">
        <w:rPr>
          <w:rFonts w:cs="Arial"/>
          <w:i/>
          <w:iCs/>
          <w:szCs w:val="19"/>
        </w:rPr>
        <w:t>UtilityNetwork</w:t>
      </w:r>
      <w:r w:rsidRPr="00B318DD">
        <w:rPr>
          <w:rFonts w:cs="Arial"/>
          <w:szCs w:val="19"/>
        </w:rPr>
        <w:t xml:space="preserve"> featur</w:t>
      </w:r>
      <w:r w:rsidRPr="00B318DD">
        <w:rPr>
          <w:rFonts w:cs="Arial"/>
          <w:szCs w:val="19"/>
        </w:rPr>
        <w:t>e</w:t>
      </w:r>
      <w:r w:rsidRPr="00B318DD">
        <w:rPr>
          <w:rFonts w:cs="Arial"/>
          <w:szCs w:val="19"/>
        </w:rPr>
        <w:t xml:space="preserve">Types. </w:t>
      </w:r>
    </w:p>
    <w:p w:rsidR="00D62F7A" w:rsidRPr="00B318DD" w:rsidRDefault="00D62F7A" w:rsidP="00D62F7A">
      <w:pPr>
        <w:rPr>
          <w:rFonts w:cs="Arial"/>
          <w:szCs w:val="19"/>
        </w:rPr>
      </w:pPr>
    </w:p>
    <w:p w:rsidR="00D62F7A" w:rsidRPr="00B318DD" w:rsidRDefault="00D62F7A" w:rsidP="00D62F7A">
      <w:pPr>
        <w:rPr>
          <w:rFonts w:cs="Arial"/>
          <w:szCs w:val="19"/>
        </w:rPr>
      </w:pPr>
      <w:r w:rsidRPr="00B318DD">
        <w:rPr>
          <w:rFonts w:cs="Arial"/>
          <w:szCs w:val="19"/>
        </w:rPr>
        <w:t xml:space="preserve">The </w:t>
      </w:r>
      <w:r w:rsidRPr="00B318DD">
        <w:rPr>
          <w:rFonts w:cs="Arial"/>
          <w:i/>
          <w:iCs/>
          <w:szCs w:val="19"/>
        </w:rPr>
        <w:t>UtilityNodeContainer</w:t>
      </w:r>
      <w:r w:rsidRPr="00B318DD">
        <w:rPr>
          <w:rFonts w:cs="Arial"/>
          <w:szCs w:val="19"/>
        </w:rPr>
        <w:t xml:space="preserve"> featureType has no counterpart in the generic Network model. This Utility</w:t>
      </w:r>
      <w:r w:rsidRPr="00B318DD">
        <w:rPr>
          <w:rFonts w:cs="Arial"/>
          <w:szCs w:val="19"/>
        </w:rPr>
        <w:t>N</w:t>
      </w:r>
      <w:r w:rsidRPr="00B318DD">
        <w:rPr>
          <w:rFonts w:cs="Arial"/>
          <w:szCs w:val="19"/>
        </w:rPr>
        <w:t>odeContainer featureType has a part-relationship with UtilityNode, indicating a utility container object can co</w:t>
      </w:r>
      <w:r w:rsidRPr="00B318DD">
        <w:rPr>
          <w:rFonts w:cs="Arial"/>
          <w:szCs w:val="19"/>
        </w:rPr>
        <w:t>n</w:t>
      </w:r>
      <w:r w:rsidRPr="00B318DD">
        <w:rPr>
          <w:rFonts w:cs="Arial"/>
          <w:szCs w:val="19"/>
        </w:rPr>
        <w:t>tain many utility node objects.</w:t>
      </w:r>
    </w:p>
    <w:p w:rsidR="00D62F7A" w:rsidRPr="00B318DD" w:rsidRDefault="00D62F7A" w:rsidP="00D62F7A">
      <w:pPr>
        <w:rPr>
          <w:rFonts w:cs="Arial"/>
          <w:szCs w:val="19"/>
        </w:rPr>
      </w:pPr>
    </w:p>
    <w:p w:rsidR="00D62F7A" w:rsidRPr="00B318DD" w:rsidRDefault="00D62F7A" w:rsidP="00D62F7A">
      <w:pPr>
        <w:rPr>
          <w:rFonts w:cs="Arial"/>
          <w:szCs w:val="19"/>
        </w:rPr>
      </w:pPr>
      <w:r w:rsidRPr="00B318DD">
        <w:rPr>
          <w:rFonts w:cs="Arial"/>
          <w:szCs w:val="19"/>
        </w:rPr>
        <w:t xml:space="preserve">The </w:t>
      </w:r>
      <w:r w:rsidRPr="00B318DD">
        <w:rPr>
          <w:rFonts w:cs="Arial"/>
          <w:i/>
          <w:iCs/>
          <w:szCs w:val="19"/>
        </w:rPr>
        <w:t>UtilityNetworkElement</w:t>
      </w:r>
      <w:r w:rsidRPr="00B318DD">
        <w:rPr>
          <w:rFonts w:cs="Arial"/>
          <w:szCs w:val="19"/>
        </w:rPr>
        <w:t xml:space="preserve"> contains the properties that are common to all these abstract utility fe</w:t>
      </w:r>
      <w:r w:rsidRPr="00B318DD">
        <w:rPr>
          <w:rFonts w:cs="Arial"/>
          <w:szCs w:val="19"/>
        </w:rPr>
        <w:t>a</w:t>
      </w:r>
      <w:r w:rsidRPr="00B318DD">
        <w:rPr>
          <w:rFonts w:cs="Arial"/>
          <w:szCs w:val="19"/>
        </w:rPr>
        <w:t xml:space="preserve">tureTypes. </w:t>
      </w:r>
    </w:p>
    <w:p w:rsidR="00D62F7A" w:rsidRPr="00B318DD" w:rsidRDefault="00D62F7A" w:rsidP="00D62F7A">
      <w:pPr>
        <w:rPr>
          <w:rFonts w:cs="Arial"/>
          <w:szCs w:val="19"/>
        </w:rPr>
      </w:pPr>
    </w:p>
    <w:p w:rsidR="00D62F7A" w:rsidRPr="00B318DD" w:rsidRDefault="00D62F7A" w:rsidP="00D62F7A">
      <w:pPr>
        <w:spacing w:line="276" w:lineRule="auto"/>
        <w:jc w:val="left"/>
        <w:rPr>
          <w:rFonts w:cs="Arial"/>
          <w:szCs w:val="19"/>
        </w:rPr>
      </w:pPr>
      <w:r w:rsidRPr="00B318DD">
        <w:rPr>
          <w:rFonts w:cs="Arial"/>
          <w:szCs w:val="19"/>
        </w:rPr>
        <w:t>UtilityNetworkElement has two special properties for referencing features of other themes that are related to the Utility Network (sub)</w:t>
      </w:r>
      <w:r w:rsidR="004A2A6A" w:rsidRPr="00B318DD">
        <w:rPr>
          <w:rFonts w:cs="Arial"/>
          <w:szCs w:val="19"/>
        </w:rPr>
        <w:t xml:space="preserve"> </w:t>
      </w:r>
      <w:r w:rsidRPr="00B318DD">
        <w:rPr>
          <w:rFonts w:cs="Arial"/>
          <w:szCs w:val="19"/>
        </w:rPr>
        <w:t>theme. One is “utilityFacilityReference” which references an ActivityComplex featureType (from INSPIRE Base Models), which can be used to describe more co</w:t>
      </w:r>
      <w:r w:rsidRPr="00B318DD">
        <w:rPr>
          <w:rFonts w:cs="Arial"/>
          <w:szCs w:val="19"/>
        </w:rPr>
        <w:t>m</w:t>
      </w:r>
      <w:r w:rsidRPr="00B318DD">
        <w:rPr>
          <w:rFonts w:cs="Arial"/>
          <w:szCs w:val="19"/>
        </w:rPr>
        <w:t>plex objects that are utility facilities having a more complex geometry. The other one is “governmentalSe</w:t>
      </w:r>
      <w:r w:rsidRPr="00B318DD">
        <w:rPr>
          <w:rFonts w:cs="Arial"/>
          <w:szCs w:val="19"/>
        </w:rPr>
        <w:t>r</w:t>
      </w:r>
      <w:r w:rsidRPr="00B318DD">
        <w:rPr>
          <w:rFonts w:cs="Arial"/>
          <w:szCs w:val="19"/>
        </w:rPr>
        <w:t>viceReference” referencing a GovernmentalService feature (from Administrative and social gover</w:t>
      </w:r>
      <w:r w:rsidRPr="00B318DD">
        <w:rPr>
          <w:rFonts w:cs="Arial"/>
          <w:szCs w:val="19"/>
        </w:rPr>
        <w:t>n</w:t>
      </w:r>
      <w:r w:rsidRPr="00B318DD">
        <w:rPr>
          <w:rFonts w:cs="Arial"/>
          <w:szCs w:val="19"/>
        </w:rPr>
        <w:t>mental services (sub) theme of INSPIRE US), which can be used to refer to governmental service features that are conceptually r</w:t>
      </w:r>
      <w:r w:rsidRPr="00B318DD">
        <w:rPr>
          <w:rFonts w:cs="Arial"/>
          <w:szCs w:val="19"/>
        </w:rPr>
        <w:t>e</w:t>
      </w:r>
      <w:r w:rsidRPr="00B318DD">
        <w:rPr>
          <w:rFonts w:cs="Arial"/>
          <w:szCs w:val="19"/>
        </w:rPr>
        <w:t>lated to utility network features.</w:t>
      </w:r>
    </w:p>
    <w:p w:rsidR="00D62F7A" w:rsidRPr="00B318DD" w:rsidRDefault="00D62F7A" w:rsidP="00D62F7A">
      <w:pPr>
        <w:spacing w:line="276" w:lineRule="auto"/>
        <w:jc w:val="left"/>
        <w:rPr>
          <w:rFonts w:cs="Arial"/>
          <w:szCs w:val="19"/>
        </w:rPr>
      </w:pPr>
    </w:p>
    <w:p w:rsidR="00D62F7A" w:rsidRPr="00B318DD" w:rsidRDefault="00D62F7A" w:rsidP="00D62F7A">
      <w:pPr>
        <w:rPr>
          <w:rFonts w:cs="Arial"/>
          <w:szCs w:val="19"/>
        </w:rPr>
      </w:pPr>
      <w:r w:rsidRPr="00B318DD">
        <w:rPr>
          <w:rFonts w:cs="Arial"/>
          <w:szCs w:val="19"/>
        </w:rPr>
        <w:t>The Utility Network Profile - Abstract Types further contain two codelists that are used by the two properties of the UtilityLinkSe</w:t>
      </w:r>
      <w:r w:rsidR="004A2A6A" w:rsidRPr="00B318DD">
        <w:rPr>
          <w:rFonts w:cs="Arial"/>
          <w:szCs w:val="19"/>
        </w:rPr>
        <w:t>t</w:t>
      </w:r>
      <w:r w:rsidRPr="00B318DD">
        <w:rPr>
          <w:rFonts w:cs="Arial"/>
          <w:szCs w:val="19"/>
        </w:rPr>
        <w:t xml:space="preserve"> featureType and two codelists from the IN</w:t>
      </w:r>
      <w:r w:rsidRPr="00B318DD">
        <w:rPr>
          <w:rFonts w:cs="Arial"/>
          <w:szCs w:val="19"/>
        </w:rPr>
        <w:t>S</w:t>
      </w:r>
      <w:r w:rsidRPr="00B318DD">
        <w:rPr>
          <w:rFonts w:cs="Arial"/>
          <w:szCs w:val="19"/>
        </w:rPr>
        <w:t>PIRE Base Types.</w:t>
      </w:r>
    </w:p>
    <w:p w:rsidR="00D62F7A" w:rsidRPr="00B318DD" w:rsidRDefault="00D62F7A" w:rsidP="00D62F7A">
      <w:pPr>
        <w:rPr>
          <w:rFonts w:cs="Arial"/>
          <w:szCs w:val="19"/>
        </w:rPr>
      </w:pPr>
    </w:p>
    <w:p w:rsidR="00D62F7A" w:rsidRPr="00686565" w:rsidRDefault="00D62F7A" w:rsidP="00197FEC">
      <w:pPr>
        <w:pStyle w:val="Titolo2"/>
      </w:pPr>
      <w:bookmarkStart w:id="154" w:name="_Toc374519866"/>
      <w:r w:rsidRPr="00686565">
        <w:t>“Common Utility Networks El</w:t>
      </w:r>
      <w:r w:rsidRPr="00686565">
        <w:t>e</w:t>
      </w:r>
      <w:r w:rsidRPr="00686565">
        <w:t>ments” application schema</w:t>
      </w:r>
      <w:bookmarkEnd w:id="154"/>
    </w:p>
    <w:p w:rsidR="00D62F7A" w:rsidRPr="00B318DD" w:rsidRDefault="00D62F7A" w:rsidP="009A1AA4">
      <w:pPr>
        <w:rPr>
          <w:szCs w:val="19"/>
          <w:lang w:val="x-none"/>
        </w:rPr>
      </w:pPr>
    </w:p>
    <w:p w:rsidR="00D62F7A" w:rsidRPr="003A0998" w:rsidRDefault="00D62F7A" w:rsidP="00197FEC">
      <w:pPr>
        <w:pStyle w:val="Titolo3"/>
      </w:pPr>
      <w:bookmarkStart w:id="155" w:name="_Toc374519867"/>
      <w:r w:rsidRPr="003A0998">
        <w:t>Description</w:t>
      </w:r>
      <w:bookmarkEnd w:id="155"/>
    </w:p>
    <w:p w:rsidR="00D62F7A" w:rsidRPr="00B318DD" w:rsidRDefault="00D62F7A" w:rsidP="009A1AA4">
      <w:pPr>
        <w:rPr>
          <w:szCs w:val="19"/>
          <w:lang w:val="x-none"/>
        </w:rPr>
      </w:pPr>
    </w:p>
    <w:p w:rsidR="00D62F7A" w:rsidRPr="00B318DD" w:rsidRDefault="00D62F7A" w:rsidP="00197FEC">
      <w:pPr>
        <w:pStyle w:val="Titolo4"/>
      </w:pPr>
      <w:r w:rsidRPr="00B318DD">
        <w:t xml:space="preserve">Narrative description </w:t>
      </w:r>
    </w:p>
    <w:p w:rsidR="00D62F7A" w:rsidRPr="00B318DD" w:rsidRDefault="00D62F7A" w:rsidP="009A1AA4">
      <w:pPr>
        <w:rPr>
          <w:szCs w:val="19"/>
        </w:rPr>
      </w:pPr>
    </w:p>
    <w:p w:rsidR="00D62F7A" w:rsidRPr="00B318DD" w:rsidRDefault="00D62F7A" w:rsidP="00DC498F">
      <w:pPr>
        <w:rPr>
          <w:rFonts w:cs="Arial"/>
          <w:szCs w:val="19"/>
        </w:rPr>
      </w:pPr>
      <w:r w:rsidRPr="00B318DD">
        <w:rPr>
          <w:rFonts w:cs="Arial"/>
          <w:szCs w:val="19"/>
        </w:rPr>
        <w:t xml:space="preserve">The Common Types of the Utility Networks Profile contain the </w:t>
      </w:r>
      <w:r w:rsidRPr="00B318DD">
        <w:rPr>
          <w:rFonts w:cs="Arial"/>
          <w:i/>
          <w:iCs/>
          <w:szCs w:val="19"/>
        </w:rPr>
        <w:t>Cable</w:t>
      </w:r>
      <w:r w:rsidRPr="00B318DD">
        <w:rPr>
          <w:rFonts w:cs="Arial"/>
          <w:szCs w:val="19"/>
        </w:rPr>
        <w:t xml:space="preserve">, </w:t>
      </w:r>
      <w:r w:rsidRPr="00B318DD">
        <w:rPr>
          <w:rFonts w:cs="Arial"/>
          <w:i/>
          <w:iCs/>
          <w:szCs w:val="19"/>
        </w:rPr>
        <w:t>Pipe</w:t>
      </w:r>
      <w:r w:rsidRPr="00B318DD">
        <w:rPr>
          <w:rFonts w:cs="Arial"/>
          <w:szCs w:val="19"/>
        </w:rPr>
        <w:t xml:space="preserve"> and </w:t>
      </w:r>
      <w:r w:rsidRPr="00B318DD">
        <w:rPr>
          <w:rFonts w:cs="Arial"/>
          <w:i/>
          <w:iCs/>
          <w:szCs w:val="19"/>
        </w:rPr>
        <w:t>Duct</w:t>
      </w:r>
      <w:r w:rsidRPr="00B318DD">
        <w:rPr>
          <w:rFonts w:cs="Arial"/>
          <w:szCs w:val="19"/>
        </w:rPr>
        <w:t xml:space="preserve"> fe</w:t>
      </w:r>
      <w:r w:rsidRPr="00B318DD">
        <w:rPr>
          <w:rFonts w:cs="Arial"/>
          <w:szCs w:val="19"/>
        </w:rPr>
        <w:t>a</w:t>
      </w:r>
      <w:r w:rsidRPr="00B318DD">
        <w:rPr>
          <w:rFonts w:cs="Arial"/>
          <w:szCs w:val="19"/>
        </w:rPr>
        <w:t>tureTypes. These are link objects which can extend the UtilityLink</w:t>
      </w:r>
      <w:r w:rsidR="00D553D7" w:rsidRPr="00B318DD">
        <w:rPr>
          <w:rFonts w:cs="Arial"/>
          <w:szCs w:val="19"/>
        </w:rPr>
        <w:t>Set</w:t>
      </w:r>
      <w:r w:rsidRPr="00B318DD">
        <w:rPr>
          <w:rFonts w:cs="Arial"/>
          <w:szCs w:val="19"/>
        </w:rPr>
        <w:t xml:space="preserve">. </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These three featureTypes have various associations that can be used to model their real-life relatio</w:t>
      </w:r>
      <w:r w:rsidRPr="00B318DD">
        <w:rPr>
          <w:rFonts w:cs="Arial"/>
          <w:szCs w:val="19"/>
        </w:rPr>
        <w:t>n</w:t>
      </w:r>
      <w:r w:rsidRPr="00B318DD">
        <w:rPr>
          <w:rFonts w:cs="Arial"/>
          <w:szCs w:val="19"/>
        </w:rPr>
        <w:t>ships:</w:t>
      </w:r>
    </w:p>
    <w:p w:rsidR="00D62F7A" w:rsidRPr="00B318DD" w:rsidRDefault="00D62F7A" w:rsidP="00DC498F">
      <w:pPr>
        <w:rPr>
          <w:rFonts w:cs="Arial"/>
          <w:szCs w:val="19"/>
        </w:rPr>
      </w:pPr>
    </w:p>
    <w:p w:rsidR="00D62F7A" w:rsidRPr="00B318DD" w:rsidRDefault="00D62F7A" w:rsidP="00F91CA8">
      <w:pPr>
        <w:numPr>
          <w:ilvl w:val="0"/>
          <w:numId w:val="44"/>
        </w:numPr>
        <w:tabs>
          <w:tab w:val="clear" w:pos="284"/>
          <w:tab w:val="clear" w:pos="567"/>
          <w:tab w:val="clear" w:pos="851"/>
          <w:tab w:val="clear" w:pos="1134"/>
          <w:tab w:val="num" w:pos="720"/>
        </w:tabs>
        <w:jc w:val="left"/>
        <w:rPr>
          <w:rFonts w:cs="Arial"/>
          <w:szCs w:val="19"/>
        </w:rPr>
      </w:pPr>
      <w:r w:rsidRPr="00B318DD">
        <w:rPr>
          <w:rFonts w:cs="Arial"/>
          <w:szCs w:val="19"/>
        </w:rPr>
        <w:t>A Duct can contain multiple other Ducts, e.g. in case the outer duct is a larger construction containing multiple smaller ducts;</w:t>
      </w:r>
    </w:p>
    <w:p w:rsidR="00D62F7A" w:rsidRPr="00B318DD" w:rsidRDefault="00D62F7A" w:rsidP="00DC498F">
      <w:pPr>
        <w:tabs>
          <w:tab w:val="clear" w:pos="284"/>
          <w:tab w:val="clear" w:pos="567"/>
          <w:tab w:val="clear" w:pos="851"/>
          <w:tab w:val="clear" w:pos="1134"/>
          <w:tab w:val="num" w:pos="720"/>
        </w:tabs>
        <w:ind w:left="360"/>
        <w:jc w:val="left"/>
        <w:rPr>
          <w:rFonts w:cs="Arial"/>
          <w:szCs w:val="19"/>
        </w:rPr>
      </w:pPr>
    </w:p>
    <w:p w:rsidR="00D62F7A" w:rsidRPr="00B318DD" w:rsidRDefault="00D62F7A" w:rsidP="00F91CA8">
      <w:pPr>
        <w:numPr>
          <w:ilvl w:val="0"/>
          <w:numId w:val="44"/>
        </w:numPr>
        <w:tabs>
          <w:tab w:val="clear" w:pos="284"/>
          <w:tab w:val="clear" w:pos="360"/>
          <w:tab w:val="clear" w:pos="567"/>
          <w:tab w:val="clear" w:pos="851"/>
          <w:tab w:val="clear" w:pos="1134"/>
          <w:tab w:val="num" w:pos="644"/>
          <w:tab w:val="num" w:pos="720"/>
        </w:tabs>
        <w:jc w:val="left"/>
        <w:rPr>
          <w:rFonts w:cs="Arial"/>
          <w:szCs w:val="19"/>
        </w:rPr>
      </w:pPr>
      <w:r w:rsidRPr="00B318DD">
        <w:rPr>
          <w:rFonts w:cs="Arial"/>
          <w:szCs w:val="19"/>
        </w:rPr>
        <w:t>A Duct can contain multiple Pipes, e.g. in case the duct acts as a protecting layer or as a co</w:t>
      </w:r>
      <w:r w:rsidRPr="00B318DD">
        <w:rPr>
          <w:rFonts w:cs="Arial"/>
          <w:szCs w:val="19"/>
        </w:rPr>
        <w:t>n</w:t>
      </w:r>
      <w:r w:rsidRPr="00B318DD">
        <w:rPr>
          <w:rFonts w:cs="Arial"/>
          <w:szCs w:val="19"/>
        </w:rPr>
        <w:t>struction to keep the pipes together;</w:t>
      </w:r>
    </w:p>
    <w:p w:rsidR="00D62F7A" w:rsidRPr="00B318DD" w:rsidRDefault="00D62F7A" w:rsidP="00DC498F">
      <w:pPr>
        <w:tabs>
          <w:tab w:val="clear" w:pos="284"/>
          <w:tab w:val="clear" w:pos="567"/>
          <w:tab w:val="clear" w:pos="851"/>
          <w:tab w:val="clear" w:pos="1134"/>
          <w:tab w:val="num" w:pos="720"/>
        </w:tabs>
        <w:jc w:val="left"/>
        <w:rPr>
          <w:rFonts w:cs="Arial"/>
          <w:szCs w:val="19"/>
        </w:rPr>
      </w:pPr>
    </w:p>
    <w:p w:rsidR="00D62F7A" w:rsidRPr="00B318DD" w:rsidRDefault="00D62F7A" w:rsidP="00F91CA8">
      <w:pPr>
        <w:numPr>
          <w:ilvl w:val="0"/>
          <w:numId w:val="44"/>
        </w:numPr>
        <w:tabs>
          <w:tab w:val="clear" w:pos="284"/>
          <w:tab w:val="clear" w:pos="360"/>
          <w:tab w:val="clear" w:pos="567"/>
          <w:tab w:val="clear" w:pos="851"/>
          <w:tab w:val="clear" w:pos="1134"/>
          <w:tab w:val="num" w:pos="644"/>
          <w:tab w:val="num" w:pos="720"/>
        </w:tabs>
        <w:jc w:val="left"/>
        <w:rPr>
          <w:rFonts w:cs="Arial"/>
          <w:szCs w:val="19"/>
        </w:rPr>
      </w:pPr>
      <w:r w:rsidRPr="00B318DD">
        <w:rPr>
          <w:rFonts w:cs="Arial"/>
          <w:szCs w:val="19"/>
        </w:rPr>
        <w:t>A Duct can contain multiple Cables, idem as with the Duct-Pipe relationship;</w:t>
      </w:r>
    </w:p>
    <w:p w:rsidR="00D62F7A" w:rsidRPr="00B318DD" w:rsidRDefault="00D62F7A" w:rsidP="00DC498F">
      <w:pPr>
        <w:tabs>
          <w:tab w:val="clear" w:pos="284"/>
          <w:tab w:val="clear" w:pos="567"/>
          <w:tab w:val="clear" w:pos="851"/>
          <w:tab w:val="clear" w:pos="1134"/>
          <w:tab w:val="num" w:pos="720"/>
        </w:tabs>
        <w:jc w:val="left"/>
        <w:rPr>
          <w:rFonts w:cs="Arial"/>
          <w:szCs w:val="19"/>
        </w:rPr>
      </w:pPr>
    </w:p>
    <w:p w:rsidR="00D62F7A" w:rsidRPr="00B318DD" w:rsidRDefault="00D62F7A" w:rsidP="00F91CA8">
      <w:pPr>
        <w:numPr>
          <w:ilvl w:val="0"/>
          <w:numId w:val="44"/>
        </w:numPr>
        <w:tabs>
          <w:tab w:val="clear" w:pos="284"/>
          <w:tab w:val="clear" w:pos="360"/>
          <w:tab w:val="clear" w:pos="567"/>
          <w:tab w:val="clear" w:pos="851"/>
          <w:tab w:val="clear" w:pos="1134"/>
          <w:tab w:val="num" w:pos="644"/>
          <w:tab w:val="num" w:pos="720"/>
        </w:tabs>
        <w:jc w:val="left"/>
        <w:rPr>
          <w:rFonts w:cs="Arial"/>
          <w:szCs w:val="19"/>
        </w:rPr>
      </w:pPr>
      <w:r w:rsidRPr="00B318DD">
        <w:rPr>
          <w:rFonts w:cs="Arial"/>
          <w:szCs w:val="19"/>
        </w:rPr>
        <w:t>A Pipe can contain multiple other Pipes, e.g. in case the other pipe is used to keep a number of inner pipes together;</w:t>
      </w:r>
    </w:p>
    <w:p w:rsidR="00D62F7A" w:rsidRPr="00B318DD" w:rsidRDefault="00D62F7A" w:rsidP="00DC498F">
      <w:pPr>
        <w:tabs>
          <w:tab w:val="clear" w:pos="284"/>
          <w:tab w:val="clear" w:pos="567"/>
          <w:tab w:val="clear" w:pos="851"/>
          <w:tab w:val="clear" w:pos="1134"/>
          <w:tab w:val="num" w:pos="720"/>
        </w:tabs>
        <w:jc w:val="left"/>
        <w:rPr>
          <w:rFonts w:cs="Arial"/>
          <w:szCs w:val="19"/>
        </w:rPr>
      </w:pPr>
    </w:p>
    <w:p w:rsidR="00D62F7A" w:rsidRPr="00B318DD" w:rsidRDefault="00D62F7A" w:rsidP="00F91CA8">
      <w:pPr>
        <w:numPr>
          <w:ilvl w:val="0"/>
          <w:numId w:val="44"/>
        </w:numPr>
        <w:tabs>
          <w:tab w:val="clear" w:pos="284"/>
          <w:tab w:val="clear" w:pos="360"/>
          <w:tab w:val="clear" w:pos="567"/>
          <w:tab w:val="clear" w:pos="851"/>
          <w:tab w:val="clear" w:pos="1134"/>
          <w:tab w:val="num" w:pos="644"/>
          <w:tab w:val="num" w:pos="720"/>
        </w:tabs>
        <w:spacing w:line="276" w:lineRule="auto"/>
        <w:jc w:val="left"/>
        <w:rPr>
          <w:rFonts w:cs="Arial"/>
          <w:szCs w:val="19"/>
        </w:rPr>
      </w:pPr>
      <w:r w:rsidRPr="00B318DD">
        <w:rPr>
          <w:rFonts w:cs="Arial"/>
          <w:szCs w:val="19"/>
        </w:rPr>
        <w:t>A Pipe can contain multiple Cables, idem as with the Pipe-Pipe relationship.</w:t>
      </w:r>
    </w:p>
    <w:p w:rsidR="00914E13" w:rsidRDefault="003A6388" w:rsidP="00914E13">
      <w:pPr>
        <w:keepNext/>
        <w:jc w:val="center"/>
      </w:pPr>
      <w:r w:rsidRPr="00B318DD">
        <w:rPr>
          <w:rFonts w:cs="Arial"/>
          <w:noProof/>
          <w:szCs w:val="19"/>
          <w:lang w:val="it-IT" w:eastAsia="it-IT"/>
        </w:rPr>
        <w:drawing>
          <wp:inline distT="0" distB="0" distL="0" distR="0">
            <wp:extent cx="4029075" cy="3048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9075" cy="3048000"/>
                    </a:xfrm>
                    <a:prstGeom prst="rect">
                      <a:avLst/>
                    </a:prstGeom>
                    <a:noFill/>
                    <a:ln>
                      <a:noFill/>
                    </a:ln>
                  </pic:spPr>
                </pic:pic>
              </a:graphicData>
            </a:graphic>
          </wp:inline>
        </w:drawing>
      </w:r>
    </w:p>
    <w:p w:rsidR="00D62F7A" w:rsidRPr="00B318DD" w:rsidRDefault="00914E13" w:rsidP="00914E13">
      <w:pPr>
        <w:pStyle w:val="Didascalia"/>
        <w:jc w:val="center"/>
        <w:rPr>
          <w:rFonts w:cs="Arial"/>
          <w:szCs w:val="19"/>
          <w:shd w:val="solid" w:color="FFFF00" w:fill="FFFF00"/>
        </w:rPr>
      </w:pPr>
      <w:r>
        <w:t xml:space="preserve">Figure </w:t>
      </w:r>
      <w:r w:rsidR="00C42249">
        <w:rPr>
          <w:noProof/>
        </w:rPr>
        <w:t>9</w:t>
      </w:r>
      <w:r w:rsidRPr="004C17EB">
        <w:t xml:space="preserve"> – Physical relations between cables, pipes and ducts</w:t>
      </w:r>
    </w:p>
    <w:p w:rsidR="00D62F7A" w:rsidRPr="00B318DD" w:rsidRDefault="00D62F7A" w:rsidP="00DC498F">
      <w:pPr>
        <w:rPr>
          <w:rFonts w:cs="Arial"/>
          <w:szCs w:val="19"/>
        </w:rPr>
      </w:pP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Cable is an abstract featureType and can be used in the various utility themes by concrete featur</w:t>
      </w:r>
      <w:r w:rsidRPr="00B318DD">
        <w:rPr>
          <w:rFonts w:cs="Arial"/>
          <w:szCs w:val="19"/>
        </w:rPr>
        <w:t>e</w:t>
      </w:r>
      <w:r w:rsidRPr="00B318DD">
        <w:rPr>
          <w:rFonts w:cs="Arial"/>
          <w:szCs w:val="19"/>
        </w:rPr>
        <w:t xml:space="preserve">Types (e.g. ElectricityCable). </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Duct and Pipe on the other hand are not abstract, so this means that all utility themes can use the Duct and Pipe featureTypes as concrete featureTypes as part of their concrete utility network (e.g. ElectricityNetwork can have ElectricityCables and Ducts). Hence Duct and Pipe are here color-coded in green. Fu</w:t>
      </w:r>
      <w:r w:rsidRPr="00B318DD">
        <w:rPr>
          <w:rFonts w:cs="Arial"/>
          <w:szCs w:val="19"/>
        </w:rPr>
        <w:t>r</w:t>
      </w:r>
      <w:r w:rsidRPr="00B318DD">
        <w:rPr>
          <w:rFonts w:cs="Arial"/>
          <w:szCs w:val="19"/>
        </w:rPr>
        <w:t>thermore, Duct and Pipe can be used in utility networks that we call “crossTheme”. This means that we can have a cross-theme utility networks with ducts and pipes that are used to encase cables and pipes from other utility ne</w:t>
      </w:r>
      <w:r w:rsidRPr="00B318DD">
        <w:rPr>
          <w:rFonts w:cs="Arial"/>
          <w:szCs w:val="19"/>
        </w:rPr>
        <w:t>t</w:t>
      </w:r>
      <w:r w:rsidRPr="00B318DD">
        <w:rPr>
          <w:rFonts w:cs="Arial"/>
          <w:szCs w:val="19"/>
        </w:rPr>
        <w:t>work themes.</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Cable, Pipe and Duct inherit from the abstract UtilityLinkSe</w:t>
      </w:r>
      <w:r w:rsidR="004A2A6A" w:rsidRPr="00B318DD">
        <w:rPr>
          <w:rFonts w:cs="Arial"/>
          <w:szCs w:val="19"/>
        </w:rPr>
        <w:t>t</w:t>
      </w:r>
      <w:r w:rsidRPr="00B318DD">
        <w:rPr>
          <w:rFonts w:cs="Arial"/>
          <w:szCs w:val="19"/>
        </w:rPr>
        <w:t xml:space="preserve"> featureType, but a co</w:t>
      </w:r>
      <w:r w:rsidRPr="00B318DD">
        <w:rPr>
          <w:rFonts w:cs="Arial"/>
          <w:szCs w:val="19"/>
        </w:rPr>
        <w:t>n</w:t>
      </w:r>
      <w:r w:rsidRPr="00B318DD">
        <w:rPr>
          <w:rFonts w:cs="Arial"/>
          <w:szCs w:val="19"/>
        </w:rPr>
        <w:t>straint has been put on the Duct featureType indicating that the utilityDeliveryType property cannot be used in a Duct. This utilityDeliveryType property indicates that a link object is used in e.g. transport or distr</w:t>
      </w:r>
      <w:r w:rsidRPr="00B318DD">
        <w:rPr>
          <w:rFonts w:cs="Arial"/>
          <w:szCs w:val="19"/>
        </w:rPr>
        <w:t>i</w:t>
      </w:r>
      <w:r w:rsidRPr="00B318DD">
        <w:rPr>
          <w:rFonts w:cs="Arial"/>
          <w:szCs w:val="19"/>
        </w:rPr>
        <w:t>bution type of utility networks. But a Duct can contain link objects from more than one specific utility ne</w:t>
      </w:r>
      <w:r w:rsidRPr="00B318DD">
        <w:rPr>
          <w:rFonts w:cs="Arial"/>
          <w:szCs w:val="19"/>
        </w:rPr>
        <w:t>t</w:t>
      </w:r>
      <w:r w:rsidRPr="00B318DD">
        <w:rPr>
          <w:rFonts w:cs="Arial"/>
          <w:szCs w:val="19"/>
        </w:rPr>
        <w:t>work them, it should not use this property, which is expressed by the constraint.</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The UtilityNetwork featureType has a property “utilityNetworkType” with a codelist “UtilityNetwor</w:t>
      </w:r>
      <w:r w:rsidRPr="00B318DD">
        <w:rPr>
          <w:rFonts w:cs="Arial"/>
          <w:szCs w:val="19"/>
        </w:rPr>
        <w:t>k</w:t>
      </w:r>
      <w:r w:rsidRPr="00B318DD">
        <w:rPr>
          <w:rFonts w:cs="Arial"/>
          <w:szCs w:val="19"/>
        </w:rPr>
        <w:t>TypeValue” that describe the kind of utility network. Note that there’s also a “crossTheme” utility ne</w:t>
      </w:r>
      <w:r w:rsidRPr="00B318DD">
        <w:rPr>
          <w:rFonts w:cs="Arial"/>
          <w:szCs w:val="19"/>
        </w:rPr>
        <w:t>t</w:t>
      </w:r>
      <w:r w:rsidRPr="00B318DD">
        <w:rPr>
          <w:rFonts w:cs="Arial"/>
          <w:szCs w:val="19"/>
        </w:rPr>
        <w:t>work type that can be used for ducts and pipes for encasing of cables and pipes from other utility ne</w:t>
      </w:r>
      <w:r w:rsidRPr="00B318DD">
        <w:rPr>
          <w:rFonts w:cs="Arial"/>
          <w:szCs w:val="19"/>
        </w:rPr>
        <w:t>t</w:t>
      </w:r>
      <w:r w:rsidRPr="00B318DD">
        <w:rPr>
          <w:rFonts w:cs="Arial"/>
          <w:szCs w:val="19"/>
        </w:rPr>
        <w:t>works.</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The UtilityNetwork featureType has a reflexive association, meaning a uti</w:t>
      </w:r>
      <w:r w:rsidRPr="00B318DD">
        <w:rPr>
          <w:rFonts w:cs="Arial"/>
          <w:szCs w:val="19"/>
        </w:rPr>
        <w:t>l</w:t>
      </w:r>
      <w:r w:rsidRPr="00B318DD">
        <w:rPr>
          <w:rFonts w:cs="Arial"/>
          <w:szCs w:val="19"/>
        </w:rPr>
        <w:t>ity network can contain other networks. A UtilityNetwork has a number of authorities with different roles, but these roles can be different for certain parts of a utility network. This reflexive association allows to model this case by having a main utility network with several sub networks, each having different organisations - m</w:t>
      </w:r>
      <w:r w:rsidRPr="00B318DD">
        <w:rPr>
          <w:rFonts w:cs="Arial"/>
          <w:szCs w:val="19"/>
        </w:rPr>
        <w:t>o</w:t>
      </w:r>
      <w:r w:rsidRPr="00B318DD">
        <w:rPr>
          <w:rFonts w:cs="Arial"/>
          <w:szCs w:val="19"/>
        </w:rPr>
        <w:t xml:space="preserve">delled using the RelatedParty data type (from INSPIRE Basic Types 2) - fulfilling the authority roles. </w:t>
      </w:r>
    </w:p>
    <w:p w:rsidR="00D62F7A" w:rsidRPr="00B318DD" w:rsidRDefault="00D62F7A" w:rsidP="00DC498F">
      <w:pPr>
        <w:rPr>
          <w:rFonts w:cs="Arial"/>
          <w:szCs w:val="19"/>
        </w:rPr>
      </w:pPr>
      <w:r w:rsidRPr="00B318DD">
        <w:rPr>
          <w:rFonts w:cs="Arial"/>
          <w:szCs w:val="19"/>
        </w:rPr>
        <w:t>The UtilityNetwork featureType also uses the “utilityFacilityReference” property to allow to concept</w:t>
      </w:r>
      <w:r w:rsidRPr="00B318DD">
        <w:rPr>
          <w:rFonts w:cs="Arial"/>
          <w:szCs w:val="19"/>
        </w:rPr>
        <w:t>u</w:t>
      </w:r>
      <w:r w:rsidRPr="00B318DD">
        <w:rPr>
          <w:rFonts w:cs="Arial"/>
          <w:szCs w:val="19"/>
        </w:rPr>
        <w:t>ally include</w:t>
      </w:r>
      <w:r w:rsidR="00CD3C26" w:rsidRPr="00B318DD">
        <w:rPr>
          <w:rFonts w:cs="Arial"/>
          <w:szCs w:val="19"/>
        </w:rPr>
        <w:t xml:space="preserve"> </w:t>
      </w:r>
      <w:r w:rsidRPr="00B318DD">
        <w:rPr>
          <w:rFonts w:cs="Arial"/>
          <w:szCs w:val="19"/>
        </w:rPr>
        <w:t>a utility facility in a utility network.</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There are four utility node container objects, indicated as green color-coded featureTypes, meaning they are concrete and can be used in all utility ne</w:t>
      </w:r>
      <w:r w:rsidRPr="00B318DD">
        <w:rPr>
          <w:rFonts w:cs="Arial"/>
          <w:szCs w:val="19"/>
        </w:rPr>
        <w:t>t</w:t>
      </w:r>
      <w:r w:rsidRPr="00B318DD">
        <w:rPr>
          <w:rFonts w:cs="Arial"/>
          <w:szCs w:val="19"/>
        </w:rPr>
        <w:t xml:space="preserve">works: </w:t>
      </w:r>
      <w:r w:rsidRPr="00B318DD">
        <w:rPr>
          <w:rFonts w:cs="Arial"/>
          <w:i/>
          <w:iCs/>
          <w:szCs w:val="19"/>
        </w:rPr>
        <w:t>Manhole</w:t>
      </w:r>
      <w:r w:rsidRPr="00B318DD">
        <w:rPr>
          <w:rFonts w:cs="Arial"/>
          <w:szCs w:val="19"/>
        </w:rPr>
        <w:t xml:space="preserve">, </w:t>
      </w:r>
      <w:r w:rsidRPr="00B318DD">
        <w:rPr>
          <w:rFonts w:cs="Arial"/>
          <w:i/>
          <w:iCs/>
          <w:szCs w:val="19"/>
        </w:rPr>
        <w:t>Tower</w:t>
      </w:r>
      <w:r w:rsidRPr="00B318DD">
        <w:rPr>
          <w:rFonts w:cs="Arial"/>
          <w:szCs w:val="19"/>
        </w:rPr>
        <w:t xml:space="preserve">, </w:t>
      </w:r>
      <w:r w:rsidRPr="00B318DD">
        <w:rPr>
          <w:rFonts w:cs="Arial"/>
          <w:i/>
          <w:iCs/>
          <w:szCs w:val="19"/>
        </w:rPr>
        <w:t>Pole</w:t>
      </w:r>
      <w:r w:rsidRPr="00B318DD">
        <w:rPr>
          <w:rFonts w:cs="Arial"/>
          <w:szCs w:val="19"/>
        </w:rPr>
        <w:t xml:space="preserve"> and </w:t>
      </w:r>
      <w:r w:rsidRPr="00B318DD">
        <w:rPr>
          <w:rFonts w:cs="Arial"/>
          <w:i/>
          <w:iCs/>
          <w:szCs w:val="19"/>
        </w:rPr>
        <w:t>Cabinet</w:t>
      </w:r>
      <w:r w:rsidRPr="00B318DD">
        <w:rPr>
          <w:rFonts w:cs="Arial"/>
          <w:szCs w:val="19"/>
        </w:rPr>
        <w:t>.</w:t>
      </w:r>
    </w:p>
    <w:p w:rsidR="00D62F7A" w:rsidRPr="00B318DD" w:rsidRDefault="00D62F7A" w:rsidP="00DC498F">
      <w:pPr>
        <w:rPr>
          <w:rFonts w:cs="Arial"/>
          <w:szCs w:val="19"/>
        </w:rPr>
      </w:pPr>
    </w:p>
    <w:p w:rsidR="00D62F7A" w:rsidRPr="00B318DD" w:rsidRDefault="00D62F7A" w:rsidP="00DC498F">
      <w:pPr>
        <w:rPr>
          <w:rFonts w:cs="Arial"/>
          <w:szCs w:val="19"/>
        </w:rPr>
      </w:pPr>
      <w:r w:rsidRPr="00B318DD">
        <w:rPr>
          <w:rFonts w:cs="Arial"/>
          <w:szCs w:val="19"/>
        </w:rPr>
        <w:t>Finally there is the Appurtenance featureType which has the “appurtenanceType” property and a hie</w:t>
      </w:r>
      <w:r w:rsidRPr="00B318DD">
        <w:rPr>
          <w:rFonts w:cs="Arial"/>
          <w:szCs w:val="19"/>
        </w:rPr>
        <w:t>r</w:t>
      </w:r>
      <w:r w:rsidRPr="00B318DD">
        <w:rPr>
          <w:rFonts w:cs="Arial"/>
          <w:szCs w:val="19"/>
        </w:rPr>
        <w:t xml:space="preserve">archy of codelists that can be used for values. The lowest level of codelists are codelists with the base values we provide in </w:t>
      </w:r>
      <w:r w:rsidR="00C56F65" w:rsidRPr="00B318DD">
        <w:rPr>
          <w:rFonts w:cs="Arial"/>
          <w:szCs w:val="19"/>
        </w:rPr>
        <w:t>this</w:t>
      </w:r>
      <w:r w:rsidRPr="00B318DD">
        <w:rPr>
          <w:rFonts w:cs="Arial"/>
          <w:szCs w:val="19"/>
        </w:rPr>
        <w:t xml:space="preserve"> data specification, but these can be extended for application specific pu</w:t>
      </w:r>
      <w:r w:rsidRPr="00B318DD">
        <w:rPr>
          <w:rFonts w:cs="Arial"/>
          <w:szCs w:val="19"/>
        </w:rPr>
        <w:t>r</w:t>
      </w:r>
      <w:r w:rsidRPr="00B318DD">
        <w:rPr>
          <w:rFonts w:cs="Arial"/>
          <w:szCs w:val="19"/>
        </w:rPr>
        <w:t>poses.</w:t>
      </w:r>
    </w:p>
    <w:p w:rsidR="00555872" w:rsidRPr="00B318DD" w:rsidRDefault="00555872" w:rsidP="009A1AA4">
      <w:pPr>
        <w:rPr>
          <w:rFonts w:cs="Arial"/>
          <w:szCs w:val="19"/>
        </w:rPr>
      </w:pPr>
    </w:p>
    <w:p w:rsidR="00D62F7A" w:rsidRPr="00B318DD" w:rsidRDefault="00D62F7A" w:rsidP="00197FEC">
      <w:pPr>
        <w:pStyle w:val="Titolo4"/>
      </w:pPr>
      <w:r w:rsidRPr="00B318DD">
        <w:t>UML Overview</w:t>
      </w:r>
    </w:p>
    <w:p w:rsidR="00D62F7A" w:rsidRPr="00B318DD" w:rsidRDefault="00D62F7A" w:rsidP="009A1AA4">
      <w:pPr>
        <w:rPr>
          <w:szCs w:val="19"/>
        </w:rPr>
      </w:pPr>
    </w:p>
    <w:p w:rsidR="00914E13" w:rsidRDefault="003A6388" w:rsidP="00914E13">
      <w:pPr>
        <w:keepNext/>
      </w:pPr>
      <w:r w:rsidRPr="00DC498F">
        <w:rPr>
          <w:noProof/>
          <w:szCs w:val="19"/>
          <w:lang w:val="it-IT" w:eastAsia="it-IT"/>
        </w:rPr>
        <w:drawing>
          <wp:inline distT="0" distB="0" distL="0" distR="0">
            <wp:extent cx="5791200" cy="5715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5715000"/>
                    </a:xfrm>
                    <a:prstGeom prst="rect">
                      <a:avLst/>
                    </a:prstGeom>
                    <a:noFill/>
                    <a:ln>
                      <a:noFill/>
                    </a:ln>
                  </pic:spPr>
                </pic:pic>
              </a:graphicData>
            </a:graphic>
          </wp:inline>
        </w:drawing>
      </w:r>
    </w:p>
    <w:p w:rsidR="00D62F7A" w:rsidRPr="00B318DD" w:rsidRDefault="00914E13" w:rsidP="00914E13">
      <w:pPr>
        <w:pStyle w:val="Didascalia"/>
        <w:rPr>
          <w:szCs w:val="19"/>
        </w:rPr>
      </w:pPr>
      <w:r>
        <w:t xml:space="preserve">Figure </w:t>
      </w:r>
      <w:r w:rsidR="00C42249">
        <w:rPr>
          <w:noProof/>
        </w:rPr>
        <w:t>10</w:t>
      </w:r>
      <w:r w:rsidRPr="00AA11CC">
        <w:t xml:space="preserve"> – UML class diagram: Overview of the “Utility Networks Profile - Abstract Types”</w:t>
      </w:r>
    </w:p>
    <w:p w:rsidR="00D62F7A" w:rsidRPr="00B318DD" w:rsidRDefault="00D62F7A" w:rsidP="009A1AA4">
      <w:pPr>
        <w:rPr>
          <w:szCs w:val="19"/>
        </w:rPr>
      </w:pPr>
    </w:p>
    <w:p w:rsidR="00D62F7A" w:rsidRPr="00B318DD" w:rsidRDefault="00D62F7A" w:rsidP="00143616">
      <w:pPr>
        <w:ind w:left="284"/>
        <w:rPr>
          <w:b/>
          <w:szCs w:val="19"/>
        </w:rPr>
      </w:pPr>
      <w:r w:rsidRPr="00B318DD">
        <w:rPr>
          <w:b/>
          <w:szCs w:val="19"/>
        </w:rPr>
        <w:t xml:space="preserve"> </w:t>
      </w:r>
    </w:p>
    <w:p w:rsidR="00D62F7A" w:rsidRPr="00B318DD" w:rsidRDefault="00D62F7A" w:rsidP="009A1AA4">
      <w:pPr>
        <w:rPr>
          <w:szCs w:val="19"/>
        </w:rPr>
      </w:pPr>
    </w:p>
    <w:p w:rsidR="00D62F7A" w:rsidRPr="00B318DD" w:rsidRDefault="00D62F7A" w:rsidP="009A1AA4">
      <w:pPr>
        <w:rPr>
          <w:szCs w:val="19"/>
        </w:rPr>
      </w:pPr>
    </w:p>
    <w:p w:rsidR="00914E13" w:rsidRDefault="003A6388" w:rsidP="00914E13">
      <w:pPr>
        <w:keepNext/>
      </w:pPr>
      <w:r w:rsidRPr="008D698C">
        <w:rPr>
          <w:noProof/>
          <w:szCs w:val="19"/>
          <w:lang w:val="it-IT" w:eastAsia="it-IT"/>
        </w:rPr>
        <w:drawing>
          <wp:inline distT="0" distB="0" distL="0" distR="0">
            <wp:extent cx="5753100" cy="4838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838700"/>
                    </a:xfrm>
                    <a:prstGeom prst="rect">
                      <a:avLst/>
                    </a:prstGeom>
                    <a:noFill/>
                    <a:ln>
                      <a:noFill/>
                    </a:ln>
                  </pic:spPr>
                </pic:pic>
              </a:graphicData>
            </a:graphic>
          </wp:inline>
        </w:drawing>
      </w:r>
    </w:p>
    <w:p w:rsidR="00D62F7A" w:rsidRPr="00B318DD" w:rsidRDefault="00914E13" w:rsidP="00914E13">
      <w:pPr>
        <w:pStyle w:val="Didascalia"/>
        <w:rPr>
          <w:szCs w:val="19"/>
        </w:rPr>
      </w:pPr>
      <w:r>
        <w:t xml:space="preserve">Figure </w:t>
      </w:r>
      <w:r w:rsidR="00C42249">
        <w:rPr>
          <w:noProof/>
        </w:rPr>
        <w:t>11</w:t>
      </w:r>
      <w:r w:rsidRPr="00037F19">
        <w:t xml:space="preserve"> – UML class diagram: Overview of the “Utility Networks Profile - Common Types”</w:t>
      </w:r>
    </w:p>
    <w:p w:rsidR="00D62F7A" w:rsidRPr="00B318DD" w:rsidRDefault="00D62F7A" w:rsidP="009A1AA4">
      <w:pPr>
        <w:rPr>
          <w:szCs w:val="19"/>
        </w:rPr>
      </w:pPr>
    </w:p>
    <w:p w:rsidR="00D62F7A" w:rsidRPr="00B318DD" w:rsidRDefault="00D62F7A" w:rsidP="009A1AA4">
      <w:pPr>
        <w:rPr>
          <w:rFonts w:cs="Arial"/>
          <w:szCs w:val="19"/>
        </w:rPr>
      </w:pPr>
    </w:p>
    <w:p w:rsidR="00D62F7A" w:rsidRPr="00B318DD" w:rsidRDefault="00D62F7A" w:rsidP="00197FEC">
      <w:pPr>
        <w:pStyle w:val="Titolo4"/>
      </w:pPr>
      <w:r w:rsidRPr="00B318DD">
        <w:t>Consistency between spatial data sets</w:t>
      </w:r>
    </w:p>
    <w:p w:rsidR="00D62F7A" w:rsidRPr="00B318DD" w:rsidRDefault="00D62F7A" w:rsidP="009A1AA4">
      <w:pPr>
        <w:rPr>
          <w:rFonts w:cs="Arial"/>
          <w:szCs w:val="19"/>
        </w:rPr>
      </w:pPr>
    </w:p>
    <w:p w:rsidR="00D62F7A" w:rsidRPr="00B318DD" w:rsidRDefault="00D62F7A" w:rsidP="009A1AA4">
      <w:pPr>
        <w:rPr>
          <w:rFonts w:cs="Arial"/>
          <w:szCs w:val="19"/>
        </w:rPr>
      </w:pPr>
      <w:r w:rsidRPr="00B318DD">
        <w:rPr>
          <w:rFonts w:cs="Arial"/>
          <w:szCs w:val="19"/>
        </w:rPr>
        <w:t>Nothing more than what’s written in the general paragraph.</w:t>
      </w:r>
    </w:p>
    <w:p w:rsidR="00D62F7A" w:rsidRPr="00B318DD" w:rsidRDefault="00D62F7A" w:rsidP="009A1AA4">
      <w:pPr>
        <w:rPr>
          <w:rFonts w:cs="Arial"/>
          <w:szCs w:val="19"/>
        </w:rPr>
      </w:pPr>
    </w:p>
    <w:p w:rsidR="00D62F7A" w:rsidRPr="00B318DD" w:rsidRDefault="00D62F7A" w:rsidP="00197FEC">
      <w:pPr>
        <w:pStyle w:val="Titolo4"/>
      </w:pPr>
      <w:r w:rsidRPr="00B318DD">
        <w:t>Identifier management</w:t>
      </w:r>
    </w:p>
    <w:p w:rsidR="00D62F7A" w:rsidRPr="00B318DD" w:rsidRDefault="00D62F7A" w:rsidP="009A1AA4">
      <w:pPr>
        <w:rPr>
          <w:rFonts w:cs="Arial"/>
          <w:szCs w:val="19"/>
        </w:rPr>
      </w:pPr>
    </w:p>
    <w:p w:rsidR="00D62F7A" w:rsidRPr="00B318DD" w:rsidRDefault="00D62F7A" w:rsidP="009A1AA4">
      <w:pPr>
        <w:rPr>
          <w:rFonts w:cs="Arial"/>
          <w:szCs w:val="19"/>
        </w:rPr>
      </w:pPr>
      <w:r w:rsidRPr="00B318DD">
        <w:rPr>
          <w:rFonts w:cs="Arial"/>
          <w:szCs w:val="19"/>
        </w:rPr>
        <w:t>Nothing more than what’s written in the general paragraph.</w:t>
      </w:r>
    </w:p>
    <w:p w:rsidR="00D62F7A" w:rsidRPr="00B318DD" w:rsidRDefault="00D62F7A" w:rsidP="00143616">
      <w:pPr>
        <w:ind w:left="284"/>
        <w:rPr>
          <w:rFonts w:cs="Arial"/>
          <w:i/>
          <w:iCs/>
          <w:szCs w:val="19"/>
        </w:rPr>
      </w:pPr>
    </w:p>
    <w:p w:rsidR="00D62F7A" w:rsidRPr="006E5CCA" w:rsidRDefault="00D62F7A" w:rsidP="00197FEC">
      <w:pPr>
        <w:pStyle w:val="Titolo4"/>
        <w:rPr>
          <w:rStyle w:val="Instruction"/>
          <w:rFonts w:cs="Arial"/>
          <w:color w:val="auto"/>
          <w:szCs w:val="19"/>
        </w:rPr>
      </w:pPr>
      <w:r w:rsidRPr="006E5CCA">
        <w:t>Modelling of object references</w:t>
      </w:r>
    </w:p>
    <w:p w:rsidR="00D62F7A" w:rsidRPr="00B318DD" w:rsidRDefault="00D62F7A" w:rsidP="009A1AA4">
      <w:pPr>
        <w:rPr>
          <w:rFonts w:cs="Arial"/>
          <w:szCs w:val="19"/>
        </w:rPr>
      </w:pPr>
    </w:p>
    <w:p w:rsidR="00D62F7A" w:rsidRPr="00B318DD" w:rsidRDefault="00D62F7A" w:rsidP="009A1AA4">
      <w:pPr>
        <w:rPr>
          <w:rFonts w:cs="Arial"/>
          <w:szCs w:val="19"/>
        </w:rPr>
      </w:pPr>
      <w:r w:rsidRPr="00B318DD">
        <w:rPr>
          <w:rFonts w:cs="Arial"/>
          <w:szCs w:val="19"/>
        </w:rPr>
        <w:t>Nothing more than what’s written in the general paragraph.</w:t>
      </w:r>
    </w:p>
    <w:p w:rsidR="00D62F7A" w:rsidRPr="00B318DD" w:rsidRDefault="00D62F7A" w:rsidP="00143616">
      <w:pPr>
        <w:ind w:left="284"/>
        <w:rPr>
          <w:rStyle w:val="Instruction"/>
          <w:rFonts w:cs="Arial"/>
          <w:szCs w:val="19"/>
        </w:rPr>
      </w:pPr>
    </w:p>
    <w:p w:rsidR="00D62F7A" w:rsidRPr="00B318DD" w:rsidRDefault="00D62F7A" w:rsidP="00197FEC">
      <w:pPr>
        <w:pStyle w:val="Titolo4"/>
      </w:pPr>
      <w:r w:rsidRPr="00B318DD">
        <w:t>Geometry representation</w:t>
      </w:r>
    </w:p>
    <w:p w:rsidR="00D62F7A" w:rsidRPr="006E5CCA" w:rsidRDefault="00D62F7A" w:rsidP="006E5CCA"/>
    <w:p w:rsidR="00D62F7A" w:rsidRPr="00B318DD" w:rsidRDefault="00D62F7A" w:rsidP="006E5CCA">
      <w:pPr>
        <w:pStyle w:val="Intestazione"/>
        <w:spacing w:line="240" w:lineRule="auto"/>
        <w:rPr>
          <w:rFonts w:cs="Arial"/>
          <w:iCs/>
          <w:szCs w:val="19"/>
        </w:rPr>
      </w:pPr>
      <w:r w:rsidRPr="00B318DD">
        <w:rPr>
          <w:rFonts w:cs="Arial"/>
          <w:iCs/>
          <w:szCs w:val="19"/>
        </w:rPr>
        <w:t>There are two types of geometry in the specification:</w:t>
      </w:r>
    </w:p>
    <w:p w:rsidR="00D62F7A" w:rsidRPr="006E5CCA" w:rsidRDefault="00D62F7A" w:rsidP="006E5CCA"/>
    <w:p w:rsidR="00D62F7A" w:rsidRPr="00B318DD" w:rsidRDefault="00D62F7A" w:rsidP="00F91CA8">
      <w:pPr>
        <w:pStyle w:val="Intestazione"/>
        <w:numPr>
          <w:ilvl w:val="0"/>
          <w:numId w:val="45"/>
        </w:numPr>
        <w:tabs>
          <w:tab w:val="clear" w:pos="720"/>
          <w:tab w:val="num" w:pos="1004"/>
        </w:tabs>
        <w:spacing w:line="240" w:lineRule="auto"/>
        <w:ind w:left="1004"/>
        <w:rPr>
          <w:rFonts w:cs="Arial"/>
          <w:iCs/>
          <w:szCs w:val="19"/>
        </w:rPr>
      </w:pPr>
      <w:r w:rsidRPr="00B318DD">
        <w:rPr>
          <w:rFonts w:cs="Arial"/>
          <w:iCs/>
          <w:szCs w:val="19"/>
        </w:rPr>
        <w:t>Centreline objects in Utility Networks</w:t>
      </w:r>
    </w:p>
    <w:p w:rsidR="00D62F7A" w:rsidRPr="00B318DD" w:rsidRDefault="00D62F7A" w:rsidP="00F91CA8">
      <w:pPr>
        <w:pStyle w:val="Intestazione"/>
        <w:numPr>
          <w:ilvl w:val="0"/>
          <w:numId w:val="45"/>
        </w:numPr>
        <w:tabs>
          <w:tab w:val="clear" w:pos="720"/>
          <w:tab w:val="num" w:pos="1004"/>
        </w:tabs>
        <w:spacing w:line="240" w:lineRule="auto"/>
        <w:ind w:left="1004"/>
        <w:rPr>
          <w:rFonts w:cs="Arial"/>
          <w:iCs/>
          <w:szCs w:val="19"/>
        </w:rPr>
      </w:pPr>
      <w:r w:rsidRPr="00B318DD">
        <w:rPr>
          <w:rFonts w:cs="Arial"/>
          <w:iCs/>
          <w:szCs w:val="19"/>
        </w:rPr>
        <w:t>Point objects in Utility Networks</w:t>
      </w:r>
    </w:p>
    <w:p w:rsidR="00D62F7A" w:rsidRPr="006E5CCA" w:rsidRDefault="00D62F7A" w:rsidP="006E5CCA"/>
    <w:p w:rsidR="00D62F7A" w:rsidRPr="006E5CCA" w:rsidRDefault="00D62F7A" w:rsidP="006E5CCA">
      <w:r w:rsidRPr="006E5CCA">
        <w:t>Type (b) are network nodes, but can also be used to associate appurtenances with the network (e.g. antenna, pump, treatment plant etc).</w:t>
      </w:r>
    </w:p>
    <w:p w:rsidR="00D62F7A" w:rsidRPr="006E5CCA" w:rsidRDefault="00D62F7A" w:rsidP="006E5CCA"/>
    <w:p w:rsidR="00D62F7A" w:rsidRPr="006E5CCA" w:rsidRDefault="00D62F7A" w:rsidP="006E5CCA">
      <w:r w:rsidRPr="006E5CCA">
        <w:t>Levels of detail: The specification addresses the highest resolution of data capture in Utility Networks and is also applicable to any derived lower resolution levels of detail where the number of coordinates is reduced and the geometry simplified to support viewing and reporting at regional, national and European levels.</w:t>
      </w:r>
    </w:p>
    <w:p w:rsidR="00D62F7A" w:rsidRPr="006E5CCA" w:rsidRDefault="00D62F7A" w:rsidP="006E5CCA"/>
    <w:p w:rsidR="00D62F7A" w:rsidRPr="006E5CCA" w:rsidRDefault="00D62F7A" w:rsidP="006E5CCA">
      <w:r w:rsidRPr="006E5CCA">
        <w:t>This specification cannot advise on the form of representation at the highest resolution nor the accuracy since this will be driven by member state needs. Ideally, derived lower resolution datasets will use the approach outlined in D2.6 A.19 where all the objects are related from lowest to highest resolution and any user information collected about the network can be simply aggregated at the lower lever or disaggregated as the user increases the resolution.</w:t>
      </w:r>
    </w:p>
    <w:p w:rsidR="00D62F7A" w:rsidRPr="006E5CCA" w:rsidRDefault="00D62F7A" w:rsidP="006E5CCA"/>
    <w:p w:rsidR="00D62F7A" w:rsidRPr="00B318DD" w:rsidRDefault="00D62F7A" w:rsidP="006E5CCA">
      <w:pPr>
        <w:pStyle w:val="Intestazione"/>
        <w:spacing w:line="240" w:lineRule="auto"/>
        <w:rPr>
          <w:rFonts w:cs="Arial"/>
          <w:i/>
          <w:iCs/>
          <w:szCs w:val="19"/>
        </w:rPr>
      </w:pPr>
      <w:r w:rsidRPr="00B318DD">
        <w:rPr>
          <w:rFonts w:cs="Arial"/>
          <w:i/>
          <w:iCs/>
          <w:szCs w:val="19"/>
        </w:rPr>
        <w:t xml:space="preserve">Local, Regional, National and European relevance of the specification </w:t>
      </w:r>
    </w:p>
    <w:p w:rsidR="00D62F7A" w:rsidRPr="006E5CCA" w:rsidRDefault="00D62F7A" w:rsidP="006E5CCA">
      <w:r w:rsidRPr="006E5CCA">
        <w:t xml:space="preserve">The datasets in scope are used extensively at the “local level” and extend to regional, national and European levels. Usage can change with levels of operation or within an organisation. The specification is mainly focused on establishing a more coherent approach to those datasets that are universally used, probably held at regional and local level and at the highest resolution within this context. </w:t>
      </w:r>
    </w:p>
    <w:p w:rsidR="00D62F7A" w:rsidRPr="006E5CCA" w:rsidRDefault="00D62F7A" w:rsidP="006E5CCA"/>
    <w:p w:rsidR="00D62F7A" w:rsidRPr="00B318DD" w:rsidRDefault="00D62F7A" w:rsidP="006E5CCA">
      <w:pPr>
        <w:pStyle w:val="Intestazione"/>
        <w:spacing w:line="240" w:lineRule="auto"/>
        <w:rPr>
          <w:rFonts w:cs="Arial"/>
          <w:i/>
          <w:iCs/>
          <w:szCs w:val="19"/>
        </w:rPr>
      </w:pPr>
      <w:r w:rsidRPr="00B318DD">
        <w:rPr>
          <w:rFonts w:cs="Arial"/>
          <w:i/>
          <w:iCs/>
          <w:szCs w:val="19"/>
        </w:rPr>
        <w:t>Seamless resolution representations at the local and regional level</w:t>
      </w:r>
    </w:p>
    <w:p w:rsidR="00D62F7A" w:rsidRPr="006E5CCA" w:rsidRDefault="00D62F7A" w:rsidP="006E5CCA">
      <w:r w:rsidRPr="006E5CCA">
        <w:t>Lower resolution datasets would be derived from the local/high resolution data - outlined in the previous paragraph – and referenced (no geographic) data could then be aggregated and disaggregated as desired.</w:t>
      </w:r>
    </w:p>
    <w:p w:rsidR="00D62F7A" w:rsidRPr="006E5CCA" w:rsidRDefault="00D62F7A" w:rsidP="006E5CCA"/>
    <w:p w:rsidR="00D62F7A" w:rsidRPr="00B318DD" w:rsidRDefault="00D62F7A" w:rsidP="006E5CCA">
      <w:pPr>
        <w:pStyle w:val="Intestazione"/>
        <w:spacing w:line="240" w:lineRule="auto"/>
        <w:rPr>
          <w:rFonts w:cs="Arial"/>
          <w:i/>
          <w:iCs/>
          <w:szCs w:val="19"/>
        </w:rPr>
      </w:pPr>
      <w:r w:rsidRPr="00B318DD">
        <w:rPr>
          <w:rFonts w:cs="Arial"/>
          <w:i/>
          <w:iCs/>
          <w:szCs w:val="19"/>
        </w:rPr>
        <w:t>Multiple representations at regional, national and European levels.</w:t>
      </w:r>
    </w:p>
    <w:p w:rsidR="00D62F7A" w:rsidRPr="006E5CCA" w:rsidRDefault="00D62F7A" w:rsidP="006E5CCA">
      <w:r w:rsidRPr="006E5CCA">
        <w:t xml:space="preserve">Ideally the same data would be scalable dynamically from local to European level seamlessly. Since the current datasets and methods are insufficiently mature to support this - several “levels of detail” will usually be stored to represent the network at different operational levels. </w:t>
      </w:r>
    </w:p>
    <w:p w:rsidR="00D62F7A" w:rsidRPr="006E5CCA" w:rsidRDefault="00D62F7A" w:rsidP="006E5CCA"/>
    <w:p w:rsidR="00D62F7A" w:rsidRPr="00B318DD" w:rsidRDefault="00D62F7A" w:rsidP="009A1AA4">
      <w:pPr>
        <w:rPr>
          <w:rFonts w:cs="Arial"/>
          <w:szCs w:val="19"/>
        </w:rPr>
      </w:pPr>
      <w:r w:rsidRPr="00B318DD">
        <w:rPr>
          <w:rFonts w:cs="Arial"/>
          <w:szCs w:val="19"/>
        </w:rPr>
        <w:t>Unfortunately today there is very little correspondence between each level. Ideally it would be easy to seamlessly move from the highest to the lowest resol</w:t>
      </w:r>
      <w:r w:rsidRPr="00B318DD">
        <w:rPr>
          <w:rFonts w:cs="Arial"/>
          <w:szCs w:val="19"/>
        </w:rPr>
        <w:t>u</w:t>
      </w:r>
      <w:r w:rsidRPr="00B318DD">
        <w:rPr>
          <w:rFonts w:cs="Arial"/>
          <w:szCs w:val="19"/>
        </w:rPr>
        <w:t>tion with corresponding scaling and aggregation and disa</w:t>
      </w:r>
      <w:r w:rsidRPr="00B318DD">
        <w:rPr>
          <w:rFonts w:cs="Arial"/>
          <w:szCs w:val="19"/>
        </w:rPr>
        <w:t>g</w:t>
      </w:r>
      <w:r w:rsidRPr="00B318DD">
        <w:rPr>
          <w:rFonts w:cs="Arial"/>
          <w:szCs w:val="19"/>
        </w:rPr>
        <w:t>gregation of the associated organisational information (as we do on statistical datasets) e.g. for reporting purposes or trans-European analysis, real-time management (SCADA), planning and policy ma</w:t>
      </w:r>
      <w:r w:rsidRPr="00B318DD">
        <w:rPr>
          <w:rFonts w:cs="Arial"/>
          <w:szCs w:val="19"/>
        </w:rPr>
        <w:t>k</w:t>
      </w:r>
      <w:r w:rsidRPr="00B318DD">
        <w:rPr>
          <w:rFonts w:cs="Arial"/>
          <w:szCs w:val="19"/>
        </w:rPr>
        <w:t xml:space="preserve">ing. </w:t>
      </w:r>
    </w:p>
    <w:p w:rsidR="00D62F7A" w:rsidRPr="00B318DD" w:rsidRDefault="00D62F7A" w:rsidP="009A1AA4">
      <w:pPr>
        <w:rPr>
          <w:rFonts w:cs="Arial"/>
          <w:szCs w:val="19"/>
        </w:rPr>
      </w:pPr>
    </w:p>
    <w:p w:rsidR="00D62F7A" w:rsidRPr="00B318DD" w:rsidRDefault="00D62F7A" w:rsidP="009A1AA4">
      <w:pPr>
        <w:rPr>
          <w:rFonts w:cs="Arial"/>
          <w:szCs w:val="19"/>
        </w:rPr>
      </w:pPr>
      <w:r w:rsidRPr="00B318DD">
        <w:rPr>
          <w:rFonts w:cs="Arial"/>
          <w:szCs w:val="19"/>
        </w:rPr>
        <w:t>In the meantime this specification applies to all levels of detail, although data providers are encou</w:t>
      </w:r>
      <w:r w:rsidRPr="00B318DD">
        <w:rPr>
          <w:rFonts w:cs="Arial"/>
          <w:szCs w:val="19"/>
        </w:rPr>
        <w:t>r</w:t>
      </w:r>
      <w:r w:rsidRPr="00B318DD">
        <w:rPr>
          <w:rFonts w:cs="Arial"/>
          <w:szCs w:val="19"/>
        </w:rPr>
        <w:t>aged to introduce this specification at the local level as a priority.</w:t>
      </w:r>
    </w:p>
    <w:p w:rsidR="00D62F7A" w:rsidRPr="00B318DD" w:rsidRDefault="00D62F7A" w:rsidP="009A1AA4">
      <w:pPr>
        <w:rPr>
          <w:rFonts w:cs="Arial"/>
          <w:szCs w:val="19"/>
        </w:rPr>
      </w:pPr>
    </w:p>
    <w:p w:rsidR="00D62F7A" w:rsidRPr="00B318DD" w:rsidRDefault="00D62F7A" w:rsidP="00197FEC">
      <w:pPr>
        <w:rPr>
          <w:rFonts w:cs="Arial"/>
          <w:szCs w:val="19"/>
        </w:rPr>
      </w:pPr>
    </w:p>
    <w:p w:rsidR="00D62F7A" w:rsidRPr="00B318DD" w:rsidRDefault="00D62F7A" w:rsidP="00197FEC">
      <w:pPr>
        <w:pStyle w:val="Recommendation"/>
        <w:rPr>
          <w:rStyle w:val="Instruction"/>
          <w:rFonts w:eastAsia="MS Mincho" w:cs="Arial"/>
          <w:i w:val="0"/>
          <w:iCs w:val="0"/>
          <w:color w:val="000000"/>
          <w:szCs w:val="19"/>
          <w:lang w:val="en-GB"/>
        </w:rPr>
      </w:pPr>
      <w:r w:rsidRPr="00B318DD">
        <w:rPr>
          <w:rStyle w:val="Instruction"/>
          <w:rFonts w:eastAsia="MS Mincho" w:cs="Arial"/>
          <w:i w:val="0"/>
          <w:iCs w:val="0"/>
          <w:color w:val="000000"/>
          <w:szCs w:val="19"/>
          <w:lang w:val="en-GB"/>
        </w:rPr>
        <w:t>All Utility Networks spatial objects should be provided at the source resolution and accuracy where poss</w:t>
      </w:r>
      <w:r w:rsidRPr="00B318DD">
        <w:rPr>
          <w:rStyle w:val="Instruction"/>
          <w:rFonts w:eastAsia="MS Mincho" w:cs="Arial"/>
          <w:i w:val="0"/>
          <w:iCs w:val="0"/>
          <w:color w:val="000000"/>
          <w:szCs w:val="19"/>
          <w:lang w:val="en-GB"/>
        </w:rPr>
        <w:t>i</w:t>
      </w:r>
      <w:r w:rsidRPr="00B318DD">
        <w:rPr>
          <w:rStyle w:val="Instruction"/>
          <w:rFonts w:eastAsia="MS Mincho" w:cs="Arial"/>
          <w:i w:val="0"/>
          <w:iCs w:val="0"/>
          <w:color w:val="000000"/>
          <w:szCs w:val="19"/>
          <w:lang w:val="en-GB"/>
        </w:rPr>
        <w:t>ble.</w:t>
      </w:r>
    </w:p>
    <w:p w:rsidR="00D62F7A" w:rsidRPr="00B318DD" w:rsidRDefault="00D62F7A" w:rsidP="00197FEC">
      <w:pPr>
        <w:ind w:left="284"/>
        <w:rPr>
          <w:rStyle w:val="Instruction"/>
          <w:rFonts w:cs="Arial"/>
          <w:szCs w:val="19"/>
        </w:rPr>
      </w:pPr>
    </w:p>
    <w:p w:rsidR="00D62F7A" w:rsidRDefault="00D62F7A" w:rsidP="00197FEC">
      <w:pPr>
        <w:pStyle w:val="Recommendation"/>
        <w:rPr>
          <w:rStyle w:val="Instruction"/>
          <w:rFonts w:eastAsia="MS Mincho" w:cs="Arial"/>
          <w:i w:val="0"/>
          <w:iCs w:val="0"/>
          <w:color w:val="000000"/>
          <w:szCs w:val="19"/>
          <w:lang w:val="en-GB"/>
        </w:rPr>
      </w:pPr>
      <w:r w:rsidRPr="00B318DD">
        <w:rPr>
          <w:rStyle w:val="Instruction"/>
          <w:rFonts w:eastAsia="MS Mincho" w:cs="Arial"/>
          <w:i w:val="0"/>
          <w:iCs w:val="0"/>
          <w:color w:val="000000"/>
          <w:szCs w:val="19"/>
          <w:lang w:val="en-GB"/>
        </w:rPr>
        <w:t>Lower order resolutions should be derived from the highest order represent</w:t>
      </w:r>
      <w:r w:rsidRPr="00B318DD">
        <w:rPr>
          <w:rStyle w:val="Instruction"/>
          <w:rFonts w:eastAsia="MS Mincho" w:cs="Arial"/>
          <w:i w:val="0"/>
          <w:iCs w:val="0"/>
          <w:color w:val="000000"/>
          <w:szCs w:val="19"/>
          <w:lang w:val="en-GB"/>
        </w:rPr>
        <w:t>a</w:t>
      </w:r>
      <w:r w:rsidRPr="00B318DD">
        <w:rPr>
          <w:rStyle w:val="Instruction"/>
          <w:rFonts w:eastAsia="MS Mincho" w:cs="Arial"/>
          <w:i w:val="0"/>
          <w:iCs w:val="0"/>
          <w:color w:val="000000"/>
          <w:szCs w:val="19"/>
          <w:lang w:val="en-GB"/>
        </w:rPr>
        <w:t>tion of the utility network, and any user information should be captured once and referenced to each geometrical representation.</w:t>
      </w:r>
    </w:p>
    <w:p w:rsidR="00197FEC" w:rsidRPr="00197FEC" w:rsidRDefault="00197FEC" w:rsidP="00197FEC">
      <w:pPr>
        <w:rPr>
          <w:lang w:eastAsia="it-IT"/>
        </w:rPr>
      </w:pPr>
    </w:p>
    <w:p w:rsidR="00D62F7A" w:rsidRPr="00B318DD" w:rsidRDefault="00D62F7A" w:rsidP="00197FEC">
      <w:pPr>
        <w:pStyle w:val="Titolo4"/>
      </w:pPr>
      <w:r w:rsidRPr="00B318DD">
        <w:t>Temporality representation</w:t>
      </w:r>
    </w:p>
    <w:p w:rsidR="00D62F7A" w:rsidRPr="00B318DD" w:rsidRDefault="00D62F7A" w:rsidP="009A1AA4">
      <w:pPr>
        <w:rPr>
          <w:rFonts w:cs="Arial"/>
          <w:szCs w:val="19"/>
        </w:rPr>
      </w:pPr>
    </w:p>
    <w:p w:rsidR="00D62F7A" w:rsidRPr="00B318DD" w:rsidRDefault="00D62F7A" w:rsidP="009A1AA4">
      <w:pPr>
        <w:rPr>
          <w:rFonts w:cs="Arial"/>
          <w:szCs w:val="19"/>
        </w:rPr>
      </w:pPr>
      <w:r w:rsidRPr="00B318DD">
        <w:rPr>
          <w:rFonts w:cs="Arial"/>
          <w:szCs w:val="19"/>
        </w:rPr>
        <w:t>Nothing more than what’s written in the general paragraph.</w:t>
      </w:r>
    </w:p>
    <w:p w:rsidR="00D62F7A" w:rsidRPr="00B318DD" w:rsidRDefault="00D62F7A" w:rsidP="009A1AA4">
      <w:pPr>
        <w:rPr>
          <w:rFonts w:cs="Arial"/>
          <w:szCs w:val="19"/>
        </w:rPr>
      </w:pPr>
    </w:p>
    <w:p w:rsidR="00D62F7A" w:rsidRDefault="00D62F7A" w:rsidP="009A1AA4">
      <w:pPr>
        <w:rPr>
          <w:szCs w:val="19"/>
        </w:rPr>
      </w:pPr>
    </w:p>
    <w:p w:rsidR="00197FEC" w:rsidRPr="00B318DD" w:rsidRDefault="00197FEC" w:rsidP="009A1AA4">
      <w:pPr>
        <w:rPr>
          <w:szCs w:val="19"/>
        </w:rPr>
      </w:pPr>
    </w:p>
    <w:p w:rsidR="001313F9" w:rsidRPr="001313F9" w:rsidRDefault="001313F9" w:rsidP="001313F9"/>
    <w:p w:rsidR="00197FEC" w:rsidRDefault="00197FEC" w:rsidP="00197FEC">
      <w:pPr>
        <w:pStyle w:val="Titolo3"/>
        <w:rPr>
          <w:rFonts w:eastAsia="Times New Roman"/>
        </w:rPr>
      </w:pPr>
      <w:bookmarkStart w:id="156" w:name="_Toc374519868"/>
      <w:r>
        <w:rPr>
          <w:rFonts w:eastAsia="Times New Roman"/>
        </w:rPr>
        <w:t>Feature catalogue</w:t>
      </w:r>
      <w:bookmarkEnd w:id="156"/>
    </w:p>
    <w:p w:rsidR="00197FEC" w:rsidRPr="00F91CA8" w:rsidRDefault="00197FEC" w:rsidP="00197FEC">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197FEC" w:rsidTr="00197FEC">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INSPIRE Application Schema Common Utility Network Elements</w:t>
            </w:r>
          </w:p>
        </w:tc>
      </w:tr>
      <w:tr w:rsidR="00197FEC" w:rsidTr="00197FEC">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3.0</w:t>
            </w:r>
          </w:p>
        </w:tc>
      </w:tr>
    </w:tbl>
    <w:p w:rsidR="00197FEC" w:rsidRPr="00F91CA8" w:rsidRDefault="00197FEC" w:rsidP="00197FEC">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77"/>
        <w:gridCol w:w="3690"/>
        <w:gridCol w:w="1788"/>
      </w:tblGrid>
      <w:tr w:rsidR="00197FEC" w:rsidTr="00197FEC">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Stereotypes</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Appurtenance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«codeList»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Cabinet</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Cable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Duct</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Manhole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Pipe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Pole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«codeList»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Tower</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«codeList»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UtilityLink</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UtilityLinkSequence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UtilityLinkSet</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UtilityNetwork</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UtilityNetworkElement</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«codeList»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UtilityNode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UtilityNodeContainer</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«featureType»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sidRPr="0039406C">
              <w:rPr>
                <w:rFonts w:eastAsia="Times New Roman"/>
                <w:i/>
              </w:rPr>
              <w:t>WarningTypeValue</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197FEC" w:rsidRDefault="00197FEC">
            <w:pPr>
              <w:rPr>
                <w:rFonts w:eastAsia="Times New Roman"/>
                <w:sz w:val="24"/>
                <w:szCs w:val="24"/>
              </w:rPr>
            </w:pPr>
            <w:r>
              <w:rPr>
                <w:rFonts w:eastAsia="Times New Roman"/>
              </w:rPr>
              <w:t>«codeList»</w:t>
            </w:r>
          </w:p>
        </w:tc>
      </w:tr>
    </w:tbl>
    <w:p w:rsidR="00197FEC" w:rsidRDefault="00197FEC" w:rsidP="00197FEC">
      <w:pPr>
        <w:pStyle w:val="Titolo4"/>
        <w:rPr>
          <w:rFonts w:eastAsia="Times New Roman"/>
        </w:rPr>
      </w:pPr>
      <w:r>
        <w:rPr>
          <w:rFonts w:eastAsia="Times New Roman"/>
        </w:rPr>
        <w:t>Spatial object types</w:t>
      </w:r>
    </w:p>
    <w:p w:rsidR="00197FEC" w:rsidRDefault="00197FEC" w:rsidP="00197FEC">
      <w:pPr>
        <w:pStyle w:val="Titolo5"/>
        <w:rPr>
          <w:rFonts w:eastAsia="Times New Roman"/>
        </w:rPr>
      </w:pPr>
      <w:bookmarkStart w:id="157" w:name="appurtenance"/>
      <w:r>
        <w:rPr>
          <w:rFonts w:eastAsia="Times New Roman"/>
        </w:rPr>
        <w:t>Appurtenance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57"/>
          <w:p w:rsidR="00197FEC" w:rsidRDefault="00197FEC">
            <w:pPr>
              <w:spacing w:line="225" w:lineRule="atLeast"/>
              <w:rPr>
                <w:rFonts w:eastAsia="Times New Roman"/>
                <w:sz w:val="24"/>
                <w:szCs w:val="24"/>
              </w:rPr>
            </w:pPr>
            <w:r>
              <w:rPr>
                <w:rFonts w:eastAsia="Times New Roman"/>
                <w:b/>
                <w:bCs/>
              </w:rPr>
              <w:t>Appurtenance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appurtenance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UtilityNode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An appurtenance is a node object that is described by its type (via the attribute "appurtenanceType").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 xml:space="preserve">The "appurtenanceType" attribute uses the "AppurtenanceTypeValue" codelist for its values. But this is an empty codelist that needs to be extended by a concrete codelist of appurtenance types for each utility network type. </w:t>
                  </w:r>
                  <w:r>
                    <w:rPr>
                      <w:rFonts w:eastAsia="Times New Roman"/>
                    </w:rPr>
                    <w:br/>
                    <w:t>So e.g. for the electricity network, the "ElectricityAppurtenanceTypeValue" codelist should be used.</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appurtenanceType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appurtenance type 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AppurtenanceTypeValue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Type of appurtenance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The "AppurtenanceTypeValue" codelist is an abstract codelist that can be replaced by the various appurtenance type value codelists for each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specificAppurtenanceType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specific appurtenance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SpecificAppurtenanceTypeValue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Type of appurtenance according to a domain-specific classification.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Pr="00F91CA8" w:rsidRDefault="00197FEC">
            <w:pPr>
              <w:pStyle w:val="NormaleWeb"/>
              <w:rPr>
                <w:rFonts w:eastAsia="Times New Roman"/>
              </w:rPr>
            </w:pPr>
            <w:r>
              <w:rPr>
                <w:b/>
                <w:bCs/>
              </w:rPr>
              <w:t>Constraint: "TelecommunicationsAppurtenanceTypeValue" is not in 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Natural language:</w:t>
                  </w:r>
                </w:p>
              </w:tc>
              <w:tc>
                <w:tcPr>
                  <w:tcW w:w="0" w:type="auto"/>
                  <w:hideMark/>
                </w:tcPr>
                <w:p w:rsidR="00197FEC" w:rsidRDefault="00197FEC">
                  <w:pPr>
                    <w:rPr>
                      <w:rFonts w:eastAsia="Times New Roman"/>
                      <w:sz w:val="24"/>
                      <w:szCs w:val="24"/>
                    </w:rPr>
                  </w:pP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OCL:</w:t>
                  </w:r>
                </w:p>
              </w:tc>
              <w:tc>
                <w:tcPr>
                  <w:tcW w:w="0" w:type="auto"/>
                  <w:hideMark/>
                </w:tcPr>
                <w:p w:rsidR="00197FEC" w:rsidRDefault="00197FEC">
                  <w:pPr>
                    <w:rPr>
                      <w:rFonts w:eastAsia="Times New Roman"/>
                      <w:sz w:val="24"/>
                      <w:szCs w:val="24"/>
                    </w:rPr>
                  </w:pP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58" w:name="cabinet"/>
      <w:r>
        <w:rPr>
          <w:rFonts w:eastAsia="Times New Roman"/>
        </w:rPr>
        <w:t>Cabinet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58"/>
          <w:p w:rsidR="00197FEC" w:rsidRDefault="00197FEC">
            <w:pPr>
              <w:spacing w:line="225" w:lineRule="atLeast"/>
              <w:rPr>
                <w:rFonts w:eastAsia="Times New Roman"/>
                <w:sz w:val="24"/>
                <w:szCs w:val="24"/>
              </w:rPr>
            </w:pPr>
            <w:r>
              <w:rPr>
                <w:rFonts w:eastAsia="Times New Roman"/>
                <w:b/>
                <w:bCs/>
              </w:rPr>
              <w:t>Cabinet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cabinet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UtilityNodeContainer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Simple cabinet object which may carry utility objects belonging to either single or multiple utility networks.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Cabinets represent mountable node objects that can contain smaller utility devices and cables.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59" w:name="cable"/>
      <w:r>
        <w:rPr>
          <w:rFonts w:eastAsia="Times New Roman"/>
        </w:rPr>
        <w:t>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59"/>
          <w:p w:rsidR="00197FEC" w:rsidRDefault="00197FEC">
            <w:pPr>
              <w:spacing w:line="225" w:lineRule="atLeast"/>
              <w:rPr>
                <w:rFonts w:eastAsia="Times New Roman"/>
                <w:sz w:val="24"/>
                <w:szCs w:val="24"/>
              </w:rPr>
            </w:pPr>
            <w:r>
              <w:rPr>
                <w:rFonts w:eastAsia="Times New Roman"/>
                <w:b/>
                <w:bCs/>
              </w:rPr>
              <w:t>Cable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cable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UtilityLinkSet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utility link or link sequence used to convey electricity or data from one location to another.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0" w:name="duct"/>
      <w:r>
        <w:rPr>
          <w:rFonts w:eastAsia="Times New Roman"/>
        </w:rPr>
        <w:t>Duct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0"/>
          <w:p w:rsidR="00197FEC" w:rsidRDefault="00197FEC">
            <w:pPr>
              <w:spacing w:line="225" w:lineRule="atLeast"/>
              <w:rPr>
                <w:rFonts w:eastAsia="Times New Roman"/>
                <w:sz w:val="24"/>
                <w:szCs w:val="24"/>
              </w:rPr>
            </w:pPr>
            <w:r>
              <w:rPr>
                <w:rFonts w:eastAsia="Times New Roman"/>
                <w:b/>
                <w:bCs/>
              </w:rPr>
              <w:t>Duct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duct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UtilityLinkSet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utility link or link sequence used to protect and guide cable and pipes via an encasing construction.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 xml:space="preserve">A Duct (or Conduit, or Duct-bank, or Wireway) is a linear object which belongs to the structural network. It is the outermost casing. A Duct may contain Pipe(s), Cable(s) or other Duct(s). </w:t>
                  </w:r>
                  <w:r>
                    <w:rPr>
                      <w:rFonts w:eastAsia="Times New Roman"/>
                    </w:rPr>
                    <w:br/>
                    <w:t>Duct is a concrete feature class that contains information about the position and characteristics of ducts as seen from a manhole, vault, or a cross section of a trench and duct.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ductWidth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duct width</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Length</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width of the duct.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The measurement of the object - in this case, the duct - from side to side.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ducts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ducts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Duct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single duct or set of ducts that constitute the inner-duct.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cables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cables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Cable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duct may contain one or more cables.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pipes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pipes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Pipe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set of pipes that constitute the duct bank.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Pr="00F91CA8" w:rsidRDefault="00197FEC">
            <w:pPr>
              <w:pStyle w:val="NormaleWeb"/>
              <w:rPr>
                <w:rFonts w:eastAsia="Times New Roman"/>
              </w:rPr>
            </w:pPr>
            <w:r>
              <w:rPr>
                <w:b/>
                <w:bCs/>
              </w:rPr>
              <w:t>Constraint: "Duct" shall not have a "utilityDeliveryType"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Natural language:</w:t>
                  </w:r>
                </w:p>
              </w:tc>
              <w:tc>
                <w:tcPr>
                  <w:tcW w:w="0" w:type="auto"/>
                  <w:hideMark/>
                </w:tcPr>
                <w:p w:rsidR="00197FEC" w:rsidRDefault="00197FEC">
                  <w:pPr>
                    <w:rPr>
                      <w:rFonts w:eastAsia="Times New Roman"/>
                      <w:sz w:val="24"/>
                      <w:szCs w:val="24"/>
                    </w:rPr>
                  </w:pPr>
                  <w:r>
                    <w:rPr>
                      <w:rFonts w:eastAsia="Times New Roman"/>
                    </w:rPr>
                    <w:t>The multiplicity of "utilityDeliveryType" shall be 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OCL:</w:t>
                  </w:r>
                </w:p>
              </w:tc>
              <w:tc>
                <w:tcPr>
                  <w:tcW w:w="0" w:type="auto"/>
                  <w:hideMark/>
                </w:tcPr>
                <w:p w:rsidR="00197FEC" w:rsidRDefault="00197FEC">
                  <w:pPr>
                    <w:rPr>
                      <w:rFonts w:eastAsia="Times New Roman"/>
                      <w:sz w:val="24"/>
                      <w:szCs w:val="24"/>
                    </w:rPr>
                  </w:pPr>
                  <w:r>
                    <w:rPr>
                      <w:rFonts w:eastAsia="Times New Roman"/>
                    </w:rPr>
                    <w:t>inv: utilityDeliveryType-&gt;size()=0</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1" w:name="manhole"/>
      <w:r>
        <w:rPr>
          <w:rFonts w:eastAsia="Times New Roman"/>
        </w:rPr>
        <w:t>Manhole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1"/>
          <w:p w:rsidR="00197FEC" w:rsidRDefault="00197FEC">
            <w:pPr>
              <w:spacing w:line="225" w:lineRule="atLeast"/>
              <w:rPr>
                <w:rFonts w:eastAsia="Times New Roman"/>
                <w:sz w:val="24"/>
                <w:szCs w:val="24"/>
              </w:rPr>
            </w:pPr>
            <w:r>
              <w:rPr>
                <w:rFonts w:eastAsia="Times New Roman"/>
                <w:b/>
                <w:bCs/>
              </w:rPr>
              <w:t>Manhole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manhole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UtilityNodeContainer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Simple container object which may contain either single or multiple utility networks objects.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rPr>
                  </w:pPr>
                  <w:r>
                    <w:rPr>
                      <w:rFonts w:eastAsia="Times New Roman"/>
                    </w:rPr>
                    <w:t>Manholes perform following functions:</w:t>
                  </w:r>
                </w:p>
                <w:p w:rsidR="00197FEC" w:rsidRDefault="00197FEC">
                  <w:pPr>
                    <w:ind w:left="720"/>
                    <w:rPr>
                      <w:rFonts w:eastAsia="Times New Roman"/>
                    </w:rPr>
                  </w:pPr>
                </w:p>
                <w:p w:rsidR="00197FEC" w:rsidRDefault="00197FEC" w:rsidP="00F91CA8">
                  <w:pPr>
                    <w:numPr>
                      <w:ilvl w:val="0"/>
                      <w:numId w:val="83"/>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drainage for the conduit system so that freezing water does not damage the conduit or wires. </w:t>
                  </w:r>
                </w:p>
                <w:p w:rsidR="00197FEC" w:rsidRDefault="00197FEC">
                  <w:pPr>
                    <w:ind w:left="720"/>
                    <w:rPr>
                      <w:rFonts w:eastAsia="Times New Roman"/>
                    </w:rPr>
                  </w:pPr>
                </w:p>
                <w:p w:rsidR="00197FEC" w:rsidRDefault="00197FEC" w:rsidP="00F91CA8">
                  <w:pPr>
                    <w:numPr>
                      <w:ilvl w:val="0"/>
                      <w:numId w:val="83"/>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a location for bending the conduit run without damaging the wires. </w:t>
                  </w:r>
                </w:p>
                <w:p w:rsidR="00197FEC" w:rsidRDefault="00197FEC">
                  <w:pPr>
                    <w:ind w:left="720"/>
                    <w:rPr>
                      <w:rFonts w:eastAsia="Times New Roman"/>
                    </w:rPr>
                  </w:pPr>
                </w:p>
                <w:p w:rsidR="00197FEC" w:rsidRDefault="00197FEC" w:rsidP="00F91CA8">
                  <w:pPr>
                    <w:numPr>
                      <w:ilvl w:val="0"/>
                      <w:numId w:val="83"/>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a junction for conduits coming from different directions. </w:t>
                  </w:r>
                </w:p>
                <w:p w:rsidR="00197FEC" w:rsidRDefault="00197FEC">
                  <w:pPr>
                    <w:ind w:left="720"/>
                    <w:rPr>
                      <w:rFonts w:eastAsia="Times New Roman"/>
                    </w:rPr>
                  </w:pPr>
                </w:p>
                <w:p w:rsidR="00197FEC" w:rsidRDefault="00197FEC" w:rsidP="00F91CA8">
                  <w:pPr>
                    <w:numPr>
                      <w:ilvl w:val="0"/>
                      <w:numId w:val="83"/>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access to the system for maintenance. </w:t>
                  </w:r>
                </w:p>
                <w:p w:rsidR="00197FEC" w:rsidRDefault="00197FEC">
                  <w:pPr>
                    <w:ind w:left="720"/>
                    <w:rPr>
                      <w:rFonts w:eastAsia="Times New Roman"/>
                    </w:rPr>
                  </w:pPr>
                </w:p>
                <w:p w:rsidR="00197FEC" w:rsidRDefault="00197FEC">
                  <w:pPr>
                    <w:rPr>
                      <w:rFonts w:eastAsia="Times New Roman"/>
                      <w:sz w:val="24"/>
                      <w:szCs w:val="24"/>
                    </w:rPr>
                  </w:pP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2" w:name="pipe"/>
      <w:r>
        <w:rPr>
          <w:rFonts w:eastAsia="Times New Roman"/>
        </w:rPr>
        <w:t>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2"/>
          <w:p w:rsidR="00197FEC" w:rsidRDefault="00197FEC">
            <w:pPr>
              <w:spacing w:line="225" w:lineRule="atLeast"/>
              <w:rPr>
                <w:rFonts w:eastAsia="Times New Roman"/>
                <w:sz w:val="24"/>
                <w:szCs w:val="24"/>
              </w:rPr>
            </w:pPr>
            <w:r>
              <w:rPr>
                <w:rFonts w:eastAsia="Times New Roman"/>
                <w:b/>
                <w:bCs/>
              </w:rPr>
              <w:t>Pipe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pipe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UtilityLinkSet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utility link or link sequence for the conveyance of solids, liquids, chemicals or gases from one location to another. A pipe can also be used as an object to encase several cables (a bundle of cables) or other (smaller) pipes.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pipeDiameter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pipe diameter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Measure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Pipe outer diameter.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For convex shaped objects (e.g. a circle) the diameter is defined to be the largest distance that can be formed between two opposite parallel lines tangent to its boundery.</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pressure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pressure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Measure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maximum allowable operating pressure at which a product is conveyed through a pipe.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The unit of measure for pressure is commonly expressed in "bar".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cables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cables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Cable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pipe may contain one or more cables.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pipes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pipes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Pipe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pipe may contain one or more pipes.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3" w:name="pole"/>
      <w:r>
        <w:rPr>
          <w:rFonts w:eastAsia="Times New Roman"/>
        </w:rPr>
        <w:t>Pole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3"/>
          <w:p w:rsidR="00197FEC" w:rsidRDefault="00197FEC">
            <w:pPr>
              <w:spacing w:line="225" w:lineRule="atLeast"/>
              <w:rPr>
                <w:rFonts w:eastAsia="Times New Roman"/>
                <w:sz w:val="24"/>
                <w:szCs w:val="24"/>
              </w:rPr>
            </w:pPr>
            <w:r>
              <w:rPr>
                <w:rFonts w:eastAsia="Times New Roman"/>
                <w:b/>
                <w:bCs/>
              </w:rPr>
              <w:t>Pole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pole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UtilityNodeContainer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Simple pole (mast) object which may carry utility objects belonging to either single or multiple utility networks.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Poles represent node objects that can support utility devices and cables.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poleHeight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pole height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Length</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height of the pole.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The height is the vertical extend measuring accross the object - in this case, the pole - at right angles to the lenght.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4" w:name="tower"/>
      <w:r>
        <w:rPr>
          <w:rFonts w:eastAsia="Times New Roman"/>
        </w:rPr>
        <w:t>Tower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4"/>
          <w:p w:rsidR="00197FEC" w:rsidRDefault="00197FEC">
            <w:pPr>
              <w:spacing w:line="225" w:lineRule="atLeast"/>
              <w:rPr>
                <w:rFonts w:eastAsia="Times New Roman"/>
                <w:sz w:val="24"/>
                <w:szCs w:val="24"/>
              </w:rPr>
            </w:pPr>
            <w:r>
              <w:rPr>
                <w:rFonts w:eastAsia="Times New Roman"/>
                <w:b/>
                <w:bCs/>
              </w:rPr>
              <w:t>Tower</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tower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UtilityNodeContainer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Simple tower object which may carry utility objects belonging to either single or multiple utility networks.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Towers represent node objects that support reservoirs, cables or antennas.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towerHeight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tower height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Length</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height of the tower.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The height is the vertical extend measuring accross the object - in this case, the tower - at right angles to the lenght.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5" w:name="utilitylink"/>
      <w:r>
        <w:rPr>
          <w:rFonts w:eastAsia="Times New Roman"/>
        </w:rPr>
        <w:t>UtilityLink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5"/>
          <w:p w:rsidR="00197FEC" w:rsidRDefault="00197FEC">
            <w:pPr>
              <w:spacing w:line="225" w:lineRule="atLeast"/>
              <w:rPr>
                <w:rFonts w:eastAsia="Times New Roman"/>
                <w:sz w:val="24"/>
                <w:szCs w:val="24"/>
              </w:rPr>
            </w:pPr>
            <w:r>
              <w:rPr>
                <w:rFonts w:eastAsia="Times New Roman"/>
                <w:b/>
                <w:bCs/>
              </w:rPr>
              <w:t>UtilityLink</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name -- utility Link -- definition -- A linear spatial object that describes the geometry and connectivity of a utility network between two points in the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LinkUtilityNetworkElement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6" w:name="utilitylinksequence"/>
      <w:r>
        <w:rPr>
          <w:rFonts w:eastAsia="Times New Roman"/>
        </w:rPr>
        <w:t>UtilityLinkSequence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6"/>
          <w:p w:rsidR="00197FEC" w:rsidRDefault="00197FEC">
            <w:pPr>
              <w:spacing w:line="225" w:lineRule="atLeast"/>
              <w:rPr>
                <w:rFonts w:eastAsia="Times New Roman"/>
                <w:sz w:val="24"/>
                <w:szCs w:val="24"/>
              </w:rPr>
            </w:pPr>
            <w:r>
              <w:rPr>
                <w:rFonts w:eastAsia="Times New Roman"/>
                <w:b/>
                <w:bCs/>
              </w:rPr>
              <w:t>UtilityLinkSequence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name -- utility Link Sequence -- description -- A linear spatial object, composed of an ordered collection of utility links, which represents a continuous path in the utility network without any branches. The element has a defined beginning and end and every position on the utility link sequence is identifiable with one single parameter.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UtilityNetworkElementLinkSequence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7" w:name="utilitylinkset"/>
      <w:r>
        <w:rPr>
          <w:rFonts w:eastAsia="Times New Roman"/>
        </w:rPr>
        <w:t>UtilityLinkSet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7"/>
          <w:p w:rsidR="00197FEC" w:rsidRDefault="00197FEC">
            <w:pPr>
              <w:spacing w:line="225" w:lineRule="atLeast"/>
              <w:rPr>
                <w:rFonts w:eastAsia="Times New Roman"/>
                <w:sz w:val="24"/>
                <w:szCs w:val="24"/>
              </w:rPr>
            </w:pPr>
            <w:r>
              <w:rPr>
                <w:rFonts w:eastAsia="Times New Roman"/>
                <w:b/>
                <w:bCs/>
              </w:rPr>
              <w:t>UtilityLinkSet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linkset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LinkSetUtilityNetworkElement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&lt;font color="#1a1a1a"&gt;An abstract utility network class which groups common properties of Cable, Pipe and Duct featureTypes.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&lt;font color="#1a1a1a"&gt;This class also extends the LinkSet featureType, which allows Cable, Pipe and Duct classes to use either the (more complex) LinkSequence or (more simple) Link class.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utilityDeliveryType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delivery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UtilityDeliveryTypeValue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Kind of utility delivery network e.g. transport, distribution, collection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warningType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warning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WarningTypeValue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Kind of overground visible warning mechanism used to indicate an underground utility network 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Pr="00F91CA8" w:rsidRDefault="00197FEC">
            <w:pPr>
              <w:pStyle w:val="NormaleWeb"/>
              <w:rPr>
                <w:rFonts w:eastAsia="Times New Roman"/>
              </w:rPr>
            </w:pPr>
            <w:r>
              <w:rPr>
                <w:b/>
                <w:bCs/>
              </w:rPr>
              <w:t>Constraint: All utility link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Natural language:</w:t>
                  </w:r>
                </w:p>
              </w:tc>
              <w:tc>
                <w:tcPr>
                  <w:tcW w:w="0" w:type="auto"/>
                  <w:hideMark/>
                </w:tcPr>
                <w:p w:rsidR="00197FEC" w:rsidRDefault="00197FEC">
                  <w:pPr>
                    <w:rPr>
                      <w:rFonts w:eastAsia="Times New Roman"/>
                      <w:sz w:val="24"/>
                      <w:szCs w:val="24"/>
                    </w:rPr>
                  </w:pPr>
                  <w:r>
                    <w:rPr>
                      <w:rFonts w:eastAsia="Times New Roman"/>
                    </w:rPr>
                    <w:t>All utility link objects have an external object identifier.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OCL:</w:t>
                  </w:r>
                </w:p>
              </w:tc>
              <w:tc>
                <w:tcPr>
                  <w:tcW w:w="0" w:type="auto"/>
                  <w:hideMark/>
                </w:tcPr>
                <w:p w:rsidR="00197FEC" w:rsidRDefault="00197FEC">
                  <w:pPr>
                    <w:rPr>
                      <w:rFonts w:eastAsia="Times New Roman"/>
                      <w:sz w:val="24"/>
                      <w:szCs w:val="24"/>
                    </w:rPr>
                  </w:pPr>
                  <w:r>
                    <w:rPr>
                      <w:rFonts w:eastAsia="Times New Roman"/>
                    </w:rPr>
                    <w:t>inv:inspireId-&gt;notEmpty()</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8" w:name="utilitynetwork"/>
      <w:r>
        <w:rPr>
          <w:rFonts w:eastAsia="Times New Roman"/>
        </w:rPr>
        <w:t>UtilityNetwork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8"/>
          <w:p w:rsidR="00197FEC" w:rsidRDefault="00197FEC">
            <w:pPr>
              <w:spacing w:line="225" w:lineRule="atLeast"/>
              <w:rPr>
                <w:rFonts w:eastAsia="Times New Roman"/>
                <w:sz w:val="24"/>
                <w:szCs w:val="24"/>
              </w:rPr>
            </w:pPr>
            <w:r>
              <w:rPr>
                <w:rFonts w:eastAsia="Times New Roman"/>
                <w:b/>
                <w:bCs/>
              </w:rPr>
              <w:t>UtilityNetwork</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Collection of network elements that belong to a single type of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 xml:space="preserve">In the real world, objects are connected to each other: an optical cable is connected to a multiplexer that in turn is connected to copper cables connecting into our homes to provide cable TV, telephony and internet access. Using GIS to support network utility management typically involves many types of features that may have connectivity to each other. Topology in GIS is generally defined as the spatial relationship between connecting or adjacent features, and is an essential prerequisite for many spatial operations such as network analysis. Utility networks can be described as NaN (Node-Arc-Node) network using two basic geometric types: points (aka </w:t>
                  </w:r>
                  <w:r>
                    <w:rPr>
                      <w:rFonts w:eastAsia="Times New Roman"/>
                      <w:i/>
                      <w:iCs/>
                    </w:rPr>
                    <w:t>nodes</w:t>
                  </w:r>
                  <w:r>
                    <w:rPr>
                      <w:rFonts w:eastAsia="Times New Roman"/>
                    </w:rPr>
                    <w:t xml:space="preserve">) and polylines (aka </w:t>
                  </w:r>
                  <w:r>
                    <w:rPr>
                      <w:rFonts w:eastAsia="Times New Roman"/>
                      <w:i/>
                      <w:iCs/>
                    </w:rPr>
                    <w:t>arcs</w:t>
                  </w:r>
                  <w:r>
                    <w:rPr>
                      <w:rFonts w:eastAsia="Times New Roman"/>
                    </w:rPr>
                    <w:t>). NaN topologies can be directed or un-directed, depending on specific type of network (i.e. water networks are directed, while telecommunications networks are not). Such topology structure provides an automated way to handle digitising and editing errors, and enable advanced spatial analyses such as adjacency, connectivity and containment. Infrastructure networks rely on Generic network model developed during Annex I.</w:t>
                  </w:r>
                  <w:r>
                    <w:rPr>
                      <w:rFonts w:eastAsia="Times New Roman"/>
                    </w:rPr>
                    <w:br/>
                  </w:r>
                  <w:r>
                    <w:rPr>
                      <w:rFonts w:eastAsia="Times New Roman"/>
                    </w:rPr>
                    <w:br/>
                    <w:t xml:space="preserve">Note: </w:t>
                  </w:r>
                  <w:r>
                    <w:rPr>
                      <w:rFonts w:eastAsia="Times New Roman"/>
                    </w:rPr>
                    <w:br/>
                    <w:t>Via the attribute "utilityNetworkType", that uses the "UtilityNetworkTypeValue" codelist, the type of utility network can be defined. E.g. by selecting the "sewer" value, the utility network becomes a "sewer utility network".</w:t>
                  </w:r>
                  <w:r>
                    <w:rPr>
                      <w:rFonts w:eastAsia="Times New Roman"/>
                    </w:rPr>
                    <w:br/>
                    <w:t>Using the "crossTheme" value, a utility network can be created that contains e.g. ducts, which can contain pipes and cables from various utility network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utilityNetworkType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network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UtilityNetworkTypeValue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type of utility network or the utilily network theme.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Uses the codelist "UtilityNetworkTypeValue" to describe the possible utility networks. This also contains the "crossTheme" value to be used for utility networks that can contain cables or pipes from various themes, typically used by utility network providers that provide ducts.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authorityRole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authority role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RelatedParty</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Parties authorized to manage a utility network, such as maintainers, operators or owners.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utilityFacilityReference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facility reference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ActivityComplex</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Reference to a facility activity complex that is linked to (e.g. part of) this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This reference can be used to link utility facilities - having a more complex geometry - to a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disclaimer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disclaimer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PT_FreeText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Legal text describing confidentiality clauses applying to the utility network information.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networks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networks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UtilityNetwork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single sub-network that can be considered as part of a higher-order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Pr="00F91CA8" w:rsidRDefault="00197FEC">
            <w:pPr>
              <w:pStyle w:val="NormaleWeb"/>
              <w:rPr>
                <w:rFonts w:eastAsia="Times New Roman"/>
              </w:rPr>
            </w:pPr>
            <w:r>
              <w:rPr>
                <w:b/>
                <w:bCs/>
              </w:rPr>
              <w:t>Constraint: "telecommunications" value of "utilityNetworkType" is not in 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Natural language:</w:t>
                  </w:r>
                </w:p>
              </w:tc>
              <w:tc>
                <w:tcPr>
                  <w:tcW w:w="0" w:type="auto"/>
                  <w:hideMark/>
                </w:tcPr>
                <w:p w:rsidR="00197FEC" w:rsidRDefault="00197FEC">
                  <w:pPr>
                    <w:rPr>
                      <w:rFonts w:eastAsia="Times New Roman"/>
                      <w:sz w:val="24"/>
                      <w:szCs w:val="24"/>
                    </w:rPr>
                  </w:pPr>
                  <w:r>
                    <w:rPr>
                      <w:rFonts w:eastAsia="Times New Roman"/>
                    </w:rPr>
                    <w:t>The multiplicity of "telecommunications" shall be 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OCL:</w:t>
                  </w:r>
                </w:p>
              </w:tc>
              <w:tc>
                <w:tcPr>
                  <w:tcW w:w="0" w:type="auto"/>
                  <w:hideMark/>
                </w:tcPr>
                <w:p w:rsidR="00197FEC" w:rsidRDefault="00197FEC">
                  <w:pPr>
                    <w:rPr>
                      <w:rFonts w:eastAsia="Times New Roman"/>
                      <w:sz w:val="24"/>
                      <w:szCs w:val="24"/>
                    </w:rPr>
                  </w:pPr>
                  <w:r>
                    <w:rPr>
                      <w:rFonts w:eastAsia="Times New Roman"/>
                    </w:rPr>
                    <w:t>inv: telecommunications-&gt;size()=0</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Pr="00F91CA8" w:rsidRDefault="00197FEC">
            <w:pPr>
              <w:pStyle w:val="NormaleWeb"/>
              <w:rPr>
                <w:rFonts w:eastAsia="Times New Roman"/>
              </w:rPr>
            </w:pPr>
            <w:r>
              <w:rPr>
                <w:b/>
                <w:bCs/>
              </w:rPr>
              <w:t>Constraint: All utility network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Natural language:</w:t>
                  </w:r>
                </w:p>
              </w:tc>
              <w:tc>
                <w:tcPr>
                  <w:tcW w:w="0" w:type="auto"/>
                  <w:hideMark/>
                </w:tcPr>
                <w:p w:rsidR="00197FEC" w:rsidRDefault="00197FEC">
                  <w:pPr>
                    <w:rPr>
                      <w:rFonts w:eastAsia="Times New Roman"/>
                      <w:sz w:val="24"/>
                      <w:szCs w:val="24"/>
                    </w:rPr>
                  </w:pPr>
                  <w:r>
                    <w:rPr>
                      <w:rFonts w:eastAsia="Times New Roman"/>
                    </w:rPr>
                    <w:t>All utility network objects have an external object identifier.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OCL:</w:t>
                  </w:r>
                </w:p>
              </w:tc>
              <w:tc>
                <w:tcPr>
                  <w:tcW w:w="0" w:type="auto"/>
                  <w:hideMark/>
                </w:tcPr>
                <w:p w:rsidR="00197FEC" w:rsidRDefault="00197FEC">
                  <w:pPr>
                    <w:rPr>
                      <w:rFonts w:eastAsia="Times New Roman"/>
                      <w:sz w:val="24"/>
                      <w:szCs w:val="24"/>
                    </w:rPr>
                  </w:pPr>
                  <w:r>
                    <w:rPr>
                      <w:rFonts w:eastAsia="Times New Roman"/>
                    </w:rPr>
                    <w:t>inv:inspireId-&gt;notEmpty()</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69" w:name="utilitynetworkelement"/>
      <w:r>
        <w:rPr>
          <w:rFonts w:eastAsia="Times New Roman"/>
        </w:rPr>
        <w:t>UtilityNetworkElement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69"/>
          <w:p w:rsidR="00197FEC" w:rsidRDefault="00197FEC">
            <w:pPr>
              <w:spacing w:line="225" w:lineRule="atLeast"/>
              <w:rPr>
                <w:rFonts w:eastAsia="Times New Roman"/>
                <w:sz w:val="24"/>
                <w:szCs w:val="24"/>
              </w:rPr>
            </w:pPr>
            <w:r>
              <w:rPr>
                <w:rFonts w:eastAsia="Times New Roman"/>
                <w:b/>
                <w:bCs/>
              </w:rPr>
              <w:t>UtilityNetworkElement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network 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Abstract base type representing an utility network element in an utility network. Every element in an utility network provides some function that is of interest in the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NOTE Derived 'views' of real-world utility objects are represented through specialisations in other application schemas; all representations of the same real-world object share a common geographic name.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currentStatus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current status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ConditionOfFacilityValue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status of an utility object with regards to its completion and use.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validFrom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valid from</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DateTime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time when the utility network element started to exist in the real world.</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validTo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valid to</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DateTime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time from which the utility network element no longer exists in the real world.</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verticalPosition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vertical position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VerticalPositionValue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Vertical position of the utility object relative to ground.</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utilityFacilityReference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facility reference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ActivityComplex</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Reference to a facility activity complex that is linked (related) to this utility network 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This reference can be used to link a utility facility - having a more complex geometry - to a utility network 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governmentalServiceReference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governmental service reference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GovernmentalService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Reference to a governmental service object that is linked (related) to this utility network 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This reference can be used to link a governmental service object to a utility network 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70" w:name="utilitynode"/>
      <w:r>
        <w:rPr>
          <w:rFonts w:eastAsia="Times New Roman"/>
        </w:rPr>
        <w:t>UtilityNode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0"/>
          <w:p w:rsidR="00197FEC" w:rsidRDefault="00197FEC">
            <w:pPr>
              <w:spacing w:line="225" w:lineRule="atLeast"/>
              <w:rPr>
                <w:rFonts w:eastAsia="Times New Roman"/>
                <w:sz w:val="24"/>
                <w:szCs w:val="24"/>
              </w:rPr>
            </w:pPr>
            <w:r>
              <w:rPr>
                <w:rFonts w:eastAsia="Times New Roman"/>
                <w:b/>
                <w:bCs/>
              </w:rPr>
              <w:t>UtilityNode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node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NodeUtilityNetworkElement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point spatial object which is used for connectivity.</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Nodes are found at both ends of the UtilityLink.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97FEC" w:rsidRPr="00F91CA8" w:rsidRDefault="00197FEC">
            <w:pPr>
              <w:pStyle w:val="NormaleWeb"/>
              <w:rPr>
                <w:rFonts w:eastAsia="Times New Roman"/>
              </w:rPr>
            </w:pPr>
            <w:r>
              <w:rPr>
                <w:b/>
                <w:bCs/>
              </w:rPr>
              <w:t>Constraint: All utility node objects have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Natural language:</w:t>
                  </w:r>
                </w:p>
              </w:tc>
              <w:tc>
                <w:tcPr>
                  <w:tcW w:w="0" w:type="auto"/>
                  <w:hideMark/>
                </w:tcPr>
                <w:p w:rsidR="00197FEC" w:rsidRDefault="00197FEC">
                  <w:pPr>
                    <w:rPr>
                      <w:rFonts w:eastAsia="Times New Roman"/>
                      <w:sz w:val="24"/>
                      <w:szCs w:val="24"/>
                    </w:rPr>
                  </w:pPr>
                  <w:r>
                    <w:rPr>
                      <w:rFonts w:eastAsia="Times New Roman"/>
                    </w:rPr>
                    <w:t>All utility node objects have an external object identifier.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OCL:</w:t>
                  </w:r>
                </w:p>
              </w:tc>
              <w:tc>
                <w:tcPr>
                  <w:tcW w:w="0" w:type="auto"/>
                  <w:hideMark/>
                </w:tcPr>
                <w:p w:rsidR="00197FEC" w:rsidRDefault="00197FEC">
                  <w:pPr>
                    <w:rPr>
                      <w:rFonts w:eastAsia="Times New Roman"/>
                      <w:sz w:val="24"/>
                      <w:szCs w:val="24"/>
                    </w:rPr>
                  </w:pPr>
                  <w:r>
                    <w:rPr>
                      <w:rFonts w:eastAsia="Times New Roman"/>
                    </w:rPr>
                    <w:t>inv:inspireId-&gt;notEmpty()</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71" w:name="utilitynodecontainer"/>
      <w:r>
        <w:rPr>
          <w:rFonts w:eastAsia="Times New Roman"/>
        </w:rPr>
        <w:t>UtilityNodeContainer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1"/>
          <w:p w:rsidR="00197FEC" w:rsidRDefault="00197FEC">
            <w:pPr>
              <w:spacing w:line="225" w:lineRule="atLeast"/>
              <w:rPr>
                <w:rFonts w:eastAsia="Times New Roman"/>
                <w:sz w:val="24"/>
                <w:szCs w:val="24"/>
              </w:rPr>
            </w:pPr>
            <w:r>
              <w:rPr>
                <w:rFonts w:eastAsia="Times New Roman"/>
                <w:b/>
                <w:bCs/>
              </w:rPr>
              <w:t>UtilityNodeContainer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node container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Subtype of:</w:t>
                  </w:r>
                </w:p>
              </w:tc>
              <w:tc>
                <w:tcPr>
                  <w:tcW w:w="0" w:type="auto"/>
                  <w:hideMark/>
                </w:tcPr>
                <w:p w:rsidR="00197FEC" w:rsidRDefault="00197FEC">
                  <w:pPr>
                    <w:rPr>
                      <w:rFonts w:eastAsia="Times New Roman"/>
                      <w:sz w:val="24"/>
                      <w:szCs w:val="24"/>
                    </w:rPr>
                  </w:pPr>
                  <w:r>
                    <w:rPr>
                      <w:rFonts w:eastAsia="Times New Roman"/>
                    </w:rPr>
                    <w:t>UtilityNetworkElement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point spatial object which is used for connectivity, and also may contain other spatial objects (not neccessarily belonging to the same utility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Nodes are found at either end of the UtilityLink.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«featureType»</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geometry</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GM_Point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Location of the utility node container.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1</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Heade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Identifier</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External object identifier of the spatial object.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0..1</w:t>
                  </w:r>
                </w:p>
              </w:tc>
            </w:tr>
          </w:tbl>
          <w:p w:rsidR="00197FEC" w:rsidRDefault="00197FEC">
            <w:pPr>
              <w:rPr>
                <w:rFonts w:eastAsia="Times New Roman"/>
                <w:sz w:val="24"/>
                <w:szCs w:val="24"/>
              </w:rPr>
            </w:pP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7FEC" w:rsidRPr="00F91CA8" w:rsidRDefault="00197FEC">
            <w:pPr>
              <w:pStyle w:val="NormaleWeb"/>
              <w:rPr>
                <w:rFonts w:eastAsia="Times New Roman"/>
              </w:rPr>
            </w:pPr>
            <w:r>
              <w:rPr>
                <w:b/>
                <w:bCs/>
              </w:rPr>
              <w:t>Association role: nodes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 xml:space="preserve">nodes </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 type:</w:t>
                  </w:r>
                </w:p>
              </w:tc>
              <w:tc>
                <w:tcPr>
                  <w:tcW w:w="0" w:type="auto"/>
                  <w:hideMark/>
                </w:tcPr>
                <w:p w:rsidR="00197FEC" w:rsidRDefault="00197FEC">
                  <w:pPr>
                    <w:rPr>
                      <w:rFonts w:eastAsia="Times New Roman"/>
                      <w:sz w:val="24"/>
                      <w:szCs w:val="24"/>
                    </w:rPr>
                  </w:pPr>
                  <w:r>
                    <w:rPr>
                      <w:rFonts w:eastAsia="Times New Roman"/>
                    </w:rPr>
                    <w:t>UtilityNode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Contained utility nodes.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Multiplicity:</w:t>
                  </w:r>
                </w:p>
              </w:tc>
              <w:tc>
                <w:tcPr>
                  <w:tcW w:w="0" w:type="auto"/>
                  <w:hideMark/>
                </w:tcPr>
                <w:p w:rsidR="00197FEC" w:rsidRDefault="00197FEC">
                  <w:pPr>
                    <w:rPr>
                      <w:rFonts w:eastAsia="Times New Roman"/>
                      <w:sz w:val="24"/>
                      <w:szCs w:val="24"/>
                    </w:rPr>
                  </w:pPr>
                  <w:r>
                    <w:rPr>
                      <w:rFonts w:eastAsia="Times New Roman"/>
                    </w:rPr>
                    <w:t>0..*</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Stereotypes:</w:t>
                  </w:r>
                </w:p>
              </w:tc>
              <w:tc>
                <w:tcPr>
                  <w:tcW w:w="0" w:type="auto"/>
                  <w:hideMark/>
                </w:tcPr>
                <w:p w:rsidR="00197FEC" w:rsidRDefault="00197FEC">
                  <w:pPr>
                    <w:rPr>
                      <w:rFonts w:eastAsia="Times New Roman"/>
                      <w:sz w:val="24"/>
                      <w:szCs w:val="24"/>
                    </w:rPr>
                  </w:pPr>
                  <w:r>
                    <w:rPr>
                      <w:rFonts w:eastAsia="Times New Roman"/>
                    </w:rPr>
                    <w:t>«voidable»</w:t>
                  </w:r>
                </w:p>
              </w:tc>
            </w:tr>
          </w:tbl>
          <w:p w:rsidR="00197FEC" w:rsidRDefault="00197FEC">
            <w:pPr>
              <w:rPr>
                <w:rFonts w:eastAsia="Times New Roman"/>
                <w:sz w:val="24"/>
                <w:szCs w:val="24"/>
              </w:rPr>
            </w:pPr>
          </w:p>
        </w:tc>
      </w:tr>
    </w:tbl>
    <w:p w:rsidR="00197FEC" w:rsidRDefault="00197FEC" w:rsidP="00197FEC">
      <w:pPr>
        <w:pStyle w:val="Titolo4"/>
        <w:rPr>
          <w:rFonts w:eastAsia="Times New Roman"/>
        </w:rPr>
      </w:pPr>
      <w:r>
        <w:rPr>
          <w:rFonts w:eastAsia="Times New Roman"/>
        </w:rPr>
        <w:t>Code lists</w:t>
      </w:r>
    </w:p>
    <w:p w:rsidR="00197FEC" w:rsidRDefault="00197FEC" w:rsidP="00197FEC">
      <w:pPr>
        <w:pStyle w:val="Titolo5"/>
        <w:rPr>
          <w:rFonts w:eastAsia="Times New Roman"/>
        </w:rPr>
      </w:pPr>
      <w:bookmarkStart w:id="172" w:name="appurtenancetypevalue"/>
      <w:r>
        <w:rPr>
          <w:rFonts w:eastAsia="Times New Roman"/>
        </w:rPr>
        <w:t>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2"/>
          <w:p w:rsidR="00197FEC" w:rsidRDefault="00197FEC">
            <w:pPr>
              <w:spacing w:line="225" w:lineRule="atLeast"/>
              <w:rPr>
                <w:rFonts w:eastAsia="Times New Roman"/>
                <w:sz w:val="24"/>
                <w:szCs w:val="24"/>
              </w:rPr>
            </w:pPr>
            <w:r>
              <w:rPr>
                <w:rFonts w:eastAsia="Times New Roman"/>
                <w:b/>
                <w:bCs/>
              </w:rPr>
              <w:t>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appurtenance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appurtenances.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Extensibility:</w:t>
                  </w:r>
                </w:p>
              </w:tc>
              <w:tc>
                <w:tcPr>
                  <w:tcW w:w="0" w:type="auto"/>
                  <w:hideMark/>
                </w:tcPr>
                <w:p w:rsidR="00197FEC" w:rsidRDefault="00197FEC">
                  <w:pPr>
                    <w:rPr>
                      <w:rFonts w:eastAsia="Times New Roman"/>
                      <w:sz w:val="24"/>
                      <w:szCs w:val="24"/>
                    </w:rPr>
                  </w:pPr>
                  <w:r>
                    <w:rPr>
                      <w:rFonts w:eastAsia="Times New Roman"/>
                    </w:rPr>
                    <w:t>open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Identifier:</w:t>
                  </w:r>
                </w:p>
              </w:tc>
              <w:tc>
                <w:tcPr>
                  <w:tcW w:w="0" w:type="auto"/>
                  <w:hideMark/>
                </w:tcPr>
                <w:p w:rsidR="00197FEC" w:rsidRDefault="00197FEC">
                  <w:pPr>
                    <w:rPr>
                      <w:rFonts w:eastAsia="Times New Roman"/>
                      <w:sz w:val="24"/>
                      <w:szCs w:val="24"/>
                    </w:rPr>
                  </w:pPr>
                  <w:r>
                    <w:rPr>
                      <w:rFonts w:eastAsia="Times New Roman"/>
                    </w:rPr>
                    <w:t>http://inspire.ec.europa.eu/codelist/AppurtenanceTypeValue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Values:</w:t>
                  </w:r>
                </w:p>
              </w:tc>
              <w:tc>
                <w:tcPr>
                  <w:tcW w:w="0" w:type="auto"/>
                  <w:hideMark/>
                </w:tcPr>
                <w:p w:rsidR="00197FEC" w:rsidRDefault="00197FEC">
                  <w:pPr>
                    <w:rPr>
                      <w:rFonts w:eastAsia="Times New Roman"/>
                    </w:rPr>
                  </w:pPr>
                  <w:r>
                    <w:rPr>
                      <w:rFonts w:eastAsia="Times New Roman"/>
                    </w:rPr>
                    <w:t xml:space="preserve">The allowed values for this code list comprise the values of the following code lists and additional values at any level defined by data providers: </w:t>
                  </w:r>
                </w:p>
                <w:p w:rsidR="00197FEC" w:rsidRDefault="00197FEC" w:rsidP="00F91CA8">
                  <w:pPr>
                    <w:numPr>
                      <w:ilvl w:val="0"/>
                      <w:numId w:val="84"/>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ElectricityAppurtenanceTypeValue (INSPIRE Data specification on Utility and Governmental Services [DS-D2.8.III.6])</w:t>
                  </w:r>
                </w:p>
                <w:p w:rsidR="00197FEC" w:rsidRDefault="00197FEC" w:rsidP="00F91CA8">
                  <w:pPr>
                    <w:numPr>
                      <w:ilvl w:val="0"/>
                      <w:numId w:val="84"/>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OilGasChemicalsAppurtenanceTypeValue (INSPIRE Data specification on Utility and Governmental Services [DS-D2.8.III.6])</w:t>
                  </w:r>
                </w:p>
                <w:p w:rsidR="00197FEC" w:rsidRDefault="00197FEC" w:rsidP="00F91CA8">
                  <w:pPr>
                    <w:numPr>
                      <w:ilvl w:val="0"/>
                      <w:numId w:val="84"/>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SewerAppurtenanceTypeValue (INSPIRE Data specification on Utility and Governmental Services [DS-D2.8.III.6])</w:t>
                  </w:r>
                </w:p>
                <w:p w:rsidR="00197FEC" w:rsidRDefault="00197FEC" w:rsidP="00F91CA8">
                  <w:pPr>
                    <w:numPr>
                      <w:ilvl w:val="0"/>
                      <w:numId w:val="84"/>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ThermalAppurtenanceTypeValue (INSPIRE Data specification on Utility and Governmental Services [DS-D2.8.III.6])</w:t>
                  </w:r>
                </w:p>
                <w:p w:rsidR="00197FEC" w:rsidRDefault="00197FEC" w:rsidP="00F91CA8">
                  <w:pPr>
                    <w:numPr>
                      <w:ilvl w:val="0"/>
                      <w:numId w:val="84"/>
                    </w:numPr>
                    <w:tabs>
                      <w:tab w:val="clear" w:pos="284"/>
                      <w:tab w:val="clear" w:pos="567"/>
                      <w:tab w:val="clear" w:pos="851"/>
                      <w:tab w:val="clear" w:pos="1134"/>
                    </w:tabs>
                    <w:spacing w:before="100" w:beforeAutospacing="1" w:after="100" w:afterAutospacing="1"/>
                    <w:jc w:val="left"/>
                    <w:rPr>
                      <w:rFonts w:eastAsia="Times New Roman"/>
                      <w:sz w:val="24"/>
                      <w:szCs w:val="24"/>
                    </w:rPr>
                  </w:pPr>
                  <w:r>
                    <w:rPr>
                      <w:rFonts w:eastAsia="Times New Roman"/>
                    </w:rPr>
                    <w:t>WaterAppurtenanceTypeValue (INSPIRE Data specification on Utility and Governmental Services [DS-D2.8.III.6])</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73" w:name="specificappurtenancetypevalue"/>
      <w:r>
        <w:rPr>
          <w:rFonts w:eastAsia="Times New Roman"/>
        </w:rPr>
        <w:t>SpecificAppurtenanceTypeValue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3"/>
          <w:p w:rsidR="00197FEC" w:rsidRDefault="00197FEC">
            <w:pPr>
              <w:spacing w:line="225" w:lineRule="atLeast"/>
              <w:rPr>
                <w:rFonts w:eastAsia="Times New Roman"/>
                <w:sz w:val="24"/>
                <w:szCs w:val="24"/>
              </w:rPr>
            </w:pPr>
            <w:r>
              <w:rPr>
                <w:rFonts w:eastAsia="Times New Roman"/>
                <w:b/>
                <w:bCs/>
              </w:rPr>
              <w:t>SpecificAppurtenanceTypeValue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specific appurtenance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Domain-specific classification of appurtenances.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Extensibility:</w:t>
                  </w:r>
                </w:p>
              </w:tc>
              <w:tc>
                <w:tcPr>
                  <w:tcW w:w="0" w:type="auto"/>
                  <w:hideMark/>
                </w:tcPr>
                <w:p w:rsidR="00197FEC" w:rsidRDefault="00197FEC">
                  <w:pPr>
                    <w:rPr>
                      <w:rFonts w:eastAsia="Times New Roman"/>
                      <w:sz w:val="24"/>
                      <w:szCs w:val="24"/>
                    </w:rPr>
                  </w:pPr>
                  <w:r>
                    <w:rPr>
                      <w:rFonts w:eastAsia="Times New Roman"/>
                    </w:rPr>
                    <w:t>any</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Identifier:</w:t>
                  </w:r>
                </w:p>
              </w:tc>
              <w:tc>
                <w:tcPr>
                  <w:tcW w:w="0" w:type="auto"/>
                  <w:hideMark/>
                </w:tcPr>
                <w:p w:rsidR="00197FEC" w:rsidRDefault="00197FEC">
                  <w:pPr>
                    <w:rPr>
                      <w:rFonts w:eastAsia="Times New Roman"/>
                      <w:sz w:val="24"/>
                      <w:szCs w:val="24"/>
                    </w:rPr>
                  </w:pPr>
                  <w:r>
                    <w:rPr>
                      <w:rFonts w:eastAsia="Times New Roman"/>
                    </w:rPr>
                    <w:t>http://inspire.ec.europa.eu/codelist/SpecificAppurtenanceTypeValue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Values:</w:t>
                  </w:r>
                </w:p>
              </w:tc>
              <w:tc>
                <w:tcPr>
                  <w:tcW w:w="0" w:type="auto"/>
                  <w:hideMark/>
                </w:tcPr>
                <w:p w:rsidR="00197FEC" w:rsidRDefault="00197FEC">
                  <w:pPr>
                    <w:rPr>
                      <w:rFonts w:eastAsia="Times New Roman"/>
                      <w:sz w:val="24"/>
                      <w:szCs w:val="24"/>
                    </w:rPr>
                  </w:pPr>
                  <w:r>
                    <w:rPr>
                      <w:rFonts w:eastAsia="Times New Roman"/>
                    </w:rPr>
                    <w:t xml:space="preserve">The allowed values for this code list comprise any values defined by data providers. </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74" w:name="utilitydeliverytypevalue"/>
      <w:r>
        <w:rPr>
          <w:rFonts w:eastAsia="Times New Roman"/>
        </w:rPr>
        <w:t>UtilityDeliveryTypeValue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4"/>
          <w:p w:rsidR="00197FEC" w:rsidRDefault="00197FEC">
            <w:pPr>
              <w:spacing w:line="225" w:lineRule="atLeast"/>
              <w:rPr>
                <w:rFonts w:eastAsia="Times New Roman"/>
                <w:sz w:val="24"/>
                <w:szCs w:val="24"/>
              </w:rPr>
            </w:pPr>
            <w:r>
              <w:rPr>
                <w:rFonts w:eastAsia="Times New Roman"/>
                <w:b/>
                <w:bCs/>
              </w:rPr>
              <w:t>UtilityDeliveryTypeValue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delivery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utility delivery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Extensibility:</w:t>
                  </w:r>
                </w:p>
              </w:tc>
              <w:tc>
                <w:tcPr>
                  <w:tcW w:w="0" w:type="auto"/>
                  <w:hideMark/>
                </w:tcPr>
                <w:p w:rsidR="00197FEC" w:rsidRDefault="00197FEC">
                  <w:pPr>
                    <w:rPr>
                      <w:rFonts w:eastAsia="Times New Roman"/>
                      <w:sz w:val="24"/>
                      <w:szCs w:val="24"/>
                    </w:rPr>
                  </w:pPr>
                  <w:r>
                    <w:rPr>
                      <w:rFonts w:eastAsia="Times New Roman"/>
                    </w:rPr>
                    <w:t>open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Identifier:</w:t>
                  </w:r>
                </w:p>
              </w:tc>
              <w:tc>
                <w:tcPr>
                  <w:tcW w:w="0" w:type="auto"/>
                  <w:hideMark/>
                </w:tcPr>
                <w:p w:rsidR="00197FEC" w:rsidRDefault="00197FEC">
                  <w:pPr>
                    <w:rPr>
                      <w:rFonts w:eastAsia="Times New Roman"/>
                      <w:sz w:val="24"/>
                      <w:szCs w:val="24"/>
                    </w:rPr>
                  </w:pPr>
                  <w:r>
                    <w:rPr>
                      <w:rFonts w:eastAsia="Times New Roman"/>
                    </w:rPr>
                    <w:t>http://inspire.ec.europa.eu/codelist/UtilityDeliveryTypeValue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Values:</w:t>
                  </w:r>
                </w:p>
              </w:tc>
              <w:tc>
                <w:tcPr>
                  <w:tcW w:w="0" w:type="auto"/>
                  <w:hideMark/>
                </w:tcPr>
                <w:p w:rsidR="00197FEC" w:rsidRDefault="00197FEC">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75" w:name="utilitynetworktypevalue"/>
      <w:r>
        <w:rPr>
          <w:rFonts w:eastAsia="Times New Roman"/>
        </w:rPr>
        <w:t>UtilityNetworkTypeValue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5"/>
          <w:p w:rsidR="00197FEC" w:rsidRDefault="00197FEC">
            <w:pPr>
              <w:spacing w:line="225" w:lineRule="atLeast"/>
              <w:rPr>
                <w:rFonts w:eastAsia="Times New Roman"/>
                <w:sz w:val="24"/>
                <w:szCs w:val="24"/>
              </w:rPr>
            </w:pPr>
            <w:r>
              <w:rPr>
                <w:rFonts w:eastAsia="Times New Roman"/>
                <w:b/>
                <w:bCs/>
              </w:rPr>
              <w:t>UtilityNetworkTypeValue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utility network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utility network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Extensibility:</w:t>
                  </w:r>
                </w:p>
              </w:tc>
              <w:tc>
                <w:tcPr>
                  <w:tcW w:w="0" w:type="auto"/>
                  <w:hideMark/>
                </w:tcPr>
                <w:p w:rsidR="00197FEC" w:rsidRDefault="00197FEC">
                  <w:pPr>
                    <w:rPr>
                      <w:rFonts w:eastAsia="Times New Roman"/>
                      <w:sz w:val="24"/>
                      <w:szCs w:val="24"/>
                    </w:rPr>
                  </w:pPr>
                  <w:r>
                    <w:rPr>
                      <w:rFonts w:eastAsia="Times New Roman"/>
                    </w:rPr>
                    <w:t>open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Identifier:</w:t>
                  </w:r>
                </w:p>
              </w:tc>
              <w:tc>
                <w:tcPr>
                  <w:tcW w:w="0" w:type="auto"/>
                  <w:hideMark/>
                </w:tcPr>
                <w:p w:rsidR="00197FEC" w:rsidRDefault="00197FEC">
                  <w:pPr>
                    <w:rPr>
                      <w:rFonts w:eastAsia="Times New Roman"/>
                      <w:sz w:val="24"/>
                      <w:szCs w:val="24"/>
                    </w:rPr>
                  </w:pPr>
                  <w:r>
                    <w:rPr>
                      <w:rFonts w:eastAsia="Times New Roman"/>
                    </w:rPr>
                    <w:t>http://inspire.ec.europa.eu/codelist/UtilityNetworkTypeValue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Values:</w:t>
                  </w:r>
                </w:p>
              </w:tc>
              <w:tc>
                <w:tcPr>
                  <w:tcW w:w="0" w:type="auto"/>
                  <w:hideMark/>
                </w:tcPr>
                <w:p w:rsidR="00197FEC" w:rsidRDefault="00197FEC">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bookmarkStart w:id="176" w:name="warningtypevalue"/>
      <w:r>
        <w:rPr>
          <w:rFonts w:eastAsia="Times New Roman"/>
        </w:rPr>
        <w:t>WarningTypeValue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6"/>
          <w:p w:rsidR="00197FEC" w:rsidRDefault="00197FEC">
            <w:pPr>
              <w:spacing w:line="225" w:lineRule="atLeast"/>
              <w:rPr>
                <w:rFonts w:eastAsia="Times New Roman"/>
                <w:sz w:val="24"/>
                <w:szCs w:val="24"/>
              </w:rPr>
            </w:pPr>
            <w:r>
              <w:rPr>
                <w:rFonts w:eastAsia="Times New Roman"/>
                <w:b/>
                <w:bCs/>
              </w:rPr>
              <w:t>WarningTypeValue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Name:</w:t>
                  </w:r>
                </w:p>
              </w:tc>
              <w:tc>
                <w:tcPr>
                  <w:tcW w:w="0" w:type="auto"/>
                  <w:hideMark/>
                </w:tcPr>
                <w:p w:rsidR="00197FEC" w:rsidRDefault="00197FEC">
                  <w:pPr>
                    <w:rPr>
                      <w:rFonts w:eastAsia="Times New Roman"/>
                      <w:sz w:val="24"/>
                      <w:szCs w:val="24"/>
                    </w:rPr>
                  </w:pPr>
                  <w:r>
                    <w:rPr>
                      <w:rFonts w:eastAsia="Times New Roman"/>
                    </w:rPr>
                    <w:t>warning type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warning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Extensibility:</w:t>
                  </w:r>
                </w:p>
              </w:tc>
              <w:tc>
                <w:tcPr>
                  <w:tcW w:w="0" w:type="auto"/>
                  <w:hideMark/>
                </w:tcPr>
                <w:p w:rsidR="00197FEC" w:rsidRDefault="00197FEC">
                  <w:pPr>
                    <w:rPr>
                      <w:rFonts w:eastAsia="Times New Roman"/>
                      <w:sz w:val="24"/>
                      <w:szCs w:val="24"/>
                    </w:rPr>
                  </w:pPr>
                  <w:r>
                    <w:rPr>
                      <w:rFonts w:eastAsia="Times New Roman"/>
                    </w:rPr>
                    <w:t>open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Identifier:</w:t>
                  </w:r>
                </w:p>
              </w:tc>
              <w:tc>
                <w:tcPr>
                  <w:tcW w:w="0" w:type="auto"/>
                  <w:hideMark/>
                </w:tcPr>
                <w:p w:rsidR="00197FEC" w:rsidRDefault="00197FEC">
                  <w:pPr>
                    <w:rPr>
                      <w:rFonts w:eastAsia="Times New Roman"/>
                      <w:sz w:val="24"/>
                      <w:szCs w:val="24"/>
                    </w:rPr>
                  </w:pPr>
                  <w:r>
                    <w:rPr>
                      <w:rFonts w:eastAsia="Times New Roman"/>
                    </w:rPr>
                    <w:t>http://inspire.ec.europa.eu/codelist/WarningTypeValue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Values:</w:t>
                  </w:r>
                </w:p>
              </w:tc>
              <w:tc>
                <w:tcPr>
                  <w:tcW w:w="0" w:type="auto"/>
                  <w:hideMark/>
                </w:tcPr>
                <w:p w:rsidR="00197FEC" w:rsidRDefault="00197FEC">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197FEC" w:rsidRDefault="00197FEC">
            <w:pPr>
              <w:rPr>
                <w:rFonts w:eastAsia="Times New Roman"/>
                <w:sz w:val="24"/>
                <w:szCs w:val="24"/>
              </w:rPr>
            </w:pPr>
          </w:p>
        </w:tc>
      </w:tr>
    </w:tbl>
    <w:p w:rsidR="00197FEC" w:rsidRDefault="00197FEC" w:rsidP="00197FEC">
      <w:pPr>
        <w:pStyle w:val="Titolo4"/>
        <w:rPr>
          <w:rFonts w:eastAsia="Times New Roman"/>
        </w:rPr>
      </w:pPr>
      <w:r>
        <w:rPr>
          <w:rFonts w:eastAsia="Times New Roman"/>
        </w:rPr>
        <w:t>Imported types (informative)</w:t>
      </w:r>
    </w:p>
    <w:p w:rsidR="00197FEC" w:rsidRPr="00F91CA8" w:rsidRDefault="00197FEC" w:rsidP="00197FEC">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197FEC" w:rsidRDefault="00197FEC" w:rsidP="00197FEC">
      <w:pPr>
        <w:pStyle w:val="Titolo5"/>
        <w:rPr>
          <w:rFonts w:eastAsia="Times New Roman"/>
        </w:rPr>
      </w:pPr>
      <w:r>
        <w:rPr>
          <w:rFonts w:eastAsia="Times New Roman"/>
        </w:rPr>
        <w:t>ActivityComplex</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ActivityComplex</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Activity Complex</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Specifications – Base Models – Activity Complex, version 1.0 [DS-D2.10.3]</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"single unit", both technically and economically, under the management control of the same legal entity (operator), covering activities as those listed in the Eurostat NACE classification, products and services. Activity Complex includes all infrastructure, equipment and materials. It must represent the whole area, at the same or different geographical location, managed by a "single unit".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NOTE 1 This class describes the minimal set of elements necessary to describe and identify geographically a legal entity and the activities taken place on it under the context of a Environmental purposes.</w:t>
                  </w:r>
                  <w:r>
                    <w:rPr>
                      <w:rFonts w:eastAsia="Times New Roman"/>
                    </w:rPr>
                    <w:br/>
                  </w:r>
                  <w:r>
                    <w:rPr>
                      <w:rFonts w:eastAsia="Times New Roman"/>
                    </w:rPr>
                    <w:br/>
                    <w:t>NOTE 2 "Activity Complex" could be assimilated to terms described on the legislation as Facility, Establishment, Plant, Holding, Organization ,Farm, Extractive Industries or Aquaculture Production Business among others</w:t>
                  </w:r>
                  <w:r>
                    <w:rPr>
                      <w:rFonts w:eastAsia="Times New Roman"/>
                    </w:rPr>
                    <w:br/>
                  </w:r>
                  <w:r>
                    <w:rPr>
                      <w:rFonts w:eastAsia="Times New Roman"/>
                    </w:rPr>
                    <w:br/>
                    <w:t>EXAMPLE i.e. an Agro-business that is legally registered under the Emissions Directive.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ConditionOfFacilityValue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ConditionOfFacilityValue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Base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Generic Conceptual Model, version 3.4 [DS-D2.5]</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status of a facility with regards to its completion and use.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DateTime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Date and Time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Geographic information -- Conceptual schema language [ISO/TS 19103:2005]</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ElectricityAppurtenanceTypeValue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ElectricityAppurtenanceTypeValue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Electricity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Utility and Governmental Services [DS-D2.8.III.6]</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electricity appurtenances.</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GM_Point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GM_Point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Geometric primitive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Geographic information -- Spatial schema [ISO 19107:2003]</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GovernmentalService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GovernmentalService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ExtensionAdministrativeAndSocialGovernmentalServices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Utility and Governmental Services [DS-D2.8.III.6]</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Administrative and social governmental services such as public administrations, civil protection sites, schools and hospitals provided by Public Administrative Bodies or by private institutions as far as they are covered by the scope of the INSPIRE directive. This scope is mapped to the values of the corresponding code list serviceType Value.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The accordant sites are commonly presented in governmental and municipal portals and map systems as "point of interest"-data, and may be point-based locations of a variety of categories of municipal and governmental services and social infrastructure. The spatial object type itself is generic in terms of the modelling approach, that the concrete type of a GovernmentalService is determined by the value of the attribute serviceType.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Identifier</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Base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Generic Conceptual Model, version 3.4 [DS-D2.5]</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Length</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Units of Measure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Geographic information -- Conceptual schema language [ISO/TS 19103:2005]</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Link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Specifications – Base Models – Generic Network Model, version 1.0 [DS-D2.10.1]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Curvilinear network element that connects two positions and represents a homogeneous path in the network. The connected positions may be represented as nodes.</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LinkSequence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Specifications – Base Models – Generic Network Model, version 1.0 [DS-D2.10.1]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network element which represents a continuous path in the network without any branches. The element has a defined beginning and end and every position on the link sequence is identifiable with one single parameter such as length.</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EXAMPLE A link sequence may represent a route.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LinkSet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LinkSet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Specifications – Base Models – Generic Network Model, version 1.0 [DS-D2.10.1]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 collection of link sequences and/or individual links that has a specific function or significance in a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NOTE This spatial object type supports the aggregation of links to form objects with branches, loops, parallel sequences of links, gaps, etc.</w:t>
                  </w:r>
                  <w:r>
                    <w:rPr>
                      <w:rFonts w:eastAsia="Times New Roman"/>
                    </w:rPr>
                    <w:br/>
                  </w:r>
                  <w:r>
                    <w:rPr>
                      <w:rFonts w:eastAsia="Times New Roman"/>
                    </w:rPr>
                    <w:br/>
                    <w:t>EXAMPLE A dual carriageway road, as a collection of the two link sequences that represent each carriageway.</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Measure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ProductionAndIndustrialFacilitiesExtension</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Production and Industrial Facilities [DS-D2.8.III.8]</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Declared or measured quantity of any kind of physical entity.</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Network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Network</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Assessment Methods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Area Management Restriction Regulation Zones and Reporting units [DS-D2.8.III.11]</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Node (abstract)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Specifications – Base Models – Generic Network Model, version 1.0 [DS-D2.10.1]</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Represents a significant position in the network that always occurs at the beginning or the end of a link.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NOTE if a topological representation of the network is used the road node is either a topological connection between two or more links or the termination of a ink. If a geometric representation of the network is used road nodes are represented by points or alternatively another geometric shape. [EuroRoadS]</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OilGasChemicalsAppurtenanceTypeValue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OilGasChemicalsAppurtenanceTypeValue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Oil-Gas-Chemicals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Utility and Governmental Services [DS-D2.8.III.6]</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oil, gas, chemicals appurtenances.</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PT_FreeText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PT_FreeText</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Cultural and linguistic adapdability</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Geographic information -- Metadata -- XML schema implementation [ISO/TS 19139:2007]</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RelatedParty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RelatedParty</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Base Types 2</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Generic Conceptual Model, version 3.4 [DS-D2.5]</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An organisation or a person with a role related to a resource.</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Description:</w:t>
                  </w:r>
                </w:p>
              </w:tc>
              <w:tc>
                <w:tcPr>
                  <w:tcW w:w="0" w:type="auto"/>
                  <w:hideMark/>
                </w:tcPr>
                <w:p w:rsidR="00197FEC" w:rsidRDefault="00197FEC">
                  <w:pPr>
                    <w:rPr>
                      <w:rFonts w:eastAsia="Times New Roman"/>
                      <w:sz w:val="24"/>
                      <w:szCs w:val="24"/>
                    </w:rPr>
                  </w:pPr>
                  <w:r>
                    <w:rPr>
                      <w:rFonts w:eastAsia="Times New Roman"/>
                    </w:rPr>
                    <w:t>NOTE 1 A party, typically an individual person, acting as a general point of contact for a resource can be specified without providing any particular role.</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SewerAppurtenanceTypeValue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SewerAppurtenanceTypeValue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Sewer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Utility and Governmental Services [DS-D2.8.III.6]</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sewer appurtenances.</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ThermalAppurtenanceTypeValue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ThermalAppurtenanceTypeValue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Thermal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Utility and Governmental Services [DS-D2.8.III.6]</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thermal appurtenances.</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VerticalPositionValue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VerticalPositionValue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Base Types</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Generic Conceptual Model, version 3.4 [DS-D2.5]</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The relative vertical position of a spatial object.</w:t>
                  </w:r>
                </w:p>
              </w:tc>
            </w:tr>
          </w:tbl>
          <w:p w:rsidR="00197FEC" w:rsidRDefault="00197FEC">
            <w:pPr>
              <w:rPr>
                <w:rFonts w:eastAsia="Times New Roman"/>
                <w:sz w:val="24"/>
                <w:szCs w:val="24"/>
              </w:rPr>
            </w:pPr>
          </w:p>
        </w:tc>
      </w:tr>
    </w:tbl>
    <w:p w:rsidR="00197FEC" w:rsidRDefault="00197FEC" w:rsidP="00197FEC">
      <w:pPr>
        <w:pStyle w:val="Titolo5"/>
        <w:rPr>
          <w:rFonts w:eastAsia="Times New Roman"/>
        </w:rPr>
      </w:pPr>
      <w:r>
        <w:rPr>
          <w:rFonts w:eastAsia="Times New Roman"/>
        </w:rPr>
        <w:t>WaterAppurtenanceTypeValue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197FEC" w:rsidTr="00197FE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197FEC" w:rsidRDefault="00197FEC">
            <w:pPr>
              <w:spacing w:line="225" w:lineRule="atLeast"/>
              <w:rPr>
                <w:rFonts w:eastAsia="Times New Roman"/>
                <w:sz w:val="24"/>
                <w:szCs w:val="24"/>
              </w:rPr>
            </w:pPr>
            <w:r>
              <w:rPr>
                <w:rFonts w:eastAsia="Times New Roman"/>
                <w:b/>
                <w:bCs/>
              </w:rPr>
              <w:t>WaterAppurtenanceTypeValue</w:t>
            </w:r>
          </w:p>
        </w:tc>
      </w:tr>
      <w:tr w:rsidR="00197FEC" w:rsidTr="00197FE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Package:</w:t>
                  </w:r>
                </w:p>
              </w:tc>
              <w:tc>
                <w:tcPr>
                  <w:tcW w:w="0" w:type="auto"/>
                  <w:hideMark/>
                </w:tcPr>
                <w:p w:rsidR="00197FEC" w:rsidRDefault="00197FEC">
                  <w:pPr>
                    <w:rPr>
                      <w:rFonts w:eastAsia="Times New Roman"/>
                      <w:sz w:val="24"/>
                      <w:szCs w:val="24"/>
                    </w:rPr>
                  </w:pPr>
                  <w:r>
                    <w:rPr>
                      <w:rFonts w:eastAsia="Times New Roman"/>
                    </w:rPr>
                    <w:t>Water Network</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Reference:</w:t>
                  </w:r>
                </w:p>
              </w:tc>
              <w:tc>
                <w:tcPr>
                  <w:tcW w:w="0" w:type="auto"/>
                  <w:hideMark/>
                </w:tcPr>
                <w:p w:rsidR="00197FEC" w:rsidRDefault="00197FEC">
                  <w:pPr>
                    <w:rPr>
                      <w:rFonts w:eastAsia="Times New Roman"/>
                      <w:sz w:val="24"/>
                      <w:szCs w:val="24"/>
                    </w:rPr>
                  </w:pPr>
                  <w:r>
                    <w:rPr>
                      <w:rFonts w:eastAsia="Times New Roman"/>
                    </w:rPr>
                    <w:t>INSPIRE Data specification on Utility and Governmental Services [DS-D2.8.III.6]</w:t>
                  </w:r>
                </w:p>
              </w:tc>
            </w:tr>
            <w:tr w:rsidR="00197FEC">
              <w:trPr>
                <w:tblCellSpacing w:w="0" w:type="dxa"/>
              </w:trPr>
              <w:tc>
                <w:tcPr>
                  <w:tcW w:w="360" w:type="dxa"/>
                  <w:hideMark/>
                </w:tcPr>
                <w:p w:rsidR="00197FEC" w:rsidRDefault="00197FEC">
                  <w:pPr>
                    <w:rPr>
                      <w:rFonts w:eastAsia="Times New Roman"/>
                      <w:sz w:val="24"/>
                      <w:szCs w:val="24"/>
                    </w:rPr>
                  </w:pPr>
                  <w:r>
                    <w:rPr>
                      <w:rFonts w:eastAsia="Times New Roman"/>
                    </w:rPr>
                    <w:t> </w:t>
                  </w:r>
                </w:p>
              </w:tc>
              <w:tc>
                <w:tcPr>
                  <w:tcW w:w="1500" w:type="dxa"/>
                  <w:hideMark/>
                </w:tcPr>
                <w:p w:rsidR="00197FEC" w:rsidRDefault="00197FEC">
                  <w:pPr>
                    <w:rPr>
                      <w:rFonts w:eastAsia="Times New Roman"/>
                      <w:sz w:val="24"/>
                      <w:szCs w:val="24"/>
                    </w:rPr>
                  </w:pPr>
                  <w:r>
                    <w:rPr>
                      <w:rFonts w:eastAsia="Times New Roman"/>
                    </w:rPr>
                    <w:t>Definition:</w:t>
                  </w:r>
                </w:p>
              </w:tc>
              <w:tc>
                <w:tcPr>
                  <w:tcW w:w="0" w:type="auto"/>
                  <w:hideMark/>
                </w:tcPr>
                <w:p w:rsidR="00197FEC" w:rsidRDefault="00197FEC">
                  <w:pPr>
                    <w:rPr>
                      <w:rFonts w:eastAsia="Times New Roman"/>
                      <w:sz w:val="24"/>
                      <w:szCs w:val="24"/>
                    </w:rPr>
                  </w:pPr>
                  <w:r>
                    <w:rPr>
                      <w:rFonts w:eastAsia="Times New Roman"/>
                    </w:rPr>
                    <w:t>Classification of water appurtenances.</w:t>
                  </w:r>
                </w:p>
              </w:tc>
            </w:tr>
          </w:tbl>
          <w:p w:rsidR="00197FEC" w:rsidRDefault="00197FEC">
            <w:pPr>
              <w:rPr>
                <w:rFonts w:eastAsia="Times New Roman"/>
                <w:sz w:val="24"/>
                <w:szCs w:val="24"/>
              </w:rPr>
            </w:pPr>
          </w:p>
        </w:tc>
      </w:tr>
    </w:tbl>
    <w:p w:rsidR="00197FEC" w:rsidRDefault="00197FEC" w:rsidP="00197FEC">
      <w:pPr>
        <w:rPr>
          <w:rFonts w:eastAsia="Times New Roman"/>
        </w:rPr>
      </w:pPr>
    </w:p>
    <w:p w:rsidR="00E40B5C" w:rsidRPr="00D12FE4" w:rsidRDefault="00597B2C" w:rsidP="00197FEC">
      <w:pPr>
        <w:rPr>
          <w:lang w:val="en-US"/>
        </w:rPr>
      </w:pPr>
      <w:r w:rsidRPr="00686565">
        <w:rPr>
          <w:lang w:val="en-US"/>
        </w:rPr>
        <w:t xml:space="preserve"> </w:t>
      </w:r>
    </w:p>
    <w:p w:rsidR="00CD3C26" w:rsidRPr="003A0998" w:rsidRDefault="00CD3C26" w:rsidP="00197FEC">
      <w:pPr>
        <w:pStyle w:val="Titolo3"/>
        <w:rPr>
          <w:lang w:val="en-US"/>
        </w:rPr>
      </w:pPr>
      <w:bookmarkStart w:id="177" w:name="_Toc374519869"/>
      <w:r w:rsidRPr="003A0998">
        <w:rPr>
          <w:lang w:val="en-US"/>
        </w:rPr>
        <w:t>Externally governed code lists</w:t>
      </w:r>
      <w:bookmarkEnd w:id="177"/>
    </w:p>
    <w:p w:rsidR="00CD3C26" w:rsidRPr="00B318DD" w:rsidRDefault="00CD3C26" w:rsidP="009A1AA4">
      <w:pPr>
        <w:rPr>
          <w:szCs w:val="19"/>
        </w:rPr>
      </w:pPr>
    </w:p>
    <w:p w:rsidR="00CD3C26" w:rsidRPr="00FF25E9" w:rsidRDefault="00FF25E9" w:rsidP="00CD3C26">
      <w:pPr>
        <w:rPr>
          <w:szCs w:val="19"/>
          <w:lang w:val="en-US"/>
        </w:rPr>
      </w:pPr>
      <w:r w:rsidRPr="00B318DD">
        <w:rPr>
          <w:szCs w:val="19"/>
          <w:lang w:val="en-US"/>
        </w:rPr>
        <w:t>There are not externally governed code li</w:t>
      </w:r>
      <w:r>
        <w:rPr>
          <w:szCs w:val="19"/>
          <w:lang w:val="en-US"/>
        </w:rPr>
        <w:t xml:space="preserve">st in this application schema. </w:t>
      </w:r>
    </w:p>
    <w:p w:rsidR="00CD3C26" w:rsidRPr="00B318DD" w:rsidRDefault="00CD3C26" w:rsidP="00CD3C26">
      <w:pPr>
        <w:rPr>
          <w:szCs w:val="19"/>
        </w:rPr>
      </w:pPr>
    </w:p>
    <w:p w:rsidR="00CD3C26" w:rsidRPr="00686565" w:rsidRDefault="00CD3C26" w:rsidP="00197FEC">
      <w:pPr>
        <w:pStyle w:val="Titolo2"/>
      </w:pPr>
      <w:bookmarkStart w:id="178" w:name="_Toc374519870"/>
      <w:r w:rsidRPr="00686565">
        <w:t>“Electricity Network” application schema</w:t>
      </w:r>
      <w:bookmarkEnd w:id="178"/>
    </w:p>
    <w:p w:rsidR="00CD3C26" w:rsidRPr="003A0998" w:rsidRDefault="00CD3C26" w:rsidP="00197FEC">
      <w:pPr>
        <w:pStyle w:val="Titolo3"/>
      </w:pPr>
      <w:bookmarkStart w:id="179" w:name="_Toc374519871"/>
      <w:r w:rsidRPr="003A0998">
        <w:t>Description</w:t>
      </w:r>
      <w:bookmarkEnd w:id="179"/>
      <w:r w:rsidRPr="003A0998">
        <w:t xml:space="preserve"> </w:t>
      </w:r>
    </w:p>
    <w:p w:rsidR="00CD3C26" w:rsidRPr="00B318DD" w:rsidRDefault="00CD3C26" w:rsidP="00CD3C26">
      <w:pPr>
        <w:rPr>
          <w:szCs w:val="19"/>
          <w:lang w:val="x-none"/>
        </w:rPr>
      </w:pPr>
    </w:p>
    <w:p w:rsidR="00CD3C26" w:rsidRPr="00B318DD" w:rsidRDefault="00CD3C26" w:rsidP="00197FEC">
      <w:pPr>
        <w:pStyle w:val="Titolo4"/>
      </w:pPr>
      <w:r w:rsidRPr="00B318DD">
        <w:t>Narrative Description</w:t>
      </w:r>
    </w:p>
    <w:p w:rsidR="00CD3C26" w:rsidRPr="00B318DD" w:rsidRDefault="00CD3C26" w:rsidP="00CD3C26">
      <w:pPr>
        <w:rPr>
          <w:szCs w:val="19"/>
        </w:rPr>
      </w:pPr>
    </w:p>
    <w:p w:rsidR="00CD3C26" w:rsidRPr="00B318DD" w:rsidRDefault="00CD3C26" w:rsidP="00CD3C26">
      <w:pPr>
        <w:rPr>
          <w:rFonts w:cs="Arial"/>
          <w:szCs w:val="19"/>
        </w:rPr>
      </w:pPr>
    </w:p>
    <w:p w:rsidR="00CD3C26" w:rsidRPr="00B318DD" w:rsidRDefault="00CD3C26" w:rsidP="00CD3C26">
      <w:pPr>
        <w:rPr>
          <w:rFonts w:cs="Arial"/>
          <w:szCs w:val="19"/>
        </w:rPr>
      </w:pPr>
      <w:r w:rsidRPr="00B318DD">
        <w:rPr>
          <w:rFonts w:cs="Arial"/>
          <w:szCs w:val="19"/>
        </w:rPr>
        <w:t>Electricity Network application schema is structured containing:</w:t>
      </w:r>
    </w:p>
    <w:p w:rsidR="00CD3C26" w:rsidRPr="00B318DD" w:rsidRDefault="00CD3C26" w:rsidP="00CD3C26">
      <w:pPr>
        <w:rPr>
          <w:rFonts w:cs="Arial"/>
          <w:szCs w:val="19"/>
        </w:rPr>
      </w:pPr>
    </w:p>
    <w:p w:rsidR="00CD3C26" w:rsidRPr="00B318DD" w:rsidRDefault="00CD3C26"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concrete link object extending from an abstract Cable or Pipe featureType (shown in red color);</w:t>
      </w:r>
    </w:p>
    <w:p w:rsidR="00CD3C26" w:rsidRPr="00B318DD" w:rsidRDefault="00CD3C26"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Appurtenance node object (green color) ;</w:t>
      </w:r>
    </w:p>
    <w:p w:rsidR="00CD3C26" w:rsidRPr="00B318DD" w:rsidRDefault="00CD3C26"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UtilityNetwork object (green color);</w:t>
      </w:r>
    </w:p>
    <w:p w:rsidR="00CD3C26" w:rsidRPr="00B318DD" w:rsidRDefault="00CD3C26"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All codelists used by the featureType properties of this diagram (grey color):</w:t>
      </w:r>
    </w:p>
    <w:p w:rsidR="00CD3C26" w:rsidRPr="00B318DD" w:rsidRDefault="00CD3C26"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abstract UtilityLinkSe</w:t>
      </w:r>
      <w:r w:rsidR="00065E9E" w:rsidRPr="00B318DD">
        <w:rPr>
          <w:rFonts w:cs="Arial"/>
          <w:szCs w:val="19"/>
        </w:rPr>
        <w:t>t</w:t>
      </w:r>
      <w:r w:rsidRPr="00B318DD">
        <w:rPr>
          <w:rFonts w:cs="Arial"/>
          <w:szCs w:val="19"/>
        </w:rPr>
        <w:t xml:space="preserve"> featureType properties;</w:t>
      </w:r>
    </w:p>
    <w:p w:rsidR="00CD3C26" w:rsidRPr="00B318DD" w:rsidRDefault="00CD3C26"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concrete cable or pipe and appurtenance featureType properties of the specific utility network;</w:t>
      </w:r>
    </w:p>
    <w:p w:rsidR="00CD3C26" w:rsidRPr="00B318DD" w:rsidRDefault="00CD3C26"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“appurtenanceType” property of the Appurtenance object;</w:t>
      </w:r>
    </w:p>
    <w:p w:rsidR="00CD3C26" w:rsidRPr="00B318DD" w:rsidRDefault="00CD3C26"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The “UtilityNetworkTypeValue” used by the “utilityNetworkType” property of the Util</w:t>
      </w:r>
      <w:r w:rsidRPr="00B318DD">
        <w:rPr>
          <w:rFonts w:cs="Arial"/>
          <w:szCs w:val="19"/>
        </w:rPr>
        <w:t>i</w:t>
      </w:r>
      <w:r w:rsidRPr="00B318DD">
        <w:rPr>
          <w:rFonts w:cs="Arial"/>
          <w:szCs w:val="19"/>
        </w:rPr>
        <w:t>tyNetwork object..</w:t>
      </w:r>
    </w:p>
    <w:p w:rsidR="00555872" w:rsidRPr="00B318DD" w:rsidRDefault="00555872" w:rsidP="00CD3C26">
      <w:pPr>
        <w:rPr>
          <w:szCs w:val="19"/>
          <w:lang w:val="x-none"/>
        </w:rPr>
      </w:pPr>
    </w:p>
    <w:p w:rsidR="00CD3C26" w:rsidRPr="00B318DD" w:rsidRDefault="00CD3C26" w:rsidP="00197FEC">
      <w:pPr>
        <w:pStyle w:val="Titolo4"/>
      </w:pPr>
      <w:r w:rsidRPr="00B318DD">
        <w:t>UML Overview</w:t>
      </w:r>
    </w:p>
    <w:p w:rsidR="00CD3C26" w:rsidRPr="00B318DD" w:rsidRDefault="00CD3C26" w:rsidP="007909A6">
      <w:pPr>
        <w:keepNext/>
        <w:rPr>
          <w:szCs w:val="19"/>
          <w:lang w:val="x-none"/>
        </w:rPr>
      </w:pPr>
    </w:p>
    <w:p w:rsidR="00914E13" w:rsidRDefault="003A6388" w:rsidP="00914E13">
      <w:pPr>
        <w:keepNext/>
        <w:tabs>
          <w:tab w:val="clear" w:pos="284"/>
          <w:tab w:val="clear" w:pos="567"/>
          <w:tab w:val="clear" w:pos="851"/>
          <w:tab w:val="clear" w:pos="1134"/>
        </w:tabs>
        <w:jc w:val="left"/>
      </w:pPr>
      <w:r w:rsidRPr="007909A6">
        <w:rPr>
          <w:rFonts w:cs="Arial"/>
          <w:noProof/>
          <w:szCs w:val="19"/>
          <w:lang w:val="it-IT" w:eastAsia="it-IT"/>
        </w:rPr>
        <w:drawing>
          <wp:inline distT="0" distB="0" distL="0" distR="0">
            <wp:extent cx="5753100" cy="56102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CD3C26" w:rsidRPr="00B318DD" w:rsidRDefault="00914E13" w:rsidP="00914E13">
      <w:pPr>
        <w:pStyle w:val="Didascalia"/>
        <w:jc w:val="left"/>
        <w:rPr>
          <w:rFonts w:cs="Arial"/>
          <w:szCs w:val="19"/>
        </w:rPr>
      </w:pPr>
      <w:r>
        <w:t xml:space="preserve">Figure </w:t>
      </w:r>
      <w:r w:rsidR="00C42249">
        <w:rPr>
          <w:noProof/>
        </w:rPr>
        <w:t>12</w:t>
      </w:r>
      <w:r w:rsidRPr="00ED47BD">
        <w:t xml:space="preserve"> – UML class diagram: Overview of the “Electricity Networks”</w:t>
      </w:r>
    </w:p>
    <w:p w:rsidR="00CD3C26" w:rsidRPr="00B318DD" w:rsidRDefault="00CD3C26" w:rsidP="00CD3C26">
      <w:pPr>
        <w:tabs>
          <w:tab w:val="clear" w:pos="284"/>
          <w:tab w:val="clear" w:pos="567"/>
          <w:tab w:val="clear" w:pos="851"/>
          <w:tab w:val="clear" w:pos="1134"/>
        </w:tabs>
        <w:jc w:val="left"/>
        <w:rPr>
          <w:rFonts w:cs="Arial"/>
          <w:szCs w:val="19"/>
        </w:rPr>
      </w:pPr>
    </w:p>
    <w:p w:rsidR="00555872" w:rsidRPr="00B318DD" w:rsidRDefault="00555872" w:rsidP="00CD3C26">
      <w:pPr>
        <w:rPr>
          <w:szCs w:val="19"/>
        </w:rPr>
      </w:pPr>
    </w:p>
    <w:p w:rsidR="007909A6" w:rsidRDefault="007909A6" w:rsidP="007909A6">
      <w:pPr>
        <w:pStyle w:val="Titolo3"/>
        <w:rPr>
          <w:rFonts w:eastAsia="Times New Roman"/>
        </w:rPr>
      </w:pPr>
      <w:bookmarkStart w:id="180" w:name="_Toc374519872"/>
      <w:r>
        <w:rPr>
          <w:rFonts w:eastAsia="Times New Roman"/>
        </w:rPr>
        <w:t>Feature catalogue</w:t>
      </w:r>
      <w:bookmarkEnd w:id="180"/>
    </w:p>
    <w:p w:rsidR="007909A6" w:rsidRPr="00F91CA8" w:rsidRDefault="007909A6" w:rsidP="007909A6">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7909A6" w:rsidTr="007909A6">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INSPIRE Application Schema Electricity Network</w:t>
            </w:r>
          </w:p>
        </w:tc>
      </w:tr>
      <w:tr w:rsidR="007909A6" w:rsidTr="007909A6">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3.0</w:t>
            </w:r>
          </w:p>
        </w:tc>
      </w:tr>
    </w:tbl>
    <w:p w:rsidR="007909A6" w:rsidRPr="00F91CA8" w:rsidRDefault="007909A6" w:rsidP="007909A6">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37"/>
        <w:gridCol w:w="3596"/>
        <w:gridCol w:w="1798"/>
      </w:tblGrid>
      <w:tr w:rsidR="007909A6" w:rsidTr="007909A6">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Stereotypes</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sidRPr="0039406C">
              <w:rPr>
                <w:rFonts w:eastAsia="Times New Roman"/>
                <w:i/>
              </w:rPr>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Electricity Network</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«codeList»</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sidRPr="0039406C">
              <w:rPr>
                <w:rFonts w:eastAsia="Times New Roman"/>
                <w:i/>
              </w:rPr>
              <w:t>ElectricityCable</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Electricity Network</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«featureType»</w:t>
            </w:r>
          </w:p>
        </w:tc>
      </w:tr>
    </w:tbl>
    <w:p w:rsidR="007909A6" w:rsidRDefault="007909A6" w:rsidP="007909A6">
      <w:pPr>
        <w:pStyle w:val="Titolo4"/>
        <w:rPr>
          <w:rFonts w:eastAsia="Times New Roman"/>
        </w:rPr>
      </w:pPr>
      <w:r>
        <w:rPr>
          <w:rFonts w:eastAsia="Times New Roman"/>
        </w:rPr>
        <w:t>Spatial object types</w:t>
      </w:r>
    </w:p>
    <w:p w:rsidR="007909A6" w:rsidRDefault="007909A6" w:rsidP="007909A6">
      <w:pPr>
        <w:pStyle w:val="Titolo5"/>
        <w:rPr>
          <w:rFonts w:eastAsia="Times New Roman"/>
        </w:rPr>
      </w:pPr>
      <w:bookmarkStart w:id="181" w:name="electricitycable"/>
      <w:r>
        <w:rPr>
          <w:rFonts w:eastAsia="Times New Roman"/>
        </w:rPr>
        <w:t>ElectricityCable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1"/>
          <w:p w:rsidR="007909A6" w:rsidRDefault="007909A6">
            <w:pPr>
              <w:spacing w:line="225" w:lineRule="atLeast"/>
              <w:rPr>
                <w:rFonts w:eastAsia="Times New Roman"/>
                <w:sz w:val="24"/>
                <w:szCs w:val="24"/>
              </w:rPr>
            </w:pPr>
            <w:r>
              <w:rPr>
                <w:rFonts w:eastAsia="Times New Roman"/>
                <w:b/>
                <w:bCs/>
              </w:rPr>
              <w:t>ElectricityCable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electricity cable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Subtype of:</w:t>
                  </w:r>
                </w:p>
              </w:tc>
              <w:tc>
                <w:tcPr>
                  <w:tcW w:w="0" w:type="auto"/>
                  <w:hideMark/>
                </w:tcPr>
                <w:p w:rsidR="007909A6" w:rsidRDefault="007909A6">
                  <w:pPr>
                    <w:rPr>
                      <w:rFonts w:eastAsia="Times New Roman"/>
                      <w:sz w:val="24"/>
                      <w:szCs w:val="24"/>
                    </w:rPr>
                  </w:pPr>
                  <w:r>
                    <w:rPr>
                      <w:rFonts w:eastAsia="Times New Roman"/>
                    </w:rPr>
                    <w:t>Cable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A utility link or link sequence used to convey electricity from one location to another.</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Stereotypes:</w:t>
                  </w:r>
                </w:p>
              </w:tc>
              <w:tc>
                <w:tcPr>
                  <w:tcW w:w="0" w:type="auto"/>
                  <w:hideMark/>
                </w:tcPr>
                <w:p w:rsidR="007909A6" w:rsidRDefault="007909A6">
                  <w:pPr>
                    <w:rPr>
                      <w:rFonts w:eastAsia="Times New Roman"/>
                      <w:sz w:val="24"/>
                      <w:szCs w:val="24"/>
                    </w:rPr>
                  </w:pPr>
                  <w:r>
                    <w:rPr>
                      <w:rFonts w:eastAsia="Times New Roman"/>
                    </w:rPr>
                    <w:t>«featureType»</w:t>
                  </w:r>
                </w:p>
              </w:tc>
            </w:tr>
          </w:tbl>
          <w:p w:rsidR="007909A6" w:rsidRDefault="007909A6">
            <w:pPr>
              <w:rPr>
                <w:rFonts w:eastAsia="Times New Roman"/>
                <w:sz w:val="24"/>
                <w:szCs w:val="24"/>
              </w:rPr>
            </w:pP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909A6" w:rsidRPr="00F91CA8" w:rsidRDefault="007909A6">
            <w:pPr>
              <w:pStyle w:val="NormaleWeb"/>
              <w:rPr>
                <w:rFonts w:eastAsia="Times New Roman"/>
              </w:rPr>
            </w:pPr>
            <w:r>
              <w:rPr>
                <w:b/>
                <w:bCs/>
              </w:rPr>
              <w:t>Attribute: operatingVoltage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Heade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operating voltage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Value type:</w:t>
                  </w:r>
                </w:p>
              </w:tc>
              <w:tc>
                <w:tcPr>
                  <w:tcW w:w="0" w:type="auto"/>
                  <w:hideMark/>
                </w:tcPr>
                <w:p w:rsidR="007909A6" w:rsidRDefault="007909A6">
                  <w:pPr>
                    <w:rPr>
                      <w:rFonts w:eastAsia="Times New Roman"/>
                      <w:sz w:val="24"/>
                      <w:szCs w:val="24"/>
                    </w:rPr>
                  </w:pPr>
                  <w:r>
                    <w:rPr>
                      <w:rFonts w:eastAsia="Times New Roman"/>
                    </w:rPr>
                    <w:t>Measure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The utilization or operating voltage by the equipment using the electricity.</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Multiplicity:</w:t>
                  </w:r>
                </w:p>
              </w:tc>
              <w:tc>
                <w:tcPr>
                  <w:tcW w:w="0" w:type="auto"/>
                  <w:hideMark/>
                </w:tcPr>
                <w:p w:rsidR="007909A6" w:rsidRDefault="007909A6">
                  <w:pPr>
                    <w:rPr>
                      <w:rFonts w:eastAsia="Times New Roman"/>
                      <w:sz w:val="24"/>
                      <w:szCs w:val="24"/>
                    </w:rPr>
                  </w:pPr>
                  <w:r>
                    <w:rPr>
                      <w:rFonts w:eastAsia="Times New Roman"/>
                    </w:rPr>
                    <w:t>1</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Stereotypes:</w:t>
                  </w:r>
                </w:p>
              </w:tc>
              <w:tc>
                <w:tcPr>
                  <w:tcW w:w="0" w:type="auto"/>
                  <w:hideMark/>
                </w:tcPr>
                <w:p w:rsidR="007909A6" w:rsidRDefault="007909A6">
                  <w:pPr>
                    <w:rPr>
                      <w:rFonts w:eastAsia="Times New Roman"/>
                      <w:sz w:val="24"/>
                      <w:szCs w:val="24"/>
                    </w:rPr>
                  </w:pPr>
                  <w:r>
                    <w:rPr>
                      <w:rFonts w:eastAsia="Times New Roman"/>
                    </w:rPr>
                    <w:t>«voidable»</w:t>
                  </w:r>
                </w:p>
              </w:tc>
            </w:tr>
          </w:tbl>
          <w:p w:rsidR="007909A6" w:rsidRDefault="007909A6">
            <w:pPr>
              <w:rPr>
                <w:rFonts w:eastAsia="Times New Roman"/>
                <w:sz w:val="24"/>
                <w:szCs w:val="24"/>
              </w:rPr>
            </w:pP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909A6" w:rsidRPr="00F91CA8" w:rsidRDefault="007909A6">
            <w:pPr>
              <w:pStyle w:val="NormaleWeb"/>
              <w:rPr>
                <w:rFonts w:eastAsia="Times New Roman"/>
              </w:rPr>
            </w:pPr>
            <w:r>
              <w:rPr>
                <w:b/>
                <w:bCs/>
              </w:rPr>
              <w:t>Attribute: nominalVoltage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Heade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nominal voltage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Value type:</w:t>
                  </w:r>
                </w:p>
              </w:tc>
              <w:tc>
                <w:tcPr>
                  <w:tcW w:w="0" w:type="auto"/>
                  <w:hideMark/>
                </w:tcPr>
                <w:p w:rsidR="007909A6" w:rsidRDefault="007909A6">
                  <w:pPr>
                    <w:rPr>
                      <w:rFonts w:eastAsia="Times New Roman"/>
                      <w:sz w:val="24"/>
                      <w:szCs w:val="24"/>
                    </w:rPr>
                  </w:pPr>
                  <w:r>
                    <w:rPr>
                      <w:rFonts w:eastAsia="Times New Roman"/>
                    </w:rPr>
                    <w:t>Measure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The nominal system voltage at the point of supply.</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Multiplicity:</w:t>
                  </w:r>
                </w:p>
              </w:tc>
              <w:tc>
                <w:tcPr>
                  <w:tcW w:w="0" w:type="auto"/>
                  <w:hideMark/>
                </w:tcPr>
                <w:p w:rsidR="007909A6" w:rsidRDefault="007909A6">
                  <w:pPr>
                    <w:rPr>
                      <w:rFonts w:eastAsia="Times New Roman"/>
                      <w:sz w:val="24"/>
                      <w:szCs w:val="24"/>
                    </w:rPr>
                  </w:pPr>
                  <w:r>
                    <w:rPr>
                      <w:rFonts w:eastAsia="Times New Roman"/>
                    </w:rPr>
                    <w:t>1</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Stereotypes:</w:t>
                  </w:r>
                </w:p>
              </w:tc>
              <w:tc>
                <w:tcPr>
                  <w:tcW w:w="0" w:type="auto"/>
                  <w:hideMark/>
                </w:tcPr>
                <w:p w:rsidR="007909A6" w:rsidRDefault="007909A6">
                  <w:pPr>
                    <w:rPr>
                      <w:rFonts w:eastAsia="Times New Roman"/>
                      <w:sz w:val="24"/>
                      <w:szCs w:val="24"/>
                    </w:rPr>
                  </w:pPr>
                  <w:r>
                    <w:rPr>
                      <w:rFonts w:eastAsia="Times New Roman"/>
                    </w:rPr>
                    <w:t>«voidable»</w:t>
                  </w:r>
                </w:p>
              </w:tc>
            </w:tr>
          </w:tbl>
          <w:p w:rsidR="007909A6" w:rsidRDefault="007909A6">
            <w:pPr>
              <w:rPr>
                <w:rFonts w:eastAsia="Times New Roman"/>
                <w:sz w:val="24"/>
                <w:szCs w:val="24"/>
              </w:rPr>
            </w:pPr>
          </w:p>
        </w:tc>
      </w:tr>
    </w:tbl>
    <w:p w:rsidR="007909A6" w:rsidRDefault="007909A6" w:rsidP="007909A6">
      <w:pPr>
        <w:pStyle w:val="Titolo4"/>
        <w:rPr>
          <w:rFonts w:eastAsia="Times New Roman"/>
        </w:rPr>
      </w:pPr>
      <w:r>
        <w:rPr>
          <w:rFonts w:eastAsia="Times New Roman"/>
        </w:rPr>
        <w:t>Code lists</w:t>
      </w:r>
    </w:p>
    <w:p w:rsidR="007909A6" w:rsidRDefault="007909A6" w:rsidP="007909A6">
      <w:pPr>
        <w:pStyle w:val="Titolo5"/>
        <w:rPr>
          <w:rFonts w:eastAsia="Times New Roman"/>
        </w:rPr>
      </w:pPr>
      <w:bookmarkStart w:id="182" w:name="electricityappurtenancetypevalue"/>
      <w:r>
        <w:rPr>
          <w:rFonts w:eastAsia="Times New Roman"/>
        </w:rPr>
        <w:t>ElectricityAppurtenanceTypeValue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2"/>
          <w:p w:rsidR="007909A6" w:rsidRDefault="007909A6">
            <w:pPr>
              <w:spacing w:line="225" w:lineRule="atLeast"/>
              <w:rPr>
                <w:rFonts w:eastAsia="Times New Roman"/>
                <w:sz w:val="24"/>
                <w:szCs w:val="24"/>
              </w:rPr>
            </w:pPr>
            <w:r>
              <w:rPr>
                <w:rFonts w:eastAsia="Times New Roman"/>
                <w:b/>
                <w:bCs/>
              </w:rPr>
              <w:t>ElectricityAppurtenanceTypeValue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electricity appurtenance type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Classification of electricity appurtenances.</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Extensibility:</w:t>
                  </w:r>
                </w:p>
              </w:tc>
              <w:tc>
                <w:tcPr>
                  <w:tcW w:w="0" w:type="auto"/>
                  <w:hideMark/>
                </w:tcPr>
                <w:p w:rsidR="007909A6" w:rsidRDefault="007909A6">
                  <w:pPr>
                    <w:rPr>
                      <w:rFonts w:eastAsia="Times New Roman"/>
                      <w:sz w:val="24"/>
                      <w:szCs w:val="24"/>
                    </w:rPr>
                  </w:pPr>
                  <w:r>
                    <w:rPr>
                      <w:rFonts w:eastAsia="Times New Roman"/>
                    </w:rPr>
                    <w:t>open</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Identifier:</w:t>
                  </w:r>
                </w:p>
              </w:tc>
              <w:tc>
                <w:tcPr>
                  <w:tcW w:w="0" w:type="auto"/>
                  <w:hideMark/>
                </w:tcPr>
                <w:p w:rsidR="007909A6" w:rsidRDefault="007909A6">
                  <w:pPr>
                    <w:rPr>
                      <w:rFonts w:eastAsia="Times New Roman"/>
                      <w:sz w:val="24"/>
                      <w:szCs w:val="24"/>
                    </w:rPr>
                  </w:pPr>
                  <w:r>
                    <w:rPr>
                      <w:rFonts w:eastAsia="Times New Roman"/>
                    </w:rPr>
                    <w:t>http://inspire.ec.europa.eu/codelist/ElectricityAppurtenanceTypeValue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Values:</w:t>
                  </w:r>
                </w:p>
              </w:tc>
              <w:tc>
                <w:tcPr>
                  <w:tcW w:w="0" w:type="auto"/>
                  <w:hideMark/>
                </w:tcPr>
                <w:p w:rsidR="007909A6" w:rsidRDefault="007909A6">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7909A6" w:rsidRDefault="007909A6">
            <w:pPr>
              <w:rPr>
                <w:rFonts w:eastAsia="Times New Roman"/>
                <w:sz w:val="24"/>
                <w:szCs w:val="24"/>
              </w:rPr>
            </w:pPr>
          </w:p>
        </w:tc>
      </w:tr>
    </w:tbl>
    <w:p w:rsidR="007909A6" w:rsidRDefault="007909A6" w:rsidP="007909A6">
      <w:pPr>
        <w:pStyle w:val="Titolo4"/>
        <w:rPr>
          <w:rFonts w:eastAsia="Times New Roman"/>
        </w:rPr>
      </w:pPr>
      <w:r>
        <w:rPr>
          <w:rFonts w:eastAsia="Times New Roman"/>
        </w:rPr>
        <w:t>Imported types (informative)</w:t>
      </w:r>
    </w:p>
    <w:p w:rsidR="007909A6" w:rsidRPr="00F91CA8" w:rsidRDefault="007909A6" w:rsidP="007909A6">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7909A6" w:rsidRDefault="007909A6" w:rsidP="007909A6">
      <w:pPr>
        <w:pStyle w:val="Titolo5"/>
        <w:rPr>
          <w:rFonts w:eastAsia="Times New Roman"/>
        </w:rPr>
      </w:pPr>
      <w:r>
        <w:rPr>
          <w:rFonts w:eastAsia="Times New Roman"/>
        </w:rPr>
        <w:t>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Cable (abstract)</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Package:</w:t>
                  </w:r>
                </w:p>
              </w:tc>
              <w:tc>
                <w:tcPr>
                  <w:tcW w:w="0" w:type="auto"/>
                  <w:hideMark/>
                </w:tcPr>
                <w:p w:rsidR="007909A6" w:rsidRDefault="007909A6">
                  <w:pPr>
                    <w:rPr>
                      <w:rFonts w:eastAsia="Times New Roman"/>
                      <w:sz w:val="24"/>
                      <w:szCs w:val="24"/>
                    </w:rPr>
                  </w:pPr>
                  <w:r>
                    <w:rPr>
                      <w:rFonts w:eastAsia="Times New Roman"/>
                    </w:rPr>
                    <w:t>Common Utility Network Elements</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Reference:</w:t>
                  </w:r>
                </w:p>
              </w:tc>
              <w:tc>
                <w:tcPr>
                  <w:tcW w:w="0" w:type="auto"/>
                  <w:hideMark/>
                </w:tcPr>
                <w:p w:rsidR="007909A6" w:rsidRDefault="007909A6">
                  <w:pPr>
                    <w:rPr>
                      <w:rFonts w:eastAsia="Times New Roman"/>
                      <w:sz w:val="24"/>
                      <w:szCs w:val="24"/>
                    </w:rPr>
                  </w:pPr>
                  <w:r>
                    <w:rPr>
                      <w:rFonts w:eastAsia="Times New Roman"/>
                    </w:rPr>
                    <w:t>INSPIRE Data specification on Utility and Governmental Services [DS-D2.8.III.6]</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A utility link or link sequence used to convey electricity or data from one location to another.</w:t>
                  </w:r>
                </w:p>
              </w:tc>
            </w:tr>
          </w:tbl>
          <w:p w:rsidR="007909A6" w:rsidRDefault="007909A6">
            <w:pPr>
              <w:rPr>
                <w:rFonts w:eastAsia="Times New Roman"/>
                <w:sz w:val="24"/>
                <w:szCs w:val="24"/>
              </w:rPr>
            </w:pPr>
          </w:p>
        </w:tc>
      </w:tr>
    </w:tbl>
    <w:p w:rsidR="007909A6" w:rsidRDefault="007909A6" w:rsidP="007909A6">
      <w:pPr>
        <w:pStyle w:val="Titolo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Measure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Package:</w:t>
                  </w:r>
                </w:p>
              </w:tc>
              <w:tc>
                <w:tcPr>
                  <w:tcW w:w="0" w:type="auto"/>
                  <w:hideMark/>
                </w:tcPr>
                <w:p w:rsidR="007909A6" w:rsidRDefault="007909A6">
                  <w:pPr>
                    <w:rPr>
                      <w:rFonts w:eastAsia="Times New Roman"/>
                      <w:sz w:val="24"/>
                      <w:szCs w:val="24"/>
                    </w:rPr>
                  </w:pPr>
                  <w:r>
                    <w:rPr>
                      <w:rFonts w:eastAsia="Times New Roman"/>
                    </w:rPr>
                    <w:t>ProductionAndIndustrialFacilitiesExtension</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Reference:</w:t>
                  </w:r>
                </w:p>
              </w:tc>
              <w:tc>
                <w:tcPr>
                  <w:tcW w:w="0" w:type="auto"/>
                  <w:hideMark/>
                </w:tcPr>
                <w:p w:rsidR="007909A6" w:rsidRDefault="007909A6">
                  <w:pPr>
                    <w:rPr>
                      <w:rFonts w:eastAsia="Times New Roman"/>
                      <w:sz w:val="24"/>
                      <w:szCs w:val="24"/>
                    </w:rPr>
                  </w:pPr>
                  <w:r>
                    <w:rPr>
                      <w:rFonts w:eastAsia="Times New Roman"/>
                    </w:rPr>
                    <w:t>INSPIRE Data specification on Production and Industrial Facilities [DS-D2.8.III.8]</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Declared or measured quantity of any kind of physical entity.</w:t>
                  </w:r>
                </w:p>
              </w:tc>
            </w:tr>
          </w:tbl>
          <w:p w:rsidR="007909A6" w:rsidRDefault="007909A6">
            <w:pPr>
              <w:rPr>
                <w:rFonts w:eastAsia="Times New Roman"/>
                <w:sz w:val="24"/>
                <w:szCs w:val="24"/>
              </w:rPr>
            </w:pPr>
          </w:p>
        </w:tc>
      </w:tr>
    </w:tbl>
    <w:p w:rsidR="007909A6" w:rsidRDefault="007909A6" w:rsidP="007909A6">
      <w:pPr>
        <w:rPr>
          <w:rFonts w:eastAsia="Times New Roman"/>
        </w:rPr>
      </w:pPr>
    </w:p>
    <w:p w:rsidR="00597B2C" w:rsidRPr="003A0998" w:rsidRDefault="00597B2C" w:rsidP="007909A6">
      <w:pPr>
        <w:rPr>
          <w:lang w:val="en-US"/>
        </w:rPr>
      </w:pPr>
    </w:p>
    <w:p w:rsidR="00597B2C" w:rsidRPr="007909A6" w:rsidRDefault="00597B2C" w:rsidP="007909A6"/>
    <w:p w:rsidR="00A9597D" w:rsidRPr="003A0998" w:rsidRDefault="00A9597D" w:rsidP="007909A6">
      <w:pPr>
        <w:pStyle w:val="Titolo3"/>
        <w:rPr>
          <w:lang w:val="en-US"/>
        </w:rPr>
      </w:pPr>
      <w:bookmarkStart w:id="183" w:name="_Toc374519873"/>
      <w:r w:rsidRPr="003A0998">
        <w:rPr>
          <w:lang w:val="en-US"/>
        </w:rPr>
        <w:t>Externally governed code lists</w:t>
      </w:r>
      <w:bookmarkEnd w:id="183"/>
    </w:p>
    <w:p w:rsidR="00A366C5" w:rsidRPr="00B318DD" w:rsidRDefault="00A366C5" w:rsidP="008530A6">
      <w:pPr>
        <w:rPr>
          <w:szCs w:val="19"/>
        </w:rPr>
      </w:pPr>
    </w:p>
    <w:p w:rsidR="00FF25E9" w:rsidRPr="00B318DD" w:rsidRDefault="00FF25E9" w:rsidP="00FF25E9">
      <w:pPr>
        <w:rPr>
          <w:szCs w:val="19"/>
          <w:lang w:val="en-US"/>
        </w:rPr>
      </w:pPr>
      <w:r w:rsidRPr="00B318DD">
        <w:rPr>
          <w:szCs w:val="19"/>
          <w:lang w:val="en-US"/>
        </w:rPr>
        <w:t xml:space="preserve">There are not externally governed code list in this application schema. </w:t>
      </w:r>
    </w:p>
    <w:p w:rsidR="00A9597D" w:rsidRDefault="00A9597D" w:rsidP="008530A6">
      <w:pPr>
        <w:rPr>
          <w:szCs w:val="19"/>
          <w:lang w:val="en-US"/>
        </w:rPr>
      </w:pPr>
    </w:p>
    <w:p w:rsidR="00FF25E9" w:rsidRPr="00B318DD" w:rsidRDefault="00FF25E9" w:rsidP="008530A6">
      <w:pPr>
        <w:rPr>
          <w:szCs w:val="19"/>
          <w:lang w:val="en-US"/>
        </w:rPr>
      </w:pPr>
    </w:p>
    <w:p w:rsidR="00A9597D" w:rsidRPr="00686565" w:rsidRDefault="00FF25E9" w:rsidP="00197FEC">
      <w:pPr>
        <w:pStyle w:val="Titolo2"/>
      </w:pPr>
      <w:r w:rsidRPr="00686565">
        <w:t xml:space="preserve"> </w:t>
      </w:r>
      <w:bookmarkStart w:id="184" w:name="_Toc374519874"/>
      <w:r w:rsidR="00A9597D" w:rsidRPr="00686565">
        <w:t>“Oil-Gas-Chemicals Network” application schema</w:t>
      </w:r>
      <w:bookmarkEnd w:id="184"/>
    </w:p>
    <w:p w:rsidR="00A9597D" w:rsidRPr="007909A6" w:rsidRDefault="00A9597D" w:rsidP="007909A6">
      <w:pPr>
        <w:pStyle w:val="Titolo3"/>
      </w:pPr>
      <w:bookmarkStart w:id="185" w:name="_Toc374519875"/>
      <w:r w:rsidRPr="007909A6">
        <w:t>Description</w:t>
      </w:r>
      <w:bookmarkEnd w:id="185"/>
      <w:r w:rsidRPr="007909A6">
        <w:t xml:space="preserve"> </w:t>
      </w:r>
    </w:p>
    <w:p w:rsidR="00A9597D" w:rsidRPr="00B318DD" w:rsidRDefault="00A9597D" w:rsidP="00A9597D">
      <w:pPr>
        <w:rPr>
          <w:szCs w:val="19"/>
          <w:lang w:val="x-none"/>
        </w:rPr>
      </w:pPr>
    </w:p>
    <w:p w:rsidR="00A9597D" w:rsidRPr="00B318DD" w:rsidRDefault="00A9597D" w:rsidP="007909A6">
      <w:pPr>
        <w:pStyle w:val="Titolo4"/>
        <w:rPr>
          <w:szCs w:val="19"/>
        </w:rPr>
      </w:pPr>
      <w:r w:rsidRPr="00686565">
        <w:t>Narrative Description</w:t>
      </w:r>
    </w:p>
    <w:p w:rsidR="00A9597D" w:rsidRPr="00B318DD" w:rsidRDefault="00A9597D" w:rsidP="00A9597D">
      <w:pPr>
        <w:rPr>
          <w:rFonts w:cs="Arial"/>
          <w:szCs w:val="19"/>
        </w:rPr>
      </w:pPr>
    </w:p>
    <w:p w:rsidR="00A9597D" w:rsidRPr="00B318DD" w:rsidRDefault="00A9597D" w:rsidP="00A9597D">
      <w:pPr>
        <w:rPr>
          <w:rFonts w:cs="Arial"/>
          <w:szCs w:val="19"/>
        </w:rPr>
      </w:pPr>
      <w:r w:rsidRPr="00B318DD">
        <w:rPr>
          <w:rFonts w:cs="Arial"/>
          <w:szCs w:val="19"/>
        </w:rPr>
        <w:t>Oil-Gas-Chemicals Network application schema is structured containing:</w:t>
      </w:r>
    </w:p>
    <w:p w:rsidR="00A9597D" w:rsidRPr="00B318DD" w:rsidRDefault="00A9597D" w:rsidP="00A9597D">
      <w:pPr>
        <w:rPr>
          <w:rFonts w:cs="Arial"/>
          <w:szCs w:val="19"/>
        </w:rPr>
      </w:pPr>
    </w:p>
    <w:p w:rsidR="00A9597D" w:rsidRPr="00B318DD" w:rsidRDefault="00A9597D"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concrete link object extending from an abstract Cable or Pipe featureType (shown in red color);</w:t>
      </w:r>
    </w:p>
    <w:p w:rsidR="00A9597D" w:rsidRPr="00B318DD" w:rsidRDefault="00A9597D"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Appurtenance node object (green color) ;</w:t>
      </w:r>
    </w:p>
    <w:p w:rsidR="00A9597D" w:rsidRPr="00B318DD" w:rsidRDefault="00A9597D"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UtilityNetwork object (green color);</w:t>
      </w:r>
    </w:p>
    <w:p w:rsidR="00A9597D" w:rsidRPr="00B318DD" w:rsidRDefault="00A9597D"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All codelists used by the featureType properties of this diagram (grey color):</w:t>
      </w:r>
    </w:p>
    <w:p w:rsidR="00A9597D" w:rsidRPr="00B318DD" w:rsidRDefault="00A9597D"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abstract UtilityLinkSe</w:t>
      </w:r>
      <w:r w:rsidR="00065E9E" w:rsidRPr="00B318DD">
        <w:rPr>
          <w:rFonts w:cs="Arial"/>
          <w:szCs w:val="19"/>
        </w:rPr>
        <w:t>t</w:t>
      </w:r>
      <w:r w:rsidRPr="00B318DD">
        <w:rPr>
          <w:rFonts w:cs="Arial"/>
          <w:szCs w:val="19"/>
        </w:rPr>
        <w:t xml:space="preserve"> featureType properties;</w:t>
      </w:r>
    </w:p>
    <w:p w:rsidR="00A9597D" w:rsidRPr="00B318DD" w:rsidRDefault="00A9597D"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concrete cable or pipe and appurtenance featureType properties of the specific utility network;</w:t>
      </w:r>
    </w:p>
    <w:p w:rsidR="00A9597D" w:rsidRPr="00B318DD" w:rsidRDefault="00A9597D"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“appurtenanceType” property of the Appurtenance object;</w:t>
      </w:r>
    </w:p>
    <w:p w:rsidR="00A9597D" w:rsidRPr="00B318DD" w:rsidRDefault="00A9597D"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The “UtilityNetworkTypeValue” used by the “utilityNetworkType” property of the Util</w:t>
      </w:r>
      <w:r w:rsidRPr="00B318DD">
        <w:rPr>
          <w:rFonts w:cs="Arial"/>
          <w:szCs w:val="19"/>
        </w:rPr>
        <w:t>i</w:t>
      </w:r>
      <w:r w:rsidRPr="00B318DD">
        <w:rPr>
          <w:rFonts w:cs="Arial"/>
          <w:szCs w:val="19"/>
        </w:rPr>
        <w:t>tyNetwork object..</w:t>
      </w:r>
    </w:p>
    <w:p w:rsidR="00555872" w:rsidRPr="00B318DD" w:rsidRDefault="00555872" w:rsidP="00555872">
      <w:pPr>
        <w:tabs>
          <w:tab w:val="clear" w:pos="284"/>
          <w:tab w:val="clear" w:pos="567"/>
          <w:tab w:val="clear" w:pos="851"/>
          <w:tab w:val="clear" w:pos="1134"/>
        </w:tabs>
        <w:ind w:left="1080"/>
        <w:jc w:val="left"/>
        <w:rPr>
          <w:rFonts w:cs="Arial"/>
          <w:szCs w:val="19"/>
        </w:rPr>
      </w:pPr>
    </w:p>
    <w:p w:rsidR="00A9597D" w:rsidRDefault="00A9597D" w:rsidP="007909A6">
      <w:pPr>
        <w:pStyle w:val="Titolo4"/>
      </w:pPr>
      <w:r w:rsidRPr="00B318DD">
        <w:t>UML Overview</w:t>
      </w:r>
    </w:p>
    <w:p w:rsidR="00FF25E9" w:rsidRPr="00FF25E9" w:rsidRDefault="00FF25E9" w:rsidP="00FF25E9">
      <w:pPr>
        <w:keepNext/>
      </w:pPr>
    </w:p>
    <w:p w:rsidR="00367F2B" w:rsidRDefault="003A6388" w:rsidP="00367F2B">
      <w:pPr>
        <w:keepNext/>
      </w:pPr>
      <w:r w:rsidRPr="007909A6">
        <w:rPr>
          <w:noProof/>
          <w:szCs w:val="19"/>
          <w:lang w:val="it-IT" w:eastAsia="it-IT"/>
        </w:rPr>
        <w:drawing>
          <wp:inline distT="0" distB="0" distL="0" distR="0">
            <wp:extent cx="5753100" cy="57435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5743575"/>
                    </a:xfrm>
                    <a:prstGeom prst="rect">
                      <a:avLst/>
                    </a:prstGeom>
                    <a:noFill/>
                    <a:ln>
                      <a:noFill/>
                    </a:ln>
                  </pic:spPr>
                </pic:pic>
              </a:graphicData>
            </a:graphic>
          </wp:inline>
        </w:drawing>
      </w:r>
    </w:p>
    <w:p w:rsidR="00A9597D" w:rsidRPr="00B318DD" w:rsidRDefault="00367F2B" w:rsidP="00367F2B">
      <w:pPr>
        <w:pStyle w:val="Didascalia"/>
        <w:rPr>
          <w:szCs w:val="19"/>
          <w:lang w:val="x-none"/>
        </w:rPr>
      </w:pPr>
      <w:r>
        <w:t xml:space="preserve">Figure </w:t>
      </w:r>
      <w:r w:rsidR="00C42249">
        <w:rPr>
          <w:noProof/>
        </w:rPr>
        <w:t>13</w:t>
      </w:r>
      <w:r w:rsidRPr="00B230DA">
        <w:t xml:space="preserve"> – UML class diagram: Overview of the “Oil-Gas-Chemicals Networks</w:t>
      </w:r>
    </w:p>
    <w:p w:rsidR="00A9597D" w:rsidRPr="00B318DD" w:rsidRDefault="00A9597D" w:rsidP="00A9597D">
      <w:pPr>
        <w:rPr>
          <w:szCs w:val="19"/>
          <w:lang w:val="x-none"/>
        </w:rPr>
      </w:pPr>
    </w:p>
    <w:p w:rsidR="00367F2B" w:rsidRPr="00367F2B" w:rsidRDefault="00367F2B" w:rsidP="00367F2B">
      <w:pPr>
        <w:pStyle w:val="Titolo3"/>
      </w:pPr>
      <w:r w:rsidRPr="00367F2B">
        <w:t>Feature catalogue</w:t>
      </w:r>
    </w:p>
    <w:p w:rsidR="00367F2B" w:rsidRPr="00C46038" w:rsidRDefault="00367F2B" w:rsidP="00367F2B">
      <w:pPr>
        <w:rPr>
          <w:rFonts w:eastAsia="Times New Roman"/>
          <w:sz w:val="18"/>
          <w:szCs w:val="18"/>
        </w:rPr>
      </w:pPr>
      <w:r w:rsidRPr="00367F2B">
        <w:rPr>
          <w:rFonts w:eastAsia="Times New Roman"/>
          <w:b/>
          <w:sz w:val="18"/>
          <w:szCs w:val="18"/>
        </w:rPr>
        <w:t>Feature</w:t>
      </w:r>
      <w:r w:rsidRPr="00367F2B">
        <w:rPr>
          <w:b/>
          <w:bCs/>
          <w:sz w:val="18"/>
          <w:szCs w:val="18"/>
        </w:rPr>
        <w:t xml:space="preserv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0"/>
        <w:gridCol w:w="6731"/>
      </w:tblGrid>
      <w:tr w:rsidR="00367F2B" w:rsidTr="00367F2B">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INSPIRE Application Schema Oil-Gas-Chemicals Network</w:t>
            </w:r>
          </w:p>
        </w:tc>
      </w:tr>
      <w:tr w:rsidR="00367F2B" w:rsidTr="00367F2B">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3.0</w:t>
            </w:r>
          </w:p>
        </w:tc>
      </w:tr>
    </w:tbl>
    <w:p w:rsidR="00367F2B" w:rsidRPr="00C46038" w:rsidRDefault="00367F2B" w:rsidP="00367F2B">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3"/>
        <w:gridCol w:w="3004"/>
        <w:gridCol w:w="1604"/>
      </w:tblGrid>
      <w:tr w:rsidR="00367F2B" w:rsidTr="00367F2B">
        <w:trPr>
          <w:trHeight w:val="180"/>
          <w:tblHeader/>
          <w:tblCellSpacing w:w="0" w:type="dxa"/>
        </w:trPr>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67F2B" w:rsidRDefault="00367F2B">
            <w:pPr>
              <w:spacing w:line="180" w:lineRule="atLeast"/>
              <w:rPr>
                <w:rFonts w:eastAsia="Times New Roman"/>
                <w:sz w:val="24"/>
                <w:szCs w:val="24"/>
              </w:rPr>
            </w:pPr>
            <w:r>
              <w:rPr>
                <w:rFonts w:eastAsia="Times New Roman"/>
                <w:b/>
                <w:bCs/>
              </w:rPr>
              <w:t>Type</w:t>
            </w:r>
          </w:p>
        </w:tc>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67F2B" w:rsidRDefault="00367F2B">
            <w:pPr>
              <w:spacing w:line="180" w:lineRule="atLeast"/>
              <w:rPr>
                <w:rFonts w:eastAsia="Times New Roman"/>
                <w:sz w:val="24"/>
                <w:szCs w:val="24"/>
              </w:rPr>
            </w:pPr>
            <w:r>
              <w:rPr>
                <w:rFonts w:eastAsia="Times New Roman"/>
                <w:b/>
                <w:bCs/>
              </w:rPr>
              <w:t>Package</w:t>
            </w:r>
          </w:p>
        </w:tc>
        <w:tc>
          <w:tcPr>
            <w:tcW w:w="12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67F2B" w:rsidRDefault="00367F2B">
            <w:pPr>
              <w:spacing w:line="180" w:lineRule="atLeast"/>
              <w:rPr>
                <w:rFonts w:eastAsia="Times New Roman"/>
                <w:sz w:val="24"/>
                <w:szCs w:val="24"/>
              </w:rPr>
            </w:pPr>
            <w:r>
              <w:rPr>
                <w:rFonts w:eastAsia="Times New Roman"/>
                <w:b/>
                <w:bCs/>
              </w:rPr>
              <w:t>Stereotypes</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sidRPr="0039406C">
              <w:rPr>
                <w:rFonts w:eastAsia="Times New Roman"/>
                <w:i/>
              </w:rPr>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«codelist»</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sidRPr="0039406C">
              <w:rPr>
                <w:rFonts w:eastAsia="Times New Roman"/>
                <w:i/>
              </w:rPr>
              <w:t>OilGasChemicalsPipe</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«featureType»</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sidRPr="0039406C">
              <w:rPr>
                <w:rFonts w:eastAsia="Times New Roman"/>
                <w:i/>
              </w:rPr>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67F2B" w:rsidRDefault="00367F2B">
            <w:pPr>
              <w:rPr>
                <w:rFonts w:eastAsia="Times New Roman"/>
                <w:sz w:val="24"/>
                <w:szCs w:val="24"/>
              </w:rPr>
            </w:pPr>
            <w:r>
              <w:rPr>
                <w:rFonts w:eastAsia="Times New Roman"/>
              </w:rPr>
              <w:t>«codelist»</w:t>
            </w:r>
          </w:p>
        </w:tc>
      </w:tr>
    </w:tbl>
    <w:p w:rsidR="00367F2B" w:rsidRDefault="00367F2B" w:rsidP="00367F2B">
      <w:pPr>
        <w:pStyle w:val="Titolo4"/>
        <w:rPr>
          <w:rFonts w:eastAsia="Times New Roman"/>
        </w:rPr>
      </w:pPr>
      <w:r>
        <w:rPr>
          <w:rFonts w:eastAsia="Times New Roman"/>
        </w:rPr>
        <w:t>Spatial object types</w:t>
      </w:r>
    </w:p>
    <w:p w:rsidR="00367F2B" w:rsidRDefault="00367F2B" w:rsidP="00367F2B">
      <w:pPr>
        <w:pStyle w:val="Titolo5"/>
        <w:rPr>
          <w:rFonts w:eastAsia="Times New Roman"/>
        </w:rPr>
      </w:pPr>
      <w:bookmarkStart w:id="186" w:name="oilgaschemicalspipe"/>
      <w:r>
        <w:rPr>
          <w:rFonts w:eastAsia="Times New Roman"/>
        </w:rPr>
        <w:t>OilGasChemicalsPipe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67F2B" w:rsidTr="00367F2B">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6"/>
          <w:p w:rsidR="00367F2B" w:rsidRDefault="00367F2B">
            <w:pPr>
              <w:spacing w:line="180" w:lineRule="atLeast"/>
              <w:rPr>
                <w:rFonts w:eastAsia="Times New Roman"/>
                <w:sz w:val="24"/>
                <w:szCs w:val="24"/>
              </w:rPr>
            </w:pPr>
            <w:r>
              <w:rPr>
                <w:rFonts w:eastAsia="Times New Roman"/>
                <w:b/>
                <w:bCs/>
              </w:rPr>
              <w:t>OilGasChemicalsPipe</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Name:</w:t>
                  </w:r>
                </w:p>
              </w:tc>
              <w:tc>
                <w:tcPr>
                  <w:tcW w:w="0" w:type="auto"/>
                  <w:hideMark/>
                </w:tcPr>
                <w:p w:rsidR="00367F2B" w:rsidRDefault="00367F2B">
                  <w:pPr>
                    <w:rPr>
                      <w:rFonts w:eastAsia="Times New Roman"/>
                      <w:sz w:val="24"/>
                      <w:szCs w:val="24"/>
                    </w:rPr>
                  </w:pPr>
                  <w:r>
                    <w:rPr>
                      <w:rFonts w:eastAsia="Times New Roman"/>
                    </w:rPr>
                    <w:t>oil, gas and chemicals pipe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Subtype of:</w:t>
                  </w:r>
                </w:p>
              </w:tc>
              <w:tc>
                <w:tcPr>
                  <w:tcW w:w="0" w:type="auto"/>
                  <w:hideMark/>
                </w:tcPr>
                <w:p w:rsidR="00367F2B" w:rsidRDefault="00367F2B">
                  <w:pPr>
                    <w:rPr>
                      <w:rFonts w:eastAsia="Times New Roman"/>
                      <w:sz w:val="24"/>
                      <w:szCs w:val="24"/>
                    </w:rPr>
                  </w:pPr>
                  <w:r>
                    <w:rPr>
                      <w:rFonts w:eastAsia="Times New Roman"/>
                    </w:rPr>
                    <w:t>Pipe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Definition:</w:t>
                  </w:r>
                </w:p>
              </w:tc>
              <w:tc>
                <w:tcPr>
                  <w:tcW w:w="0" w:type="auto"/>
                  <w:hideMark/>
                </w:tcPr>
                <w:p w:rsidR="00367F2B" w:rsidRDefault="00367F2B">
                  <w:pPr>
                    <w:rPr>
                      <w:rFonts w:eastAsia="Times New Roman"/>
                      <w:sz w:val="24"/>
                      <w:szCs w:val="24"/>
                    </w:rPr>
                  </w:pPr>
                  <w:r>
                    <w:rPr>
                      <w:rFonts w:eastAsia="Times New Roman"/>
                    </w:rPr>
                    <w:t>A pipe used to convey oil, gas or chemicals from one location to another.</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Stereotypes:</w:t>
                  </w:r>
                </w:p>
              </w:tc>
              <w:tc>
                <w:tcPr>
                  <w:tcW w:w="0" w:type="auto"/>
                  <w:hideMark/>
                </w:tcPr>
                <w:p w:rsidR="00367F2B" w:rsidRDefault="00367F2B">
                  <w:pPr>
                    <w:rPr>
                      <w:rFonts w:eastAsia="Times New Roman"/>
                      <w:sz w:val="24"/>
                      <w:szCs w:val="24"/>
                    </w:rPr>
                  </w:pPr>
                  <w:r>
                    <w:rPr>
                      <w:rFonts w:eastAsia="Times New Roman"/>
                    </w:rPr>
                    <w:t>«featureType»</w:t>
                  </w:r>
                </w:p>
              </w:tc>
            </w:tr>
          </w:tbl>
          <w:p w:rsidR="00367F2B" w:rsidRDefault="00367F2B">
            <w:pPr>
              <w:rPr>
                <w:rFonts w:eastAsia="Times New Roman"/>
                <w:sz w:val="24"/>
                <w:szCs w:val="24"/>
              </w:rPr>
            </w:pP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67F2B" w:rsidRPr="00C46038" w:rsidRDefault="00367F2B">
            <w:pPr>
              <w:pStyle w:val="NormaleWeb"/>
              <w:rPr>
                <w:rFonts w:eastAsia="Times New Roman"/>
              </w:rPr>
            </w:pPr>
            <w:r>
              <w:rPr>
                <w:b/>
                <w:bCs/>
              </w:rPr>
              <w:t>Attribute: oilGasChemicalsProductType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67F2B">
              <w:trPr>
                <w:tblHeade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Name:</w:t>
                  </w:r>
                </w:p>
              </w:tc>
              <w:tc>
                <w:tcPr>
                  <w:tcW w:w="0" w:type="auto"/>
                  <w:hideMark/>
                </w:tcPr>
                <w:p w:rsidR="00367F2B" w:rsidRDefault="00367F2B">
                  <w:pPr>
                    <w:rPr>
                      <w:rFonts w:eastAsia="Times New Roman"/>
                      <w:sz w:val="24"/>
                      <w:szCs w:val="24"/>
                    </w:rPr>
                  </w:pPr>
                  <w:r>
                    <w:rPr>
                      <w:rFonts w:eastAsia="Times New Roman"/>
                    </w:rPr>
                    <w:t>oil, gas and chemicals product type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Value type:</w:t>
                  </w:r>
                </w:p>
              </w:tc>
              <w:tc>
                <w:tcPr>
                  <w:tcW w:w="0" w:type="auto"/>
                  <w:hideMark/>
                </w:tcPr>
                <w:p w:rsidR="00367F2B" w:rsidRDefault="00367F2B">
                  <w:pPr>
                    <w:rPr>
                      <w:rFonts w:eastAsia="Times New Roman"/>
                      <w:sz w:val="24"/>
                      <w:szCs w:val="24"/>
                    </w:rPr>
                  </w:pPr>
                  <w:r>
                    <w:rPr>
                      <w:rFonts w:eastAsia="Times New Roman"/>
                    </w:rPr>
                    <w:t>OilGasChemicalsProductTypeValue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Definition:</w:t>
                  </w:r>
                </w:p>
              </w:tc>
              <w:tc>
                <w:tcPr>
                  <w:tcW w:w="0" w:type="auto"/>
                  <w:hideMark/>
                </w:tcPr>
                <w:p w:rsidR="00367F2B" w:rsidRDefault="00367F2B">
                  <w:pPr>
                    <w:rPr>
                      <w:rFonts w:eastAsia="Times New Roman"/>
                      <w:sz w:val="24"/>
                      <w:szCs w:val="24"/>
                    </w:rPr>
                  </w:pPr>
                  <w:r>
                    <w:rPr>
                      <w:rFonts w:eastAsia="Times New Roman"/>
                    </w:rPr>
                    <w:t>The type of oil, gas or chemicals product that is conveyed through the oil, gas, chemicals pipe.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Multiplicity:</w:t>
                  </w:r>
                </w:p>
              </w:tc>
              <w:tc>
                <w:tcPr>
                  <w:tcW w:w="0" w:type="auto"/>
                  <w:hideMark/>
                </w:tcPr>
                <w:p w:rsidR="00367F2B" w:rsidRDefault="00367F2B">
                  <w:pPr>
                    <w:rPr>
                      <w:rFonts w:eastAsia="Times New Roman"/>
                      <w:sz w:val="24"/>
                      <w:szCs w:val="24"/>
                    </w:rPr>
                  </w:pPr>
                  <w:r>
                    <w:rPr>
                      <w:rFonts w:eastAsia="Times New Roman"/>
                    </w:rPr>
                    <w:t>1..*</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Stereotypes:</w:t>
                  </w:r>
                </w:p>
              </w:tc>
              <w:tc>
                <w:tcPr>
                  <w:tcW w:w="0" w:type="auto"/>
                  <w:hideMark/>
                </w:tcPr>
                <w:p w:rsidR="00367F2B" w:rsidRDefault="00367F2B">
                  <w:pPr>
                    <w:rPr>
                      <w:rFonts w:eastAsia="Times New Roman"/>
                      <w:sz w:val="24"/>
                      <w:szCs w:val="24"/>
                    </w:rPr>
                  </w:pPr>
                  <w:r>
                    <w:rPr>
                      <w:rFonts w:eastAsia="Times New Roman"/>
                    </w:rPr>
                    <w:t>«voidable»</w:t>
                  </w:r>
                </w:p>
              </w:tc>
            </w:tr>
          </w:tbl>
          <w:p w:rsidR="00367F2B" w:rsidRDefault="00367F2B">
            <w:pPr>
              <w:rPr>
                <w:rFonts w:eastAsia="Times New Roman"/>
                <w:sz w:val="24"/>
                <w:szCs w:val="24"/>
              </w:rPr>
            </w:pPr>
          </w:p>
        </w:tc>
      </w:tr>
    </w:tbl>
    <w:p w:rsidR="00367F2B" w:rsidRDefault="00367F2B" w:rsidP="00367F2B">
      <w:pPr>
        <w:pStyle w:val="Titolo4"/>
        <w:rPr>
          <w:rFonts w:eastAsia="Times New Roman"/>
        </w:rPr>
      </w:pPr>
      <w:r>
        <w:rPr>
          <w:rFonts w:eastAsia="Times New Roman"/>
        </w:rPr>
        <w:t>Code lists</w:t>
      </w:r>
    </w:p>
    <w:p w:rsidR="00367F2B" w:rsidRDefault="00367F2B" w:rsidP="00367F2B">
      <w:pPr>
        <w:pStyle w:val="Titolo5"/>
        <w:rPr>
          <w:rFonts w:eastAsia="Times New Roman"/>
        </w:rPr>
      </w:pPr>
      <w:bookmarkStart w:id="187" w:name="oilgaschemicalsappurtenancetypevalue"/>
      <w:r>
        <w:rPr>
          <w:rFonts w:eastAsia="Times New Roman"/>
        </w:rPr>
        <w:t>OilGasChemicalsAppurtenanceTypeValue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67F2B" w:rsidTr="00367F2B">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7"/>
          <w:p w:rsidR="00367F2B" w:rsidRDefault="00367F2B">
            <w:pPr>
              <w:spacing w:line="180" w:lineRule="atLeast"/>
              <w:rPr>
                <w:rFonts w:eastAsia="Times New Roman"/>
                <w:sz w:val="24"/>
                <w:szCs w:val="24"/>
              </w:rPr>
            </w:pPr>
            <w:r>
              <w:rPr>
                <w:rFonts w:eastAsia="Times New Roman"/>
                <w:b/>
                <w:bCs/>
              </w:rPr>
              <w:t>OilGasChemicalsAppurtenanceTypeValue</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Name:</w:t>
                  </w:r>
                </w:p>
              </w:tc>
              <w:tc>
                <w:tcPr>
                  <w:tcW w:w="0" w:type="auto"/>
                  <w:hideMark/>
                </w:tcPr>
                <w:p w:rsidR="00367F2B" w:rsidRDefault="00367F2B">
                  <w:pPr>
                    <w:rPr>
                      <w:rFonts w:eastAsia="Times New Roman"/>
                      <w:sz w:val="24"/>
                      <w:szCs w:val="24"/>
                    </w:rPr>
                  </w:pPr>
                  <w:r>
                    <w:rPr>
                      <w:rFonts w:eastAsia="Times New Roman"/>
                    </w:rPr>
                    <w:t>oil, gas and chemicals appurtenance type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Definition:</w:t>
                  </w:r>
                </w:p>
              </w:tc>
              <w:tc>
                <w:tcPr>
                  <w:tcW w:w="0" w:type="auto"/>
                  <w:hideMark/>
                </w:tcPr>
                <w:p w:rsidR="00367F2B" w:rsidRDefault="00367F2B">
                  <w:pPr>
                    <w:rPr>
                      <w:rFonts w:eastAsia="Times New Roman"/>
                      <w:sz w:val="24"/>
                      <w:szCs w:val="24"/>
                    </w:rPr>
                  </w:pPr>
                  <w:r>
                    <w:rPr>
                      <w:rFonts w:eastAsia="Times New Roman"/>
                    </w:rPr>
                    <w:t>Classification of oil, gas, chemicals appurtenances.</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Extensibility:</w:t>
                  </w:r>
                </w:p>
              </w:tc>
              <w:tc>
                <w:tcPr>
                  <w:tcW w:w="0" w:type="auto"/>
                  <w:hideMark/>
                </w:tcPr>
                <w:p w:rsidR="00367F2B" w:rsidRDefault="00367F2B">
                  <w:pPr>
                    <w:rPr>
                      <w:rFonts w:eastAsia="Times New Roman"/>
                      <w:sz w:val="24"/>
                      <w:szCs w:val="24"/>
                    </w:rPr>
                  </w:pPr>
                  <w:r>
                    <w:rPr>
                      <w:rFonts w:eastAsia="Times New Roman"/>
                    </w:rPr>
                    <w:t>open</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Identifier:</w:t>
                  </w:r>
                </w:p>
              </w:tc>
              <w:tc>
                <w:tcPr>
                  <w:tcW w:w="0" w:type="auto"/>
                  <w:hideMark/>
                </w:tcPr>
                <w:p w:rsidR="00367F2B" w:rsidRDefault="00367F2B">
                  <w:pPr>
                    <w:rPr>
                      <w:rFonts w:eastAsia="Times New Roman"/>
                      <w:sz w:val="24"/>
                      <w:szCs w:val="24"/>
                    </w:rPr>
                  </w:pPr>
                  <w:r>
                    <w:rPr>
                      <w:rFonts w:eastAsia="Times New Roman"/>
                    </w:rPr>
                    <w:t>http://inspire.ec.europa.eu/codelist/OilGasChemicalsAppurtenanceTypeValue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Values:</w:t>
                  </w:r>
                </w:p>
              </w:tc>
              <w:tc>
                <w:tcPr>
                  <w:tcW w:w="0" w:type="auto"/>
                  <w:hideMark/>
                </w:tcPr>
                <w:p w:rsidR="00367F2B" w:rsidRDefault="00367F2B">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367F2B" w:rsidRDefault="00367F2B">
            <w:pPr>
              <w:rPr>
                <w:rFonts w:eastAsia="Times New Roman"/>
                <w:sz w:val="24"/>
                <w:szCs w:val="24"/>
              </w:rPr>
            </w:pPr>
          </w:p>
        </w:tc>
      </w:tr>
    </w:tbl>
    <w:p w:rsidR="00367F2B" w:rsidRDefault="00367F2B" w:rsidP="00367F2B">
      <w:pPr>
        <w:pStyle w:val="Titolo5"/>
        <w:rPr>
          <w:rFonts w:eastAsia="Times New Roman"/>
        </w:rPr>
      </w:pPr>
      <w:bookmarkStart w:id="188" w:name="oilgaschemicalsproducttypevalue"/>
      <w:r>
        <w:rPr>
          <w:rFonts w:eastAsia="Times New Roman"/>
        </w:rPr>
        <w:t>OilGasChemicalsProductTypeValue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67F2B" w:rsidTr="00367F2B">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8"/>
          <w:p w:rsidR="00367F2B" w:rsidRDefault="00367F2B">
            <w:pPr>
              <w:spacing w:line="180" w:lineRule="atLeast"/>
              <w:rPr>
                <w:rFonts w:eastAsia="Times New Roman"/>
                <w:sz w:val="24"/>
                <w:szCs w:val="24"/>
              </w:rPr>
            </w:pPr>
            <w:r>
              <w:rPr>
                <w:rFonts w:eastAsia="Times New Roman"/>
                <w:b/>
                <w:bCs/>
              </w:rPr>
              <w:t>OilGasChemicalsProductTypeValue</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Name:</w:t>
                  </w:r>
                </w:p>
              </w:tc>
              <w:tc>
                <w:tcPr>
                  <w:tcW w:w="0" w:type="auto"/>
                  <w:hideMark/>
                </w:tcPr>
                <w:p w:rsidR="00367F2B" w:rsidRDefault="00367F2B">
                  <w:pPr>
                    <w:rPr>
                      <w:rFonts w:eastAsia="Times New Roman"/>
                      <w:sz w:val="24"/>
                      <w:szCs w:val="24"/>
                    </w:rPr>
                  </w:pPr>
                  <w:r>
                    <w:rPr>
                      <w:rFonts w:eastAsia="Times New Roman"/>
                    </w:rPr>
                    <w:t>oil, gas and chemicals product type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Definition:</w:t>
                  </w:r>
                </w:p>
              </w:tc>
              <w:tc>
                <w:tcPr>
                  <w:tcW w:w="0" w:type="auto"/>
                  <w:hideMark/>
                </w:tcPr>
                <w:p w:rsidR="00367F2B" w:rsidRDefault="00367F2B">
                  <w:pPr>
                    <w:rPr>
                      <w:rFonts w:eastAsia="Times New Roman"/>
                      <w:sz w:val="24"/>
                      <w:szCs w:val="24"/>
                    </w:rPr>
                  </w:pPr>
                  <w:r>
                    <w:rPr>
                      <w:rFonts w:eastAsia="Times New Roman"/>
                    </w:rPr>
                    <w:t>Classification of oil, gas and chemicals products.</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Extensibility:</w:t>
                  </w:r>
                </w:p>
              </w:tc>
              <w:tc>
                <w:tcPr>
                  <w:tcW w:w="0" w:type="auto"/>
                  <w:hideMark/>
                </w:tcPr>
                <w:p w:rsidR="00367F2B" w:rsidRDefault="00367F2B">
                  <w:pPr>
                    <w:rPr>
                      <w:rFonts w:eastAsia="Times New Roman"/>
                      <w:sz w:val="24"/>
                      <w:szCs w:val="24"/>
                    </w:rPr>
                  </w:pPr>
                  <w:r>
                    <w:rPr>
                      <w:rFonts w:eastAsia="Times New Roman"/>
                    </w:rPr>
                    <w:t>open</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Identifier:</w:t>
                  </w:r>
                </w:p>
              </w:tc>
              <w:tc>
                <w:tcPr>
                  <w:tcW w:w="0" w:type="auto"/>
                  <w:hideMark/>
                </w:tcPr>
                <w:p w:rsidR="00367F2B" w:rsidRDefault="00367F2B">
                  <w:pPr>
                    <w:rPr>
                      <w:rFonts w:eastAsia="Times New Roman"/>
                      <w:sz w:val="24"/>
                      <w:szCs w:val="24"/>
                    </w:rPr>
                  </w:pPr>
                  <w:r>
                    <w:rPr>
                      <w:rFonts w:eastAsia="Times New Roman"/>
                    </w:rPr>
                    <w:t>http://inspire.ec.europa.eu/codelist/OilGasChemicalsProductTypeValue</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Values:</w:t>
                  </w:r>
                </w:p>
              </w:tc>
              <w:tc>
                <w:tcPr>
                  <w:tcW w:w="0" w:type="auto"/>
                  <w:hideMark/>
                </w:tcPr>
                <w:p w:rsidR="00367F2B" w:rsidRDefault="00367F2B">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r w:rsidRPr="0039406C">
                    <w:rPr>
                      <w:rFonts w:eastAsia="Times New Roman"/>
                      <w:i/>
                    </w:rPr>
                    <w:t>Annex C</w:t>
                  </w:r>
                  <w:r>
                    <w:rPr>
                      <w:rFonts w:eastAsia="Times New Roman"/>
                    </w:rPr>
                    <w:t xml:space="preserve"> includes recommended values that may be used by data providers. </w:t>
                  </w:r>
                </w:p>
              </w:tc>
            </w:tr>
          </w:tbl>
          <w:p w:rsidR="00367F2B" w:rsidRDefault="00367F2B">
            <w:pPr>
              <w:rPr>
                <w:rFonts w:eastAsia="Times New Roman"/>
                <w:sz w:val="24"/>
                <w:szCs w:val="24"/>
              </w:rPr>
            </w:pPr>
          </w:p>
        </w:tc>
      </w:tr>
    </w:tbl>
    <w:p w:rsidR="00367F2B" w:rsidRDefault="00367F2B" w:rsidP="00367F2B">
      <w:pPr>
        <w:pStyle w:val="Titolo4"/>
        <w:rPr>
          <w:rFonts w:eastAsia="Times New Roman"/>
        </w:rPr>
      </w:pPr>
      <w:r>
        <w:rPr>
          <w:rFonts w:eastAsia="Times New Roman"/>
        </w:rPr>
        <w:t>Imported types (informative)</w:t>
      </w:r>
    </w:p>
    <w:p w:rsidR="00367F2B" w:rsidRPr="00C46038" w:rsidRDefault="00367F2B" w:rsidP="00367F2B">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367F2B" w:rsidRDefault="00367F2B" w:rsidP="00367F2B">
      <w:pPr>
        <w:pStyle w:val="Titolo5"/>
        <w:rPr>
          <w:rFonts w:eastAsia="Times New Roman"/>
        </w:rPr>
      </w:pPr>
      <w:r>
        <w:rPr>
          <w:rFonts w:eastAsia="Times New Roman"/>
        </w:rPr>
        <w:t>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67F2B" w:rsidTr="00367F2B">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67F2B" w:rsidRDefault="00367F2B">
            <w:pPr>
              <w:spacing w:line="180" w:lineRule="atLeast"/>
              <w:rPr>
                <w:rFonts w:eastAsia="Times New Roman"/>
                <w:sz w:val="24"/>
                <w:szCs w:val="24"/>
              </w:rPr>
            </w:pPr>
            <w:r>
              <w:rPr>
                <w:rFonts w:eastAsia="Times New Roman"/>
                <w:b/>
                <w:bCs/>
              </w:rPr>
              <w:t>Pipe</w:t>
            </w:r>
          </w:p>
        </w:tc>
      </w:tr>
      <w:tr w:rsidR="00367F2B" w:rsidTr="00367F2B">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Package:</w:t>
                  </w:r>
                </w:p>
              </w:tc>
              <w:tc>
                <w:tcPr>
                  <w:tcW w:w="0" w:type="auto"/>
                  <w:hideMark/>
                </w:tcPr>
                <w:p w:rsidR="00367F2B" w:rsidRDefault="00367F2B">
                  <w:pPr>
                    <w:rPr>
                      <w:rFonts w:eastAsia="Times New Roman"/>
                      <w:sz w:val="24"/>
                      <w:szCs w:val="24"/>
                    </w:rPr>
                  </w:pPr>
                  <w:r>
                    <w:rPr>
                      <w:rFonts w:eastAsia="Times New Roman"/>
                    </w:rPr>
                    <w:t>Common Utility Network Elements</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Reference:</w:t>
                  </w:r>
                </w:p>
              </w:tc>
              <w:tc>
                <w:tcPr>
                  <w:tcW w:w="0" w:type="auto"/>
                  <w:hideMark/>
                </w:tcPr>
                <w:p w:rsidR="00367F2B" w:rsidRDefault="00367F2B">
                  <w:pPr>
                    <w:rPr>
                      <w:rFonts w:eastAsia="Times New Roman"/>
                      <w:sz w:val="24"/>
                      <w:szCs w:val="24"/>
                    </w:rPr>
                  </w:pPr>
                  <w:r>
                    <w:rPr>
                      <w:rFonts w:eastAsia="Times New Roman"/>
                    </w:rPr>
                    <w:t>INSPIRE Data specification on Utility and Governmental Services [DS-D2.8.III.6]</w:t>
                  </w:r>
                </w:p>
              </w:tc>
            </w:tr>
            <w:tr w:rsidR="00367F2B">
              <w:trPr>
                <w:tblCellSpacing w:w="0" w:type="dxa"/>
              </w:trPr>
              <w:tc>
                <w:tcPr>
                  <w:tcW w:w="288" w:type="dxa"/>
                  <w:hideMark/>
                </w:tcPr>
                <w:p w:rsidR="00367F2B" w:rsidRDefault="00367F2B">
                  <w:pPr>
                    <w:rPr>
                      <w:rFonts w:eastAsia="Times New Roman"/>
                      <w:sz w:val="24"/>
                      <w:szCs w:val="24"/>
                    </w:rPr>
                  </w:pPr>
                  <w:r>
                    <w:rPr>
                      <w:rFonts w:eastAsia="Times New Roman"/>
                    </w:rPr>
                    <w:t> </w:t>
                  </w:r>
                </w:p>
              </w:tc>
              <w:tc>
                <w:tcPr>
                  <w:tcW w:w="1200" w:type="dxa"/>
                  <w:hideMark/>
                </w:tcPr>
                <w:p w:rsidR="00367F2B" w:rsidRDefault="00367F2B">
                  <w:pPr>
                    <w:rPr>
                      <w:rFonts w:eastAsia="Times New Roman"/>
                      <w:sz w:val="24"/>
                      <w:szCs w:val="24"/>
                    </w:rPr>
                  </w:pPr>
                  <w:r>
                    <w:rPr>
                      <w:rFonts w:eastAsia="Times New Roman"/>
                    </w:rPr>
                    <w:t>Definition:</w:t>
                  </w:r>
                </w:p>
              </w:tc>
              <w:tc>
                <w:tcPr>
                  <w:tcW w:w="0" w:type="auto"/>
                  <w:hideMark/>
                </w:tcPr>
                <w:p w:rsidR="00367F2B" w:rsidRDefault="00367F2B">
                  <w:pPr>
                    <w:rPr>
                      <w:rFonts w:eastAsia="Times New Roman"/>
                      <w:sz w:val="24"/>
                      <w:szCs w:val="24"/>
                    </w:rPr>
                  </w:pPr>
                  <w:r>
                    <w:rPr>
                      <w:rFonts w:eastAsia="Times New Roman"/>
                    </w:rPr>
                    <w:t>A utility link or link sequence for the conveyance of solids, liquids, chemicals or gases from one location to another. A pipe can also be used as an object to encase several cables (a bundle of cables) or other (smaller) pipes.</w:t>
                  </w:r>
                </w:p>
              </w:tc>
            </w:tr>
          </w:tbl>
          <w:p w:rsidR="00367F2B" w:rsidRDefault="00367F2B">
            <w:pPr>
              <w:rPr>
                <w:rFonts w:eastAsia="Times New Roman"/>
                <w:sz w:val="24"/>
                <w:szCs w:val="24"/>
              </w:rPr>
            </w:pPr>
          </w:p>
        </w:tc>
      </w:tr>
    </w:tbl>
    <w:p w:rsidR="00367F2B" w:rsidRDefault="00367F2B" w:rsidP="00367F2B">
      <w:pPr>
        <w:rPr>
          <w:rFonts w:eastAsia="Times New Roman"/>
        </w:rPr>
      </w:pPr>
    </w:p>
    <w:p w:rsidR="00597B2C" w:rsidRPr="007909A6" w:rsidRDefault="00597B2C" w:rsidP="00367F2B"/>
    <w:p w:rsidR="00A9597D" w:rsidRPr="003A0998" w:rsidRDefault="00A9597D" w:rsidP="007909A6">
      <w:pPr>
        <w:pStyle w:val="Titolo3"/>
        <w:rPr>
          <w:lang w:val="en-US"/>
        </w:rPr>
      </w:pPr>
      <w:bookmarkStart w:id="189" w:name="_Toc374519876"/>
      <w:r w:rsidRPr="003A0998">
        <w:rPr>
          <w:lang w:val="en-US"/>
        </w:rPr>
        <w:t>Externally governed code lists</w:t>
      </w:r>
      <w:bookmarkEnd w:id="189"/>
    </w:p>
    <w:p w:rsidR="00A9597D" w:rsidRPr="00B318DD" w:rsidRDefault="00A9597D" w:rsidP="00A9597D">
      <w:pPr>
        <w:rPr>
          <w:b/>
          <w:szCs w:val="19"/>
        </w:rPr>
      </w:pPr>
    </w:p>
    <w:p w:rsidR="00FF25E9" w:rsidRPr="00B318DD" w:rsidRDefault="00FF25E9" w:rsidP="00FF25E9">
      <w:pPr>
        <w:rPr>
          <w:szCs w:val="19"/>
          <w:lang w:val="en-US"/>
        </w:rPr>
      </w:pPr>
      <w:r w:rsidRPr="00B318DD">
        <w:rPr>
          <w:szCs w:val="19"/>
          <w:lang w:val="en-US"/>
        </w:rPr>
        <w:t xml:space="preserve">There are not externally governed code list in this application schema. </w:t>
      </w:r>
    </w:p>
    <w:p w:rsidR="00555872" w:rsidRPr="00B318DD" w:rsidRDefault="00555872" w:rsidP="00A366C5">
      <w:pPr>
        <w:widowControl w:val="0"/>
        <w:autoSpaceDE w:val="0"/>
        <w:autoSpaceDN w:val="0"/>
        <w:adjustRightInd w:val="0"/>
        <w:spacing w:after="240"/>
        <w:rPr>
          <w:szCs w:val="19"/>
          <w:lang w:val="en-US"/>
        </w:rPr>
      </w:pPr>
    </w:p>
    <w:p w:rsidR="00406971" w:rsidRPr="00686565" w:rsidRDefault="00406971" w:rsidP="00197FEC">
      <w:pPr>
        <w:pStyle w:val="Titolo2"/>
      </w:pPr>
      <w:bookmarkStart w:id="190" w:name="_Toc374519877"/>
      <w:r w:rsidRPr="00686565">
        <w:t>“Sewer Network” application schema</w:t>
      </w:r>
      <w:bookmarkEnd w:id="190"/>
    </w:p>
    <w:p w:rsidR="00406971" w:rsidRPr="003A0998" w:rsidRDefault="00406971" w:rsidP="007909A6">
      <w:pPr>
        <w:pStyle w:val="Titolo3"/>
      </w:pPr>
      <w:bookmarkStart w:id="191" w:name="_Toc374519878"/>
      <w:r w:rsidRPr="003A0998">
        <w:t>Description</w:t>
      </w:r>
      <w:bookmarkEnd w:id="191"/>
      <w:r w:rsidRPr="003A0998">
        <w:t xml:space="preserve"> </w:t>
      </w:r>
    </w:p>
    <w:p w:rsidR="00406971" w:rsidRPr="00B318DD" w:rsidRDefault="00406971" w:rsidP="007909A6">
      <w:pPr>
        <w:rPr>
          <w:szCs w:val="19"/>
          <w:lang w:val="x-none"/>
        </w:rPr>
      </w:pPr>
    </w:p>
    <w:p w:rsidR="00406971" w:rsidRPr="00B318DD" w:rsidRDefault="00406971" w:rsidP="007909A6">
      <w:pPr>
        <w:pStyle w:val="Titolo4"/>
      </w:pPr>
      <w:r w:rsidRPr="00B318DD">
        <w:t>Narrative Description</w:t>
      </w:r>
    </w:p>
    <w:p w:rsidR="00406971" w:rsidRPr="00B318DD" w:rsidRDefault="00406971" w:rsidP="00406971">
      <w:pPr>
        <w:rPr>
          <w:rFonts w:cs="Arial"/>
          <w:szCs w:val="19"/>
        </w:rPr>
      </w:pPr>
    </w:p>
    <w:p w:rsidR="00406971" w:rsidRPr="00B318DD" w:rsidRDefault="00406971" w:rsidP="00406971">
      <w:pPr>
        <w:rPr>
          <w:rFonts w:cs="Arial"/>
          <w:szCs w:val="19"/>
        </w:rPr>
      </w:pPr>
      <w:r w:rsidRPr="00B318DD">
        <w:rPr>
          <w:rFonts w:cs="Arial"/>
          <w:szCs w:val="19"/>
        </w:rPr>
        <w:t>Sewer Network</w:t>
      </w:r>
      <w:r w:rsidRPr="00B318DD">
        <w:rPr>
          <w:rFonts w:cs="Arial"/>
          <w:szCs w:val="19"/>
          <w:lang w:val="en-US"/>
        </w:rPr>
        <w:t xml:space="preserve"> </w:t>
      </w:r>
      <w:r w:rsidRPr="00B318DD">
        <w:rPr>
          <w:rFonts w:cs="Arial"/>
          <w:szCs w:val="19"/>
        </w:rPr>
        <w:t>application schema is structured containing:</w:t>
      </w:r>
    </w:p>
    <w:p w:rsidR="00406971" w:rsidRPr="00B318DD" w:rsidRDefault="00406971" w:rsidP="00406971">
      <w:pPr>
        <w:rPr>
          <w:rFonts w:cs="Arial"/>
          <w:szCs w:val="19"/>
        </w:rPr>
      </w:pPr>
    </w:p>
    <w:p w:rsidR="00406971" w:rsidRPr="00B318DD" w:rsidRDefault="00406971"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concrete link object extending from an abstract Cable or Pipe featureType (shown in red color);</w:t>
      </w:r>
    </w:p>
    <w:p w:rsidR="00406971" w:rsidRPr="00B318DD" w:rsidRDefault="00406971"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Appurtenance node object (green color) ;</w:t>
      </w:r>
    </w:p>
    <w:p w:rsidR="00406971" w:rsidRPr="00B318DD" w:rsidRDefault="00406971"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UtilityNetwork object (green color);</w:t>
      </w:r>
    </w:p>
    <w:p w:rsidR="00406971" w:rsidRPr="00B318DD" w:rsidRDefault="00406971"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All codelists used by the featureType properties of this diagram (grey color):</w:t>
      </w:r>
    </w:p>
    <w:p w:rsidR="00406971" w:rsidRPr="00B318DD" w:rsidRDefault="00406971"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abstract UtilityLinkSe</w:t>
      </w:r>
      <w:r w:rsidR="00065E9E" w:rsidRPr="00B318DD">
        <w:rPr>
          <w:rFonts w:cs="Arial"/>
          <w:szCs w:val="19"/>
        </w:rPr>
        <w:t>t</w:t>
      </w:r>
      <w:r w:rsidRPr="00B318DD">
        <w:rPr>
          <w:rFonts w:cs="Arial"/>
          <w:szCs w:val="19"/>
        </w:rPr>
        <w:t xml:space="preserve"> featureType properties;</w:t>
      </w:r>
    </w:p>
    <w:p w:rsidR="00406971" w:rsidRPr="00B318DD" w:rsidRDefault="00406971"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concrete cable or pipe and appurtenance featureType properties of the specific utility network;</w:t>
      </w:r>
    </w:p>
    <w:p w:rsidR="00406971" w:rsidRPr="00B318DD" w:rsidRDefault="00406971"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“appurtenanceType” property of the Appurtenance object;</w:t>
      </w:r>
    </w:p>
    <w:p w:rsidR="00555872" w:rsidRPr="00B318DD" w:rsidRDefault="00406971"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The “UtilityNetworkTypeValue” used by the “utilityNetworkType” property of the Util</w:t>
      </w:r>
      <w:r w:rsidRPr="00B318DD">
        <w:rPr>
          <w:rFonts w:cs="Arial"/>
          <w:szCs w:val="19"/>
        </w:rPr>
        <w:t>i</w:t>
      </w:r>
      <w:r w:rsidRPr="00B318DD">
        <w:rPr>
          <w:rFonts w:cs="Arial"/>
          <w:szCs w:val="19"/>
        </w:rPr>
        <w:t>tyNetwork object..</w:t>
      </w:r>
    </w:p>
    <w:p w:rsidR="00555872" w:rsidRPr="00B318DD" w:rsidRDefault="00555872" w:rsidP="00555872">
      <w:pPr>
        <w:tabs>
          <w:tab w:val="clear" w:pos="284"/>
          <w:tab w:val="clear" w:pos="567"/>
          <w:tab w:val="clear" w:pos="851"/>
          <w:tab w:val="clear" w:pos="1134"/>
        </w:tabs>
        <w:ind w:left="1080"/>
        <w:jc w:val="left"/>
        <w:rPr>
          <w:rFonts w:cs="Arial"/>
          <w:szCs w:val="19"/>
        </w:rPr>
      </w:pPr>
    </w:p>
    <w:p w:rsidR="00406971" w:rsidRPr="00B318DD" w:rsidRDefault="00406971" w:rsidP="007909A6">
      <w:pPr>
        <w:pStyle w:val="Titolo4"/>
      </w:pPr>
      <w:r w:rsidRPr="00B318DD">
        <w:t>UML Overview</w:t>
      </w:r>
    </w:p>
    <w:p w:rsidR="00406971" w:rsidRPr="00B318DD" w:rsidRDefault="00406971" w:rsidP="007909A6">
      <w:pPr>
        <w:keepNext/>
        <w:rPr>
          <w:szCs w:val="19"/>
          <w:lang w:val="x-none"/>
        </w:rPr>
      </w:pPr>
    </w:p>
    <w:p w:rsidR="00367F2B" w:rsidRDefault="003A6388" w:rsidP="00367F2B">
      <w:pPr>
        <w:keepNext/>
        <w:tabs>
          <w:tab w:val="clear" w:pos="284"/>
          <w:tab w:val="clear" w:pos="567"/>
          <w:tab w:val="clear" w:pos="851"/>
          <w:tab w:val="clear" w:pos="1134"/>
        </w:tabs>
        <w:jc w:val="left"/>
      </w:pPr>
      <w:r w:rsidRPr="007909A6">
        <w:rPr>
          <w:rFonts w:cs="Arial"/>
          <w:noProof/>
          <w:szCs w:val="19"/>
          <w:lang w:val="it-IT" w:eastAsia="it-IT"/>
        </w:rPr>
        <w:drawing>
          <wp:inline distT="0" distB="0" distL="0" distR="0">
            <wp:extent cx="5743575" cy="53149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5314950"/>
                    </a:xfrm>
                    <a:prstGeom prst="rect">
                      <a:avLst/>
                    </a:prstGeom>
                    <a:noFill/>
                    <a:ln>
                      <a:noFill/>
                    </a:ln>
                  </pic:spPr>
                </pic:pic>
              </a:graphicData>
            </a:graphic>
          </wp:inline>
        </w:drawing>
      </w:r>
    </w:p>
    <w:p w:rsidR="00406971" w:rsidRPr="00B318DD" w:rsidRDefault="00367F2B" w:rsidP="00367F2B">
      <w:pPr>
        <w:pStyle w:val="Didascalia"/>
        <w:jc w:val="left"/>
        <w:rPr>
          <w:rFonts w:cs="Arial"/>
          <w:szCs w:val="19"/>
        </w:rPr>
      </w:pPr>
      <w:r>
        <w:t xml:space="preserve">Figure </w:t>
      </w:r>
      <w:r w:rsidR="00C42249">
        <w:rPr>
          <w:noProof/>
        </w:rPr>
        <w:t>14</w:t>
      </w:r>
      <w:r w:rsidRPr="00142FFE">
        <w:t xml:space="preserve"> – UML class diagram: Overview of the “Sewer Networks”</w:t>
      </w:r>
    </w:p>
    <w:p w:rsidR="00406971" w:rsidRPr="00B318DD" w:rsidRDefault="00406971" w:rsidP="00406971">
      <w:pPr>
        <w:tabs>
          <w:tab w:val="clear" w:pos="284"/>
          <w:tab w:val="clear" w:pos="567"/>
          <w:tab w:val="clear" w:pos="851"/>
          <w:tab w:val="clear" w:pos="1134"/>
        </w:tabs>
        <w:jc w:val="left"/>
        <w:rPr>
          <w:rFonts w:cs="Arial"/>
          <w:szCs w:val="19"/>
        </w:rPr>
      </w:pPr>
    </w:p>
    <w:p w:rsidR="007909A6" w:rsidRDefault="007909A6" w:rsidP="007909A6">
      <w:pPr>
        <w:pStyle w:val="Titolo3"/>
        <w:rPr>
          <w:rFonts w:eastAsia="Times New Roman"/>
        </w:rPr>
      </w:pPr>
      <w:bookmarkStart w:id="192" w:name="_Toc374519879"/>
      <w:r>
        <w:rPr>
          <w:rFonts w:eastAsia="Times New Roman"/>
        </w:rPr>
        <w:t>Feature catalogue</w:t>
      </w:r>
      <w:bookmarkEnd w:id="192"/>
    </w:p>
    <w:p w:rsidR="007909A6" w:rsidRPr="00F91CA8" w:rsidRDefault="007909A6" w:rsidP="007909A6">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7909A6" w:rsidTr="007909A6">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INSPIRE Application Schema Sewer Network</w:t>
            </w:r>
          </w:p>
        </w:tc>
      </w:tr>
      <w:tr w:rsidR="007909A6" w:rsidTr="007909A6">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3.0</w:t>
            </w:r>
          </w:p>
        </w:tc>
      </w:tr>
    </w:tbl>
    <w:p w:rsidR="007909A6" w:rsidRPr="00F91CA8" w:rsidRDefault="007909A6" w:rsidP="007909A6">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7909A6" w:rsidTr="007909A6">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Stereotypes</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sidRPr="0039406C">
              <w:rPr>
                <w:rFonts w:eastAsia="Times New Roman"/>
                <w:i/>
              </w:rPr>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Sewer Network</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«codeList»</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sidRPr="0039406C">
              <w:rPr>
                <w:rFonts w:eastAsia="Times New Roman"/>
                <w:i/>
              </w:rPr>
              <w:t>SewerPipe</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Sewer Network</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«featureType»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sidRPr="0039406C">
              <w:rPr>
                <w:rFonts w:eastAsia="Times New Roman"/>
                <w:i/>
              </w:rPr>
              <w:t>SewerWaterTypeValue</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Sewer Network</w:t>
            </w:r>
          </w:p>
        </w:tc>
        <w:tc>
          <w:tcPr>
            <w:tcW w:w="0" w:type="auto"/>
            <w:tcBorders>
              <w:top w:val="outset" w:sz="6" w:space="0" w:color="auto"/>
              <w:left w:val="outset" w:sz="6" w:space="0" w:color="auto"/>
              <w:bottom w:val="outset" w:sz="6" w:space="0" w:color="auto"/>
              <w:right w:val="outset" w:sz="6" w:space="0" w:color="auto"/>
            </w:tcBorders>
            <w:hideMark/>
          </w:tcPr>
          <w:p w:rsidR="007909A6" w:rsidRDefault="007909A6">
            <w:pPr>
              <w:rPr>
                <w:rFonts w:eastAsia="Times New Roman"/>
                <w:sz w:val="24"/>
                <w:szCs w:val="24"/>
              </w:rPr>
            </w:pPr>
            <w:r>
              <w:rPr>
                <w:rFonts w:eastAsia="Times New Roman"/>
              </w:rPr>
              <w:t>«codeList»</w:t>
            </w:r>
          </w:p>
        </w:tc>
      </w:tr>
    </w:tbl>
    <w:p w:rsidR="007909A6" w:rsidRDefault="007909A6" w:rsidP="007909A6">
      <w:pPr>
        <w:pStyle w:val="Titolo4"/>
        <w:rPr>
          <w:rFonts w:eastAsia="Times New Roman"/>
        </w:rPr>
      </w:pPr>
      <w:r>
        <w:rPr>
          <w:rFonts w:eastAsia="Times New Roman"/>
        </w:rPr>
        <w:t>Spatial object types</w:t>
      </w:r>
    </w:p>
    <w:p w:rsidR="007909A6" w:rsidRDefault="007909A6" w:rsidP="007909A6">
      <w:pPr>
        <w:pStyle w:val="Titolo5"/>
        <w:rPr>
          <w:rFonts w:eastAsia="Times New Roman"/>
        </w:rPr>
      </w:pPr>
      <w:bookmarkStart w:id="193" w:name="sewerpipe"/>
      <w:r>
        <w:rPr>
          <w:rFonts w:eastAsia="Times New Roman"/>
        </w:rPr>
        <w:t>SewerPipe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3"/>
          <w:p w:rsidR="007909A6" w:rsidRDefault="007909A6">
            <w:pPr>
              <w:spacing w:line="225" w:lineRule="atLeast"/>
              <w:rPr>
                <w:rFonts w:eastAsia="Times New Roman"/>
                <w:sz w:val="24"/>
                <w:szCs w:val="24"/>
              </w:rPr>
            </w:pPr>
            <w:r>
              <w:rPr>
                <w:rFonts w:eastAsia="Times New Roman"/>
                <w:b/>
                <w:bCs/>
              </w:rPr>
              <w:t>SewerPipe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sewer pipe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Subtype of:</w:t>
                  </w:r>
                </w:p>
              </w:tc>
              <w:tc>
                <w:tcPr>
                  <w:tcW w:w="0" w:type="auto"/>
                  <w:hideMark/>
                </w:tcPr>
                <w:p w:rsidR="007909A6" w:rsidRDefault="007909A6">
                  <w:pPr>
                    <w:rPr>
                      <w:rFonts w:eastAsia="Times New Roman"/>
                      <w:sz w:val="24"/>
                      <w:szCs w:val="24"/>
                    </w:rPr>
                  </w:pPr>
                  <w:r>
                    <w:rPr>
                      <w:rFonts w:eastAsia="Times New Roman"/>
                    </w:rPr>
                    <w:t>Pipe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A sewer pipe used to convey wastewater (sewer) from one location to another.</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Stereotypes:</w:t>
                  </w:r>
                </w:p>
              </w:tc>
              <w:tc>
                <w:tcPr>
                  <w:tcW w:w="0" w:type="auto"/>
                  <w:hideMark/>
                </w:tcPr>
                <w:p w:rsidR="007909A6" w:rsidRDefault="007909A6">
                  <w:pPr>
                    <w:rPr>
                      <w:rFonts w:eastAsia="Times New Roman"/>
                      <w:sz w:val="24"/>
                      <w:szCs w:val="24"/>
                    </w:rPr>
                  </w:pPr>
                  <w:r>
                    <w:rPr>
                      <w:rFonts w:eastAsia="Times New Roman"/>
                    </w:rPr>
                    <w:t>«featureType»</w:t>
                  </w:r>
                </w:p>
              </w:tc>
            </w:tr>
          </w:tbl>
          <w:p w:rsidR="007909A6" w:rsidRDefault="007909A6">
            <w:pPr>
              <w:rPr>
                <w:rFonts w:eastAsia="Times New Roman"/>
                <w:sz w:val="24"/>
                <w:szCs w:val="24"/>
              </w:rPr>
            </w:pP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909A6" w:rsidRPr="00F91CA8" w:rsidRDefault="007909A6">
            <w:pPr>
              <w:pStyle w:val="NormaleWeb"/>
              <w:rPr>
                <w:rFonts w:eastAsia="Times New Roman"/>
              </w:rPr>
            </w:pPr>
            <w:r>
              <w:rPr>
                <w:b/>
                <w:bCs/>
              </w:rPr>
              <w:t>Attribute: sewerWaterType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Heade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sewer water type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Value type:</w:t>
                  </w:r>
                </w:p>
              </w:tc>
              <w:tc>
                <w:tcPr>
                  <w:tcW w:w="0" w:type="auto"/>
                  <w:hideMark/>
                </w:tcPr>
                <w:p w:rsidR="007909A6" w:rsidRDefault="007909A6">
                  <w:pPr>
                    <w:rPr>
                      <w:rFonts w:eastAsia="Times New Roman"/>
                      <w:sz w:val="24"/>
                      <w:szCs w:val="24"/>
                    </w:rPr>
                  </w:pPr>
                  <w:r>
                    <w:rPr>
                      <w:rFonts w:eastAsia="Times New Roman"/>
                    </w:rPr>
                    <w:t>SewerWaterTypeValue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Type of sewer water.</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Multiplicity:</w:t>
                  </w:r>
                </w:p>
              </w:tc>
              <w:tc>
                <w:tcPr>
                  <w:tcW w:w="0" w:type="auto"/>
                  <w:hideMark/>
                </w:tcPr>
                <w:p w:rsidR="007909A6" w:rsidRDefault="007909A6">
                  <w:pPr>
                    <w:rPr>
                      <w:rFonts w:eastAsia="Times New Roman"/>
                      <w:sz w:val="24"/>
                      <w:szCs w:val="24"/>
                    </w:rPr>
                  </w:pPr>
                  <w:r>
                    <w:rPr>
                      <w:rFonts w:eastAsia="Times New Roman"/>
                    </w:rPr>
                    <w:t>1</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Stereotypes:</w:t>
                  </w:r>
                </w:p>
              </w:tc>
              <w:tc>
                <w:tcPr>
                  <w:tcW w:w="0" w:type="auto"/>
                  <w:hideMark/>
                </w:tcPr>
                <w:p w:rsidR="007909A6" w:rsidRDefault="007909A6">
                  <w:pPr>
                    <w:rPr>
                      <w:rFonts w:eastAsia="Times New Roman"/>
                      <w:sz w:val="24"/>
                      <w:szCs w:val="24"/>
                    </w:rPr>
                  </w:pPr>
                  <w:r>
                    <w:rPr>
                      <w:rFonts w:eastAsia="Times New Roman"/>
                    </w:rPr>
                    <w:t>«voidable»</w:t>
                  </w:r>
                </w:p>
              </w:tc>
            </w:tr>
          </w:tbl>
          <w:p w:rsidR="007909A6" w:rsidRDefault="007909A6">
            <w:pPr>
              <w:rPr>
                <w:rFonts w:eastAsia="Times New Roman"/>
                <w:sz w:val="24"/>
                <w:szCs w:val="24"/>
              </w:rPr>
            </w:pPr>
          </w:p>
        </w:tc>
      </w:tr>
    </w:tbl>
    <w:p w:rsidR="007909A6" w:rsidRDefault="007909A6" w:rsidP="007909A6">
      <w:pPr>
        <w:pStyle w:val="Titolo4"/>
        <w:rPr>
          <w:rFonts w:eastAsia="Times New Roman"/>
        </w:rPr>
      </w:pPr>
      <w:r>
        <w:rPr>
          <w:rFonts w:eastAsia="Times New Roman"/>
        </w:rPr>
        <w:t>Code lists</w:t>
      </w:r>
    </w:p>
    <w:p w:rsidR="007909A6" w:rsidRDefault="007909A6" w:rsidP="007909A6">
      <w:pPr>
        <w:pStyle w:val="Titolo5"/>
        <w:rPr>
          <w:rFonts w:eastAsia="Times New Roman"/>
        </w:rPr>
      </w:pPr>
      <w:bookmarkStart w:id="194" w:name="sewerappurtenancetypevalue"/>
      <w:r>
        <w:rPr>
          <w:rFonts w:eastAsia="Times New Roman"/>
        </w:rPr>
        <w:t>SewerAppurtenanceTypeValue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4"/>
          <w:p w:rsidR="007909A6" w:rsidRDefault="007909A6">
            <w:pPr>
              <w:spacing w:line="225" w:lineRule="atLeast"/>
              <w:rPr>
                <w:rFonts w:eastAsia="Times New Roman"/>
                <w:sz w:val="24"/>
                <w:szCs w:val="24"/>
              </w:rPr>
            </w:pPr>
            <w:r>
              <w:rPr>
                <w:rFonts w:eastAsia="Times New Roman"/>
                <w:b/>
                <w:bCs/>
              </w:rPr>
              <w:t>SewerAppurtenanceTypeValue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sewer appurtenance type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Classification of sewer appurtenances.</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Extensibility:</w:t>
                  </w:r>
                </w:p>
              </w:tc>
              <w:tc>
                <w:tcPr>
                  <w:tcW w:w="0" w:type="auto"/>
                  <w:hideMark/>
                </w:tcPr>
                <w:p w:rsidR="007909A6" w:rsidRDefault="007909A6">
                  <w:pPr>
                    <w:rPr>
                      <w:rFonts w:eastAsia="Times New Roman"/>
                      <w:sz w:val="24"/>
                      <w:szCs w:val="24"/>
                    </w:rPr>
                  </w:pPr>
                  <w:r>
                    <w:rPr>
                      <w:rFonts w:eastAsia="Times New Roman"/>
                    </w:rPr>
                    <w:t>open</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Identifier:</w:t>
                  </w:r>
                </w:p>
              </w:tc>
              <w:tc>
                <w:tcPr>
                  <w:tcW w:w="0" w:type="auto"/>
                  <w:hideMark/>
                </w:tcPr>
                <w:p w:rsidR="007909A6" w:rsidRDefault="007909A6">
                  <w:pPr>
                    <w:rPr>
                      <w:rFonts w:eastAsia="Times New Roman"/>
                      <w:sz w:val="24"/>
                      <w:szCs w:val="24"/>
                    </w:rPr>
                  </w:pPr>
                  <w:r>
                    <w:rPr>
                      <w:rFonts w:eastAsia="Times New Roman"/>
                    </w:rPr>
                    <w:t>http://inspire.ec.europa.eu/codelist/SewerAppurtenanceTypeValue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Values:</w:t>
                  </w:r>
                </w:p>
              </w:tc>
              <w:tc>
                <w:tcPr>
                  <w:tcW w:w="0" w:type="auto"/>
                  <w:hideMark/>
                </w:tcPr>
                <w:p w:rsidR="007909A6" w:rsidRDefault="007909A6">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7909A6" w:rsidRDefault="007909A6">
            <w:pPr>
              <w:rPr>
                <w:rFonts w:eastAsia="Times New Roman"/>
                <w:sz w:val="24"/>
                <w:szCs w:val="24"/>
              </w:rPr>
            </w:pPr>
          </w:p>
        </w:tc>
      </w:tr>
    </w:tbl>
    <w:p w:rsidR="007909A6" w:rsidRDefault="007909A6" w:rsidP="007909A6">
      <w:pPr>
        <w:pStyle w:val="Titolo5"/>
        <w:rPr>
          <w:rFonts w:eastAsia="Times New Roman"/>
        </w:rPr>
      </w:pPr>
      <w:bookmarkStart w:id="195" w:name="sewerwatertypevalue"/>
      <w:r>
        <w:rPr>
          <w:rFonts w:eastAsia="Times New Roman"/>
        </w:rPr>
        <w:t>SewerWaterTypeValue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5"/>
          <w:p w:rsidR="007909A6" w:rsidRDefault="007909A6">
            <w:pPr>
              <w:spacing w:line="225" w:lineRule="atLeast"/>
              <w:rPr>
                <w:rFonts w:eastAsia="Times New Roman"/>
                <w:sz w:val="24"/>
                <w:szCs w:val="24"/>
              </w:rPr>
            </w:pPr>
            <w:r>
              <w:rPr>
                <w:rFonts w:eastAsia="Times New Roman"/>
                <w:b/>
                <w:bCs/>
              </w:rPr>
              <w:t>SewerWaterTypeValue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Name:</w:t>
                  </w:r>
                </w:p>
              </w:tc>
              <w:tc>
                <w:tcPr>
                  <w:tcW w:w="0" w:type="auto"/>
                  <w:hideMark/>
                </w:tcPr>
                <w:p w:rsidR="007909A6" w:rsidRDefault="007909A6">
                  <w:pPr>
                    <w:rPr>
                      <w:rFonts w:eastAsia="Times New Roman"/>
                      <w:sz w:val="24"/>
                      <w:szCs w:val="24"/>
                    </w:rPr>
                  </w:pPr>
                  <w:r>
                    <w:rPr>
                      <w:rFonts w:eastAsia="Times New Roman"/>
                    </w:rPr>
                    <w:t>sewer water type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Classification of sewer water types.</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Extensibility:</w:t>
                  </w:r>
                </w:p>
              </w:tc>
              <w:tc>
                <w:tcPr>
                  <w:tcW w:w="0" w:type="auto"/>
                  <w:hideMark/>
                </w:tcPr>
                <w:p w:rsidR="007909A6" w:rsidRDefault="007909A6">
                  <w:pPr>
                    <w:rPr>
                      <w:rFonts w:eastAsia="Times New Roman"/>
                      <w:sz w:val="24"/>
                      <w:szCs w:val="24"/>
                    </w:rPr>
                  </w:pPr>
                  <w:r>
                    <w:rPr>
                      <w:rFonts w:eastAsia="Times New Roman"/>
                    </w:rPr>
                    <w:t>open</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Identifier:</w:t>
                  </w:r>
                </w:p>
              </w:tc>
              <w:tc>
                <w:tcPr>
                  <w:tcW w:w="0" w:type="auto"/>
                  <w:hideMark/>
                </w:tcPr>
                <w:p w:rsidR="007909A6" w:rsidRDefault="007909A6">
                  <w:pPr>
                    <w:rPr>
                      <w:rFonts w:eastAsia="Times New Roman"/>
                      <w:sz w:val="24"/>
                      <w:szCs w:val="24"/>
                    </w:rPr>
                  </w:pPr>
                  <w:r>
                    <w:rPr>
                      <w:rFonts w:eastAsia="Times New Roman"/>
                    </w:rPr>
                    <w:t>http://inspire.ec.europa.eu/codelist/SewerWaterTypeValue</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Values:</w:t>
                  </w:r>
                </w:p>
              </w:tc>
              <w:tc>
                <w:tcPr>
                  <w:tcW w:w="0" w:type="auto"/>
                  <w:hideMark/>
                </w:tcPr>
                <w:p w:rsidR="007909A6" w:rsidRDefault="007909A6">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7909A6" w:rsidRDefault="007909A6">
            <w:pPr>
              <w:rPr>
                <w:rFonts w:eastAsia="Times New Roman"/>
                <w:sz w:val="24"/>
                <w:szCs w:val="24"/>
              </w:rPr>
            </w:pPr>
          </w:p>
        </w:tc>
      </w:tr>
    </w:tbl>
    <w:p w:rsidR="007909A6" w:rsidRDefault="007909A6" w:rsidP="007909A6">
      <w:pPr>
        <w:pStyle w:val="Titolo4"/>
        <w:rPr>
          <w:rFonts w:eastAsia="Times New Roman"/>
        </w:rPr>
      </w:pPr>
      <w:r>
        <w:rPr>
          <w:rFonts w:eastAsia="Times New Roman"/>
        </w:rPr>
        <w:t>Imported types (informative)</w:t>
      </w:r>
    </w:p>
    <w:p w:rsidR="007909A6" w:rsidRPr="00F91CA8" w:rsidRDefault="007909A6" w:rsidP="007909A6">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7909A6" w:rsidRDefault="007909A6" w:rsidP="007909A6">
      <w:pPr>
        <w:pStyle w:val="Titolo5"/>
        <w:rPr>
          <w:rFonts w:eastAsia="Times New Roman"/>
        </w:rPr>
      </w:pPr>
      <w:r>
        <w:rPr>
          <w:rFonts w:eastAsia="Times New Roman"/>
        </w:rPr>
        <w:t>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7909A6" w:rsidTr="007909A6">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7909A6" w:rsidRDefault="007909A6">
            <w:pPr>
              <w:spacing w:line="225" w:lineRule="atLeast"/>
              <w:rPr>
                <w:rFonts w:eastAsia="Times New Roman"/>
                <w:sz w:val="24"/>
                <w:szCs w:val="24"/>
              </w:rPr>
            </w:pPr>
            <w:r>
              <w:rPr>
                <w:rFonts w:eastAsia="Times New Roman"/>
                <w:b/>
                <w:bCs/>
              </w:rPr>
              <w:t>Pipe</w:t>
            </w:r>
          </w:p>
        </w:tc>
      </w:tr>
      <w:tr w:rsidR="007909A6" w:rsidTr="007909A6">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Package:</w:t>
                  </w:r>
                </w:p>
              </w:tc>
              <w:tc>
                <w:tcPr>
                  <w:tcW w:w="0" w:type="auto"/>
                  <w:hideMark/>
                </w:tcPr>
                <w:p w:rsidR="007909A6" w:rsidRDefault="007909A6">
                  <w:pPr>
                    <w:rPr>
                      <w:rFonts w:eastAsia="Times New Roman"/>
                      <w:sz w:val="24"/>
                      <w:szCs w:val="24"/>
                    </w:rPr>
                  </w:pPr>
                  <w:r>
                    <w:rPr>
                      <w:rFonts w:eastAsia="Times New Roman"/>
                    </w:rPr>
                    <w:t>Common Utility Network Elements</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Reference:</w:t>
                  </w:r>
                </w:p>
              </w:tc>
              <w:tc>
                <w:tcPr>
                  <w:tcW w:w="0" w:type="auto"/>
                  <w:hideMark/>
                </w:tcPr>
                <w:p w:rsidR="007909A6" w:rsidRDefault="007909A6">
                  <w:pPr>
                    <w:rPr>
                      <w:rFonts w:eastAsia="Times New Roman"/>
                      <w:sz w:val="24"/>
                      <w:szCs w:val="24"/>
                    </w:rPr>
                  </w:pPr>
                  <w:r>
                    <w:rPr>
                      <w:rFonts w:eastAsia="Times New Roman"/>
                    </w:rPr>
                    <w:t>INSPIRE Data specification on Utility and Governmental Services [DS-D2.8.III.6]</w:t>
                  </w:r>
                </w:p>
              </w:tc>
            </w:tr>
            <w:tr w:rsidR="007909A6">
              <w:trPr>
                <w:tblCellSpacing w:w="0" w:type="dxa"/>
              </w:trPr>
              <w:tc>
                <w:tcPr>
                  <w:tcW w:w="360" w:type="dxa"/>
                  <w:hideMark/>
                </w:tcPr>
                <w:p w:rsidR="007909A6" w:rsidRDefault="007909A6">
                  <w:pPr>
                    <w:rPr>
                      <w:rFonts w:eastAsia="Times New Roman"/>
                      <w:sz w:val="24"/>
                      <w:szCs w:val="24"/>
                    </w:rPr>
                  </w:pPr>
                  <w:r>
                    <w:rPr>
                      <w:rFonts w:eastAsia="Times New Roman"/>
                    </w:rPr>
                    <w:t> </w:t>
                  </w:r>
                </w:p>
              </w:tc>
              <w:tc>
                <w:tcPr>
                  <w:tcW w:w="1500" w:type="dxa"/>
                  <w:hideMark/>
                </w:tcPr>
                <w:p w:rsidR="007909A6" w:rsidRDefault="007909A6">
                  <w:pPr>
                    <w:rPr>
                      <w:rFonts w:eastAsia="Times New Roman"/>
                      <w:sz w:val="24"/>
                      <w:szCs w:val="24"/>
                    </w:rPr>
                  </w:pPr>
                  <w:r>
                    <w:rPr>
                      <w:rFonts w:eastAsia="Times New Roman"/>
                    </w:rPr>
                    <w:t>Definition:</w:t>
                  </w:r>
                </w:p>
              </w:tc>
              <w:tc>
                <w:tcPr>
                  <w:tcW w:w="0" w:type="auto"/>
                  <w:hideMark/>
                </w:tcPr>
                <w:p w:rsidR="007909A6" w:rsidRDefault="007909A6">
                  <w:pPr>
                    <w:rPr>
                      <w:rFonts w:eastAsia="Times New Roman"/>
                      <w:sz w:val="24"/>
                      <w:szCs w:val="24"/>
                    </w:rPr>
                  </w:pPr>
                  <w:r>
                    <w:rPr>
                      <w:rFonts w:eastAsia="Times New Roman"/>
                    </w:rPr>
                    <w:t>A utility link or link sequence for the conveyance of solids, liquids, chemicals or gases from one location to another. A pipe can also be used as an object to encase several cables (a bundle of cables) or other (smaller) pipes.</w:t>
                  </w:r>
                </w:p>
              </w:tc>
            </w:tr>
          </w:tbl>
          <w:p w:rsidR="007909A6" w:rsidRDefault="007909A6">
            <w:pPr>
              <w:rPr>
                <w:rFonts w:eastAsia="Times New Roman"/>
                <w:sz w:val="24"/>
                <w:szCs w:val="24"/>
              </w:rPr>
            </w:pPr>
          </w:p>
        </w:tc>
      </w:tr>
    </w:tbl>
    <w:p w:rsidR="007909A6" w:rsidRDefault="007909A6" w:rsidP="007909A6">
      <w:pPr>
        <w:rPr>
          <w:rFonts w:eastAsia="Times New Roman"/>
        </w:rPr>
      </w:pPr>
    </w:p>
    <w:p w:rsidR="007909A6" w:rsidRPr="007909A6" w:rsidRDefault="00CA75C9" w:rsidP="00A16D26">
      <w:pPr>
        <w:rPr>
          <w:lang w:val="en-US"/>
        </w:rPr>
      </w:pPr>
      <w:r w:rsidRPr="007909A6">
        <w:rPr>
          <w:lang w:val="en-US"/>
        </w:rPr>
        <w:t xml:space="preserve"> </w:t>
      </w:r>
    </w:p>
    <w:p w:rsidR="00CA75C9" w:rsidRPr="003A0998" w:rsidRDefault="00CA75C9" w:rsidP="007909A6">
      <w:pPr>
        <w:pStyle w:val="Titolo3"/>
        <w:rPr>
          <w:lang w:val="en-US"/>
        </w:rPr>
      </w:pPr>
      <w:bookmarkStart w:id="196" w:name="_Toc374519880"/>
      <w:r w:rsidRPr="003A0998">
        <w:rPr>
          <w:lang w:val="en-US"/>
        </w:rPr>
        <w:t>Externally governed code lists</w:t>
      </w:r>
      <w:bookmarkEnd w:id="196"/>
    </w:p>
    <w:p w:rsidR="00CA75C9" w:rsidRPr="00B318DD" w:rsidRDefault="00CA75C9" w:rsidP="00406971">
      <w:pPr>
        <w:rPr>
          <w:b/>
          <w:szCs w:val="19"/>
        </w:rPr>
      </w:pPr>
    </w:p>
    <w:p w:rsidR="00FF25E9" w:rsidRPr="00B318DD" w:rsidRDefault="00FF25E9" w:rsidP="00FF25E9">
      <w:pPr>
        <w:rPr>
          <w:szCs w:val="19"/>
          <w:lang w:val="en-US"/>
        </w:rPr>
      </w:pPr>
      <w:r w:rsidRPr="00B318DD">
        <w:rPr>
          <w:szCs w:val="19"/>
          <w:lang w:val="en-US"/>
        </w:rPr>
        <w:t xml:space="preserve">There are not externally governed code list in this application schema. </w:t>
      </w:r>
    </w:p>
    <w:p w:rsidR="00555872" w:rsidRPr="00B318DD" w:rsidRDefault="00CA75C9" w:rsidP="00D12FE4">
      <w:pPr>
        <w:rPr>
          <w:szCs w:val="19"/>
          <w:lang w:val="x-none"/>
        </w:rPr>
      </w:pPr>
      <w:r w:rsidRPr="00B318DD">
        <w:rPr>
          <w:szCs w:val="19"/>
          <w:lang w:val="x-none"/>
        </w:rPr>
        <w:t>.</w:t>
      </w:r>
    </w:p>
    <w:p w:rsidR="00CA75C9" w:rsidRPr="00686565" w:rsidRDefault="00CA75C9" w:rsidP="00197FEC">
      <w:pPr>
        <w:pStyle w:val="Titolo2"/>
      </w:pPr>
      <w:bookmarkStart w:id="197" w:name="_Toc374519881"/>
      <w:r w:rsidRPr="00686565">
        <w:t>“Thermal Network” application schema</w:t>
      </w:r>
      <w:bookmarkEnd w:id="197"/>
    </w:p>
    <w:p w:rsidR="00CA75C9" w:rsidRPr="00B318DD" w:rsidRDefault="00CA75C9" w:rsidP="00CA75C9">
      <w:pPr>
        <w:tabs>
          <w:tab w:val="clear" w:pos="284"/>
          <w:tab w:val="clear" w:pos="567"/>
          <w:tab w:val="clear" w:pos="851"/>
          <w:tab w:val="clear" w:pos="1134"/>
        </w:tabs>
        <w:jc w:val="left"/>
        <w:rPr>
          <w:rFonts w:cs="Arial"/>
          <w:szCs w:val="19"/>
        </w:rPr>
      </w:pPr>
    </w:p>
    <w:p w:rsidR="00CA75C9" w:rsidRPr="003A0998" w:rsidRDefault="00CA75C9" w:rsidP="00FF25E9">
      <w:pPr>
        <w:pStyle w:val="Titolo3"/>
      </w:pPr>
      <w:bookmarkStart w:id="198" w:name="_Toc374519882"/>
      <w:r w:rsidRPr="003A0998">
        <w:t>Description</w:t>
      </w:r>
      <w:bookmarkEnd w:id="198"/>
      <w:r w:rsidRPr="003A0998">
        <w:t xml:space="preserve"> </w:t>
      </w:r>
    </w:p>
    <w:p w:rsidR="00CA75C9" w:rsidRPr="00B318DD" w:rsidRDefault="00CA75C9" w:rsidP="00CA75C9">
      <w:pPr>
        <w:rPr>
          <w:szCs w:val="19"/>
          <w:lang w:val="x-none"/>
        </w:rPr>
      </w:pPr>
    </w:p>
    <w:p w:rsidR="00CA75C9" w:rsidRPr="00B318DD" w:rsidRDefault="00CA75C9" w:rsidP="00FF25E9">
      <w:pPr>
        <w:pStyle w:val="Titolo4"/>
      </w:pPr>
      <w:r w:rsidRPr="00B318DD">
        <w:t>Narrative Description</w:t>
      </w:r>
    </w:p>
    <w:p w:rsidR="00CA75C9" w:rsidRPr="00B318DD" w:rsidRDefault="00CA75C9" w:rsidP="00CA75C9">
      <w:pPr>
        <w:rPr>
          <w:szCs w:val="19"/>
        </w:rPr>
      </w:pPr>
    </w:p>
    <w:p w:rsidR="00CA75C9" w:rsidRPr="00B318DD" w:rsidRDefault="00CA75C9" w:rsidP="00CA75C9">
      <w:pPr>
        <w:rPr>
          <w:rFonts w:cs="Arial"/>
          <w:szCs w:val="19"/>
        </w:rPr>
      </w:pPr>
    </w:p>
    <w:p w:rsidR="00CA75C9" w:rsidRPr="00B318DD" w:rsidRDefault="00CA75C9" w:rsidP="00CA75C9">
      <w:pPr>
        <w:rPr>
          <w:rFonts w:cs="Arial"/>
          <w:szCs w:val="19"/>
        </w:rPr>
      </w:pPr>
      <w:r w:rsidRPr="00B318DD">
        <w:rPr>
          <w:rFonts w:cs="Arial"/>
          <w:szCs w:val="19"/>
        </w:rPr>
        <w:t>Thermal Network</w:t>
      </w:r>
      <w:r w:rsidRPr="00B318DD">
        <w:rPr>
          <w:rFonts w:cs="Arial"/>
          <w:szCs w:val="19"/>
          <w:lang w:val="en-US"/>
        </w:rPr>
        <w:t xml:space="preserve"> </w:t>
      </w:r>
      <w:r w:rsidRPr="00B318DD">
        <w:rPr>
          <w:rFonts w:cs="Arial"/>
          <w:szCs w:val="19"/>
        </w:rPr>
        <w:t>application schema is structured containing:</w:t>
      </w:r>
    </w:p>
    <w:p w:rsidR="00CA75C9" w:rsidRPr="00B318DD" w:rsidRDefault="00CA75C9" w:rsidP="00CA75C9">
      <w:pPr>
        <w:rPr>
          <w:rFonts w:cs="Arial"/>
          <w:szCs w:val="19"/>
        </w:rPr>
      </w:pPr>
    </w:p>
    <w:p w:rsidR="00CA75C9" w:rsidRPr="00B318DD" w:rsidRDefault="00CA75C9"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concrete link object extending from an abstract Cable or Pipe featureType (shown in red color);</w:t>
      </w:r>
    </w:p>
    <w:p w:rsidR="00CA75C9" w:rsidRPr="00B318DD" w:rsidRDefault="00CA75C9"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Appurtenance node object (green color) ;</w:t>
      </w:r>
    </w:p>
    <w:p w:rsidR="00CA75C9" w:rsidRPr="00B318DD" w:rsidRDefault="00CA75C9"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One UtilityNetwork object (green color);</w:t>
      </w:r>
    </w:p>
    <w:p w:rsidR="00CA75C9" w:rsidRPr="00B318DD" w:rsidRDefault="00CA75C9" w:rsidP="00F91CA8">
      <w:pPr>
        <w:numPr>
          <w:ilvl w:val="0"/>
          <w:numId w:val="46"/>
        </w:numPr>
        <w:tabs>
          <w:tab w:val="clear" w:pos="284"/>
          <w:tab w:val="clear" w:pos="567"/>
          <w:tab w:val="clear" w:pos="851"/>
          <w:tab w:val="clear" w:pos="1134"/>
          <w:tab w:val="num" w:pos="720"/>
        </w:tabs>
        <w:jc w:val="left"/>
        <w:rPr>
          <w:rFonts w:cs="Arial"/>
          <w:szCs w:val="19"/>
        </w:rPr>
      </w:pPr>
      <w:r w:rsidRPr="00B318DD">
        <w:rPr>
          <w:rFonts w:cs="Arial"/>
          <w:szCs w:val="19"/>
        </w:rPr>
        <w:t>All codelists used by the featureType properties of this diagram (grey color):</w:t>
      </w:r>
    </w:p>
    <w:p w:rsidR="00CA75C9" w:rsidRPr="00B318DD" w:rsidRDefault="00CA75C9" w:rsidP="00CA75C9">
      <w:pPr>
        <w:tabs>
          <w:tab w:val="clear" w:pos="284"/>
          <w:tab w:val="clear" w:pos="567"/>
          <w:tab w:val="clear" w:pos="851"/>
          <w:tab w:val="clear" w:pos="1134"/>
          <w:tab w:val="num" w:pos="720"/>
        </w:tabs>
        <w:ind w:left="360"/>
        <w:jc w:val="left"/>
        <w:rPr>
          <w:rFonts w:cs="Arial"/>
          <w:szCs w:val="19"/>
        </w:rPr>
      </w:pPr>
    </w:p>
    <w:p w:rsidR="00CA75C9" w:rsidRPr="00B318DD" w:rsidRDefault="00CA75C9"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abstract UtilityLinkSe</w:t>
      </w:r>
      <w:r w:rsidR="00065E9E" w:rsidRPr="00B318DD">
        <w:rPr>
          <w:rFonts w:cs="Arial"/>
          <w:szCs w:val="19"/>
        </w:rPr>
        <w:t>t</w:t>
      </w:r>
      <w:r w:rsidRPr="00B318DD">
        <w:rPr>
          <w:rFonts w:cs="Arial"/>
          <w:szCs w:val="19"/>
        </w:rPr>
        <w:t xml:space="preserve"> featureType properties;</w:t>
      </w:r>
    </w:p>
    <w:p w:rsidR="00CA75C9" w:rsidRPr="00B318DD" w:rsidRDefault="00CA75C9"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concrete cable or pipe and appurtenance featureType properties of the specific utility network;</w:t>
      </w:r>
    </w:p>
    <w:p w:rsidR="00CA75C9" w:rsidRPr="00B318DD" w:rsidRDefault="00CA75C9"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Those used by the “appurtenanceType” property of the Appurtenance object;</w:t>
      </w:r>
    </w:p>
    <w:p w:rsidR="00CA75C9" w:rsidRPr="00B318DD" w:rsidRDefault="00CA75C9" w:rsidP="00F91CA8">
      <w:pPr>
        <w:numPr>
          <w:ilvl w:val="1"/>
          <w:numId w:val="46"/>
        </w:numPr>
        <w:tabs>
          <w:tab w:val="clear" w:pos="284"/>
          <w:tab w:val="clear" w:pos="567"/>
          <w:tab w:val="clear" w:pos="851"/>
          <w:tab w:val="clear" w:pos="1134"/>
          <w:tab w:val="num" w:pos="1440"/>
        </w:tabs>
        <w:jc w:val="left"/>
        <w:rPr>
          <w:rFonts w:cs="Arial"/>
          <w:szCs w:val="19"/>
        </w:rPr>
      </w:pPr>
      <w:r w:rsidRPr="00B318DD">
        <w:rPr>
          <w:rFonts w:cs="Arial"/>
          <w:szCs w:val="19"/>
        </w:rPr>
        <w:t>The “UtilityNetworkTypeValue” used by the “utilityNetworkType” property of the Util</w:t>
      </w:r>
      <w:r w:rsidRPr="00B318DD">
        <w:rPr>
          <w:rFonts w:cs="Arial"/>
          <w:szCs w:val="19"/>
        </w:rPr>
        <w:t>i</w:t>
      </w:r>
      <w:r w:rsidRPr="00B318DD">
        <w:rPr>
          <w:rFonts w:cs="Arial"/>
          <w:szCs w:val="19"/>
        </w:rPr>
        <w:t>tyNetwork object..</w:t>
      </w:r>
    </w:p>
    <w:p w:rsidR="00CA75C9" w:rsidRPr="00B318DD" w:rsidRDefault="00CA75C9"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D12FE4" w:rsidRPr="00B318DD" w:rsidRDefault="00D12FE4" w:rsidP="00CA75C9">
      <w:pPr>
        <w:rPr>
          <w:szCs w:val="19"/>
        </w:rPr>
      </w:pPr>
    </w:p>
    <w:p w:rsidR="00CA75C9" w:rsidRPr="00B318DD" w:rsidRDefault="00CA75C9" w:rsidP="00CA75C9">
      <w:pPr>
        <w:rPr>
          <w:szCs w:val="19"/>
          <w:lang w:val="x-none"/>
        </w:rPr>
      </w:pPr>
    </w:p>
    <w:p w:rsidR="00CA75C9" w:rsidRPr="00B318DD" w:rsidRDefault="00CA75C9" w:rsidP="00FF25E9">
      <w:pPr>
        <w:pStyle w:val="Titolo4"/>
      </w:pPr>
      <w:r w:rsidRPr="00B318DD">
        <w:t>UML Overview</w:t>
      </w:r>
    </w:p>
    <w:p w:rsidR="00CA75C9" w:rsidRPr="00B318DD" w:rsidRDefault="00CA75C9" w:rsidP="00BE615E">
      <w:pPr>
        <w:keepNext/>
        <w:rPr>
          <w:szCs w:val="19"/>
          <w:lang w:val="x-none"/>
        </w:rPr>
      </w:pPr>
    </w:p>
    <w:p w:rsidR="00367F2B" w:rsidRDefault="003A6388" w:rsidP="00367F2B">
      <w:pPr>
        <w:keepNext/>
        <w:tabs>
          <w:tab w:val="clear" w:pos="284"/>
          <w:tab w:val="clear" w:pos="567"/>
          <w:tab w:val="clear" w:pos="851"/>
          <w:tab w:val="clear" w:pos="1134"/>
        </w:tabs>
        <w:jc w:val="left"/>
      </w:pPr>
      <w:r w:rsidRPr="00BE615E">
        <w:rPr>
          <w:rFonts w:cs="Arial"/>
          <w:noProof/>
          <w:szCs w:val="19"/>
          <w:lang w:val="it-IT" w:eastAsia="it-IT"/>
        </w:rPr>
        <w:drawing>
          <wp:inline distT="0" distB="0" distL="0" distR="0">
            <wp:extent cx="5762625" cy="45053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CA75C9" w:rsidRPr="00B318DD" w:rsidRDefault="00367F2B" w:rsidP="00367F2B">
      <w:pPr>
        <w:pStyle w:val="Didascalia"/>
        <w:jc w:val="left"/>
        <w:rPr>
          <w:rFonts w:cs="Arial"/>
          <w:szCs w:val="19"/>
        </w:rPr>
      </w:pPr>
      <w:r>
        <w:t xml:space="preserve">Figure </w:t>
      </w:r>
      <w:r w:rsidR="00C42249">
        <w:rPr>
          <w:noProof/>
        </w:rPr>
        <w:t>15</w:t>
      </w:r>
      <w:r w:rsidRPr="00552A32">
        <w:t xml:space="preserve"> – UML class diagram: Overview of the “Thermal Networks”</w:t>
      </w:r>
    </w:p>
    <w:p w:rsidR="00CA75C9" w:rsidRPr="00B318DD" w:rsidRDefault="00CA75C9" w:rsidP="00CA75C9">
      <w:pPr>
        <w:tabs>
          <w:tab w:val="clear" w:pos="284"/>
          <w:tab w:val="clear" w:pos="567"/>
          <w:tab w:val="clear" w:pos="851"/>
          <w:tab w:val="clear" w:pos="1134"/>
        </w:tabs>
        <w:jc w:val="left"/>
        <w:rPr>
          <w:rFonts w:cs="Arial"/>
          <w:szCs w:val="19"/>
        </w:rPr>
      </w:pPr>
    </w:p>
    <w:p w:rsidR="00FF25E9" w:rsidRDefault="00FF25E9" w:rsidP="00FF25E9">
      <w:pPr>
        <w:pStyle w:val="Titolo3"/>
        <w:rPr>
          <w:rFonts w:eastAsia="Times New Roman"/>
        </w:rPr>
      </w:pPr>
      <w:bookmarkStart w:id="199" w:name="_Toc374519883"/>
      <w:r>
        <w:rPr>
          <w:rFonts w:eastAsia="Times New Roman"/>
        </w:rPr>
        <w:t>Feature catalogue</w:t>
      </w:r>
      <w:bookmarkEnd w:id="199"/>
    </w:p>
    <w:p w:rsidR="00FF25E9" w:rsidRPr="00F91CA8" w:rsidRDefault="00FF25E9" w:rsidP="00FF25E9">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FF25E9" w:rsidTr="00FF25E9">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INSPIRE Application Schema Thermal Network</w:t>
            </w:r>
          </w:p>
        </w:tc>
      </w:tr>
      <w:tr w:rsidR="00FF25E9" w:rsidTr="00FF25E9">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3.0</w:t>
            </w:r>
          </w:p>
        </w:tc>
      </w:tr>
    </w:tbl>
    <w:p w:rsidR="00FF25E9" w:rsidRPr="00F91CA8" w:rsidRDefault="00FF25E9" w:rsidP="00FF25E9">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FF25E9" w:rsidTr="00FF25E9">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Stereotypes</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sidRPr="0039406C">
              <w:rPr>
                <w:rFonts w:eastAsia="Times New Roman"/>
                <w:i/>
              </w:rPr>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Thermal Network</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«codeList»</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sidRPr="0039406C">
              <w:rPr>
                <w:rFonts w:eastAsia="Times New Roman"/>
                <w:i/>
              </w:rPr>
              <w:t>ThermalPipe</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Thermal Network</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«featureType»</w:t>
            </w:r>
          </w:p>
        </w:tc>
      </w:tr>
    </w:tbl>
    <w:p w:rsidR="00FF25E9" w:rsidRDefault="00FF25E9" w:rsidP="00FF25E9">
      <w:pPr>
        <w:pStyle w:val="Titolo4"/>
        <w:rPr>
          <w:rFonts w:eastAsia="Times New Roman"/>
        </w:rPr>
      </w:pPr>
      <w:r>
        <w:rPr>
          <w:rFonts w:eastAsia="Times New Roman"/>
        </w:rPr>
        <w:t>Spatial object types</w:t>
      </w:r>
    </w:p>
    <w:p w:rsidR="00FF25E9" w:rsidRDefault="00FF25E9" w:rsidP="00FF25E9">
      <w:pPr>
        <w:pStyle w:val="Titolo5"/>
        <w:rPr>
          <w:rFonts w:eastAsia="Times New Roman"/>
        </w:rPr>
      </w:pPr>
      <w:bookmarkStart w:id="200" w:name="thermalpipe"/>
      <w:r>
        <w:rPr>
          <w:rFonts w:eastAsia="Times New Roman"/>
        </w:rPr>
        <w:t>ThermalPipe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00"/>
          <w:p w:rsidR="00FF25E9" w:rsidRDefault="00FF25E9">
            <w:pPr>
              <w:spacing w:line="225" w:lineRule="atLeast"/>
              <w:rPr>
                <w:rFonts w:eastAsia="Times New Roman"/>
                <w:sz w:val="24"/>
                <w:szCs w:val="24"/>
              </w:rPr>
            </w:pPr>
            <w:r>
              <w:rPr>
                <w:rFonts w:eastAsia="Times New Roman"/>
                <w:b/>
                <w:bCs/>
              </w:rPr>
              <w:t>ThermalPipe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thermal pipe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Subtype of:</w:t>
                  </w:r>
                </w:p>
              </w:tc>
              <w:tc>
                <w:tcPr>
                  <w:tcW w:w="0" w:type="auto"/>
                  <w:hideMark/>
                </w:tcPr>
                <w:p w:rsidR="00FF25E9" w:rsidRDefault="00FF25E9">
                  <w:pPr>
                    <w:rPr>
                      <w:rFonts w:eastAsia="Times New Roman"/>
                      <w:sz w:val="24"/>
                      <w:szCs w:val="24"/>
                    </w:rPr>
                  </w:pPr>
                  <w:r>
                    <w:rPr>
                      <w:rFonts w:eastAsia="Times New Roman"/>
                    </w:rPr>
                    <w:t>Pipe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A pipe used to disseminate heating or cooling from one location to another.</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Stereotypes:</w:t>
                  </w:r>
                </w:p>
              </w:tc>
              <w:tc>
                <w:tcPr>
                  <w:tcW w:w="0" w:type="auto"/>
                  <w:hideMark/>
                </w:tcPr>
                <w:p w:rsidR="00FF25E9" w:rsidRDefault="00FF25E9">
                  <w:pPr>
                    <w:rPr>
                      <w:rFonts w:eastAsia="Times New Roman"/>
                      <w:sz w:val="24"/>
                      <w:szCs w:val="24"/>
                    </w:rPr>
                  </w:pPr>
                  <w:r>
                    <w:rPr>
                      <w:rFonts w:eastAsia="Times New Roman"/>
                    </w:rPr>
                    <w:t>«featureType»</w:t>
                  </w:r>
                </w:p>
              </w:tc>
            </w:tr>
          </w:tbl>
          <w:p w:rsidR="00FF25E9" w:rsidRDefault="00FF25E9">
            <w:pPr>
              <w:rPr>
                <w:rFonts w:eastAsia="Times New Roman"/>
                <w:sz w:val="24"/>
                <w:szCs w:val="24"/>
              </w:rPr>
            </w:pP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25E9" w:rsidRPr="00F91CA8" w:rsidRDefault="00FF25E9">
            <w:pPr>
              <w:pStyle w:val="NormaleWeb"/>
              <w:rPr>
                <w:rFonts w:eastAsia="Times New Roman"/>
              </w:rPr>
            </w:pPr>
            <w:r>
              <w:rPr>
                <w:b/>
                <w:bCs/>
              </w:rPr>
              <w:t>Attribute: thermalProductType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Heade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thermal product type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Value type:</w:t>
                  </w:r>
                </w:p>
              </w:tc>
              <w:tc>
                <w:tcPr>
                  <w:tcW w:w="0" w:type="auto"/>
                  <w:hideMark/>
                </w:tcPr>
                <w:p w:rsidR="00FF25E9" w:rsidRDefault="00FF25E9">
                  <w:pPr>
                    <w:rPr>
                      <w:rFonts w:eastAsia="Times New Roman"/>
                      <w:sz w:val="24"/>
                      <w:szCs w:val="24"/>
                    </w:rPr>
                  </w:pPr>
                  <w:r>
                    <w:rPr>
                      <w:rFonts w:eastAsia="Times New Roman"/>
                    </w:rPr>
                    <w:t>ThermalProductTypeValue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The type of thermal product that is conveyed through the thermal pipe.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Multiplicity:</w:t>
                  </w:r>
                </w:p>
              </w:tc>
              <w:tc>
                <w:tcPr>
                  <w:tcW w:w="0" w:type="auto"/>
                  <w:hideMark/>
                </w:tcPr>
                <w:p w:rsidR="00FF25E9" w:rsidRDefault="00FF25E9">
                  <w:pPr>
                    <w:rPr>
                      <w:rFonts w:eastAsia="Times New Roman"/>
                      <w:sz w:val="24"/>
                      <w:szCs w:val="24"/>
                    </w:rPr>
                  </w:pPr>
                  <w:r>
                    <w:rPr>
                      <w:rFonts w:eastAsia="Times New Roman"/>
                    </w:rPr>
                    <w:t>1</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Stereotypes:</w:t>
                  </w:r>
                </w:p>
              </w:tc>
              <w:tc>
                <w:tcPr>
                  <w:tcW w:w="0" w:type="auto"/>
                  <w:hideMark/>
                </w:tcPr>
                <w:p w:rsidR="00FF25E9" w:rsidRDefault="00FF25E9">
                  <w:pPr>
                    <w:rPr>
                      <w:rFonts w:eastAsia="Times New Roman"/>
                      <w:sz w:val="24"/>
                      <w:szCs w:val="24"/>
                    </w:rPr>
                  </w:pPr>
                  <w:r>
                    <w:rPr>
                      <w:rFonts w:eastAsia="Times New Roman"/>
                    </w:rPr>
                    <w:t>«voidable»</w:t>
                  </w:r>
                </w:p>
              </w:tc>
            </w:tr>
          </w:tbl>
          <w:p w:rsidR="00FF25E9" w:rsidRDefault="00FF25E9">
            <w:pPr>
              <w:rPr>
                <w:rFonts w:eastAsia="Times New Roman"/>
                <w:sz w:val="24"/>
                <w:szCs w:val="24"/>
              </w:rPr>
            </w:pPr>
          </w:p>
        </w:tc>
      </w:tr>
    </w:tbl>
    <w:p w:rsidR="00FF25E9" w:rsidRDefault="00FF25E9" w:rsidP="00FF25E9">
      <w:pPr>
        <w:pStyle w:val="Titolo4"/>
        <w:rPr>
          <w:rFonts w:eastAsia="Times New Roman"/>
        </w:rPr>
      </w:pPr>
      <w:r>
        <w:rPr>
          <w:rFonts w:eastAsia="Times New Roman"/>
        </w:rPr>
        <w:t>Code lists</w:t>
      </w:r>
    </w:p>
    <w:p w:rsidR="00FF25E9" w:rsidRDefault="00FF25E9" w:rsidP="00FF25E9">
      <w:pPr>
        <w:pStyle w:val="Titolo5"/>
        <w:rPr>
          <w:rFonts w:eastAsia="Times New Roman"/>
        </w:rPr>
      </w:pPr>
      <w:bookmarkStart w:id="201" w:name="thermalappurtenancetypevalue"/>
      <w:r>
        <w:rPr>
          <w:rFonts w:eastAsia="Times New Roman"/>
        </w:rPr>
        <w:t>ThermalAppurtenanceTypeValue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01"/>
          <w:p w:rsidR="00FF25E9" w:rsidRDefault="00FF25E9">
            <w:pPr>
              <w:spacing w:line="225" w:lineRule="atLeast"/>
              <w:rPr>
                <w:rFonts w:eastAsia="Times New Roman"/>
                <w:sz w:val="24"/>
                <w:szCs w:val="24"/>
              </w:rPr>
            </w:pPr>
            <w:r>
              <w:rPr>
                <w:rFonts w:eastAsia="Times New Roman"/>
                <w:b/>
                <w:bCs/>
              </w:rPr>
              <w:t>ThermalAppurtenanceTypeValue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thermal appurtenance type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Classification of thermal appurtenances.</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Extensibility:</w:t>
                  </w:r>
                </w:p>
              </w:tc>
              <w:tc>
                <w:tcPr>
                  <w:tcW w:w="0" w:type="auto"/>
                  <w:hideMark/>
                </w:tcPr>
                <w:p w:rsidR="00FF25E9" w:rsidRDefault="00FF25E9">
                  <w:pPr>
                    <w:rPr>
                      <w:rFonts w:eastAsia="Times New Roman"/>
                      <w:sz w:val="24"/>
                      <w:szCs w:val="24"/>
                    </w:rPr>
                  </w:pPr>
                  <w:r>
                    <w:rPr>
                      <w:rFonts w:eastAsia="Times New Roman"/>
                    </w:rPr>
                    <w:t>any</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Identifier:</w:t>
                  </w:r>
                </w:p>
              </w:tc>
              <w:tc>
                <w:tcPr>
                  <w:tcW w:w="0" w:type="auto"/>
                  <w:hideMark/>
                </w:tcPr>
                <w:p w:rsidR="00FF25E9" w:rsidRDefault="00FF25E9">
                  <w:pPr>
                    <w:rPr>
                      <w:rFonts w:eastAsia="Times New Roman"/>
                      <w:sz w:val="24"/>
                      <w:szCs w:val="24"/>
                    </w:rPr>
                  </w:pPr>
                  <w:r>
                    <w:rPr>
                      <w:rFonts w:eastAsia="Times New Roman"/>
                    </w:rPr>
                    <w:t>http://inspire.ec.europa.eu/codeList/ThermalAppurtenanceTypeValue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Values:</w:t>
                  </w:r>
                </w:p>
              </w:tc>
              <w:tc>
                <w:tcPr>
                  <w:tcW w:w="0" w:type="auto"/>
                  <w:hideMark/>
                </w:tcPr>
                <w:p w:rsidR="00FF25E9" w:rsidRDefault="00FF25E9">
                  <w:pPr>
                    <w:rPr>
                      <w:rFonts w:eastAsia="Times New Roman"/>
                      <w:sz w:val="24"/>
                      <w:szCs w:val="24"/>
                    </w:rPr>
                  </w:pPr>
                  <w:r>
                    <w:rPr>
                      <w:rFonts w:eastAsia="Times New Roman"/>
                    </w:rPr>
                    <w:t xml:space="preserve">The allowed values for this code list comprise any values defined by data providers. </w:t>
                  </w:r>
                </w:p>
              </w:tc>
            </w:tr>
          </w:tbl>
          <w:p w:rsidR="00FF25E9" w:rsidRDefault="00FF25E9">
            <w:pPr>
              <w:rPr>
                <w:rFonts w:eastAsia="Times New Roman"/>
                <w:sz w:val="24"/>
                <w:szCs w:val="24"/>
              </w:rPr>
            </w:pPr>
          </w:p>
        </w:tc>
      </w:tr>
    </w:tbl>
    <w:p w:rsidR="00FF25E9" w:rsidRDefault="00FF25E9" w:rsidP="00FF25E9">
      <w:pPr>
        <w:pStyle w:val="Titolo4"/>
        <w:rPr>
          <w:rFonts w:eastAsia="Times New Roman"/>
        </w:rPr>
      </w:pPr>
      <w:r>
        <w:rPr>
          <w:rFonts w:eastAsia="Times New Roman"/>
        </w:rPr>
        <w:t>Imported types (informative)</w:t>
      </w:r>
    </w:p>
    <w:p w:rsidR="00FF25E9" w:rsidRPr="00F91CA8" w:rsidRDefault="00FF25E9" w:rsidP="00FF25E9">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FF25E9" w:rsidRDefault="00FF25E9" w:rsidP="00FF25E9">
      <w:pPr>
        <w:pStyle w:val="Titolo5"/>
        <w:rPr>
          <w:rFonts w:eastAsia="Times New Roman"/>
        </w:rPr>
      </w:pPr>
      <w:r>
        <w:rPr>
          <w:rFonts w:eastAsia="Times New Roman"/>
        </w:rPr>
        <w:t>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Pipe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Package:</w:t>
                  </w:r>
                </w:p>
              </w:tc>
              <w:tc>
                <w:tcPr>
                  <w:tcW w:w="0" w:type="auto"/>
                  <w:hideMark/>
                </w:tcPr>
                <w:p w:rsidR="00FF25E9" w:rsidRDefault="00FF25E9">
                  <w:pPr>
                    <w:rPr>
                      <w:rFonts w:eastAsia="Times New Roman"/>
                      <w:sz w:val="24"/>
                      <w:szCs w:val="24"/>
                    </w:rPr>
                  </w:pPr>
                  <w:r>
                    <w:rPr>
                      <w:rFonts w:eastAsia="Times New Roman"/>
                    </w:rPr>
                    <w:t>Common Utility Network Elements</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Reference:</w:t>
                  </w:r>
                </w:p>
              </w:tc>
              <w:tc>
                <w:tcPr>
                  <w:tcW w:w="0" w:type="auto"/>
                  <w:hideMark/>
                </w:tcPr>
                <w:p w:rsidR="00FF25E9" w:rsidRDefault="00FF25E9">
                  <w:pPr>
                    <w:rPr>
                      <w:rFonts w:eastAsia="Times New Roman"/>
                      <w:sz w:val="24"/>
                      <w:szCs w:val="24"/>
                    </w:rPr>
                  </w:pPr>
                  <w:r>
                    <w:rPr>
                      <w:rFonts w:eastAsia="Times New Roman"/>
                    </w:rPr>
                    <w:t>INSPIRE Data specification on Utility and Governmental Services [DS-D2.8.III.6]</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A utility link or link sequence for the conveyance of solids, liquids, chemicals or gases from one location to another. A pipe can also be used as an object to encase several cables (a bundle of cables) or other (smaller) pipes.</w:t>
                  </w:r>
                </w:p>
              </w:tc>
            </w:tr>
          </w:tbl>
          <w:p w:rsidR="00FF25E9" w:rsidRDefault="00FF25E9">
            <w:pPr>
              <w:rPr>
                <w:rFonts w:eastAsia="Times New Roman"/>
                <w:sz w:val="24"/>
                <w:szCs w:val="24"/>
              </w:rPr>
            </w:pPr>
          </w:p>
        </w:tc>
      </w:tr>
    </w:tbl>
    <w:p w:rsidR="00FF25E9" w:rsidRDefault="00FF25E9" w:rsidP="00FF25E9">
      <w:pPr>
        <w:pStyle w:val="Titolo5"/>
        <w:rPr>
          <w:rFonts w:eastAsia="Times New Roman"/>
        </w:rPr>
      </w:pPr>
      <w:r>
        <w:rPr>
          <w:rFonts w:eastAsia="Times New Roman"/>
        </w:rPr>
        <w:t>ThermalProductTypeValue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ThermalProductTypeValue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Package:</w:t>
                  </w:r>
                </w:p>
              </w:tc>
              <w:tc>
                <w:tcPr>
                  <w:tcW w:w="0" w:type="auto"/>
                  <w:hideMark/>
                </w:tcPr>
                <w:p w:rsidR="00FF25E9" w:rsidRDefault="00FF25E9">
                  <w:pPr>
                    <w:rPr>
                      <w:rFonts w:eastAsia="Times New Roman"/>
                      <w:sz w:val="24"/>
                      <w:szCs w:val="24"/>
                    </w:rPr>
                  </w:pPr>
                  <w:r>
                    <w:rPr>
                      <w:rFonts w:eastAsia="Times New Roman"/>
                    </w:rPr>
                    <w:t>NOT FOUND ThermalProductTypeValue</w:t>
                  </w:r>
                </w:p>
              </w:tc>
            </w:tr>
          </w:tbl>
          <w:p w:rsidR="00FF25E9" w:rsidRDefault="00FF25E9">
            <w:pPr>
              <w:rPr>
                <w:rFonts w:eastAsia="Times New Roman"/>
                <w:sz w:val="24"/>
                <w:szCs w:val="24"/>
              </w:rPr>
            </w:pPr>
          </w:p>
        </w:tc>
      </w:tr>
    </w:tbl>
    <w:p w:rsidR="00FF25E9" w:rsidRDefault="00FF25E9" w:rsidP="00FF25E9">
      <w:pPr>
        <w:rPr>
          <w:lang w:val="en-US"/>
        </w:rPr>
      </w:pPr>
    </w:p>
    <w:p w:rsidR="00CA75C9" w:rsidRPr="003A0998" w:rsidRDefault="00CA75C9" w:rsidP="00FF25E9">
      <w:pPr>
        <w:pStyle w:val="Titolo3"/>
        <w:rPr>
          <w:lang w:val="en-US"/>
        </w:rPr>
      </w:pPr>
      <w:bookmarkStart w:id="202" w:name="_Toc374519884"/>
      <w:r w:rsidRPr="003A0998">
        <w:rPr>
          <w:lang w:val="en-US"/>
        </w:rPr>
        <w:t>Externally governed code lists</w:t>
      </w:r>
      <w:bookmarkEnd w:id="202"/>
    </w:p>
    <w:p w:rsidR="00CA75C9" w:rsidRPr="00B318DD" w:rsidRDefault="00CA75C9" w:rsidP="008530A6">
      <w:pPr>
        <w:rPr>
          <w:szCs w:val="19"/>
        </w:rPr>
      </w:pPr>
    </w:p>
    <w:p w:rsidR="00FF25E9" w:rsidRDefault="00FF25E9" w:rsidP="00FF25E9">
      <w:pPr>
        <w:rPr>
          <w:szCs w:val="19"/>
          <w:lang w:val="en-US"/>
        </w:rPr>
      </w:pPr>
      <w:r w:rsidRPr="00B318DD">
        <w:rPr>
          <w:szCs w:val="19"/>
          <w:lang w:val="en-US"/>
        </w:rPr>
        <w:t xml:space="preserve">There are not externally governed code list in this application schema. </w:t>
      </w:r>
    </w:p>
    <w:p w:rsidR="00BE615E" w:rsidRPr="00B318DD" w:rsidRDefault="00BE615E" w:rsidP="00FF25E9">
      <w:pPr>
        <w:rPr>
          <w:szCs w:val="19"/>
          <w:lang w:val="en-US"/>
        </w:rPr>
      </w:pPr>
    </w:p>
    <w:p w:rsidR="00BA1C47" w:rsidRPr="00686565" w:rsidRDefault="00FF25E9" w:rsidP="00FF25E9">
      <w:pPr>
        <w:pStyle w:val="Titolo2"/>
      </w:pPr>
      <w:r w:rsidRPr="00686565">
        <w:t xml:space="preserve"> </w:t>
      </w:r>
      <w:bookmarkStart w:id="203" w:name="_Toc374519885"/>
      <w:r w:rsidR="00BA1C47" w:rsidRPr="00686565">
        <w:t>“</w:t>
      </w:r>
      <w:r w:rsidR="00BA1C47">
        <w:t>Water Network</w:t>
      </w:r>
      <w:r w:rsidR="00BA1C47" w:rsidRPr="00686565">
        <w:t>” application schema</w:t>
      </w:r>
      <w:bookmarkEnd w:id="203"/>
    </w:p>
    <w:p w:rsidR="00BA1C47" w:rsidRPr="003A0998" w:rsidRDefault="00BA1C47" w:rsidP="00FF25E9">
      <w:pPr>
        <w:pStyle w:val="Titolo3"/>
      </w:pPr>
      <w:bookmarkStart w:id="204" w:name="_Toc374519886"/>
      <w:r w:rsidRPr="003A0998">
        <w:t>Description</w:t>
      </w:r>
      <w:bookmarkEnd w:id="204"/>
      <w:r w:rsidRPr="003A0998">
        <w:t xml:space="preserve"> </w:t>
      </w:r>
    </w:p>
    <w:p w:rsidR="00BA1C47" w:rsidRPr="00B318DD" w:rsidRDefault="00BA1C47" w:rsidP="00FF25E9">
      <w:pPr>
        <w:rPr>
          <w:szCs w:val="19"/>
          <w:lang w:val="x-none"/>
        </w:rPr>
      </w:pPr>
    </w:p>
    <w:p w:rsidR="00BA1C47" w:rsidRPr="00B318DD" w:rsidRDefault="00BA1C47" w:rsidP="00FF25E9">
      <w:pPr>
        <w:pStyle w:val="Titolo4"/>
      </w:pPr>
      <w:r w:rsidRPr="00B318DD">
        <w:t>Narrative Description</w:t>
      </w:r>
    </w:p>
    <w:p w:rsidR="00BA1C47" w:rsidRPr="00B318DD" w:rsidRDefault="00BA1C47" w:rsidP="00BA1C47">
      <w:pPr>
        <w:rPr>
          <w:szCs w:val="19"/>
        </w:rPr>
      </w:pPr>
    </w:p>
    <w:p w:rsidR="00106B96" w:rsidRDefault="00106B96" w:rsidP="00106B96">
      <w:pPr>
        <w:rPr>
          <w:rFonts w:cs="Arial"/>
        </w:rPr>
      </w:pPr>
      <w:r w:rsidRPr="00966708">
        <w:rPr>
          <w:rFonts w:cs="Arial"/>
        </w:rPr>
        <w:t>Water Network</w:t>
      </w:r>
      <w:r>
        <w:rPr>
          <w:rFonts w:cs="Arial"/>
          <w:lang w:val="en-US"/>
        </w:rPr>
        <w:t xml:space="preserve"> </w:t>
      </w:r>
      <w:r>
        <w:rPr>
          <w:rFonts w:cs="Arial"/>
        </w:rPr>
        <w:t>application schema</w:t>
      </w:r>
      <w:r w:rsidRPr="002431AB">
        <w:rPr>
          <w:rFonts w:cs="Arial"/>
        </w:rPr>
        <w:t xml:space="preserve"> </w:t>
      </w:r>
      <w:r>
        <w:rPr>
          <w:rFonts w:cs="Arial"/>
        </w:rPr>
        <w:t xml:space="preserve">is </w:t>
      </w:r>
      <w:r w:rsidRPr="002431AB">
        <w:rPr>
          <w:rFonts w:cs="Arial"/>
        </w:rPr>
        <w:t>structured containing:</w:t>
      </w:r>
    </w:p>
    <w:p w:rsidR="00106B96" w:rsidRPr="002431AB" w:rsidRDefault="00106B96" w:rsidP="00106B96">
      <w:pPr>
        <w:rPr>
          <w:rFonts w:cs="Arial"/>
        </w:rPr>
      </w:pPr>
    </w:p>
    <w:p w:rsidR="00106B96" w:rsidRPr="002431AB" w:rsidRDefault="00106B96" w:rsidP="00F91CA8">
      <w:pPr>
        <w:numPr>
          <w:ilvl w:val="0"/>
          <w:numId w:val="46"/>
        </w:numPr>
        <w:tabs>
          <w:tab w:val="clear" w:pos="284"/>
          <w:tab w:val="clear" w:pos="567"/>
          <w:tab w:val="clear" w:pos="851"/>
          <w:tab w:val="clear" w:pos="1134"/>
          <w:tab w:val="num" w:pos="720"/>
        </w:tabs>
        <w:jc w:val="left"/>
        <w:rPr>
          <w:rFonts w:cs="Arial"/>
        </w:rPr>
      </w:pPr>
      <w:r w:rsidRPr="002431AB">
        <w:rPr>
          <w:rFonts w:cs="Arial"/>
        </w:rPr>
        <w:t>One concrete link object extending from an abstract Cable or Pipe featureType</w:t>
      </w:r>
      <w:r>
        <w:rPr>
          <w:rFonts w:cs="Arial"/>
        </w:rPr>
        <w:t xml:space="preserve"> (shown in red color)</w:t>
      </w:r>
      <w:r w:rsidRPr="002431AB">
        <w:rPr>
          <w:rFonts w:cs="Arial"/>
        </w:rPr>
        <w:t>;</w:t>
      </w:r>
    </w:p>
    <w:p w:rsidR="00106B96" w:rsidRPr="002431AB" w:rsidRDefault="00106B96" w:rsidP="00F91CA8">
      <w:pPr>
        <w:numPr>
          <w:ilvl w:val="0"/>
          <w:numId w:val="46"/>
        </w:numPr>
        <w:tabs>
          <w:tab w:val="clear" w:pos="284"/>
          <w:tab w:val="clear" w:pos="567"/>
          <w:tab w:val="clear" w:pos="851"/>
          <w:tab w:val="clear" w:pos="1134"/>
          <w:tab w:val="num" w:pos="720"/>
        </w:tabs>
        <w:jc w:val="left"/>
        <w:rPr>
          <w:rFonts w:cs="Arial"/>
        </w:rPr>
      </w:pPr>
      <w:r w:rsidRPr="002431AB">
        <w:rPr>
          <w:rFonts w:cs="Arial"/>
        </w:rPr>
        <w:t xml:space="preserve">One </w:t>
      </w:r>
      <w:r>
        <w:rPr>
          <w:rFonts w:cs="Arial"/>
        </w:rPr>
        <w:t>A</w:t>
      </w:r>
      <w:r w:rsidRPr="002431AB">
        <w:rPr>
          <w:rFonts w:cs="Arial"/>
        </w:rPr>
        <w:t>ppurtenance node object</w:t>
      </w:r>
      <w:r>
        <w:rPr>
          <w:rFonts w:cs="Arial"/>
        </w:rPr>
        <w:t xml:space="preserve"> (green color)</w:t>
      </w:r>
      <w:r w:rsidRPr="002431AB">
        <w:rPr>
          <w:rFonts w:cs="Arial"/>
        </w:rPr>
        <w:t xml:space="preserve"> </w:t>
      </w:r>
      <w:r>
        <w:rPr>
          <w:rFonts w:cs="Arial"/>
        </w:rPr>
        <w:t>;</w:t>
      </w:r>
    </w:p>
    <w:p w:rsidR="00106B96" w:rsidRPr="002431AB" w:rsidRDefault="00106B96" w:rsidP="00F91CA8">
      <w:pPr>
        <w:numPr>
          <w:ilvl w:val="0"/>
          <w:numId w:val="46"/>
        </w:numPr>
        <w:tabs>
          <w:tab w:val="clear" w:pos="284"/>
          <w:tab w:val="clear" w:pos="567"/>
          <w:tab w:val="clear" w:pos="851"/>
          <w:tab w:val="clear" w:pos="1134"/>
          <w:tab w:val="num" w:pos="720"/>
        </w:tabs>
        <w:jc w:val="left"/>
        <w:rPr>
          <w:rFonts w:cs="Arial"/>
        </w:rPr>
      </w:pPr>
      <w:r w:rsidRPr="002431AB">
        <w:rPr>
          <w:rFonts w:cs="Arial"/>
        </w:rPr>
        <w:t xml:space="preserve">One </w:t>
      </w:r>
      <w:r>
        <w:rPr>
          <w:rFonts w:cs="Arial"/>
        </w:rPr>
        <w:t>UtilityN</w:t>
      </w:r>
      <w:r w:rsidRPr="002431AB">
        <w:rPr>
          <w:rFonts w:cs="Arial"/>
        </w:rPr>
        <w:t>etwork object</w:t>
      </w:r>
      <w:r>
        <w:rPr>
          <w:rFonts w:cs="Arial"/>
        </w:rPr>
        <w:t xml:space="preserve"> (green color);</w:t>
      </w:r>
    </w:p>
    <w:p w:rsidR="00106B96" w:rsidRPr="002431AB" w:rsidRDefault="00106B96" w:rsidP="00F91CA8">
      <w:pPr>
        <w:numPr>
          <w:ilvl w:val="0"/>
          <w:numId w:val="46"/>
        </w:numPr>
        <w:tabs>
          <w:tab w:val="clear" w:pos="284"/>
          <w:tab w:val="clear" w:pos="567"/>
          <w:tab w:val="clear" w:pos="851"/>
          <w:tab w:val="clear" w:pos="1134"/>
          <w:tab w:val="num" w:pos="720"/>
        </w:tabs>
        <w:jc w:val="left"/>
        <w:rPr>
          <w:rFonts w:cs="Arial"/>
        </w:rPr>
      </w:pPr>
      <w:r w:rsidRPr="002431AB">
        <w:rPr>
          <w:rFonts w:cs="Arial"/>
        </w:rPr>
        <w:t>All codelists used by the featureType properties of this diagram</w:t>
      </w:r>
      <w:r>
        <w:rPr>
          <w:rFonts w:cs="Arial"/>
        </w:rPr>
        <w:t xml:space="preserve"> (grey color)</w:t>
      </w:r>
      <w:r w:rsidRPr="002431AB">
        <w:rPr>
          <w:rFonts w:cs="Arial"/>
        </w:rPr>
        <w:t>:</w:t>
      </w:r>
    </w:p>
    <w:p w:rsidR="00106B96" w:rsidRPr="002431AB" w:rsidRDefault="00106B96" w:rsidP="00F91CA8">
      <w:pPr>
        <w:numPr>
          <w:ilvl w:val="1"/>
          <w:numId w:val="46"/>
        </w:numPr>
        <w:tabs>
          <w:tab w:val="clear" w:pos="284"/>
          <w:tab w:val="clear" w:pos="567"/>
          <w:tab w:val="clear" w:pos="851"/>
          <w:tab w:val="clear" w:pos="1134"/>
          <w:tab w:val="num" w:pos="1440"/>
        </w:tabs>
        <w:jc w:val="left"/>
        <w:rPr>
          <w:rFonts w:cs="Arial"/>
        </w:rPr>
      </w:pPr>
      <w:r w:rsidRPr="002431AB">
        <w:rPr>
          <w:rFonts w:cs="Arial"/>
        </w:rPr>
        <w:t>Those used by the abstract UtilityLinkSe</w:t>
      </w:r>
      <w:r w:rsidR="00065E9E">
        <w:rPr>
          <w:rFonts w:cs="Arial"/>
        </w:rPr>
        <w:t>t</w:t>
      </w:r>
      <w:r w:rsidRPr="002431AB">
        <w:rPr>
          <w:rFonts w:cs="Arial"/>
        </w:rPr>
        <w:t xml:space="preserve"> featureType properties;</w:t>
      </w:r>
    </w:p>
    <w:p w:rsidR="00106B96" w:rsidRDefault="00106B96" w:rsidP="00F91CA8">
      <w:pPr>
        <w:numPr>
          <w:ilvl w:val="1"/>
          <w:numId w:val="46"/>
        </w:numPr>
        <w:tabs>
          <w:tab w:val="clear" w:pos="284"/>
          <w:tab w:val="clear" w:pos="567"/>
          <w:tab w:val="clear" w:pos="851"/>
          <w:tab w:val="clear" w:pos="1134"/>
          <w:tab w:val="num" w:pos="1440"/>
        </w:tabs>
        <w:jc w:val="left"/>
        <w:rPr>
          <w:rFonts w:cs="Arial"/>
        </w:rPr>
      </w:pPr>
      <w:r w:rsidRPr="002431AB">
        <w:rPr>
          <w:rFonts w:cs="Arial"/>
        </w:rPr>
        <w:t>Those used by the concrete cable or pipe and appurtenance featureType properties of the specific utility network</w:t>
      </w:r>
      <w:r>
        <w:rPr>
          <w:rFonts w:cs="Arial"/>
        </w:rPr>
        <w:t>;</w:t>
      </w:r>
    </w:p>
    <w:p w:rsidR="00106B96" w:rsidRDefault="00106B96" w:rsidP="00F91CA8">
      <w:pPr>
        <w:numPr>
          <w:ilvl w:val="1"/>
          <w:numId w:val="46"/>
        </w:numPr>
        <w:tabs>
          <w:tab w:val="clear" w:pos="284"/>
          <w:tab w:val="clear" w:pos="567"/>
          <w:tab w:val="clear" w:pos="851"/>
          <w:tab w:val="clear" w:pos="1134"/>
          <w:tab w:val="num" w:pos="1440"/>
        </w:tabs>
        <w:jc w:val="left"/>
        <w:rPr>
          <w:rFonts w:cs="Arial"/>
        </w:rPr>
      </w:pPr>
      <w:r>
        <w:rPr>
          <w:rFonts w:cs="Arial"/>
        </w:rPr>
        <w:t>Those used by the “appurtenanceType” property of the Appurtenance object;</w:t>
      </w:r>
    </w:p>
    <w:p w:rsidR="00106B96" w:rsidRPr="002431AB" w:rsidRDefault="00106B96" w:rsidP="00F91CA8">
      <w:pPr>
        <w:numPr>
          <w:ilvl w:val="1"/>
          <w:numId w:val="46"/>
        </w:numPr>
        <w:tabs>
          <w:tab w:val="clear" w:pos="284"/>
          <w:tab w:val="clear" w:pos="567"/>
          <w:tab w:val="clear" w:pos="851"/>
          <w:tab w:val="clear" w:pos="1134"/>
          <w:tab w:val="num" w:pos="1440"/>
        </w:tabs>
        <w:jc w:val="left"/>
        <w:rPr>
          <w:rFonts w:cs="Arial"/>
        </w:rPr>
      </w:pPr>
      <w:r>
        <w:rPr>
          <w:rFonts w:cs="Arial"/>
        </w:rPr>
        <w:t>The “UtilityNetworkTypeValue” used by the “utilityNetworkType” property of the Util</w:t>
      </w:r>
      <w:r>
        <w:rPr>
          <w:rFonts w:cs="Arial"/>
        </w:rPr>
        <w:t>i</w:t>
      </w:r>
      <w:r>
        <w:rPr>
          <w:rFonts w:cs="Arial"/>
        </w:rPr>
        <w:t>tyNetwork object..</w:t>
      </w:r>
    </w:p>
    <w:p w:rsidR="00106B96" w:rsidRPr="00B76DBF" w:rsidRDefault="00106B96" w:rsidP="00106B96"/>
    <w:p w:rsidR="00BA1C47" w:rsidRPr="00B318DD" w:rsidRDefault="00BA1C47" w:rsidP="00FF25E9">
      <w:pPr>
        <w:pStyle w:val="Titolo4"/>
      </w:pPr>
      <w:r w:rsidRPr="00B318DD">
        <w:t>UML Overview</w:t>
      </w:r>
    </w:p>
    <w:p w:rsidR="00BA1C47" w:rsidRPr="00B318DD" w:rsidRDefault="00BA1C47" w:rsidP="00BA1C47">
      <w:pPr>
        <w:rPr>
          <w:szCs w:val="19"/>
          <w:lang w:val="x-none"/>
        </w:rPr>
      </w:pPr>
    </w:p>
    <w:p w:rsidR="00367F2B" w:rsidRDefault="003A6388" w:rsidP="00367F2B">
      <w:pPr>
        <w:keepNext/>
      </w:pPr>
      <w:r w:rsidRPr="00BE615E">
        <w:rPr>
          <w:noProof/>
          <w:szCs w:val="19"/>
          <w:lang w:val="it-IT" w:eastAsia="it-IT"/>
        </w:rPr>
        <w:drawing>
          <wp:inline distT="0" distB="0" distL="0" distR="0">
            <wp:extent cx="5743575" cy="56483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5648325"/>
                    </a:xfrm>
                    <a:prstGeom prst="rect">
                      <a:avLst/>
                    </a:prstGeom>
                    <a:noFill/>
                    <a:ln>
                      <a:noFill/>
                    </a:ln>
                  </pic:spPr>
                </pic:pic>
              </a:graphicData>
            </a:graphic>
          </wp:inline>
        </w:drawing>
      </w:r>
    </w:p>
    <w:p w:rsidR="00BA1C47" w:rsidRPr="00B318DD" w:rsidRDefault="00367F2B" w:rsidP="00367F2B">
      <w:pPr>
        <w:pStyle w:val="Didascalia"/>
        <w:rPr>
          <w:szCs w:val="19"/>
          <w:lang w:val="x-none"/>
        </w:rPr>
      </w:pPr>
      <w:r>
        <w:t xml:space="preserve">Figure </w:t>
      </w:r>
      <w:r w:rsidR="00C42249">
        <w:rPr>
          <w:noProof/>
        </w:rPr>
        <w:t>16</w:t>
      </w:r>
      <w:r w:rsidRPr="00880A8B">
        <w:t xml:space="preserve"> – UML class diagram: Overview of the “Water Networks”</w:t>
      </w:r>
    </w:p>
    <w:p w:rsidR="00BA1C47" w:rsidRPr="00B318DD" w:rsidRDefault="00BA1C47" w:rsidP="00BA1C47">
      <w:pPr>
        <w:rPr>
          <w:szCs w:val="19"/>
          <w:lang w:val="x-none"/>
        </w:rPr>
      </w:pPr>
    </w:p>
    <w:p w:rsidR="00FF25E9" w:rsidRDefault="00FF25E9" w:rsidP="00FF25E9">
      <w:pPr>
        <w:pStyle w:val="Titolo3"/>
        <w:rPr>
          <w:rFonts w:eastAsia="Times New Roman"/>
        </w:rPr>
      </w:pPr>
      <w:bookmarkStart w:id="205" w:name="_Toc374519887"/>
      <w:r>
        <w:rPr>
          <w:rFonts w:eastAsia="Times New Roman"/>
        </w:rPr>
        <w:t>Feature catalogue</w:t>
      </w:r>
      <w:bookmarkEnd w:id="205"/>
    </w:p>
    <w:p w:rsidR="00FF25E9" w:rsidRPr="00F91CA8" w:rsidRDefault="00FF25E9" w:rsidP="00FF25E9">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FF25E9" w:rsidTr="00FF25E9">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INSPIRE Application Schema Water Network</w:t>
            </w:r>
          </w:p>
        </w:tc>
      </w:tr>
      <w:tr w:rsidR="00FF25E9" w:rsidTr="00FF25E9">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3.0</w:t>
            </w:r>
          </w:p>
        </w:tc>
      </w:tr>
    </w:tbl>
    <w:p w:rsidR="00FF25E9" w:rsidRPr="00F91CA8" w:rsidRDefault="00FF25E9" w:rsidP="00FF25E9">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FF25E9" w:rsidTr="00FF25E9">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Stereotypes</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sidRPr="0039406C">
              <w:rPr>
                <w:rFonts w:eastAsia="Times New Roman"/>
                <w:i/>
              </w:rPr>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Water Network</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«codeList»</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sidRPr="0039406C">
              <w:rPr>
                <w:rFonts w:eastAsia="Times New Roman"/>
                <w:i/>
              </w:rPr>
              <w:t>WaterPipe</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Water Network</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«featureType»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sidRPr="0039406C">
              <w:rPr>
                <w:rFonts w:eastAsia="Times New Roman"/>
                <w:i/>
              </w:rPr>
              <w:t>WaterTypeValue</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Water Network</w:t>
            </w:r>
          </w:p>
        </w:tc>
        <w:tc>
          <w:tcPr>
            <w:tcW w:w="0" w:type="auto"/>
            <w:tcBorders>
              <w:top w:val="outset" w:sz="6" w:space="0" w:color="auto"/>
              <w:left w:val="outset" w:sz="6" w:space="0" w:color="auto"/>
              <w:bottom w:val="outset" w:sz="6" w:space="0" w:color="auto"/>
              <w:right w:val="outset" w:sz="6" w:space="0" w:color="auto"/>
            </w:tcBorders>
            <w:hideMark/>
          </w:tcPr>
          <w:p w:rsidR="00FF25E9" w:rsidRDefault="00FF25E9">
            <w:pPr>
              <w:rPr>
                <w:rFonts w:eastAsia="Times New Roman"/>
                <w:sz w:val="24"/>
                <w:szCs w:val="24"/>
              </w:rPr>
            </w:pPr>
            <w:r>
              <w:rPr>
                <w:rFonts w:eastAsia="Times New Roman"/>
              </w:rPr>
              <w:t>«codeList»</w:t>
            </w:r>
          </w:p>
        </w:tc>
      </w:tr>
    </w:tbl>
    <w:p w:rsidR="00FF25E9" w:rsidRDefault="00FF25E9" w:rsidP="00FF25E9">
      <w:pPr>
        <w:pStyle w:val="Titolo4"/>
        <w:rPr>
          <w:rFonts w:eastAsia="Times New Roman"/>
        </w:rPr>
      </w:pPr>
      <w:r>
        <w:rPr>
          <w:rFonts w:eastAsia="Times New Roman"/>
        </w:rPr>
        <w:t>Spatial object types</w:t>
      </w:r>
    </w:p>
    <w:p w:rsidR="00FF25E9" w:rsidRDefault="00FF25E9" w:rsidP="00FF25E9">
      <w:pPr>
        <w:pStyle w:val="Titolo5"/>
        <w:rPr>
          <w:rFonts w:eastAsia="Times New Roman"/>
        </w:rPr>
      </w:pPr>
      <w:bookmarkStart w:id="206" w:name="waterpipe"/>
      <w:r>
        <w:rPr>
          <w:rFonts w:eastAsia="Times New Roman"/>
        </w:rPr>
        <w:t>WaterPipe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06"/>
          <w:p w:rsidR="00FF25E9" w:rsidRDefault="00FF25E9">
            <w:pPr>
              <w:spacing w:line="225" w:lineRule="atLeast"/>
              <w:rPr>
                <w:rFonts w:eastAsia="Times New Roman"/>
                <w:sz w:val="24"/>
                <w:szCs w:val="24"/>
              </w:rPr>
            </w:pPr>
            <w:r>
              <w:rPr>
                <w:rFonts w:eastAsia="Times New Roman"/>
                <w:b/>
                <w:bCs/>
              </w:rPr>
              <w:t>WaterPipe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water pipe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Subtype of:</w:t>
                  </w:r>
                </w:p>
              </w:tc>
              <w:tc>
                <w:tcPr>
                  <w:tcW w:w="0" w:type="auto"/>
                  <w:hideMark/>
                </w:tcPr>
                <w:p w:rsidR="00FF25E9" w:rsidRDefault="00FF25E9">
                  <w:pPr>
                    <w:rPr>
                      <w:rFonts w:eastAsia="Times New Roman"/>
                      <w:sz w:val="24"/>
                      <w:szCs w:val="24"/>
                    </w:rPr>
                  </w:pPr>
                  <w:r>
                    <w:rPr>
                      <w:rFonts w:eastAsia="Times New Roman"/>
                    </w:rPr>
                    <w:t>Pipe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A water pipe used to convey water from one location to another.</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Stereotypes:</w:t>
                  </w:r>
                </w:p>
              </w:tc>
              <w:tc>
                <w:tcPr>
                  <w:tcW w:w="0" w:type="auto"/>
                  <w:hideMark/>
                </w:tcPr>
                <w:p w:rsidR="00FF25E9" w:rsidRDefault="00FF25E9">
                  <w:pPr>
                    <w:rPr>
                      <w:rFonts w:eastAsia="Times New Roman"/>
                      <w:sz w:val="24"/>
                      <w:szCs w:val="24"/>
                    </w:rPr>
                  </w:pPr>
                  <w:r>
                    <w:rPr>
                      <w:rFonts w:eastAsia="Times New Roman"/>
                    </w:rPr>
                    <w:t>«featureType»</w:t>
                  </w:r>
                </w:p>
              </w:tc>
            </w:tr>
          </w:tbl>
          <w:p w:rsidR="00FF25E9" w:rsidRDefault="00FF25E9">
            <w:pPr>
              <w:rPr>
                <w:rFonts w:eastAsia="Times New Roman"/>
                <w:sz w:val="24"/>
                <w:szCs w:val="24"/>
              </w:rPr>
            </w:pP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25E9" w:rsidRPr="00F91CA8" w:rsidRDefault="00FF25E9">
            <w:pPr>
              <w:pStyle w:val="NormaleWeb"/>
              <w:rPr>
                <w:rFonts w:eastAsia="Times New Roman"/>
              </w:rPr>
            </w:pPr>
            <w:r>
              <w:rPr>
                <w:b/>
                <w:bCs/>
              </w:rPr>
              <w:t>Attribute: waterType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Heade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water type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Value type:</w:t>
                  </w:r>
                </w:p>
              </w:tc>
              <w:tc>
                <w:tcPr>
                  <w:tcW w:w="0" w:type="auto"/>
                  <w:hideMark/>
                </w:tcPr>
                <w:p w:rsidR="00FF25E9" w:rsidRDefault="00FF25E9">
                  <w:pPr>
                    <w:rPr>
                      <w:rFonts w:eastAsia="Times New Roman"/>
                      <w:sz w:val="24"/>
                      <w:szCs w:val="24"/>
                    </w:rPr>
                  </w:pPr>
                  <w:r>
                    <w:rPr>
                      <w:rFonts w:eastAsia="Times New Roman"/>
                    </w:rPr>
                    <w:t>WaterTypeValue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Type of water.</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Multiplicity:</w:t>
                  </w:r>
                </w:p>
              </w:tc>
              <w:tc>
                <w:tcPr>
                  <w:tcW w:w="0" w:type="auto"/>
                  <w:hideMark/>
                </w:tcPr>
                <w:p w:rsidR="00FF25E9" w:rsidRDefault="00FF25E9">
                  <w:pPr>
                    <w:rPr>
                      <w:rFonts w:eastAsia="Times New Roman"/>
                      <w:sz w:val="24"/>
                      <w:szCs w:val="24"/>
                    </w:rPr>
                  </w:pPr>
                  <w:r>
                    <w:rPr>
                      <w:rFonts w:eastAsia="Times New Roman"/>
                    </w:rPr>
                    <w:t>1</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Stereotypes:</w:t>
                  </w:r>
                </w:p>
              </w:tc>
              <w:tc>
                <w:tcPr>
                  <w:tcW w:w="0" w:type="auto"/>
                  <w:hideMark/>
                </w:tcPr>
                <w:p w:rsidR="00FF25E9" w:rsidRDefault="00FF25E9">
                  <w:pPr>
                    <w:rPr>
                      <w:rFonts w:eastAsia="Times New Roman"/>
                      <w:sz w:val="24"/>
                      <w:szCs w:val="24"/>
                    </w:rPr>
                  </w:pPr>
                  <w:r>
                    <w:rPr>
                      <w:rFonts w:eastAsia="Times New Roman"/>
                    </w:rPr>
                    <w:t>«voidable»</w:t>
                  </w:r>
                </w:p>
              </w:tc>
            </w:tr>
          </w:tbl>
          <w:p w:rsidR="00FF25E9" w:rsidRDefault="00FF25E9">
            <w:pPr>
              <w:rPr>
                <w:rFonts w:eastAsia="Times New Roman"/>
                <w:sz w:val="24"/>
                <w:szCs w:val="24"/>
              </w:rPr>
            </w:pPr>
          </w:p>
        </w:tc>
      </w:tr>
    </w:tbl>
    <w:p w:rsidR="00FF25E9" w:rsidRDefault="00FF25E9" w:rsidP="00FF25E9">
      <w:pPr>
        <w:pStyle w:val="Titolo4"/>
        <w:rPr>
          <w:rFonts w:eastAsia="Times New Roman"/>
        </w:rPr>
      </w:pPr>
      <w:r>
        <w:rPr>
          <w:rFonts w:eastAsia="Times New Roman"/>
        </w:rPr>
        <w:t>Code lists</w:t>
      </w:r>
    </w:p>
    <w:p w:rsidR="00FF25E9" w:rsidRDefault="00FF25E9" w:rsidP="00FF25E9">
      <w:pPr>
        <w:pStyle w:val="Titolo5"/>
        <w:rPr>
          <w:rFonts w:eastAsia="Times New Roman"/>
        </w:rPr>
      </w:pPr>
      <w:bookmarkStart w:id="207" w:name="waterappurtenancetypevalue"/>
      <w:r>
        <w:rPr>
          <w:rFonts w:eastAsia="Times New Roman"/>
        </w:rPr>
        <w:t>WaterAppurtenanceTypeValue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07"/>
          <w:p w:rsidR="00FF25E9" w:rsidRDefault="00FF25E9">
            <w:pPr>
              <w:spacing w:line="225" w:lineRule="atLeast"/>
              <w:rPr>
                <w:rFonts w:eastAsia="Times New Roman"/>
                <w:sz w:val="24"/>
                <w:szCs w:val="24"/>
              </w:rPr>
            </w:pPr>
            <w:r>
              <w:rPr>
                <w:rFonts w:eastAsia="Times New Roman"/>
                <w:b/>
                <w:bCs/>
              </w:rPr>
              <w:t>WaterAppurtenanceTypeValue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water appurtenance type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Classification of water appurtenances.</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Extensibility:</w:t>
                  </w:r>
                </w:p>
              </w:tc>
              <w:tc>
                <w:tcPr>
                  <w:tcW w:w="0" w:type="auto"/>
                  <w:hideMark/>
                </w:tcPr>
                <w:p w:rsidR="00FF25E9" w:rsidRDefault="00FF25E9">
                  <w:pPr>
                    <w:rPr>
                      <w:rFonts w:eastAsia="Times New Roman"/>
                      <w:sz w:val="24"/>
                      <w:szCs w:val="24"/>
                    </w:rPr>
                  </w:pPr>
                  <w:r>
                    <w:rPr>
                      <w:rFonts w:eastAsia="Times New Roman"/>
                    </w:rPr>
                    <w:t>open</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Identifier:</w:t>
                  </w:r>
                </w:p>
              </w:tc>
              <w:tc>
                <w:tcPr>
                  <w:tcW w:w="0" w:type="auto"/>
                  <w:hideMark/>
                </w:tcPr>
                <w:p w:rsidR="00FF25E9" w:rsidRDefault="00FF25E9">
                  <w:pPr>
                    <w:rPr>
                      <w:rFonts w:eastAsia="Times New Roman"/>
                      <w:sz w:val="24"/>
                      <w:szCs w:val="24"/>
                    </w:rPr>
                  </w:pPr>
                  <w:r>
                    <w:rPr>
                      <w:rFonts w:eastAsia="Times New Roman"/>
                    </w:rPr>
                    <w:t>http://inspire.ec.europa.eu/codelist/WaterAppurtenanceTypeValue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Values:</w:t>
                  </w:r>
                </w:p>
              </w:tc>
              <w:tc>
                <w:tcPr>
                  <w:tcW w:w="0" w:type="auto"/>
                  <w:hideMark/>
                </w:tcPr>
                <w:p w:rsidR="00FF25E9" w:rsidRDefault="00FF25E9">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FF25E9" w:rsidRDefault="00FF25E9">
            <w:pPr>
              <w:rPr>
                <w:rFonts w:eastAsia="Times New Roman"/>
                <w:sz w:val="24"/>
                <w:szCs w:val="24"/>
              </w:rPr>
            </w:pPr>
          </w:p>
        </w:tc>
      </w:tr>
    </w:tbl>
    <w:p w:rsidR="00FF25E9" w:rsidRDefault="00FF25E9" w:rsidP="00FF25E9">
      <w:pPr>
        <w:pStyle w:val="Titolo5"/>
        <w:rPr>
          <w:rFonts w:eastAsia="Times New Roman"/>
        </w:rPr>
      </w:pPr>
      <w:bookmarkStart w:id="208" w:name="watertypevalue"/>
      <w:r>
        <w:rPr>
          <w:rFonts w:eastAsia="Times New Roman"/>
        </w:rPr>
        <w:t>WaterTypeValue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08"/>
          <w:p w:rsidR="00FF25E9" w:rsidRDefault="00FF25E9">
            <w:pPr>
              <w:spacing w:line="225" w:lineRule="atLeast"/>
              <w:rPr>
                <w:rFonts w:eastAsia="Times New Roman"/>
                <w:sz w:val="24"/>
                <w:szCs w:val="24"/>
              </w:rPr>
            </w:pPr>
            <w:r>
              <w:rPr>
                <w:rFonts w:eastAsia="Times New Roman"/>
                <w:b/>
                <w:bCs/>
              </w:rPr>
              <w:t>WaterTypeValue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Name:</w:t>
                  </w:r>
                </w:p>
              </w:tc>
              <w:tc>
                <w:tcPr>
                  <w:tcW w:w="0" w:type="auto"/>
                  <w:hideMark/>
                </w:tcPr>
                <w:p w:rsidR="00FF25E9" w:rsidRDefault="00FF25E9">
                  <w:pPr>
                    <w:rPr>
                      <w:rFonts w:eastAsia="Times New Roman"/>
                      <w:sz w:val="24"/>
                      <w:szCs w:val="24"/>
                    </w:rPr>
                  </w:pPr>
                  <w:r>
                    <w:rPr>
                      <w:rFonts w:eastAsia="Times New Roman"/>
                    </w:rPr>
                    <w:t>water type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Classification of water types.</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Extensibility:</w:t>
                  </w:r>
                </w:p>
              </w:tc>
              <w:tc>
                <w:tcPr>
                  <w:tcW w:w="0" w:type="auto"/>
                  <w:hideMark/>
                </w:tcPr>
                <w:p w:rsidR="00FF25E9" w:rsidRDefault="00FF25E9">
                  <w:pPr>
                    <w:rPr>
                      <w:rFonts w:eastAsia="Times New Roman"/>
                      <w:sz w:val="24"/>
                      <w:szCs w:val="24"/>
                    </w:rPr>
                  </w:pPr>
                  <w:r>
                    <w:rPr>
                      <w:rFonts w:eastAsia="Times New Roman"/>
                    </w:rPr>
                    <w:t>open</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Identifier:</w:t>
                  </w:r>
                </w:p>
              </w:tc>
              <w:tc>
                <w:tcPr>
                  <w:tcW w:w="0" w:type="auto"/>
                  <w:hideMark/>
                </w:tcPr>
                <w:p w:rsidR="00FF25E9" w:rsidRDefault="00FF25E9">
                  <w:pPr>
                    <w:rPr>
                      <w:rFonts w:eastAsia="Times New Roman"/>
                      <w:sz w:val="24"/>
                      <w:szCs w:val="24"/>
                    </w:rPr>
                  </w:pPr>
                  <w:r>
                    <w:rPr>
                      <w:rFonts w:eastAsia="Times New Roman"/>
                    </w:rPr>
                    <w:t>http://inspire.ec.europa.eu/codelist/WaterTypeValue</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Values:</w:t>
                  </w:r>
                </w:p>
              </w:tc>
              <w:tc>
                <w:tcPr>
                  <w:tcW w:w="0" w:type="auto"/>
                  <w:hideMark/>
                </w:tcPr>
                <w:p w:rsidR="00FF25E9" w:rsidRDefault="00FF25E9">
                  <w:pPr>
                    <w:rPr>
                      <w:rFonts w:eastAsia="Times New Roman"/>
                      <w:sz w:val="24"/>
                      <w:szCs w:val="24"/>
                    </w:rPr>
                  </w:pPr>
                  <w:r>
                    <w:rPr>
                      <w:rFonts w:eastAsia="Times New Roman"/>
                    </w:rPr>
                    <w:t xml:space="preserve">The allowed values for this code list comprise the values specified in </w:t>
                  </w:r>
                  <w:r w:rsidRPr="0039406C">
                    <w:rPr>
                      <w:rFonts w:eastAsia="Times New Roman"/>
                      <w:i/>
                    </w:rPr>
                    <w:t>Annex C</w:t>
                  </w:r>
                  <w:r>
                    <w:rPr>
                      <w:rFonts w:eastAsia="Times New Roman"/>
                    </w:rPr>
                    <w:t xml:space="preserve"> and additional values at any level defined by data providers. </w:t>
                  </w:r>
                </w:p>
              </w:tc>
            </w:tr>
          </w:tbl>
          <w:p w:rsidR="00FF25E9" w:rsidRDefault="00FF25E9">
            <w:pPr>
              <w:rPr>
                <w:rFonts w:eastAsia="Times New Roman"/>
                <w:sz w:val="24"/>
                <w:szCs w:val="24"/>
              </w:rPr>
            </w:pPr>
          </w:p>
        </w:tc>
      </w:tr>
    </w:tbl>
    <w:p w:rsidR="00FF25E9" w:rsidRDefault="00FF25E9" w:rsidP="00FF25E9">
      <w:pPr>
        <w:pStyle w:val="Titolo4"/>
        <w:rPr>
          <w:rFonts w:eastAsia="Times New Roman"/>
        </w:rPr>
      </w:pPr>
      <w:r>
        <w:rPr>
          <w:rFonts w:eastAsia="Times New Roman"/>
        </w:rPr>
        <w:t>Imported types (informative)</w:t>
      </w:r>
    </w:p>
    <w:p w:rsidR="00FF25E9" w:rsidRPr="00F91CA8" w:rsidRDefault="00FF25E9" w:rsidP="00FF25E9">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FF25E9" w:rsidRDefault="00FF25E9" w:rsidP="00FF25E9">
      <w:pPr>
        <w:pStyle w:val="Titolo5"/>
        <w:rPr>
          <w:rFonts w:eastAsia="Times New Roman"/>
        </w:rPr>
      </w:pPr>
      <w:r>
        <w:rPr>
          <w:rFonts w:eastAsia="Times New Roman"/>
        </w:rPr>
        <w:t>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FF25E9" w:rsidTr="00FF25E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25E9" w:rsidRDefault="00FF25E9">
            <w:pPr>
              <w:spacing w:line="225" w:lineRule="atLeast"/>
              <w:rPr>
                <w:rFonts w:eastAsia="Times New Roman"/>
                <w:sz w:val="24"/>
                <w:szCs w:val="24"/>
              </w:rPr>
            </w:pPr>
            <w:r>
              <w:rPr>
                <w:rFonts w:eastAsia="Times New Roman"/>
                <w:b/>
                <w:bCs/>
              </w:rPr>
              <w:t>Pipe</w:t>
            </w:r>
          </w:p>
        </w:tc>
      </w:tr>
      <w:tr w:rsidR="00FF25E9" w:rsidTr="00FF25E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Package:</w:t>
                  </w:r>
                </w:p>
              </w:tc>
              <w:tc>
                <w:tcPr>
                  <w:tcW w:w="0" w:type="auto"/>
                  <w:hideMark/>
                </w:tcPr>
                <w:p w:rsidR="00FF25E9" w:rsidRDefault="00FF25E9">
                  <w:pPr>
                    <w:rPr>
                      <w:rFonts w:eastAsia="Times New Roman"/>
                      <w:sz w:val="24"/>
                      <w:szCs w:val="24"/>
                    </w:rPr>
                  </w:pPr>
                  <w:r>
                    <w:rPr>
                      <w:rFonts w:eastAsia="Times New Roman"/>
                    </w:rPr>
                    <w:t>Common Utility Network Elements</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Reference:</w:t>
                  </w:r>
                </w:p>
              </w:tc>
              <w:tc>
                <w:tcPr>
                  <w:tcW w:w="0" w:type="auto"/>
                  <w:hideMark/>
                </w:tcPr>
                <w:p w:rsidR="00FF25E9" w:rsidRDefault="00FF25E9">
                  <w:pPr>
                    <w:rPr>
                      <w:rFonts w:eastAsia="Times New Roman"/>
                      <w:sz w:val="24"/>
                      <w:szCs w:val="24"/>
                    </w:rPr>
                  </w:pPr>
                  <w:r>
                    <w:rPr>
                      <w:rFonts w:eastAsia="Times New Roman"/>
                    </w:rPr>
                    <w:t>INSPIRE Data specification on Utility and Governmental Services [DS-D2.8.III.6]</w:t>
                  </w:r>
                </w:p>
              </w:tc>
            </w:tr>
            <w:tr w:rsidR="00FF25E9">
              <w:trPr>
                <w:tblCellSpacing w:w="0" w:type="dxa"/>
              </w:trPr>
              <w:tc>
                <w:tcPr>
                  <w:tcW w:w="360" w:type="dxa"/>
                  <w:hideMark/>
                </w:tcPr>
                <w:p w:rsidR="00FF25E9" w:rsidRDefault="00FF25E9">
                  <w:pPr>
                    <w:rPr>
                      <w:rFonts w:eastAsia="Times New Roman"/>
                      <w:sz w:val="24"/>
                      <w:szCs w:val="24"/>
                    </w:rPr>
                  </w:pPr>
                  <w:r>
                    <w:rPr>
                      <w:rFonts w:eastAsia="Times New Roman"/>
                    </w:rPr>
                    <w:t> </w:t>
                  </w:r>
                </w:p>
              </w:tc>
              <w:tc>
                <w:tcPr>
                  <w:tcW w:w="1500" w:type="dxa"/>
                  <w:hideMark/>
                </w:tcPr>
                <w:p w:rsidR="00FF25E9" w:rsidRDefault="00FF25E9">
                  <w:pPr>
                    <w:rPr>
                      <w:rFonts w:eastAsia="Times New Roman"/>
                      <w:sz w:val="24"/>
                      <w:szCs w:val="24"/>
                    </w:rPr>
                  </w:pPr>
                  <w:r>
                    <w:rPr>
                      <w:rFonts w:eastAsia="Times New Roman"/>
                    </w:rPr>
                    <w:t>Definition:</w:t>
                  </w:r>
                </w:p>
              </w:tc>
              <w:tc>
                <w:tcPr>
                  <w:tcW w:w="0" w:type="auto"/>
                  <w:hideMark/>
                </w:tcPr>
                <w:p w:rsidR="00FF25E9" w:rsidRDefault="00FF25E9">
                  <w:pPr>
                    <w:rPr>
                      <w:rFonts w:eastAsia="Times New Roman"/>
                      <w:sz w:val="24"/>
                      <w:szCs w:val="24"/>
                    </w:rPr>
                  </w:pPr>
                  <w:r>
                    <w:rPr>
                      <w:rFonts w:eastAsia="Times New Roman"/>
                    </w:rPr>
                    <w:t>A utility link or link sequence for the conveyance of solids, liquids, chemicals or gases from one location to another. A pipe can also be used as an object to encase several cables (a bundle of cables) or other (smaller) pipes.</w:t>
                  </w:r>
                </w:p>
              </w:tc>
            </w:tr>
          </w:tbl>
          <w:p w:rsidR="00FF25E9" w:rsidRDefault="00FF25E9">
            <w:pPr>
              <w:rPr>
                <w:rFonts w:eastAsia="Times New Roman"/>
                <w:sz w:val="24"/>
                <w:szCs w:val="24"/>
              </w:rPr>
            </w:pPr>
          </w:p>
        </w:tc>
      </w:tr>
    </w:tbl>
    <w:p w:rsidR="00FF25E9" w:rsidRDefault="00FF25E9" w:rsidP="00FF25E9">
      <w:pPr>
        <w:rPr>
          <w:rFonts w:eastAsia="Times New Roman"/>
        </w:rPr>
      </w:pPr>
    </w:p>
    <w:p w:rsidR="00BA1C47" w:rsidRPr="003A0998" w:rsidRDefault="00BA1C47" w:rsidP="001C0701">
      <w:pPr>
        <w:pStyle w:val="Titolo3"/>
        <w:rPr>
          <w:lang w:val="en-US"/>
        </w:rPr>
      </w:pPr>
      <w:bookmarkStart w:id="209" w:name="_Toc374519888"/>
      <w:r w:rsidRPr="003A0998">
        <w:rPr>
          <w:lang w:val="en-US"/>
        </w:rPr>
        <w:t>Externally governed code lists</w:t>
      </w:r>
      <w:bookmarkEnd w:id="209"/>
    </w:p>
    <w:p w:rsidR="00BA1C47" w:rsidRPr="00B318DD" w:rsidRDefault="00BA1C47" w:rsidP="00BA1C47">
      <w:pPr>
        <w:rPr>
          <w:b/>
          <w:szCs w:val="19"/>
        </w:rPr>
      </w:pPr>
    </w:p>
    <w:p w:rsidR="00FF25E9" w:rsidRPr="00B318DD" w:rsidRDefault="00FF25E9" w:rsidP="00FF25E9">
      <w:pPr>
        <w:rPr>
          <w:szCs w:val="19"/>
          <w:lang w:val="en-US"/>
        </w:rPr>
      </w:pPr>
      <w:r w:rsidRPr="00B318DD">
        <w:rPr>
          <w:szCs w:val="19"/>
          <w:lang w:val="en-US"/>
        </w:rPr>
        <w:t xml:space="preserve">There are not externally governed code list in this application schema. </w:t>
      </w:r>
    </w:p>
    <w:p w:rsidR="0062021A" w:rsidRDefault="0062021A" w:rsidP="003D2FF9">
      <w:pPr>
        <w:pStyle w:val="Titolo1"/>
        <w:tabs>
          <w:tab w:val="clear" w:pos="425"/>
          <w:tab w:val="left" w:pos="431"/>
        </w:tabs>
        <w:spacing w:after="60"/>
        <w:ind w:left="431" w:hanging="431"/>
        <w:jc w:val="both"/>
      </w:pPr>
      <w:bookmarkStart w:id="210" w:name="_Toc234294844"/>
      <w:bookmarkStart w:id="211" w:name="_Toc234295478"/>
      <w:bookmarkStart w:id="212" w:name="_Ref234312963"/>
      <w:bookmarkStart w:id="213" w:name="_Toc237149736"/>
      <w:bookmarkStart w:id="214" w:name="_Toc239590417"/>
      <w:bookmarkStart w:id="215" w:name="reference_systems"/>
      <w:bookmarkStart w:id="216" w:name="_Toc374519889"/>
      <w:r>
        <w:t>Reference systems</w:t>
      </w:r>
      <w:bookmarkEnd w:id="214"/>
      <w:r>
        <w:t>, units of measure and grids</w:t>
      </w:r>
      <w:bookmarkEnd w:id="216"/>
    </w:p>
    <w:p w:rsidR="0062021A" w:rsidRDefault="0062021A" w:rsidP="0062021A">
      <w:pPr>
        <w:pStyle w:val="Titolo2"/>
        <w:shd w:val="clear" w:color="auto" w:fill="E6E6E6"/>
        <w:tabs>
          <w:tab w:val="num" w:pos="709"/>
        </w:tabs>
      </w:pPr>
      <w:bookmarkStart w:id="217" w:name="_Toc374519890"/>
      <w:r>
        <w:t>Default reference systems, units of measure and grid</w:t>
      </w:r>
      <w:bookmarkEnd w:id="217"/>
    </w:p>
    <w:p w:rsidR="0062021A" w:rsidRDefault="0062021A" w:rsidP="003D2FF9">
      <w:pPr>
        <w:keepNext/>
        <w:shd w:val="clear" w:color="auto" w:fill="E6E6E6"/>
      </w:pPr>
    </w:p>
    <w:p w:rsidR="0062021A" w:rsidRPr="00711752" w:rsidRDefault="0062021A" w:rsidP="003D2FF9">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62021A" w:rsidRDefault="0062021A" w:rsidP="0062021A">
      <w:pPr>
        <w:pStyle w:val="Titolo3"/>
        <w:shd w:val="clear" w:color="auto" w:fill="E6E6E6"/>
        <w:tabs>
          <w:tab w:val="clear" w:pos="851"/>
          <w:tab w:val="num" w:pos="992"/>
        </w:tabs>
        <w:ind w:left="992" w:hanging="992"/>
      </w:pPr>
      <w:bookmarkStart w:id="218" w:name="_Toc239590418"/>
      <w:bookmarkStart w:id="219" w:name="_Toc374519891"/>
      <w:r>
        <w:t>Coordinate reference systems</w:t>
      </w:r>
      <w:bookmarkEnd w:id="218"/>
      <w:bookmarkEnd w:id="219"/>
    </w:p>
    <w:p w:rsidR="0062021A" w:rsidRPr="003A0998" w:rsidRDefault="0062021A" w:rsidP="0062021A">
      <w:pPr>
        <w:pStyle w:val="Titolo4"/>
        <w:shd w:val="clear" w:color="auto" w:fill="E6E6E6"/>
        <w:tabs>
          <w:tab w:val="clear" w:pos="992"/>
        </w:tabs>
        <w:rPr>
          <w:b w:val="0"/>
        </w:rPr>
      </w:pPr>
      <w:bookmarkStart w:id="220" w:name="_Toc239590419"/>
      <w:r w:rsidRPr="003A0998">
        <w:rPr>
          <w:b w:val="0"/>
        </w:rPr>
        <w:t>Datum</w:t>
      </w:r>
    </w:p>
    <w:p w:rsidR="0062021A" w:rsidRPr="00721AEF" w:rsidRDefault="0062021A" w:rsidP="003D2FF9">
      <w:pPr>
        <w:keepNext/>
        <w:shd w:val="clear" w:color="auto" w:fill="E6E6E6"/>
      </w:pPr>
    </w:p>
    <w:p w:rsidR="0062021A" w:rsidRPr="001F10D0" w:rsidRDefault="0062021A" w:rsidP="003D2FF9">
      <w:pPr>
        <w:pStyle w:val="IRrequirementgrey"/>
        <w:jc w:val="center"/>
        <w:rPr>
          <w:b/>
          <w:color w:val="FF0000"/>
        </w:rPr>
      </w:pPr>
      <w:r w:rsidRPr="001F10D0">
        <w:rPr>
          <w:b/>
          <w:color w:val="FF0000"/>
        </w:rPr>
        <w:t>IR Requirement</w:t>
      </w:r>
    </w:p>
    <w:p w:rsidR="0062021A" w:rsidRPr="001F10D0" w:rsidRDefault="0062021A" w:rsidP="003D2FF9">
      <w:pPr>
        <w:pStyle w:val="IRrequirementgrey"/>
        <w:jc w:val="center"/>
        <w:rPr>
          <w:i/>
        </w:rPr>
      </w:pPr>
      <w:r w:rsidRPr="001F10D0">
        <w:rPr>
          <w:i/>
        </w:rPr>
        <w:t>Annex II, Section 1.2</w:t>
      </w:r>
    </w:p>
    <w:p w:rsidR="0062021A" w:rsidRDefault="0062021A" w:rsidP="003D2FF9">
      <w:pPr>
        <w:pStyle w:val="IRrequirementgrey"/>
        <w:jc w:val="center"/>
        <w:rPr>
          <w:b/>
        </w:rPr>
      </w:pPr>
      <w:r w:rsidRPr="001F10D0">
        <w:rPr>
          <w:b/>
        </w:rPr>
        <w:t>Datum for three-dimensional and two-dimensional coordinate reference systems</w:t>
      </w:r>
    </w:p>
    <w:p w:rsidR="0062021A" w:rsidRPr="001F10D0" w:rsidRDefault="0062021A" w:rsidP="003D2FF9">
      <w:pPr>
        <w:pStyle w:val="IRrequirementgrey"/>
        <w:jc w:val="center"/>
        <w:rPr>
          <w:b/>
        </w:rPr>
      </w:pPr>
    </w:p>
    <w:p w:rsidR="0062021A" w:rsidRDefault="0062021A" w:rsidP="003D2FF9">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62021A" w:rsidRPr="00FD16BA" w:rsidRDefault="0062021A" w:rsidP="003D2FF9">
      <w:pPr>
        <w:shd w:val="clear" w:color="auto" w:fill="E6E6E6"/>
      </w:pPr>
      <w:bookmarkStart w:id="221" w:name="_Toc239590420"/>
    </w:p>
    <w:p w:rsidR="0062021A" w:rsidRPr="003A0998" w:rsidRDefault="0062021A" w:rsidP="0062021A">
      <w:pPr>
        <w:pStyle w:val="Titolo4"/>
        <w:shd w:val="clear" w:color="auto" w:fill="E6E6E6"/>
        <w:tabs>
          <w:tab w:val="clear" w:pos="992"/>
        </w:tabs>
        <w:rPr>
          <w:b w:val="0"/>
        </w:rPr>
      </w:pPr>
      <w:r w:rsidRPr="003A0998">
        <w:rPr>
          <w:b w:val="0"/>
        </w:rPr>
        <w:t>Coordinate reference systems</w:t>
      </w:r>
      <w:bookmarkEnd w:id="221"/>
    </w:p>
    <w:p w:rsidR="0062021A" w:rsidRDefault="0062021A" w:rsidP="003D2FF9">
      <w:pPr>
        <w:keepNext/>
        <w:shd w:val="clear" w:color="auto" w:fill="E6E6E6"/>
      </w:pPr>
    </w:p>
    <w:p w:rsidR="0062021A" w:rsidRPr="001F10D0" w:rsidRDefault="0062021A" w:rsidP="003D2FF9">
      <w:pPr>
        <w:pStyle w:val="IRrequirementgrey"/>
        <w:jc w:val="center"/>
        <w:rPr>
          <w:b/>
          <w:color w:val="FF0000"/>
        </w:rPr>
      </w:pPr>
      <w:r w:rsidRPr="001F10D0">
        <w:rPr>
          <w:b/>
          <w:color w:val="FF0000"/>
        </w:rPr>
        <w:t>IR Requirement</w:t>
      </w:r>
    </w:p>
    <w:p w:rsidR="0062021A" w:rsidRPr="001F10D0" w:rsidRDefault="0062021A" w:rsidP="003D2FF9">
      <w:pPr>
        <w:pStyle w:val="IRrequirementgrey"/>
        <w:jc w:val="center"/>
        <w:rPr>
          <w:i/>
        </w:rPr>
      </w:pPr>
      <w:r w:rsidRPr="001F10D0">
        <w:rPr>
          <w:i/>
        </w:rPr>
        <w:t>Annex II</w:t>
      </w:r>
      <w:r>
        <w:rPr>
          <w:i/>
        </w:rPr>
        <w:t>, Section 1.3</w:t>
      </w:r>
    </w:p>
    <w:p w:rsidR="0062021A" w:rsidRDefault="0062021A" w:rsidP="003D2FF9">
      <w:pPr>
        <w:pStyle w:val="IRrequirementgrey"/>
        <w:jc w:val="center"/>
        <w:rPr>
          <w:b/>
        </w:rPr>
      </w:pPr>
      <w:r w:rsidRPr="001F10D0">
        <w:rPr>
          <w:b/>
        </w:rPr>
        <w:t>Coordinate Reference Systems</w:t>
      </w:r>
    </w:p>
    <w:p w:rsidR="0062021A" w:rsidRDefault="0062021A" w:rsidP="003D2FF9">
      <w:pPr>
        <w:pStyle w:val="IRrequirementgrey"/>
        <w:jc w:val="center"/>
        <w:rPr>
          <w:b/>
        </w:rPr>
      </w:pPr>
    </w:p>
    <w:p w:rsidR="0062021A" w:rsidRDefault="0062021A" w:rsidP="003D2FF9">
      <w:pPr>
        <w:pStyle w:val="IRrequirementgrey"/>
        <w:keepNext w:val="0"/>
      </w:pPr>
      <w:r>
        <w:t>Spatial data sets shall be made available using at least one of the coordinate reference systems specified in sections 1.3.1, 1.3.2 and 1.3.3, unless one of the conditions specified in section 1.3.4 holds.</w:t>
      </w:r>
    </w:p>
    <w:p w:rsidR="0062021A" w:rsidRDefault="0062021A" w:rsidP="003D2FF9">
      <w:pPr>
        <w:pStyle w:val="IRrequirementgrey"/>
        <w:keepNext w:val="0"/>
        <w:tabs>
          <w:tab w:val="left" w:pos="426"/>
        </w:tabs>
      </w:pPr>
    </w:p>
    <w:p w:rsidR="0062021A" w:rsidRDefault="0062021A" w:rsidP="003D2FF9">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62021A" w:rsidRPr="00721AEF" w:rsidRDefault="0062021A" w:rsidP="003D2FF9">
      <w:pPr>
        <w:pStyle w:val="IRrequirementgrey"/>
        <w:tabs>
          <w:tab w:val="left" w:pos="426"/>
        </w:tabs>
        <w:rPr>
          <w:b/>
          <w:lang w:val="en-GB"/>
        </w:rPr>
      </w:pP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62021A" w:rsidRDefault="0062021A" w:rsidP="003D2FF9">
      <w:pPr>
        <w:pStyle w:val="IRrequirementgrey"/>
        <w:keepNext w:val="0"/>
        <w:tabs>
          <w:tab w:val="left" w:pos="426"/>
        </w:tabs>
        <w:rPr>
          <w:lang w:val="en-GB"/>
        </w:rPr>
      </w:pPr>
    </w:p>
    <w:p w:rsidR="0062021A" w:rsidRDefault="0062021A" w:rsidP="003D2FF9">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62021A" w:rsidRPr="00721AEF" w:rsidRDefault="0062021A" w:rsidP="003D2FF9">
      <w:pPr>
        <w:pStyle w:val="IRrequirementgrey"/>
        <w:tabs>
          <w:tab w:val="left" w:pos="426"/>
        </w:tabs>
        <w:rPr>
          <w:b/>
          <w:lang w:val="en-GB"/>
        </w:rPr>
      </w:pP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62021A" w:rsidRDefault="0062021A" w:rsidP="003D2FF9">
      <w:pPr>
        <w:pStyle w:val="IRrequirementgrey"/>
        <w:keepNext w:val="0"/>
        <w:tabs>
          <w:tab w:val="left" w:pos="426"/>
        </w:tabs>
        <w:rPr>
          <w:lang w:val="en-GB"/>
        </w:rPr>
      </w:pPr>
    </w:p>
    <w:p w:rsidR="0062021A" w:rsidRDefault="0062021A" w:rsidP="003D2FF9">
      <w:pPr>
        <w:pStyle w:val="IRrequirementgrey"/>
        <w:tabs>
          <w:tab w:val="left" w:pos="426"/>
        </w:tabs>
        <w:rPr>
          <w:b/>
          <w:lang w:val="en-GB"/>
        </w:rPr>
      </w:pPr>
      <w:r w:rsidRPr="00721AEF">
        <w:rPr>
          <w:b/>
          <w:lang w:val="en-GB"/>
        </w:rPr>
        <w:t>1.3.3.</w:t>
      </w:r>
      <w:r w:rsidRPr="00721AEF">
        <w:rPr>
          <w:b/>
          <w:lang w:val="en-GB"/>
        </w:rPr>
        <w:tab/>
        <w:t>Compound Coordinate Reference Systems</w:t>
      </w:r>
    </w:p>
    <w:p w:rsidR="0062021A" w:rsidRPr="00721AEF" w:rsidRDefault="0062021A" w:rsidP="003D2FF9">
      <w:pPr>
        <w:pStyle w:val="IRrequirementgrey"/>
        <w:tabs>
          <w:tab w:val="left" w:pos="426"/>
        </w:tabs>
        <w:rPr>
          <w:b/>
          <w:lang w:val="en-GB"/>
        </w:rPr>
      </w:pPr>
    </w:p>
    <w:p w:rsidR="0062021A" w:rsidRPr="00721AEF" w:rsidRDefault="0062021A" w:rsidP="003D2FF9">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62021A" w:rsidRPr="00721AEF" w:rsidRDefault="0062021A" w:rsidP="003D2FF9">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62021A" w:rsidRPr="00721AEF" w:rsidRDefault="0062021A" w:rsidP="0062021A">
      <w:pPr>
        <w:pStyle w:val="IRrequirementgrey"/>
        <w:keepNext w:val="0"/>
        <w:numPr>
          <w:ilvl w:val="0"/>
          <w:numId w:val="22"/>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62021A" w:rsidRDefault="0062021A" w:rsidP="0062021A">
      <w:pPr>
        <w:pStyle w:val="IRrequirementgrey"/>
        <w:keepNext w:val="0"/>
        <w:numPr>
          <w:ilvl w:val="0"/>
          <w:numId w:val="22"/>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62021A" w:rsidRPr="00B366A9" w:rsidRDefault="0062021A" w:rsidP="0062021A">
      <w:pPr>
        <w:pStyle w:val="IRrequirementgrey"/>
        <w:keepNext w:val="0"/>
        <w:numPr>
          <w:ilvl w:val="0"/>
          <w:numId w:val="22"/>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62021A" w:rsidRPr="00B366A9" w:rsidRDefault="0062021A" w:rsidP="0062021A">
      <w:pPr>
        <w:pStyle w:val="IRrequirementgrey"/>
        <w:keepNext w:val="0"/>
        <w:numPr>
          <w:ilvl w:val="0"/>
          <w:numId w:val="22"/>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62021A" w:rsidRPr="00721AEF" w:rsidRDefault="0062021A" w:rsidP="003D2FF9">
      <w:pPr>
        <w:pStyle w:val="IRrequirementgrey"/>
        <w:keepNext w:val="0"/>
        <w:tabs>
          <w:tab w:val="left" w:pos="426"/>
        </w:tabs>
        <w:rPr>
          <w:lang w:val="en-GB"/>
        </w:rPr>
      </w:pPr>
    </w:p>
    <w:p w:rsidR="0062021A" w:rsidRDefault="0062021A" w:rsidP="003D2FF9">
      <w:pPr>
        <w:pStyle w:val="IRrequirementgrey"/>
        <w:rPr>
          <w:b/>
          <w:lang w:val="en-GB"/>
        </w:rPr>
      </w:pPr>
      <w:r w:rsidRPr="00721AEF">
        <w:rPr>
          <w:b/>
          <w:lang w:val="en-GB"/>
        </w:rPr>
        <w:t>1.3.4.</w:t>
      </w:r>
      <w:r w:rsidRPr="00721AEF">
        <w:rPr>
          <w:b/>
          <w:lang w:val="en-GB"/>
        </w:rPr>
        <w:tab/>
        <w:t>Other Coordinate Reference Systems</w:t>
      </w:r>
    </w:p>
    <w:p w:rsidR="0062021A" w:rsidRPr="00721AEF" w:rsidRDefault="0062021A" w:rsidP="003D2FF9">
      <w:pPr>
        <w:pStyle w:val="IRrequirementgrey"/>
        <w:rPr>
          <w:b/>
          <w:lang w:val="en-GB"/>
        </w:rPr>
      </w:pPr>
    </w:p>
    <w:p w:rsidR="0062021A" w:rsidRDefault="0062021A" w:rsidP="003D2FF9">
      <w:pPr>
        <w:pStyle w:val="IRrequirementgrey"/>
        <w:keepNext w:val="0"/>
        <w:rPr>
          <w:lang w:val="en-GB"/>
        </w:rPr>
      </w:pPr>
      <w:r w:rsidRPr="00721AEF">
        <w:rPr>
          <w:lang w:val="en-GB"/>
        </w:rPr>
        <w:t>Exceptions, where other coordinate reference systems than those listed in 1.3.1, 1.3.2 or 1.3.3 may be used, are:</w:t>
      </w:r>
    </w:p>
    <w:p w:rsidR="0062021A" w:rsidRPr="00721AEF" w:rsidRDefault="0062021A" w:rsidP="003D2FF9">
      <w:pPr>
        <w:pStyle w:val="IRrequirementgrey"/>
        <w:keepNext w:val="0"/>
        <w:rPr>
          <w:lang w:val="en-GB"/>
        </w:rPr>
      </w:pPr>
    </w:p>
    <w:p w:rsidR="0062021A" w:rsidRPr="00721AEF" w:rsidRDefault="0062021A" w:rsidP="003D2FF9">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62021A" w:rsidRPr="00721AEF" w:rsidRDefault="0062021A" w:rsidP="003D2FF9">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62021A" w:rsidRDefault="0062021A" w:rsidP="003D2FF9">
      <w:pPr>
        <w:pStyle w:val="IRrequirementgrey"/>
        <w:keepNext w:val="0"/>
        <w:rPr>
          <w:lang w:val="en-GB"/>
        </w:rPr>
      </w:pPr>
    </w:p>
    <w:p w:rsidR="0062021A" w:rsidRPr="00721AEF" w:rsidRDefault="0062021A" w:rsidP="003D2FF9">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220"/>
    <w:p w:rsidR="0062021A" w:rsidRDefault="0062021A" w:rsidP="003D2FF9">
      <w:pPr>
        <w:shd w:val="clear" w:color="auto" w:fill="E6E6E6"/>
      </w:pPr>
    </w:p>
    <w:p w:rsidR="0062021A" w:rsidRPr="003A0998" w:rsidRDefault="0062021A" w:rsidP="0062021A">
      <w:pPr>
        <w:pStyle w:val="Titolo4"/>
        <w:shd w:val="clear" w:color="auto" w:fill="E6E6E6"/>
        <w:tabs>
          <w:tab w:val="clear" w:pos="992"/>
        </w:tabs>
        <w:rPr>
          <w:b w:val="0"/>
        </w:rPr>
      </w:pPr>
      <w:bookmarkStart w:id="222" w:name="_Toc239590421"/>
      <w:r w:rsidRPr="003A0998">
        <w:rPr>
          <w:b w:val="0"/>
        </w:rPr>
        <w:t>Display</w:t>
      </w:r>
      <w:bookmarkEnd w:id="222"/>
    </w:p>
    <w:p w:rsidR="0062021A" w:rsidRDefault="0062021A" w:rsidP="003D2FF9">
      <w:pPr>
        <w:keepNext/>
        <w:shd w:val="clear" w:color="auto" w:fill="E6E6E6"/>
      </w:pPr>
    </w:p>
    <w:p w:rsidR="0062021A" w:rsidRPr="001F10D0" w:rsidRDefault="0062021A" w:rsidP="003D2FF9">
      <w:pPr>
        <w:pStyle w:val="IRrequirementgrey"/>
        <w:jc w:val="center"/>
        <w:rPr>
          <w:b/>
          <w:color w:val="FF0000"/>
        </w:rPr>
      </w:pPr>
      <w:r w:rsidRPr="001F10D0">
        <w:rPr>
          <w:b/>
          <w:color w:val="FF0000"/>
        </w:rPr>
        <w:t>IR Requirement</w:t>
      </w:r>
    </w:p>
    <w:p w:rsidR="0062021A" w:rsidRPr="001F10D0" w:rsidRDefault="0062021A" w:rsidP="003D2FF9">
      <w:pPr>
        <w:pStyle w:val="IRrequirementgrey"/>
        <w:jc w:val="center"/>
        <w:rPr>
          <w:i/>
        </w:rPr>
      </w:pPr>
      <w:r w:rsidRPr="001F10D0">
        <w:rPr>
          <w:i/>
        </w:rPr>
        <w:t>Annex II</w:t>
      </w:r>
      <w:r>
        <w:rPr>
          <w:i/>
        </w:rPr>
        <w:t>, Section 1.4</w:t>
      </w:r>
    </w:p>
    <w:p w:rsidR="0062021A" w:rsidRDefault="0062021A" w:rsidP="003D2FF9">
      <w:pPr>
        <w:pStyle w:val="IRrequirementgrey"/>
        <w:jc w:val="center"/>
        <w:rPr>
          <w:b/>
        </w:rPr>
      </w:pPr>
      <w:r w:rsidRPr="00A02230">
        <w:rPr>
          <w:b/>
        </w:rPr>
        <w:t>Coordinate Reference Systems used in the View Network Service</w:t>
      </w:r>
    </w:p>
    <w:p w:rsidR="0062021A" w:rsidRDefault="0062021A" w:rsidP="003D2FF9">
      <w:pPr>
        <w:pStyle w:val="IRrequirementgrey"/>
      </w:pPr>
    </w:p>
    <w:p w:rsidR="0062021A" w:rsidRPr="00A02230" w:rsidRDefault="0062021A" w:rsidP="003D2FF9">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62021A" w:rsidRPr="00F04E14" w:rsidRDefault="0062021A" w:rsidP="003D2FF9">
      <w:pPr>
        <w:shd w:val="clear" w:color="auto" w:fill="E6E6E6"/>
      </w:pPr>
      <w:bookmarkStart w:id="223" w:name="_Toc239590422"/>
    </w:p>
    <w:p w:rsidR="0062021A" w:rsidRPr="003A0998" w:rsidRDefault="0062021A" w:rsidP="0062021A">
      <w:pPr>
        <w:pStyle w:val="Titolo4"/>
        <w:shd w:val="clear" w:color="auto" w:fill="E6E6E6"/>
        <w:tabs>
          <w:tab w:val="clear" w:pos="992"/>
        </w:tabs>
        <w:rPr>
          <w:b w:val="0"/>
        </w:rPr>
      </w:pPr>
      <w:r w:rsidRPr="003A0998">
        <w:rPr>
          <w:b w:val="0"/>
        </w:rPr>
        <w:t>Identifiers for coordinate reference systems</w:t>
      </w:r>
      <w:bookmarkEnd w:id="223"/>
    </w:p>
    <w:p w:rsidR="0062021A" w:rsidRDefault="0062021A" w:rsidP="003D2FF9">
      <w:pPr>
        <w:keepNext/>
        <w:shd w:val="clear" w:color="auto" w:fill="E6E6E6"/>
      </w:pPr>
    </w:p>
    <w:p w:rsidR="0062021A" w:rsidRPr="001F10D0" w:rsidRDefault="0062021A" w:rsidP="003D2FF9">
      <w:pPr>
        <w:pStyle w:val="IRrequirementgrey"/>
        <w:jc w:val="center"/>
        <w:rPr>
          <w:b/>
          <w:color w:val="FF0000"/>
        </w:rPr>
      </w:pPr>
      <w:r w:rsidRPr="001F10D0">
        <w:rPr>
          <w:b/>
          <w:color w:val="FF0000"/>
        </w:rPr>
        <w:t>IR Requirement</w:t>
      </w:r>
    </w:p>
    <w:p w:rsidR="0062021A" w:rsidRPr="001F10D0" w:rsidRDefault="0062021A" w:rsidP="003D2FF9">
      <w:pPr>
        <w:pStyle w:val="IRrequirementgrey"/>
        <w:jc w:val="center"/>
        <w:rPr>
          <w:i/>
        </w:rPr>
      </w:pPr>
      <w:r w:rsidRPr="001F10D0">
        <w:rPr>
          <w:i/>
        </w:rPr>
        <w:t>Annex II</w:t>
      </w:r>
      <w:r>
        <w:rPr>
          <w:i/>
        </w:rPr>
        <w:t>, Section 1.5</w:t>
      </w:r>
    </w:p>
    <w:p w:rsidR="0062021A" w:rsidRDefault="0062021A" w:rsidP="003D2FF9">
      <w:pPr>
        <w:pStyle w:val="IRrequirementgrey"/>
        <w:jc w:val="center"/>
        <w:rPr>
          <w:b/>
        </w:rPr>
      </w:pPr>
      <w:r w:rsidRPr="005B3F65">
        <w:rPr>
          <w:b/>
        </w:rPr>
        <w:t>Coordinate Reference System Identifiers</w:t>
      </w:r>
    </w:p>
    <w:p w:rsidR="0062021A" w:rsidRDefault="0062021A" w:rsidP="003D2FF9">
      <w:pPr>
        <w:pStyle w:val="IRrequirementgrey"/>
      </w:pPr>
    </w:p>
    <w:p w:rsidR="0062021A" w:rsidRPr="00A02230" w:rsidRDefault="0062021A" w:rsidP="003D2FF9">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62021A" w:rsidRPr="00A02230" w:rsidRDefault="0062021A" w:rsidP="003D2FF9">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62021A" w:rsidRDefault="0062021A" w:rsidP="003D2FF9">
      <w:pPr>
        <w:shd w:val="clear" w:color="auto" w:fill="E6E6E6"/>
      </w:pPr>
    </w:p>
    <w:p w:rsidR="0062021A" w:rsidRDefault="0062021A" w:rsidP="003D2FF9">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w:t>
      </w:r>
      <w:r w:rsidRPr="00594AED">
        <w:t>i</w:t>
      </w:r>
      <w:r w:rsidRPr="00594AED">
        <w:t>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39406C">
        <w:rPr>
          <w:i/>
        </w:rPr>
        <w:t>http://www.epsg-registry.org/</w:t>
      </w:r>
      <w:r>
        <w:t xml:space="preserve">). </w:t>
      </w:r>
    </w:p>
    <w:p w:rsidR="0062021A" w:rsidRDefault="0062021A" w:rsidP="003D2FF9">
      <w:pPr>
        <w:shd w:val="clear" w:color="auto" w:fill="E6E6E6"/>
      </w:pPr>
    </w:p>
    <w:p w:rsidR="0062021A" w:rsidRDefault="0062021A" w:rsidP="003D2FF9">
      <w:pPr>
        <w:pStyle w:val="TGRequirementgrey"/>
      </w:pPr>
      <w:r>
        <w:t>The</w:t>
      </w:r>
      <w:r w:rsidRPr="00744049">
        <w:t xml:space="preserve"> identifiers </w:t>
      </w:r>
      <w:r>
        <w:t xml:space="preserve">listed in </w:t>
      </w:r>
      <w:r w:rsidR="00C42249">
        <w:t xml:space="preserve">Table </w:t>
      </w:r>
      <w:r w:rsidR="00C42249">
        <w:rPr>
          <w:noProof/>
        </w:rPr>
        <w:t>2</w:t>
      </w:r>
      <w:r w:rsidRPr="00744049">
        <w:t xml:space="preserve"> shall be used for </w:t>
      </w:r>
      <w:r>
        <w:t>referring to the coordinate reference systems used in a data set.</w:t>
      </w:r>
    </w:p>
    <w:p w:rsidR="0062021A" w:rsidRPr="00FD759F" w:rsidRDefault="0062021A" w:rsidP="003D2FF9">
      <w:pPr>
        <w:shd w:val="clear" w:color="auto" w:fill="E6E6E6"/>
      </w:pPr>
    </w:p>
    <w:p w:rsidR="0062021A" w:rsidRPr="00FD759F" w:rsidRDefault="0062021A" w:rsidP="003D2FF9">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62021A" w:rsidRDefault="0062021A" w:rsidP="0062021A">
      <w:pPr>
        <w:numPr>
          <w:ilvl w:val="0"/>
          <w:numId w:val="23"/>
        </w:numPr>
        <w:shd w:val="clear" w:color="auto" w:fill="E6E6E6"/>
        <w:tabs>
          <w:tab w:val="left" w:pos="567"/>
        </w:tabs>
        <w:ind w:left="284" w:hanging="284"/>
      </w:pPr>
      <w:r>
        <w:t>data encoding,</w:t>
      </w:r>
    </w:p>
    <w:p w:rsidR="0062021A" w:rsidRDefault="0062021A" w:rsidP="0062021A">
      <w:pPr>
        <w:numPr>
          <w:ilvl w:val="0"/>
          <w:numId w:val="23"/>
        </w:numPr>
        <w:shd w:val="clear" w:color="auto" w:fill="E6E6E6"/>
        <w:tabs>
          <w:tab w:val="left" w:pos="567"/>
        </w:tabs>
        <w:ind w:left="284" w:hanging="284"/>
      </w:pPr>
      <w:r>
        <w:t>data set and service metadata, and</w:t>
      </w:r>
    </w:p>
    <w:p w:rsidR="0062021A" w:rsidRPr="00FD759F" w:rsidRDefault="0062021A" w:rsidP="0062021A">
      <w:pPr>
        <w:numPr>
          <w:ilvl w:val="0"/>
          <w:numId w:val="23"/>
        </w:numPr>
        <w:shd w:val="clear" w:color="auto" w:fill="E6E6E6"/>
        <w:tabs>
          <w:tab w:val="left" w:pos="567"/>
        </w:tabs>
        <w:ind w:left="284" w:hanging="284"/>
      </w:pPr>
      <w:r>
        <w:t>requests to INSPIRE network services.</w:t>
      </w:r>
    </w:p>
    <w:p w:rsidR="0062021A" w:rsidRPr="00FD759F" w:rsidRDefault="0062021A" w:rsidP="003D2FF9">
      <w:pPr>
        <w:shd w:val="clear" w:color="auto" w:fill="E6E6E6"/>
      </w:pPr>
    </w:p>
    <w:p w:rsidR="0062021A" w:rsidRDefault="0062021A" w:rsidP="003D2FF9">
      <w:pPr>
        <w:pStyle w:val="Didascalia"/>
        <w:keepNext/>
        <w:shd w:val="clear" w:color="auto" w:fill="E6E6E6"/>
      </w:pPr>
      <w:bookmarkStart w:id="224" w:name="_Ref339375342"/>
      <w:r>
        <w:t xml:space="preserve">Table </w:t>
      </w:r>
      <w:r w:rsidR="00C42249">
        <w:rPr>
          <w:noProof/>
        </w:rPr>
        <w:t>2</w:t>
      </w:r>
      <w:bookmarkEnd w:id="224"/>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62021A" w:rsidRPr="0055058D" w:rsidTr="003D2FF9">
        <w:trPr>
          <w:trHeight w:val="416"/>
        </w:trPr>
        <w:tc>
          <w:tcPr>
            <w:tcW w:w="3261" w:type="dxa"/>
            <w:shd w:val="clear" w:color="auto" w:fill="E6E6E6"/>
            <w:vAlign w:val="center"/>
          </w:tcPr>
          <w:p w:rsidR="0062021A" w:rsidRPr="0055058D" w:rsidRDefault="0062021A" w:rsidP="003D2FF9">
            <w:pPr>
              <w:shd w:val="clear" w:color="auto" w:fill="E6E6E6"/>
              <w:jc w:val="left"/>
              <w:rPr>
                <w:b/>
              </w:rPr>
            </w:pPr>
            <w:r>
              <w:rPr>
                <w:b/>
              </w:rPr>
              <w:t>Coordinate reference system</w:t>
            </w:r>
          </w:p>
        </w:tc>
        <w:tc>
          <w:tcPr>
            <w:tcW w:w="1869" w:type="dxa"/>
            <w:shd w:val="clear" w:color="auto" w:fill="E6E6E6"/>
            <w:vAlign w:val="center"/>
          </w:tcPr>
          <w:p w:rsidR="0062021A" w:rsidRDefault="0062021A" w:rsidP="003D2FF9">
            <w:pPr>
              <w:shd w:val="clear" w:color="auto" w:fill="E6E6E6"/>
              <w:jc w:val="left"/>
              <w:rPr>
                <w:b/>
              </w:rPr>
            </w:pPr>
            <w:r>
              <w:rPr>
                <w:b/>
              </w:rPr>
              <w:t>Short name</w:t>
            </w:r>
          </w:p>
        </w:tc>
        <w:tc>
          <w:tcPr>
            <w:tcW w:w="3960" w:type="dxa"/>
            <w:shd w:val="clear" w:color="auto" w:fill="E6E6E6"/>
            <w:vAlign w:val="center"/>
          </w:tcPr>
          <w:p w:rsidR="0062021A" w:rsidRPr="0055058D" w:rsidRDefault="0062021A" w:rsidP="003D2FF9">
            <w:pPr>
              <w:shd w:val="clear" w:color="auto" w:fill="E6E6E6"/>
              <w:jc w:val="left"/>
              <w:rPr>
                <w:b/>
              </w:rPr>
            </w:pPr>
            <w:r>
              <w:rPr>
                <w:b/>
              </w:rPr>
              <w:t>http URI identifier</w:t>
            </w:r>
          </w:p>
        </w:tc>
      </w:tr>
      <w:tr w:rsidR="0062021A"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Pr>
                <w:sz w:val="18"/>
                <w:szCs w:val="18"/>
              </w:rPr>
              <w:t>3D Cartesian in ETRS89</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ETRS89-XYZ</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rPr>
              <w:t>http://www.opengis.net/def/crs/EPSG/0/4936</w:t>
            </w:r>
          </w:p>
        </w:tc>
      </w:tr>
      <w:tr w:rsidR="0062021A"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rPr>
              <w:t>http://www.opengis.net/def/crs/EPSG/0/4937</w:t>
            </w:r>
          </w:p>
        </w:tc>
      </w:tr>
      <w:tr w:rsidR="0062021A"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rPr>
              <w:t>http://www.opengis.net/def/crs/EPSG/0/4258</w:t>
            </w:r>
          </w:p>
        </w:tc>
      </w:tr>
      <w:tr w:rsidR="0062021A"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rPr>
              <w:t>http://www.opengis.net/def/crs/EPSG/0/3035</w:t>
            </w:r>
          </w:p>
        </w:tc>
      </w:tr>
      <w:tr w:rsidR="0062021A" w:rsidRPr="00DA09E7" w:rsidTr="003D2FF9">
        <w:trPr>
          <w:trHeight w:val="280"/>
        </w:trPr>
        <w:tc>
          <w:tcPr>
            <w:tcW w:w="3261" w:type="dxa"/>
            <w:shd w:val="clear" w:color="auto" w:fill="E6E6E6"/>
            <w:vAlign w:val="center"/>
          </w:tcPr>
          <w:p w:rsidR="0062021A" w:rsidRPr="00AD78D9" w:rsidRDefault="0062021A" w:rsidP="003D2FF9">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62021A" w:rsidRPr="007F294F" w:rsidRDefault="0062021A" w:rsidP="003D2FF9">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62021A" w:rsidRPr="00DA09E7" w:rsidRDefault="0062021A" w:rsidP="003D2FF9">
            <w:pPr>
              <w:shd w:val="clear" w:color="auto" w:fill="E6E6E6"/>
              <w:jc w:val="left"/>
              <w:rPr>
                <w:sz w:val="18"/>
                <w:szCs w:val="18"/>
                <w:lang w:val="fr-FR"/>
              </w:rPr>
            </w:pPr>
            <w:r w:rsidRPr="0039406C">
              <w:rPr>
                <w:i/>
                <w:sz w:val="18"/>
                <w:szCs w:val="18"/>
                <w:lang w:val="fr-FR"/>
              </w:rPr>
              <w:t>http://www.opengis.net/def/crs/EPSG/0/3034</w:t>
            </w:r>
          </w:p>
        </w:tc>
      </w:tr>
      <w:tr w:rsidR="0062021A" w:rsidRPr="001E4A77" w:rsidTr="003D2FF9">
        <w:trPr>
          <w:trHeight w:val="280"/>
        </w:trPr>
        <w:tc>
          <w:tcPr>
            <w:tcW w:w="3261" w:type="dxa"/>
            <w:shd w:val="clear" w:color="auto" w:fill="E6E6E6"/>
            <w:vAlign w:val="center"/>
          </w:tcPr>
          <w:p w:rsidR="0062021A"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62021A" w:rsidRPr="001E4A77" w:rsidRDefault="0062021A" w:rsidP="003D2FF9">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62021A" w:rsidRPr="001E4A77" w:rsidRDefault="0062021A" w:rsidP="003D2FF9">
            <w:pPr>
              <w:shd w:val="clear" w:color="auto" w:fill="E6E6E6"/>
              <w:jc w:val="left"/>
              <w:rPr>
                <w:sz w:val="18"/>
                <w:szCs w:val="18"/>
                <w:lang w:val="en-US"/>
              </w:rPr>
            </w:pPr>
            <w:r w:rsidRPr="0039406C">
              <w:rPr>
                <w:i/>
                <w:sz w:val="18"/>
                <w:szCs w:val="18"/>
                <w:lang w:val="en-US"/>
              </w:rPr>
              <w:t>http://www.opengis.net/def/crs/EPSG/0/3038</w:t>
            </w:r>
          </w:p>
        </w:tc>
      </w:tr>
      <w:tr w:rsidR="0062021A" w:rsidRPr="001E4A77" w:rsidTr="003D2FF9">
        <w:trPr>
          <w:trHeight w:val="280"/>
        </w:trPr>
        <w:tc>
          <w:tcPr>
            <w:tcW w:w="3261" w:type="dxa"/>
            <w:shd w:val="clear" w:color="auto" w:fill="E6E6E6"/>
            <w:vAlign w:val="center"/>
          </w:tcPr>
          <w:p w:rsidR="0062021A"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62021A" w:rsidRPr="001E4A77" w:rsidRDefault="0062021A" w:rsidP="003D2FF9">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62021A" w:rsidRPr="001E4A77" w:rsidRDefault="0062021A" w:rsidP="003D2FF9">
            <w:pPr>
              <w:shd w:val="clear" w:color="auto" w:fill="E6E6E6"/>
              <w:jc w:val="left"/>
              <w:rPr>
                <w:sz w:val="18"/>
                <w:szCs w:val="18"/>
                <w:lang w:val="en-US"/>
              </w:rPr>
            </w:pPr>
            <w:r w:rsidRPr="0039406C">
              <w:rPr>
                <w:i/>
                <w:sz w:val="18"/>
                <w:szCs w:val="18"/>
                <w:lang w:val="en-US"/>
              </w:rPr>
              <w:t>http://www.opengis.net/def/crs/EPSG/0/3039</w:t>
            </w:r>
          </w:p>
        </w:tc>
      </w:tr>
      <w:tr w:rsidR="0062021A" w:rsidRPr="00DA09E7" w:rsidTr="003D2FF9">
        <w:trPr>
          <w:trHeight w:val="280"/>
        </w:trPr>
        <w:tc>
          <w:tcPr>
            <w:tcW w:w="3261" w:type="dxa"/>
            <w:shd w:val="clear" w:color="auto" w:fill="E6E6E6"/>
            <w:vAlign w:val="center"/>
          </w:tcPr>
          <w:p w:rsidR="0062021A" w:rsidRPr="00BB5C51" w:rsidRDefault="0062021A" w:rsidP="003D2FF9">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lang w:val="en-US"/>
              </w:rPr>
              <w:t>http://www.opengis.net/def/crs/EPSG/0/3040</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62021A" w:rsidRPr="000D071B" w:rsidRDefault="0062021A" w:rsidP="003D2FF9">
            <w:pPr>
              <w:shd w:val="clear" w:color="auto" w:fill="E6E6E6"/>
              <w:jc w:val="left"/>
              <w:rPr>
                <w:i/>
                <w:sz w:val="18"/>
                <w:szCs w:val="18"/>
                <w:lang w:val="en-US"/>
              </w:rPr>
            </w:pPr>
            <w:r w:rsidRPr="0039406C">
              <w:rPr>
                <w:i/>
                <w:sz w:val="18"/>
                <w:szCs w:val="18"/>
                <w:lang w:val="en-US"/>
              </w:rPr>
              <w:t>http://www.opengis.net/def/crs/EPSG/0/30</w:t>
            </w:r>
            <w:r>
              <w:rPr>
                <w:i/>
                <w:sz w:val="18"/>
                <w:szCs w:val="18"/>
                <w:lang w:val="en-US"/>
              </w:rPr>
              <w:t>41</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lang w:val="en-US"/>
              </w:rPr>
              <w:t>http://www.opengis.net/def/crs/EPSG/0/3042</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62021A" w:rsidRPr="00DA09E7" w:rsidRDefault="0062021A" w:rsidP="003D2FF9">
            <w:pPr>
              <w:shd w:val="clear" w:color="auto" w:fill="E6E6E6"/>
              <w:jc w:val="left"/>
              <w:rPr>
                <w:sz w:val="18"/>
                <w:szCs w:val="18"/>
              </w:rPr>
            </w:pPr>
            <w:r w:rsidRPr="0039406C">
              <w:rPr>
                <w:i/>
                <w:sz w:val="18"/>
                <w:szCs w:val="18"/>
                <w:lang w:val="en-US"/>
              </w:rPr>
              <w:t>http://www.opengis.net/def/crs/EPSG/0/3043</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62021A" w:rsidRPr="00DA09E7" w:rsidRDefault="0062021A" w:rsidP="003D2FF9">
            <w:pPr>
              <w:shd w:val="clear" w:color="auto" w:fill="E6E6E6"/>
              <w:jc w:val="left"/>
              <w:rPr>
                <w:sz w:val="18"/>
                <w:szCs w:val="18"/>
              </w:rPr>
            </w:pPr>
            <w:r w:rsidRPr="0039406C">
              <w:rPr>
                <w:i/>
                <w:sz w:val="18"/>
                <w:szCs w:val="18"/>
                <w:lang w:val="en-US"/>
              </w:rPr>
              <w:t>http://www.opengis.net/def/crs/EPSG/0/3044</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62021A" w:rsidRPr="00DA09E7" w:rsidRDefault="0062021A" w:rsidP="003D2FF9">
            <w:pPr>
              <w:shd w:val="clear" w:color="auto" w:fill="E6E6E6"/>
              <w:jc w:val="left"/>
              <w:rPr>
                <w:sz w:val="18"/>
                <w:szCs w:val="18"/>
              </w:rPr>
            </w:pPr>
            <w:r w:rsidRPr="0039406C">
              <w:rPr>
                <w:i/>
                <w:sz w:val="18"/>
                <w:szCs w:val="18"/>
                <w:lang w:val="en-US"/>
              </w:rPr>
              <w:t>http://www.opengis.net/def/crs/EPSG/0/3045</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62021A" w:rsidRPr="00DA09E7" w:rsidRDefault="0062021A" w:rsidP="003D2FF9">
            <w:pPr>
              <w:shd w:val="clear" w:color="auto" w:fill="E6E6E6"/>
              <w:jc w:val="left"/>
              <w:rPr>
                <w:sz w:val="18"/>
                <w:szCs w:val="18"/>
              </w:rPr>
            </w:pPr>
            <w:r w:rsidRPr="0039406C">
              <w:rPr>
                <w:i/>
                <w:sz w:val="18"/>
                <w:szCs w:val="18"/>
                <w:lang w:val="en-US"/>
              </w:rPr>
              <w:t>http://www.opengis.net/def/crs/EPSG/0/3046</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lang w:val="en-US"/>
              </w:rPr>
              <w:t>http://www.opengis.net/def/crs/EPSG/0/3047</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lang w:val="en-US"/>
              </w:rPr>
              <w:t>http://www.opengis.net/def/crs/EPSG/0/3048</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62021A" w:rsidRPr="00CE6F39" w:rsidRDefault="0062021A" w:rsidP="003D2FF9">
            <w:pPr>
              <w:shd w:val="clear" w:color="auto" w:fill="E6E6E6"/>
              <w:jc w:val="left"/>
              <w:rPr>
                <w:sz w:val="18"/>
                <w:szCs w:val="18"/>
              </w:rPr>
            </w:pPr>
            <w:r w:rsidRPr="0039406C">
              <w:rPr>
                <w:i/>
                <w:sz w:val="18"/>
                <w:szCs w:val="18"/>
                <w:lang w:val="en-US"/>
              </w:rPr>
              <w:t>http://www.opengis.net/def/crs/EPSG/0/3049</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62021A" w:rsidRDefault="0062021A" w:rsidP="003D2FF9">
            <w:pPr>
              <w:shd w:val="clear" w:color="auto" w:fill="E6E6E6"/>
              <w:jc w:val="left"/>
              <w:rPr>
                <w:sz w:val="18"/>
                <w:szCs w:val="18"/>
                <w:lang w:val="en-US"/>
              </w:rPr>
            </w:pPr>
            <w:r w:rsidRPr="0039406C">
              <w:rPr>
                <w:i/>
                <w:sz w:val="18"/>
                <w:szCs w:val="18"/>
                <w:lang w:val="en-US"/>
              </w:rPr>
              <w:t>http://www.opengis.net/def/crs/EPSG/0/3050</w:t>
            </w:r>
          </w:p>
        </w:tc>
      </w:tr>
      <w:tr w:rsidR="0062021A" w:rsidRPr="00DA09E7" w:rsidTr="003D2FF9">
        <w:trPr>
          <w:trHeight w:val="280"/>
        </w:trPr>
        <w:tc>
          <w:tcPr>
            <w:tcW w:w="3261" w:type="dxa"/>
            <w:shd w:val="clear" w:color="auto" w:fill="E6E6E6"/>
            <w:vAlign w:val="center"/>
          </w:tcPr>
          <w:p w:rsidR="0062021A" w:rsidRPr="00CE6F39" w:rsidRDefault="0062021A" w:rsidP="003D2FF9">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62021A" w:rsidRPr="00CE6F39" w:rsidRDefault="0062021A" w:rsidP="003D2FF9">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62021A" w:rsidRDefault="0062021A" w:rsidP="003D2FF9">
            <w:pPr>
              <w:shd w:val="clear" w:color="auto" w:fill="E6E6E6"/>
              <w:jc w:val="left"/>
              <w:rPr>
                <w:sz w:val="18"/>
                <w:szCs w:val="18"/>
                <w:lang w:val="en-US"/>
              </w:rPr>
            </w:pPr>
            <w:r w:rsidRPr="0039406C">
              <w:rPr>
                <w:i/>
                <w:sz w:val="18"/>
                <w:szCs w:val="18"/>
                <w:lang w:val="en-US"/>
              </w:rPr>
              <w:t>http://www.opengis.net/def/crs/EPSG/0/3051</w:t>
            </w:r>
          </w:p>
        </w:tc>
      </w:tr>
      <w:tr w:rsidR="0062021A" w:rsidRPr="000D071B" w:rsidTr="003D2FF9">
        <w:trPr>
          <w:trHeight w:val="280"/>
        </w:trPr>
        <w:tc>
          <w:tcPr>
            <w:tcW w:w="3261" w:type="dxa"/>
            <w:shd w:val="clear" w:color="auto" w:fill="E6E6E6"/>
            <w:vAlign w:val="center"/>
          </w:tcPr>
          <w:p w:rsidR="0062021A" w:rsidRPr="00BB5C51" w:rsidRDefault="0062021A" w:rsidP="003D2FF9">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62021A" w:rsidRPr="00CE6F39" w:rsidRDefault="0062021A" w:rsidP="003D2FF9">
            <w:pPr>
              <w:shd w:val="clear" w:color="auto" w:fill="E6E6E6"/>
              <w:jc w:val="left"/>
              <w:rPr>
                <w:sz w:val="18"/>
                <w:szCs w:val="18"/>
              </w:rPr>
            </w:pPr>
            <w:r>
              <w:rPr>
                <w:sz w:val="18"/>
                <w:szCs w:val="18"/>
              </w:rPr>
              <w:t>EVRS</w:t>
            </w:r>
          </w:p>
        </w:tc>
        <w:tc>
          <w:tcPr>
            <w:tcW w:w="3960" w:type="dxa"/>
            <w:shd w:val="clear" w:color="auto" w:fill="E6E6E6"/>
            <w:vAlign w:val="center"/>
          </w:tcPr>
          <w:p w:rsidR="0062021A" w:rsidRPr="000D071B" w:rsidRDefault="0062021A" w:rsidP="003D2FF9">
            <w:pPr>
              <w:shd w:val="clear" w:color="auto" w:fill="E6E6E6"/>
              <w:jc w:val="left"/>
              <w:rPr>
                <w:i/>
                <w:sz w:val="18"/>
                <w:szCs w:val="18"/>
                <w:lang w:val="en-US"/>
              </w:rPr>
            </w:pPr>
            <w:r w:rsidRPr="0039406C">
              <w:rPr>
                <w:i/>
                <w:sz w:val="18"/>
                <w:szCs w:val="18"/>
                <w:lang w:val="en-US"/>
              </w:rPr>
              <w:t>http://www.opengis.net/def/crs/EPSG/0/5730</w:t>
            </w:r>
          </w:p>
        </w:tc>
      </w:tr>
      <w:tr w:rsidR="0062021A" w:rsidRPr="00DA09E7" w:rsidTr="003D2FF9">
        <w:trPr>
          <w:trHeight w:val="280"/>
        </w:trPr>
        <w:tc>
          <w:tcPr>
            <w:tcW w:w="3261" w:type="dxa"/>
            <w:shd w:val="clear" w:color="auto" w:fill="E6E6E6"/>
            <w:vAlign w:val="center"/>
          </w:tcPr>
          <w:p w:rsidR="0062021A" w:rsidRPr="00BB5C51" w:rsidRDefault="0062021A" w:rsidP="003D2FF9">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62021A" w:rsidRPr="00014C80" w:rsidRDefault="0062021A" w:rsidP="003D2FF9">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62021A" w:rsidRPr="000D071B" w:rsidRDefault="0062021A" w:rsidP="003D2FF9">
            <w:pPr>
              <w:shd w:val="clear" w:color="auto" w:fill="E6E6E6"/>
              <w:jc w:val="left"/>
              <w:rPr>
                <w:i/>
                <w:sz w:val="18"/>
                <w:szCs w:val="18"/>
                <w:lang w:val="en-US"/>
              </w:rPr>
            </w:pPr>
            <w:r w:rsidRPr="0039406C">
              <w:rPr>
                <w:i/>
                <w:sz w:val="18"/>
                <w:szCs w:val="18"/>
                <w:lang w:val="en-US"/>
              </w:rPr>
              <w:t>http://www.opengis.net/def/crs/EPSG/0/7409</w:t>
            </w:r>
          </w:p>
        </w:tc>
      </w:tr>
    </w:tbl>
    <w:p w:rsidR="0062021A" w:rsidRPr="00547063" w:rsidRDefault="0062021A" w:rsidP="003D2FF9">
      <w:pPr>
        <w:shd w:val="clear" w:color="auto" w:fill="E6E6E6"/>
      </w:pPr>
    </w:p>
    <w:p w:rsidR="0062021A" w:rsidRDefault="0062021A" w:rsidP="0062021A">
      <w:pPr>
        <w:pStyle w:val="Titolo3"/>
        <w:shd w:val="clear" w:color="auto" w:fill="E6E6E6"/>
        <w:tabs>
          <w:tab w:val="clear" w:pos="851"/>
          <w:tab w:val="num" w:pos="992"/>
        </w:tabs>
        <w:ind w:left="992" w:hanging="992"/>
      </w:pPr>
      <w:bookmarkStart w:id="225" w:name="_Toc239590423"/>
      <w:bookmarkStart w:id="226" w:name="_Toc374519892"/>
      <w:r>
        <w:t>Temporal reference system</w:t>
      </w:r>
      <w:bookmarkEnd w:id="225"/>
      <w:bookmarkEnd w:id="226"/>
    </w:p>
    <w:p w:rsidR="0062021A" w:rsidRDefault="0062021A" w:rsidP="003D2FF9">
      <w:pPr>
        <w:keepNext/>
        <w:shd w:val="clear" w:color="auto" w:fill="E6E6E6"/>
      </w:pPr>
    </w:p>
    <w:p w:rsidR="0062021A" w:rsidRPr="00281DBD" w:rsidRDefault="0062021A" w:rsidP="003D2FF9">
      <w:pPr>
        <w:pStyle w:val="IRrequirementgrey"/>
        <w:jc w:val="center"/>
        <w:rPr>
          <w:b/>
          <w:color w:val="FF0000"/>
        </w:rPr>
      </w:pPr>
      <w:r w:rsidRPr="00281DBD">
        <w:rPr>
          <w:b/>
          <w:color w:val="FF0000"/>
        </w:rPr>
        <w:t>IR Requirement</w:t>
      </w:r>
    </w:p>
    <w:p w:rsidR="0062021A" w:rsidRPr="00E00EBB" w:rsidRDefault="0062021A" w:rsidP="003D2FF9">
      <w:pPr>
        <w:pStyle w:val="IRrequirementgrey"/>
        <w:jc w:val="center"/>
        <w:rPr>
          <w:i/>
        </w:rPr>
      </w:pPr>
      <w:r w:rsidRPr="00E00EBB">
        <w:rPr>
          <w:i/>
        </w:rPr>
        <w:t>Article 11</w:t>
      </w:r>
    </w:p>
    <w:p w:rsidR="0062021A" w:rsidRPr="00E00EBB" w:rsidRDefault="0062021A" w:rsidP="003D2FF9">
      <w:pPr>
        <w:pStyle w:val="IRrequirementgrey"/>
        <w:jc w:val="center"/>
        <w:rPr>
          <w:b/>
        </w:rPr>
      </w:pPr>
      <w:r w:rsidRPr="00E00EBB">
        <w:rPr>
          <w:b/>
        </w:rPr>
        <w:t>Temporal Reference Systems</w:t>
      </w:r>
    </w:p>
    <w:p w:rsidR="0062021A" w:rsidRDefault="0062021A" w:rsidP="003D2FF9">
      <w:pPr>
        <w:pStyle w:val="IRrequirementgrey"/>
      </w:pPr>
    </w:p>
    <w:p w:rsidR="0062021A" w:rsidRPr="00E00EBB" w:rsidRDefault="0062021A" w:rsidP="003D2FF9">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20"/>
      </w:r>
      <w:r w:rsidRPr="00E00EBB">
        <w:t>) shall be used, unless other temporal reference systems are spec</w:t>
      </w:r>
      <w:r w:rsidRPr="00E00EBB">
        <w:t>i</w:t>
      </w:r>
      <w:r w:rsidRPr="00E00EBB">
        <w:t>fied for a specific spatial data theme in Annex II.</w:t>
      </w:r>
    </w:p>
    <w:p w:rsidR="0062021A" w:rsidRDefault="0062021A" w:rsidP="003D2FF9">
      <w:pPr>
        <w:shd w:val="clear" w:color="auto" w:fill="E6E6E6"/>
        <w:rPr>
          <w:lang w:val="en-US"/>
        </w:rPr>
      </w:pPr>
    </w:p>
    <w:p w:rsidR="0062021A" w:rsidRDefault="0062021A" w:rsidP="003D2FF9">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62021A" w:rsidRDefault="0062021A" w:rsidP="003D2FF9">
      <w:pPr>
        <w:shd w:val="clear" w:color="auto" w:fill="E6E6E6"/>
        <w:rPr>
          <w:lang w:val="en-US"/>
        </w:rPr>
      </w:pPr>
    </w:p>
    <w:p w:rsidR="0062021A" w:rsidRDefault="0062021A" w:rsidP="003D2FF9">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62021A" w:rsidRDefault="0062021A" w:rsidP="003D2FF9">
      <w:pPr>
        <w:shd w:val="clear" w:color="auto" w:fill="E6E6E6"/>
        <w:rPr>
          <w:lang w:val="en-US"/>
        </w:rPr>
      </w:pPr>
    </w:p>
    <w:p w:rsidR="0062021A" w:rsidRPr="0038551A" w:rsidRDefault="0062021A" w:rsidP="003D2FF9">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210"/>
      <w:bookmarkEnd w:id="211"/>
      <w:bookmarkEnd w:id="212"/>
      <w:bookmarkEnd w:id="213"/>
    </w:p>
    <w:p w:rsidR="0062021A" w:rsidRDefault="0062021A" w:rsidP="0062021A">
      <w:pPr>
        <w:pStyle w:val="Titolo3"/>
        <w:shd w:val="clear" w:color="auto" w:fill="E6E6E6"/>
        <w:tabs>
          <w:tab w:val="clear" w:pos="851"/>
          <w:tab w:val="num" w:pos="992"/>
        </w:tabs>
        <w:ind w:left="992" w:hanging="992"/>
      </w:pPr>
      <w:bookmarkStart w:id="227" w:name="_Toc374519893"/>
      <w:r>
        <w:t>Units of measure</w:t>
      </w:r>
      <w:bookmarkEnd w:id="227"/>
    </w:p>
    <w:p w:rsidR="0062021A" w:rsidRDefault="0062021A" w:rsidP="003D2FF9">
      <w:pPr>
        <w:keepNext/>
        <w:shd w:val="clear" w:color="auto" w:fill="E6E6E6"/>
        <w:rPr>
          <w:b/>
          <w:i/>
        </w:rPr>
      </w:pPr>
    </w:p>
    <w:p w:rsidR="0062021A" w:rsidRPr="00281DBD" w:rsidRDefault="0062021A" w:rsidP="003D2FF9">
      <w:pPr>
        <w:pStyle w:val="IRrequirementgrey"/>
        <w:jc w:val="center"/>
        <w:rPr>
          <w:b/>
          <w:color w:val="FF0000"/>
        </w:rPr>
      </w:pPr>
      <w:r w:rsidRPr="00281DBD">
        <w:rPr>
          <w:b/>
          <w:color w:val="FF0000"/>
        </w:rPr>
        <w:t>IR Requirement</w:t>
      </w:r>
    </w:p>
    <w:p w:rsidR="0062021A" w:rsidRPr="00E00EBB" w:rsidRDefault="0062021A" w:rsidP="003D2FF9">
      <w:pPr>
        <w:pStyle w:val="IRrequirementgrey"/>
        <w:jc w:val="center"/>
        <w:rPr>
          <w:i/>
        </w:rPr>
      </w:pPr>
      <w:r>
        <w:rPr>
          <w:i/>
        </w:rPr>
        <w:t>Article 12</w:t>
      </w:r>
    </w:p>
    <w:p w:rsidR="0062021A" w:rsidRDefault="0062021A" w:rsidP="003D2FF9">
      <w:pPr>
        <w:pStyle w:val="IRrequirementgrey"/>
        <w:jc w:val="center"/>
        <w:rPr>
          <w:b/>
          <w:bCs/>
        </w:rPr>
      </w:pPr>
      <w:r>
        <w:rPr>
          <w:b/>
          <w:bCs/>
        </w:rPr>
        <w:t xml:space="preserve">Other Requirements &amp; Rules </w:t>
      </w:r>
    </w:p>
    <w:p w:rsidR="0062021A" w:rsidRDefault="0062021A" w:rsidP="003D2FF9">
      <w:pPr>
        <w:pStyle w:val="IRrequirementgrey"/>
      </w:pPr>
    </w:p>
    <w:p w:rsidR="0062021A" w:rsidRDefault="0062021A" w:rsidP="003D2FF9">
      <w:pPr>
        <w:pStyle w:val="IRrequirementgrey"/>
      </w:pPr>
      <w:r>
        <w:t>(…)</w:t>
      </w:r>
    </w:p>
    <w:p w:rsidR="0062021A" w:rsidRPr="00281DBD" w:rsidRDefault="0062021A" w:rsidP="003D2FF9">
      <w:pPr>
        <w:pStyle w:val="IRrequirementgrey"/>
      </w:pPr>
    </w:p>
    <w:p w:rsidR="0062021A" w:rsidRDefault="0062021A" w:rsidP="003D2FF9">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62021A" w:rsidRPr="00344863" w:rsidRDefault="0062021A" w:rsidP="003D2FF9">
      <w:pPr>
        <w:shd w:val="clear" w:color="auto" w:fill="E6E6E6"/>
        <w:rPr>
          <w:b/>
        </w:rPr>
      </w:pPr>
    </w:p>
    <w:p w:rsidR="001C0701" w:rsidRPr="00D603C0" w:rsidRDefault="001C0701" w:rsidP="001C0701">
      <w:pPr>
        <w:pStyle w:val="Titolo2"/>
      </w:pPr>
      <w:bookmarkStart w:id="228" w:name="_Toc339566040"/>
      <w:bookmarkStart w:id="229" w:name="_Toc347820251"/>
      <w:bookmarkStart w:id="230" w:name="_Toc374519894"/>
      <w:bookmarkEnd w:id="215"/>
      <w:r>
        <w:t>Theme-specific requirements and recommendations</w:t>
      </w:r>
      <w:bookmarkEnd w:id="228"/>
      <w:bookmarkEnd w:id="229"/>
      <w:bookmarkEnd w:id="230"/>
    </w:p>
    <w:p w:rsidR="001C0701" w:rsidRDefault="001C0701" w:rsidP="001C0701">
      <w:pPr>
        <w:keepNext/>
      </w:pPr>
    </w:p>
    <w:p w:rsidR="001C0701" w:rsidRPr="00810593" w:rsidRDefault="001C0701" w:rsidP="001C0701">
      <w:r w:rsidRPr="00810593">
        <w:t>There are no theme-specific requirements or recommendations on reference systems</w:t>
      </w:r>
      <w:r>
        <w:t xml:space="preserve"> and grids</w:t>
      </w:r>
      <w:r w:rsidRPr="00810593">
        <w:t>.</w:t>
      </w:r>
    </w:p>
    <w:p w:rsidR="00BB13EF" w:rsidRPr="00686565" w:rsidRDefault="00BB13EF" w:rsidP="00BB13EF">
      <w:pPr>
        <w:pStyle w:val="Titolo1"/>
        <w:tabs>
          <w:tab w:val="clear" w:pos="425"/>
          <w:tab w:val="num" w:pos="432"/>
        </w:tabs>
        <w:spacing w:after="60"/>
        <w:ind w:left="432" w:hanging="432"/>
        <w:jc w:val="both"/>
        <w:rPr>
          <w:sz w:val="31"/>
          <w:szCs w:val="31"/>
        </w:rPr>
      </w:pPr>
      <w:bookmarkStart w:id="231" w:name="_Toc207684636"/>
      <w:bookmarkStart w:id="232" w:name="_Toc254194933"/>
      <w:bookmarkStart w:id="233" w:name="Ch7_DataQuality"/>
      <w:bookmarkStart w:id="234" w:name="_Toc339566045"/>
      <w:bookmarkStart w:id="235" w:name="_Toc374519895"/>
      <w:r w:rsidRPr="00686565">
        <w:rPr>
          <w:sz w:val="31"/>
          <w:szCs w:val="31"/>
        </w:rPr>
        <w:t>Data quality</w:t>
      </w:r>
      <w:bookmarkEnd w:id="232"/>
      <w:bookmarkEnd w:id="234"/>
      <w:bookmarkEnd w:id="235"/>
    </w:p>
    <w:bookmarkEnd w:id="233"/>
    <w:p w:rsidR="00BB13EF" w:rsidRPr="00B318DD" w:rsidRDefault="00BB13EF" w:rsidP="00BB13EF">
      <w:pPr>
        <w:shd w:val="clear" w:color="auto" w:fill="FFFFFF"/>
        <w:rPr>
          <w:rStyle w:val="Instruction"/>
          <w:szCs w:val="19"/>
        </w:rPr>
      </w:pPr>
    </w:p>
    <w:p w:rsidR="00BB13EF" w:rsidRPr="00B318DD" w:rsidRDefault="00BB13EF" w:rsidP="00BB13EF">
      <w:pPr>
        <w:shd w:val="clear" w:color="auto" w:fill="E6E6E6"/>
        <w:tabs>
          <w:tab w:val="left" w:pos="1086"/>
        </w:tabs>
        <w:rPr>
          <w:szCs w:val="19"/>
        </w:rPr>
      </w:pPr>
      <w:r w:rsidRPr="00B318DD">
        <w:rPr>
          <w:szCs w:val="19"/>
        </w:rPr>
        <w:t>This chapter includes a description of the data quality elements and sub-elements as well as the corresponding data quality measures that should be used to evaluate and doc</w:t>
      </w:r>
      <w:r w:rsidRPr="00B318DD">
        <w:rPr>
          <w:szCs w:val="19"/>
        </w:rPr>
        <w:t>u</w:t>
      </w:r>
      <w:r w:rsidRPr="00B318DD">
        <w:rPr>
          <w:szCs w:val="19"/>
        </w:rPr>
        <w:t xml:space="preserve">ment data quality for data sets related to the spatial data theme </w:t>
      </w:r>
      <w:r w:rsidR="0062021A" w:rsidRPr="00B318DD">
        <w:rPr>
          <w:i/>
          <w:szCs w:val="19"/>
        </w:rPr>
        <w:t>Utility and Government Services</w:t>
      </w:r>
      <w:r w:rsidRPr="00B318DD">
        <w:rPr>
          <w:i/>
          <w:szCs w:val="19"/>
        </w:rPr>
        <w:t xml:space="preserve"> </w:t>
      </w:r>
      <w:r w:rsidRPr="00B318DD">
        <w:rPr>
          <w:szCs w:val="19"/>
        </w:rPr>
        <w:t xml:space="preserve">(section </w:t>
      </w:r>
      <w:r w:rsidR="00C42249">
        <w:rPr>
          <w:szCs w:val="19"/>
        </w:rPr>
        <w:t>7.1</w:t>
      </w:r>
      <w:r w:rsidRPr="00B318DD">
        <w:rPr>
          <w:szCs w:val="19"/>
        </w:rPr>
        <w:t>).</w:t>
      </w:r>
    </w:p>
    <w:p w:rsidR="00BB13EF" w:rsidRPr="00B318DD" w:rsidRDefault="00BB13EF" w:rsidP="00BB13EF">
      <w:pPr>
        <w:shd w:val="clear" w:color="auto" w:fill="E6E6E6"/>
        <w:tabs>
          <w:tab w:val="left" w:pos="1086"/>
        </w:tabs>
        <w:rPr>
          <w:szCs w:val="19"/>
        </w:rPr>
      </w:pPr>
    </w:p>
    <w:p w:rsidR="00BB13EF" w:rsidRPr="00B318DD" w:rsidRDefault="00BB13EF" w:rsidP="00BB13EF">
      <w:pPr>
        <w:shd w:val="clear" w:color="auto" w:fill="E6E6E6"/>
        <w:tabs>
          <w:tab w:val="left" w:pos="1086"/>
        </w:tabs>
        <w:rPr>
          <w:szCs w:val="19"/>
        </w:rPr>
      </w:pPr>
      <w:r w:rsidRPr="00B318DD">
        <w:rPr>
          <w:szCs w:val="19"/>
        </w:rPr>
        <w:t>It may also define requirements or recommendations about the targeted data quality results applic</w:t>
      </w:r>
      <w:r w:rsidRPr="00B318DD">
        <w:rPr>
          <w:szCs w:val="19"/>
        </w:rPr>
        <w:t>a</w:t>
      </w:r>
      <w:r w:rsidRPr="00B318DD">
        <w:rPr>
          <w:szCs w:val="19"/>
        </w:rPr>
        <w:t>ble for data sets related to the sp</w:t>
      </w:r>
      <w:r w:rsidRPr="00B318DD">
        <w:rPr>
          <w:szCs w:val="19"/>
        </w:rPr>
        <w:t>a</w:t>
      </w:r>
      <w:r w:rsidRPr="00B318DD">
        <w:rPr>
          <w:szCs w:val="19"/>
        </w:rPr>
        <w:t xml:space="preserve">tial data theme </w:t>
      </w:r>
      <w:r w:rsidR="0062021A" w:rsidRPr="00B318DD">
        <w:rPr>
          <w:i/>
          <w:szCs w:val="19"/>
        </w:rPr>
        <w:t>Utility and Government Services</w:t>
      </w:r>
      <w:r w:rsidRPr="00B318DD">
        <w:rPr>
          <w:i/>
          <w:szCs w:val="19"/>
        </w:rPr>
        <w:t xml:space="preserve"> </w:t>
      </w:r>
      <w:r w:rsidRPr="00B318DD">
        <w:rPr>
          <w:szCs w:val="19"/>
        </w:rPr>
        <w:t xml:space="preserve">(sections </w:t>
      </w:r>
      <w:r w:rsidR="00C42249">
        <w:rPr>
          <w:szCs w:val="19"/>
        </w:rPr>
        <w:t>7.2</w:t>
      </w:r>
      <w:r w:rsidRPr="00B318DD">
        <w:rPr>
          <w:szCs w:val="19"/>
        </w:rPr>
        <w:t xml:space="preserve"> and </w:t>
      </w:r>
      <w:r w:rsidR="00C42249">
        <w:rPr>
          <w:szCs w:val="19"/>
        </w:rPr>
        <w:t>7.3</w:t>
      </w:r>
      <w:r w:rsidRPr="00B318DD">
        <w:rPr>
          <w:szCs w:val="19"/>
        </w:rPr>
        <w:t>).</w:t>
      </w:r>
    </w:p>
    <w:p w:rsidR="00BB13EF" w:rsidRPr="00B318DD" w:rsidRDefault="00BB13EF" w:rsidP="00BB13EF">
      <w:pPr>
        <w:shd w:val="clear" w:color="auto" w:fill="E6E6E6"/>
        <w:tabs>
          <w:tab w:val="left" w:pos="1086"/>
        </w:tabs>
        <w:rPr>
          <w:szCs w:val="19"/>
        </w:rPr>
      </w:pPr>
    </w:p>
    <w:p w:rsidR="00BB13EF" w:rsidRPr="00B318DD" w:rsidRDefault="00BB13EF" w:rsidP="00BB13EF">
      <w:pPr>
        <w:shd w:val="clear" w:color="auto" w:fill="E6E6E6"/>
        <w:tabs>
          <w:tab w:val="left" w:pos="1086"/>
        </w:tabs>
        <w:rPr>
          <w:szCs w:val="19"/>
        </w:rPr>
      </w:pPr>
      <w:r w:rsidRPr="00B318DD">
        <w:rPr>
          <w:szCs w:val="19"/>
        </w:rPr>
        <w:t xml:space="preserve">In particular, the data quality elements, sub-elements and measures specified in section </w:t>
      </w:r>
      <w:r w:rsidR="00C42249">
        <w:rPr>
          <w:szCs w:val="19"/>
        </w:rPr>
        <w:t>7.1</w:t>
      </w:r>
      <w:r w:rsidRPr="00B318DD">
        <w:rPr>
          <w:szCs w:val="19"/>
        </w:rPr>
        <w:t xml:space="preserve"> should be used for</w:t>
      </w:r>
    </w:p>
    <w:p w:rsidR="00BB13EF" w:rsidRPr="00B318DD" w:rsidRDefault="00BB13EF" w:rsidP="000F313C">
      <w:pPr>
        <w:numPr>
          <w:ilvl w:val="0"/>
          <w:numId w:val="18"/>
        </w:numPr>
        <w:shd w:val="clear" w:color="auto" w:fill="E6E6E6"/>
        <w:tabs>
          <w:tab w:val="left" w:pos="1086"/>
        </w:tabs>
        <w:ind w:left="567" w:hanging="207"/>
        <w:rPr>
          <w:szCs w:val="19"/>
        </w:rPr>
      </w:pPr>
      <w:r w:rsidRPr="00B318DD">
        <w:rPr>
          <w:szCs w:val="19"/>
        </w:rPr>
        <w:t>evaluating and documenting data quality properties and constraints of spatial objects, where such properties or constraints are defined as part of the application schema(s) (see section 5);</w:t>
      </w:r>
    </w:p>
    <w:p w:rsidR="00BB13EF" w:rsidRPr="00B318DD" w:rsidRDefault="00BB13EF" w:rsidP="000F313C">
      <w:pPr>
        <w:numPr>
          <w:ilvl w:val="0"/>
          <w:numId w:val="18"/>
        </w:numPr>
        <w:shd w:val="clear" w:color="auto" w:fill="E6E6E6"/>
        <w:tabs>
          <w:tab w:val="left" w:pos="1086"/>
        </w:tabs>
        <w:ind w:left="567" w:hanging="207"/>
        <w:rPr>
          <w:szCs w:val="19"/>
        </w:rPr>
      </w:pPr>
      <w:r w:rsidRPr="00B318DD">
        <w:rPr>
          <w:szCs w:val="19"/>
        </w:rPr>
        <w:t>evaluating and documenting data quality metadata elements of spatial data sets (see section 8); and/or</w:t>
      </w:r>
    </w:p>
    <w:p w:rsidR="00BB13EF" w:rsidRPr="00B318DD" w:rsidRDefault="00BB13EF" w:rsidP="000F313C">
      <w:pPr>
        <w:numPr>
          <w:ilvl w:val="0"/>
          <w:numId w:val="18"/>
        </w:numPr>
        <w:shd w:val="clear" w:color="auto" w:fill="E6E6E6"/>
        <w:tabs>
          <w:tab w:val="left" w:pos="1086"/>
        </w:tabs>
        <w:ind w:left="567" w:hanging="207"/>
        <w:rPr>
          <w:szCs w:val="19"/>
        </w:rPr>
      </w:pPr>
      <w:r w:rsidRPr="00B318DD">
        <w:rPr>
          <w:szCs w:val="19"/>
        </w:rPr>
        <w:t xml:space="preserve">specifying requirements or recommendations about the targeted data quality results applicable for data sets related to the spatial data theme </w:t>
      </w:r>
      <w:r w:rsidR="0062021A" w:rsidRPr="00B318DD">
        <w:rPr>
          <w:i/>
          <w:szCs w:val="19"/>
        </w:rPr>
        <w:t>Utility and Government Services</w:t>
      </w:r>
      <w:r w:rsidRPr="00B318DD">
        <w:rPr>
          <w:i/>
          <w:szCs w:val="19"/>
        </w:rPr>
        <w:t xml:space="preserve"> </w:t>
      </w:r>
      <w:r w:rsidRPr="00B318DD">
        <w:rPr>
          <w:szCs w:val="19"/>
        </w:rPr>
        <w:t xml:space="preserve">(see sections </w:t>
      </w:r>
      <w:r w:rsidR="00C42249">
        <w:rPr>
          <w:szCs w:val="19"/>
        </w:rPr>
        <w:t>7.2</w:t>
      </w:r>
      <w:r w:rsidRPr="00B318DD">
        <w:rPr>
          <w:szCs w:val="19"/>
        </w:rPr>
        <w:t xml:space="preserve"> and </w:t>
      </w:r>
      <w:r w:rsidR="00C42249">
        <w:rPr>
          <w:szCs w:val="19"/>
        </w:rPr>
        <w:t>7.3</w:t>
      </w:r>
      <w:r w:rsidRPr="00B318DD">
        <w:rPr>
          <w:szCs w:val="19"/>
        </w:rPr>
        <w:t>).</w:t>
      </w:r>
    </w:p>
    <w:p w:rsidR="00BB13EF" w:rsidRPr="00B318DD" w:rsidRDefault="00BB13EF" w:rsidP="00BB13EF">
      <w:pPr>
        <w:shd w:val="clear" w:color="auto" w:fill="E6E6E6"/>
        <w:rPr>
          <w:szCs w:val="19"/>
        </w:rPr>
      </w:pPr>
    </w:p>
    <w:p w:rsidR="00BB13EF" w:rsidRPr="00B318DD" w:rsidRDefault="00BB13EF" w:rsidP="00BB13EF">
      <w:pPr>
        <w:shd w:val="clear" w:color="auto" w:fill="E6E6E6"/>
        <w:tabs>
          <w:tab w:val="left" w:pos="1086"/>
        </w:tabs>
        <w:rPr>
          <w:szCs w:val="19"/>
        </w:rPr>
      </w:pPr>
      <w:r w:rsidRPr="00B318DD">
        <w:rPr>
          <w:szCs w:val="19"/>
        </w:rPr>
        <w:t>The descriptions of the elements and measures are based on Annex D of ISO/DIS 19157 Geographic information – Data qual</w:t>
      </w:r>
      <w:r w:rsidRPr="00B318DD">
        <w:rPr>
          <w:szCs w:val="19"/>
        </w:rPr>
        <w:t>i</w:t>
      </w:r>
      <w:r w:rsidRPr="00B318DD">
        <w:rPr>
          <w:szCs w:val="19"/>
        </w:rPr>
        <w:t>ty.</w:t>
      </w:r>
    </w:p>
    <w:p w:rsidR="00BB13EF" w:rsidRPr="00686565" w:rsidRDefault="00BB13EF" w:rsidP="00BB13EF">
      <w:pPr>
        <w:pStyle w:val="Titolo2"/>
        <w:shd w:val="clear" w:color="auto" w:fill="E6E6E6"/>
        <w:rPr>
          <w:sz w:val="27"/>
          <w:szCs w:val="27"/>
        </w:rPr>
      </w:pPr>
      <w:bookmarkStart w:id="236" w:name="_Ref315282965"/>
      <w:bookmarkStart w:id="237" w:name="_Toc339566046"/>
      <w:bookmarkStart w:id="238" w:name="_Toc374519896"/>
      <w:r w:rsidRPr="00686565">
        <w:rPr>
          <w:sz w:val="27"/>
          <w:szCs w:val="27"/>
        </w:rPr>
        <w:t>Data quality elements</w:t>
      </w:r>
      <w:bookmarkEnd w:id="236"/>
      <w:bookmarkEnd w:id="237"/>
      <w:bookmarkEnd w:id="238"/>
    </w:p>
    <w:p w:rsidR="00BB13EF" w:rsidRPr="00B318DD" w:rsidRDefault="00BB13EF" w:rsidP="00BB13EF">
      <w:pPr>
        <w:shd w:val="clear" w:color="auto" w:fill="E6E6E6"/>
        <w:rPr>
          <w:szCs w:val="19"/>
        </w:rPr>
      </w:pPr>
    </w:p>
    <w:p w:rsidR="00C42249" w:rsidRPr="00B318DD" w:rsidRDefault="00C42249" w:rsidP="00C42249">
      <w:pPr>
        <w:shd w:val="clear" w:color="auto" w:fill="E6E6E6"/>
        <w:rPr>
          <w:szCs w:val="19"/>
        </w:rPr>
      </w:pPr>
    </w:p>
    <w:p w:rsidR="00BB13EF" w:rsidRPr="00B318DD" w:rsidRDefault="00C42249" w:rsidP="00BB13EF">
      <w:pPr>
        <w:shd w:val="clear" w:color="auto" w:fill="E6E6E6"/>
        <w:rPr>
          <w:szCs w:val="19"/>
        </w:rPr>
      </w:pPr>
      <w:r w:rsidRPr="00B318DD">
        <w:rPr>
          <w:szCs w:val="19"/>
        </w:rPr>
        <w:t>Table</w:t>
      </w:r>
      <w:r w:rsidRPr="00B318DD">
        <w:rPr>
          <w:noProof/>
          <w:szCs w:val="19"/>
        </w:rPr>
        <w:t xml:space="preserve"> </w:t>
      </w:r>
      <w:r>
        <w:rPr>
          <w:noProof/>
          <w:szCs w:val="19"/>
        </w:rPr>
        <w:t>3</w:t>
      </w:r>
      <w:r w:rsidR="00BB13EF" w:rsidRPr="00B318DD">
        <w:rPr>
          <w:szCs w:val="19"/>
        </w:rPr>
        <w:t xml:space="preserve"> lists all data quality elements and sub-elements that are being used in this specification. Data quality information can be evaluated at level of spatial object, spatial object type, dataset or dataset series. The level at which the evaluation is performed </w:t>
      </w:r>
      <w:r w:rsidR="00BB13EF" w:rsidRPr="00B318DD">
        <w:rPr>
          <w:rFonts w:cs="Arial"/>
          <w:szCs w:val="19"/>
        </w:rPr>
        <w:t>is given in the “Evaluation Scope” column.</w:t>
      </w:r>
    </w:p>
    <w:p w:rsidR="00BB13EF" w:rsidRPr="00B318DD" w:rsidRDefault="00BB13EF" w:rsidP="00BB13EF">
      <w:pPr>
        <w:shd w:val="clear" w:color="auto" w:fill="E6E6E6"/>
        <w:rPr>
          <w:szCs w:val="19"/>
        </w:rPr>
      </w:pPr>
    </w:p>
    <w:p w:rsidR="00BB13EF" w:rsidRPr="00B318DD" w:rsidRDefault="00BB13EF" w:rsidP="00BB13EF">
      <w:pPr>
        <w:shd w:val="clear" w:color="auto" w:fill="E6E6E6"/>
        <w:rPr>
          <w:szCs w:val="19"/>
        </w:rPr>
      </w:pPr>
      <w:r w:rsidRPr="00B318DD">
        <w:rPr>
          <w:szCs w:val="19"/>
        </w:rPr>
        <w:t>The measures to be used for each of the listed data quality sub-elements are defined in the following sub-sections.</w:t>
      </w:r>
    </w:p>
    <w:p w:rsidR="00BB13EF" w:rsidRPr="00B318DD" w:rsidRDefault="00BB13EF" w:rsidP="00BB13EF">
      <w:pPr>
        <w:shd w:val="clear" w:color="auto" w:fill="E6E6E6"/>
        <w:rPr>
          <w:szCs w:val="19"/>
        </w:rPr>
      </w:pPr>
    </w:p>
    <w:p w:rsidR="00AD2188" w:rsidRPr="00B318DD" w:rsidRDefault="00AD2188" w:rsidP="00BB13EF">
      <w:pPr>
        <w:pStyle w:val="Didascalia"/>
        <w:rPr>
          <w:szCs w:val="19"/>
        </w:rPr>
      </w:pPr>
      <w:bookmarkStart w:id="239" w:name="_Ref232324566"/>
    </w:p>
    <w:p w:rsidR="00BB13EF" w:rsidRPr="00B318DD" w:rsidRDefault="00BB13EF" w:rsidP="00BB13EF">
      <w:pPr>
        <w:pStyle w:val="Didascalia"/>
        <w:rPr>
          <w:i/>
          <w:szCs w:val="19"/>
        </w:rPr>
      </w:pPr>
      <w:r w:rsidRPr="00B318DD">
        <w:rPr>
          <w:szCs w:val="19"/>
        </w:rPr>
        <w:t xml:space="preserve">Table </w:t>
      </w:r>
      <w:r w:rsidR="00C42249">
        <w:rPr>
          <w:noProof/>
          <w:szCs w:val="19"/>
        </w:rPr>
        <w:t>3</w:t>
      </w:r>
      <w:bookmarkEnd w:id="239"/>
      <w:r w:rsidRPr="00B318DD">
        <w:rPr>
          <w:szCs w:val="19"/>
        </w:rPr>
        <w:t xml:space="preserve"> – Data quality elements used in the spatial data theme </w:t>
      </w:r>
      <w:r w:rsidR="0062021A" w:rsidRPr="00B318DD">
        <w:rPr>
          <w:i/>
          <w:szCs w:val="19"/>
        </w:rPr>
        <w:t>Utility and Government Services</w:t>
      </w:r>
    </w:p>
    <w:p w:rsidR="0012022B" w:rsidRDefault="0012022B" w:rsidP="0012022B"/>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735"/>
        <w:gridCol w:w="1371"/>
        <w:gridCol w:w="3544"/>
        <w:gridCol w:w="1627"/>
      </w:tblGrid>
      <w:tr w:rsidR="0012022B" w:rsidRPr="005955D8" w:rsidTr="00555CC9">
        <w:tblPrEx>
          <w:tblCellMar>
            <w:top w:w="0" w:type="dxa"/>
            <w:bottom w:w="0" w:type="dxa"/>
          </w:tblCellMar>
        </w:tblPrEx>
        <w:trPr>
          <w:cantSplit/>
          <w:trHeight w:val="687"/>
          <w:tblHeader/>
        </w:trPr>
        <w:tc>
          <w:tcPr>
            <w:tcW w:w="863" w:type="dxa"/>
            <w:shd w:val="clear" w:color="auto" w:fill="auto"/>
            <w:vAlign w:val="center"/>
          </w:tcPr>
          <w:p w:rsidR="0012022B" w:rsidRPr="00F45297" w:rsidRDefault="0012022B" w:rsidP="00555CC9">
            <w:pPr>
              <w:suppressAutoHyphens/>
              <w:jc w:val="left"/>
              <w:rPr>
                <w:b/>
              </w:rPr>
            </w:pPr>
            <w:r w:rsidRPr="00F45297">
              <w:rPr>
                <w:b/>
              </w:rPr>
              <w:t>Section</w:t>
            </w:r>
          </w:p>
        </w:tc>
        <w:tc>
          <w:tcPr>
            <w:tcW w:w="1735" w:type="dxa"/>
            <w:shd w:val="clear" w:color="auto" w:fill="auto"/>
            <w:vAlign w:val="center"/>
          </w:tcPr>
          <w:p w:rsidR="0012022B" w:rsidRPr="00F45297" w:rsidRDefault="0012022B" w:rsidP="00555CC9">
            <w:pPr>
              <w:suppressAutoHyphens/>
              <w:jc w:val="left"/>
              <w:rPr>
                <w:b/>
              </w:rPr>
            </w:pPr>
            <w:r w:rsidRPr="00F45297">
              <w:rPr>
                <w:b/>
              </w:rPr>
              <w:t>Data quality element</w:t>
            </w:r>
          </w:p>
        </w:tc>
        <w:tc>
          <w:tcPr>
            <w:tcW w:w="1371" w:type="dxa"/>
            <w:shd w:val="clear" w:color="auto" w:fill="auto"/>
            <w:vAlign w:val="center"/>
          </w:tcPr>
          <w:p w:rsidR="0012022B" w:rsidRPr="00F45297" w:rsidRDefault="0012022B" w:rsidP="00555CC9">
            <w:pPr>
              <w:suppressAutoHyphens/>
              <w:jc w:val="left"/>
              <w:rPr>
                <w:b/>
              </w:rPr>
            </w:pPr>
            <w:r w:rsidRPr="00F45297">
              <w:rPr>
                <w:b/>
              </w:rPr>
              <w:t>Data quality sub-element</w:t>
            </w:r>
          </w:p>
        </w:tc>
        <w:tc>
          <w:tcPr>
            <w:tcW w:w="3544" w:type="dxa"/>
            <w:vAlign w:val="center"/>
          </w:tcPr>
          <w:p w:rsidR="0012022B" w:rsidRDefault="0012022B" w:rsidP="00555CC9">
            <w:pPr>
              <w:suppressAutoHyphens/>
              <w:jc w:val="left"/>
              <w:rPr>
                <w:b/>
              </w:rPr>
            </w:pPr>
            <w:r>
              <w:rPr>
                <w:b/>
              </w:rPr>
              <w:t>Definition</w:t>
            </w:r>
          </w:p>
        </w:tc>
        <w:tc>
          <w:tcPr>
            <w:tcW w:w="1627" w:type="dxa"/>
            <w:shd w:val="clear" w:color="auto" w:fill="auto"/>
            <w:vAlign w:val="center"/>
          </w:tcPr>
          <w:p w:rsidR="0012022B" w:rsidRPr="005955D8" w:rsidRDefault="0012022B" w:rsidP="00555CC9">
            <w:pPr>
              <w:jc w:val="left"/>
              <w:rPr>
                <w:i/>
                <w:iCs/>
                <w:color w:val="008000"/>
              </w:rPr>
            </w:pPr>
            <w:r>
              <w:rPr>
                <w:b/>
              </w:rPr>
              <w:t xml:space="preserve">Evaluation </w:t>
            </w:r>
            <w:r w:rsidRPr="00F45297">
              <w:rPr>
                <w:b/>
              </w:rPr>
              <w:t>Scope</w:t>
            </w:r>
            <w:r>
              <w:t xml:space="preserve"> </w:t>
            </w:r>
          </w:p>
        </w:tc>
      </w:tr>
      <w:tr w:rsidR="0012022B" w:rsidRPr="00622495"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7.1.1</w:t>
            </w:r>
          </w:p>
        </w:tc>
        <w:tc>
          <w:tcPr>
            <w:tcW w:w="1735" w:type="dxa"/>
            <w:shd w:val="clear" w:color="auto" w:fill="auto"/>
          </w:tcPr>
          <w:p w:rsidR="0012022B" w:rsidRPr="00622495" w:rsidRDefault="0012022B" w:rsidP="00555CC9">
            <w:pPr>
              <w:suppressAutoHyphens/>
              <w:jc w:val="left"/>
            </w:pPr>
            <w:r w:rsidRPr="00622495">
              <w:t>Completeness</w:t>
            </w:r>
          </w:p>
        </w:tc>
        <w:tc>
          <w:tcPr>
            <w:tcW w:w="1371" w:type="dxa"/>
            <w:shd w:val="clear" w:color="auto" w:fill="auto"/>
          </w:tcPr>
          <w:p w:rsidR="0012022B" w:rsidRPr="00622495" w:rsidRDefault="0012022B" w:rsidP="00555CC9">
            <w:pPr>
              <w:suppressAutoHyphens/>
              <w:jc w:val="left"/>
            </w:pPr>
            <w:r w:rsidRPr="00622495">
              <w:t>Commission</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excess data present in the dataset, as described by the scope</w:t>
            </w:r>
          </w:p>
        </w:tc>
        <w:tc>
          <w:tcPr>
            <w:tcW w:w="1627" w:type="dxa"/>
            <w:shd w:val="clear" w:color="auto" w:fill="auto"/>
          </w:tcPr>
          <w:p w:rsidR="0012022B" w:rsidRPr="00622495" w:rsidRDefault="0012022B" w:rsidP="00555CC9">
            <w:pPr>
              <w:suppressAutoHyphens/>
              <w:jc w:val="left"/>
            </w:pPr>
            <w:r w:rsidRPr="00622495">
              <w:t>dataset series; dataset; spatial object type</w:t>
            </w:r>
          </w:p>
        </w:tc>
      </w:tr>
      <w:tr w:rsidR="0012022B" w:rsidTr="00555CC9">
        <w:tblPrEx>
          <w:tblCellMar>
            <w:top w:w="0" w:type="dxa"/>
            <w:bottom w:w="0" w:type="dxa"/>
          </w:tblCellMar>
        </w:tblPrEx>
        <w:trPr>
          <w:cantSplit/>
          <w:trHeight w:val="209"/>
          <w:tblHeader/>
        </w:trPr>
        <w:tc>
          <w:tcPr>
            <w:tcW w:w="863" w:type="dxa"/>
            <w:shd w:val="clear" w:color="auto" w:fill="auto"/>
          </w:tcPr>
          <w:p w:rsidR="0012022B" w:rsidRPr="00622495" w:rsidRDefault="0012022B" w:rsidP="00555CC9">
            <w:pPr>
              <w:suppressAutoHyphens/>
              <w:jc w:val="left"/>
            </w:pPr>
            <w:r>
              <w:t>7.1.2</w:t>
            </w:r>
          </w:p>
        </w:tc>
        <w:tc>
          <w:tcPr>
            <w:tcW w:w="1735" w:type="dxa"/>
            <w:shd w:val="clear" w:color="auto" w:fill="auto"/>
          </w:tcPr>
          <w:p w:rsidR="0012022B" w:rsidRPr="00622495" w:rsidRDefault="0012022B" w:rsidP="00555CC9">
            <w:pPr>
              <w:suppressAutoHyphens/>
              <w:jc w:val="left"/>
            </w:pPr>
            <w:r w:rsidRPr="00622495">
              <w:t>Completeness</w:t>
            </w:r>
          </w:p>
        </w:tc>
        <w:tc>
          <w:tcPr>
            <w:tcW w:w="1371" w:type="dxa"/>
            <w:shd w:val="clear" w:color="auto" w:fill="auto"/>
          </w:tcPr>
          <w:p w:rsidR="0012022B" w:rsidRPr="00622495" w:rsidRDefault="0012022B" w:rsidP="00555CC9">
            <w:pPr>
              <w:suppressAutoHyphens/>
              <w:jc w:val="left"/>
            </w:pPr>
            <w:r w:rsidRPr="00622495">
              <w:t>Omission</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data absent from the dataset, as described by the scope</w:t>
            </w:r>
          </w:p>
        </w:tc>
        <w:tc>
          <w:tcPr>
            <w:tcW w:w="1627" w:type="dxa"/>
            <w:shd w:val="clear" w:color="auto" w:fill="auto"/>
          </w:tcPr>
          <w:p w:rsidR="0012022B" w:rsidRDefault="0012022B" w:rsidP="00555CC9">
            <w:pPr>
              <w:suppressAutoHyphens/>
              <w:jc w:val="left"/>
            </w:pPr>
            <w:r w:rsidRPr="00554B1D">
              <w:t>dataset series; dataset; spatial object type</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7.1.3</w:t>
            </w:r>
          </w:p>
        </w:tc>
        <w:tc>
          <w:tcPr>
            <w:tcW w:w="1735" w:type="dxa"/>
            <w:shd w:val="clear" w:color="auto" w:fill="auto"/>
          </w:tcPr>
          <w:p w:rsidR="0012022B" w:rsidRPr="00622495" w:rsidRDefault="0012022B" w:rsidP="00555CC9">
            <w:pPr>
              <w:suppressAutoHyphens/>
              <w:jc w:val="left"/>
            </w:pPr>
            <w:r w:rsidRPr="00622495">
              <w:t>Logical consistency</w:t>
            </w:r>
          </w:p>
        </w:tc>
        <w:tc>
          <w:tcPr>
            <w:tcW w:w="1371" w:type="dxa"/>
            <w:shd w:val="clear" w:color="auto" w:fill="auto"/>
          </w:tcPr>
          <w:p w:rsidR="0012022B" w:rsidRPr="00622495" w:rsidRDefault="0012022B" w:rsidP="00555CC9">
            <w:pPr>
              <w:suppressAutoHyphens/>
              <w:jc w:val="left"/>
            </w:pPr>
            <w:r w:rsidRPr="00622495">
              <w:t>Conceptual consistency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adherence to rules of the conceptual schema</w:t>
            </w:r>
          </w:p>
        </w:tc>
        <w:tc>
          <w:tcPr>
            <w:tcW w:w="1627" w:type="dxa"/>
            <w:shd w:val="clear" w:color="auto" w:fill="auto"/>
          </w:tcPr>
          <w:p w:rsidR="0012022B" w:rsidRDefault="0012022B" w:rsidP="00555CC9">
            <w:pPr>
              <w:suppressAutoHyphens/>
              <w:jc w:val="left"/>
            </w:pPr>
            <w:r w:rsidRPr="00554B1D">
              <w:t xml:space="preserve">dataset </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7.1.4</w:t>
            </w:r>
          </w:p>
        </w:tc>
        <w:tc>
          <w:tcPr>
            <w:tcW w:w="1735" w:type="dxa"/>
            <w:shd w:val="clear" w:color="auto" w:fill="auto"/>
          </w:tcPr>
          <w:p w:rsidR="0012022B" w:rsidRPr="00622495" w:rsidRDefault="0012022B" w:rsidP="00555CC9">
            <w:pPr>
              <w:suppressAutoHyphens/>
              <w:jc w:val="left"/>
            </w:pPr>
            <w:r w:rsidRPr="00622495">
              <w:t>Logical consistenc</w:t>
            </w:r>
            <w:r>
              <w:t>y</w:t>
            </w:r>
          </w:p>
        </w:tc>
        <w:tc>
          <w:tcPr>
            <w:tcW w:w="1371" w:type="dxa"/>
            <w:shd w:val="clear" w:color="auto" w:fill="auto"/>
          </w:tcPr>
          <w:p w:rsidR="0012022B" w:rsidRPr="00622495" w:rsidRDefault="0012022B" w:rsidP="00555CC9">
            <w:pPr>
              <w:suppressAutoHyphens/>
              <w:jc w:val="left"/>
            </w:pPr>
            <w:r w:rsidRPr="00622495">
              <w:t>Domain consistency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adherence of values to the value domains</w:t>
            </w:r>
          </w:p>
        </w:tc>
        <w:tc>
          <w:tcPr>
            <w:tcW w:w="1627" w:type="dxa"/>
            <w:shd w:val="clear" w:color="auto" w:fill="auto"/>
          </w:tcPr>
          <w:p w:rsidR="0012022B" w:rsidRDefault="0012022B" w:rsidP="00555CC9">
            <w:pPr>
              <w:suppressAutoHyphens/>
              <w:jc w:val="left"/>
            </w:pPr>
            <w:r w:rsidRPr="004A000C">
              <w:t xml:space="preserve">dataset </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7.1.5</w:t>
            </w:r>
          </w:p>
        </w:tc>
        <w:tc>
          <w:tcPr>
            <w:tcW w:w="1735" w:type="dxa"/>
            <w:shd w:val="clear" w:color="auto" w:fill="auto"/>
          </w:tcPr>
          <w:p w:rsidR="0012022B" w:rsidRPr="00622495" w:rsidRDefault="0012022B" w:rsidP="00555CC9">
            <w:pPr>
              <w:suppressAutoHyphens/>
              <w:jc w:val="left"/>
            </w:pPr>
            <w:r w:rsidRPr="00622495">
              <w:t>Logical consistency</w:t>
            </w:r>
          </w:p>
        </w:tc>
        <w:tc>
          <w:tcPr>
            <w:tcW w:w="1371" w:type="dxa"/>
            <w:shd w:val="clear" w:color="auto" w:fill="auto"/>
          </w:tcPr>
          <w:p w:rsidR="0012022B" w:rsidRPr="00622495" w:rsidRDefault="0012022B" w:rsidP="00555CC9">
            <w:pPr>
              <w:suppressAutoHyphens/>
              <w:jc w:val="left"/>
            </w:pPr>
            <w:r w:rsidRPr="00622495">
              <w:t>Format consistency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degree to which data is stored in accordance with the physical structure of the dataset, as described by the scope</w:t>
            </w:r>
          </w:p>
        </w:tc>
        <w:tc>
          <w:tcPr>
            <w:tcW w:w="1627" w:type="dxa"/>
            <w:shd w:val="clear" w:color="auto" w:fill="auto"/>
          </w:tcPr>
          <w:p w:rsidR="0012022B" w:rsidRDefault="0012022B" w:rsidP="00555CC9">
            <w:pPr>
              <w:suppressAutoHyphens/>
              <w:jc w:val="left"/>
            </w:pPr>
            <w:r w:rsidRPr="004A000C">
              <w:t xml:space="preserve">dataset </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7.1.6</w:t>
            </w:r>
          </w:p>
        </w:tc>
        <w:tc>
          <w:tcPr>
            <w:tcW w:w="1735" w:type="dxa"/>
            <w:shd w:val="clear" w:color="auto" w:fill="auto"/>
          </w:tcPr>
          <w:p w:rsidR="0012022B" w:rsidRPr="00622495" w:rsidRDefault="0012022B" w:rsidP="00555CC9">
            <w:pPr>
              <w:suppressAutoHyphens/>
              <w:jc w:val="left"/>
            </w:pPr>
            <w:r w:rsidRPr="00622495">
              <w:t>Logical consistency</w:t>
            </w:r>
          </w:p>
        </w:tc>
        <w:tc>
          <w:tcPr>
            <w:tcW w:w="1371" w:type="dxa"/>
            <w:shd w:val="clear" w:color="auto" w:fill="auto"/>
          </w:tcPr>
          <w:p w:rsidR="0012022B" w:rsidRPr="00622495" w:rsidRDefault="0012022B" w:rsidP="00555CC9">
            <w:pPr>
              <w:suppressAutoHyphens/>
              <w:jc w:val="left"/>
            </w:pPr>
            <w:r w:rsidRPr="00622495">
              <w:t>Topological consistency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correctness of the explicitly encoded topological characteristics of the dataset, as described by the scope</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7.1.7</w:t>
            </w:r>
          </w:p>
        </w:tc>
        <w:tc>
          <w:tcPr>
            <w:tcW w:w="1735" w:type="dxa"/>
            <w:shd w:val="clear" w:color="auto" w:fill="auto"/>
          </w:tcPr>
          <w:p w:rsidR="0012022B" w:rsidRPr="00622495" w:rsidRDefault="0012022B" w:rsidP="00555CC9">
            <w:pPr>
              <w:suppressAutoHyphens/>
              <w:jc w:val="left"/>
            </w:pPr>
            <w:r>
              <w:t>Positional a</w:t>
            </w:r>
            <w:r w:rsidRPr="00622495">
              <w:t>ccuracy</w:t>
            </w:r>
          </w:p>
        </w:tc>
        <w:tc>
          <w:tcPr>
            <w:tcW w:w="1371" w:type="dxa"/>
            <w:shd w:val="clear" w:color="auto" w:fill="auto"/>
          </w:tcPr>
          <w:p w:rsidR="0012022B" w:rsidRPr="00622495" w:rsidRDefault="0012022B" w:rsidP="00555CC9">
            <w:pPr>
              <w:suppressAutoHyphens/>
              <w:jc w:val="left"/>
            </w:pPr>
            <w:r w:rsidRPr="00622495">
              <w:t>Absolute or external accuracy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closeness of reported coordinate values to values accepted as or being true</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7.1.8</w:t>
            </w:r>
          </w:p>
        </w:tc>
        <w:tc>
          <w:tcPr>
            <w:tcW w:w="1735" w:type="dxa"/>
            <w:shd w:val="clear" w:color="auto" w:fill="auto"/>
          </w:tcPr>
          <w:p w:rsidR="0012022B" w:rsidRDefault="0012022B" w:rsidP="00555CC9">
            <w:pPr>
              <w:suppressAutoHyphens/>
              <w:jc w:val="left"/>
            </w:pPr>
            <w:r w:rsidRPr="002906E9">
              <w:t>Positional accuracy</w:t>
            </w:r>
          </w:p>
        </w:tc>
        <w:tc>
          <w:tcPr>
            <w:tcW w:w="1371" w:type="dxa"/>
            <w:shd w:val="clear" w:color="auto" w:fill="auto"/>
          </w:tcPr>
          <w:p w:rsidR="0012022B" w:rsidRPr="00622495" w:rsidRDefault="0012022B" w:rsidP="00555CC9">
            <w:pPr>
              <w:suppressAutoHyphens/>
              <w:jc w:val="left"/>
            </w:pPr>
            <w:r w:rsidRPr="009D173D">
              <w:t>Relative or internal accuracy</w:t>
            </w:r>
          </w:p>
        </w:tc>
        <w:tc>
          <w:tcPr>
            <w:tcW w:w="3544" w:type="dxa"/>
          </w:tcPr>
          <w:p w:rsidR="0012022B" w:rsidRPr="00117180" w:rsidRDefault="0012022B" w:rsidP="00555CC9">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117180">
              <w:rPr>
                <w:rFonts w:ascii="ArialMT" w:hAnsi="ArialMT" w:cs="ArialMT"/>
                <w:color w:val="000000"/>
                <w:lang w:eastAsia="en-GB"/>
              </w:rPr>
              <w:t>closeness of the relative positions of fe</w:t>
            </w:r>
            <w:r w:rsidRPr="00117180">
              <w:rPr>
                <w:rFonts w:ascii="ArialMT" w:hAnsi="ArialMT" w:cs="ArialMT"/>
                <w:color w:val="000000"/>
                <w:lang w:eastAsia="en-GB"/>
              </w:rPr>
              <w:t>a</w:t>
            </w:r>
            <w:r w:rsidRPr="00117180">
              <w:rPr>
                <w:rFonts w:ascii="ArialMT" w:hAnsi="ArialMT" w:cs="ArialMT"/>
                <w:color w:val="000000"/>
                <w:lang w:eastAsia="en-GB"/>
              </w:rPr>
              <w:t>tures in the scope to their respective relative positions a</w:t>
            </w:r>
            <w:r w:rsidRPr="00117180">
              <w:rPr>
                <w:rFonts w:ascii="ArialMT" w:hAnsi="ArialMT" w:cs="ArialMT"/>
                <w:color w:val="000000"/>
                <w:lang w:eastAsia="en-GB"/>
              </w:rPr>
              <w:t>c</w:t>
            </w:r>
            <w:r w:rsidRPr="00117180">
              <w:rPr>
                <w:rFonts w:ascii="ArialMT" w:hAnsi="ArialMT" w:cs="ArialMT"/>
                <w:color w:val="000000"/>
                <w:lang w:eastAsia="en-GB"/>
              </w:rPr>
              <w:t>cepted as or being true</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7.1.9</w:t>
            </w:r>
          </w:p>
        </w:tc>
        <w:tc>
          <w:tcPr>
            <w:tcW w:w="1735" w:type="dxa"/>
            <w:shd w:val="clear" w:color="auto" w:fill="auto"/>
          </w:tcPr>
          <w:p w:rsidR="0012022B" w:rsidRPr="00622495" w:rsidRDefault="0012022B" w:rsidP="00555CC9">
            <w:pPr>
              <w:suppressAutoHyphens/>
              <w:jc w:val="left"/>
            </w:pPr>
            <w:r w:rsidRPr="00622495">
              <w:t>Thematic accuracy</w:t>
            </w:r>
          </w:p>
        </w:tc>
        <w:tc>
          <w:tcPr>
            <w:tcW w:w="1371" w:type="dxa"/>
            <w:shd w:val="clear" w:color="auto" w:fill="auto"/>
          </w:tcPr>
          <w:p w:rsidR="0012022B" w:rsidRPr="00622495" w:rsidRDefault="0012022B" w:rsidP="00555CC9">
            <w:pPr>
              <w:suppressAutoHyphens/>
              <w:jc w:val="left"/>
            </w:pPr>
            <w:r w:rsidRPr="00622495">
              <w:t>Classification correctness</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comparison of the classes assigned to features or their attributes to a universe of discourse</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7.1.10</w:t>
            </w:r>
          </w:p>
        </w:tc>
        <w:tc>
          <w:tcPr>
            <w:tcW w:w="1735" w:type="dxa"/>
            <w:shd w:val="clear" w:color="auto" w:fill="auto"/>
          </w:tcPr>
          <w:p w:rsidR="0012022B" w:rsidRPr="00622495" w:rsidRDefault="0012022B" w:rsidP="00555CC9">
            <w:pPr>
              <w:suppressAutoHyphens/>
              <w:jc w:val="left"/>
            </w:pPr>
            <w:r w:rsidRPr="00622495">
              <w:t>Thematic accuracy</w:t>
            </w:r>
          </w:p>
        </w:tc>
        <w:tc>
          <w:tcPr>
            <w:tcW w:w="1371" w:type="dxa"/>
            <w:shd w:val="clear" w:color="auto" w:fill="auto"/>
          </w:tcPr>
          <w:p w:rsidR="0012022B" w:rsidRPr="00622495" w:rsidRDefault="0012022B" w:rsidP="00555CC9">
            <w:pPr>
              <w:suppressAutoHyphens/>
              <w:jc w:val="left"/>
            </w:pPr>
            <w:r w:rsidRPr="00622495">
              <w:t>Non-quantitative attribute correctness</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correctness of non-quantitative attributes</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7.1.11</w:t>
            </w:r>
          </w:p>
        </w:tc>
        <w:tc>
          <w:tcPr>
            <w:tcW w:w="1735" w:type="dxa"/>
            <w:shd w:val="clear" w:color="auto" w:fill="auto"/>
          </w:tcPr>
          <w:p w:rsidR="0012022B" w:rsidRPr="00622495" w:rsidRDefault="0012022B" w:rsidP="00555CC9">
            <w:pPr>
              <w:suppressAutoHyphens/>
              <w:jc w:val="left"/>
            </w:pPr>
            <w:r w:rsidRPr="00622495">
              <w:t>Thematic accuracy</w:t>
            </w:r>
          </w:p>
        </w:tc>
        <w:tc>
          <w:tcPr>
            <w:tcW w:w="1371" w:type="dxa"/>
            <w:shd w:val="clear" w:color="auto" w:fill="auto"/>
          </w:tcPr>
          <w:p w:rsidR="0012022B" w:rsidRPr="00622495" w:rsidRDefault="0012022B" w:rsidP="00555CC9">
            <w:pPr>
              <w:suppressAutoHyphens/>
              <w:jc w:val="left"/>
            </w:pPr>
            <w:r w:rsidRPr="00622495">
              <w:t>Quantitative attribute accuracy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accuracy of quantitative attributes</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7.1.12</w:t>
            </w:r>
          </w:p>
        </w:tc>
        <w:tc>
          <w:tcPr>
            <w:tcW w:w="1735" w:type="dxa"/>
            <w:shd w:val="clear" w:color="auto" w:fill="auto"/>
          </w:tcPr>
          <w:p w:rsidR="0012022B" w:rsidRPr="00622495" w:rsidRDefault="0012022B" w:rsidP="00555CC9">
            <w:pPr>
              <w:suppressAutoHyphens/>
              <w:jc w:val="left"/>
            </w:pPr>
            <w:r w:rsidRPr="00622495">
              <w:t>Temporal quality</w:t>
            </w:r>
          </w:p>
        </w:tc>
        <w:tc>
          <w:tcPr>
            <w:tcW w:w="1371" w:type="dxa"/>
            <w:shd w:val="clear" w:color="auto" w:fill="auto"/>
          </w:tcPr>
          <w:p w:rsidR="0012022B" w:rsidRPr="00622495" w:rsidRDefault="0012022B" w:rsidP="00555CC9">
            <w:pPr>
              <w:suppressAutoHyphens/>
              <w:jc w:val="left"/>
            </w:pPr>
            <w:r w:rsidRPr="00622495">
              <w:t>Accuracy of a time measurement</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correctness of the temporal references of an item (reporting of error in time measurement)</w:t>
            </w:r>
          </w:p>
        </w:tc>
        <w:tc>
          <w:tcPr>
            <w:tcW w:w="1627" w:type="dxa"/>
            <w:shd w:val="clear" w:color="auto" w:fill="auto"/>
          </w:tcPr>
          <w:p w:rsidR="0012022B" w:rsidRDefault="0012022B" w:rsidP="00555CC9">
            <w:pPr>
              <w:suppressAutoHyphens/>
              <w:jc w:val="left"/>
            </w:pPr>
            <w:r w:rsidRPr="004A000C">
              <w:t>spatial object</w:t>
            </w:r>
          </w:p>
        </w:tc>
      </w:tr>
      <w:tr w:rsidR="0012022B" w:rsidTr="00555CC9">
        <w:tblPrEx>
          <w:tblCellMar>
            <w:top w:w="0" w:type="dxa"/>
            <w:bottom w:w="0" w:type="dxa"/>
          </w:tblCellMar>
        </w:tblPrEx>
        <w:trPr>
          <w:cantSplit/>
          <w:tblHeader/>
        </w:trPr>
        <w:tc>
          <w:tcPr>
            <w:tcW w:w="863" w:type="dxa"/>
            <w:shd w:val="clear" w:color="auto" w:fill="auto"/>
          </w:tcPr>
          <w:p w:rsidR="0012022B" w:rsidRPr="00622495" w:rsidRDefault="0012022B" w:rsidP="00555CC9">
            <w:pPr>
              <w:suppressAutoHyphens/>
              <w:jc w:val="left"/>
            </w:pPr>
            <w:r>
              <w:t>7.1.13</w:t>
            </w:r>
          </w:p>
        </w:tc>
        <w:tc>
          <w:tcPr>
            <w:tcW w:w="1735" w:type="dxa"/>
            <w:shd w:val="clear" w:color="auto" w:fill="auto"/>
          </w:tcPr>
          <w:p w:rsidR="0012022B" w:rsidRPr="00622495" w:rsidRDefault="0012022B" w:rsidP="00555CC9">
            <w:pPr>
              <w:suppressAutoHyphens/>
              <w:jc w:val="left"/>
            </w:pPr>
            <w:r w:rsidRPr="00622495">
              <w:t>Temporal quality</w:t>
            </w:r>
          </w:p>
        </w:tc>
        <w:tc>
          <w:tcPr>
            <w:tcW w:w="1371" w:type="dxa"/>
            <w:shd w:val="clear" w:color="auto" w:fill="auto"/>
          </w:tcPr>
          <w:p w:rsidR="0012022B" w:rsidRPr="00622495" w:rsidRDefault="0012022B" w:rsidP="00555CC9">
            <w:pPr>
              <w:suppressAutoHyphens/>
              <w:jc w:val="left"/>
            </w:pPr>
            <w:r w:rsidRPr="00622495">
              <w:t>Temporal consistency</w:t>
            </w:r>
          </w:p>
        </w:tc>
        <w:tc>
          <w:tcPr>
            <w:tcW w:w="3544" w:type="dxa"/>
          </w:tcPr>
          <w:p w:rsidR="0012022B" w:rsidRPr="00117180" w:rsidRDefault="0012022B" w:rsidP="00555CC9">
            <w:pPr>
              <w:suppressAutoHyphens/>
              <w:jc w:val="left"/>
            </w:pPr>
            <w:r w:rsidRPr="00117180">
              <w:rPr>
                <w:rFonts w:ascii="ArialMT" w:hAnsi="ArialMT" w:cs="ArialMT"/>
                <w:color w:val="000000"/>
                <w:lang w:eastAsia="en-GB"/>
              </w:rPr>
              <w:t>correctness of ordered events or sequences, if reported</w:t>
            </w:r>
          </w:p>
        </w:tc>
        <w:tc>
          <w:tcPr>
            <w:tcW w:w="1627" w:type="dxa"/>
            <w:shd w:val="clear" w:color="auto" w:fill="auto"/>
          </w:tcPr>
          <w:p w:rsidR="0012022B" w:rsidRDefault="0012022B" w:rsidP="00555CC9">
            <w:pPr>
              <w:suppressAutoHyphens/>
              <w:jc w:val="left"/>
            </w:pPr>
            <w:r w:rsidRPr="004A000C">
              <w:t>spatial object</w:t>
            </w:r>
          </w:p>
        </w:tc>
      </w:tr>
    </w:tbl>
    <w:p w:rsidR="0012022B" w:rsidRDefault="0012022B" w:rsidP="0012022B"/>
    <w:p w:rsidR="00BB13EF" w:rsidRPr="00B318DD" w:rsidRDefault="00BB13EF" w:rsidP="00BB13EF">
      <w:pPr>
        <w:rPr>
          <w:rStyle w:val="Instruction"/>
          <w:szCs w:val="19"/>
        </w:rPr>
      </w:pPr>
    </w:p>
    <w:p w:rsidR="00BB13EF" w:rsidRPr="00B318DD" w:rsidRDefault="00BB13EF" w:rsidP="00BB13EF">
      <w:pPr>
        <w:rPr>
          <w:szCs w:val="19"/>
        </w:rPr>
      </w:pPr>
    </w:p>
    <w:p w:rsidR="00BB13EF" w:rsidRPr="00B318DD" w:rsidRDefault="00BB13EF" w:rsidP="00BB13EF">
      <w:pPr>
        <w:shd w:val="clear" w:color="auto" w:fill="E6E6E6"/>
        <w:rPr>
          <w:szCs w:val="19"/>
        </w:rPr>
      </w:pPr>
    </w:p>
    <w:p w:rsidR="00BB13EF" w:rsidRPr="00B318DD" w:rsidRDefault="00BB13EF" w:rsidP="00BB13EF">
      <w:pPr>
        <w:pStyle w:val="Recommendationgrey"/>
        <w:rPr>
          <w:szCs w:val="19"/>
        </w:rPr>
      </w:pPr>
      <w:r w:rsidRPr="00B318DD">
        <w:rPr>
          <w:szCs w:val="19"/>
        </w:rPr>
        <w:t>Where it is impossible to express the evaluation of a data quality element in a quantitative way, the evaluation of the element should be expressed with a textual statement as a data qual</w:t>
      </w:r>
      <w:r w:rsidRPr="00B318DD">
        <w:rPr>
          <w:szCs w:val="19"/>
        </w:rPr>
        <w:t>i</w:t>
      </w:r>
      <w:r w:rsidRPr="00B318DD">
        <w:rPr>
          <w:szCs w:val="19"/>
        </w:rPr>
        <w:t>ty descriptive result.</w:t>
      </w:r>
    </w:p>
    <w:p w:rsidR="00BB13EF" w:rsidRPr="00B318DD" w:rsidRDefault="00BB13EF" w:rsidP="00BB13EF">
      <w:pPr>
        <w:shd w:val="clear" w:color="auto" w:fill="E6E6E6"/>
        <w:rPr>
          <w:szCs w:val="19"/>
        </w:rPr>
      </w:pPr>
    </w:p>
    <w:p w:rsidR="00BB13EF" w:rsidRPr="00686565" w:rsidRDefault="00BB13EF" w:rsidP="0086064B">
      <w:pPr>
        <w:pStyle w:val="Titolo3"/>
      </w:pPr>
      <w:bookmarkStart w:id="240" w:name="_Ref231986135"/>
      <w:bookmarkStart w:id="241" w:name="_Toc254194934"/>
      <w:bookmarkStart w:id="242" w:name="_Ref314644371"/>
      <w:bookmarkStart w:id="243" w:name="_Toc339566047"/>
      <w:bookmarkStart w:id="244" w:name="_Toc374519897"/>
      <w:r w:rsidRPr="00686565">
        <w:t>Completeness</w:t>
      </w:r>
      <w:bookmarkEnd w:id="240"/>
      <w:bookmarkEnd w:id="241"/>
      <w:r w:rsidRPr="00686565">
        <w:t xml:space="preserve"> – </w:t>
      </w:r>
      <w:bookmarkStart w:id="245" w:name="_Ref232249449"/>
      <w:bookmarkStart w:id="246" w:name="_Toc254194935"/>
      <w:r w:rsidRPr="00686565">
        <w:t>Commission</w:t>
      </w:r>
      <w:bookmarkEnd w:id="242"/>
      <w:bookmarkEnd w:id="243"/>
      <w:bookmarkEnd w:id="244"/>
      <w:bookmarkEnd w:id="245"/>
      <w:bookmarkEnd w:id="246"/>
    </w:p>
    <w:p w:rsidR="00555CC9" w:rsidRPr="00CE587A" w:rsidRDefault="00555CC9" w:rsidP="00555CC9"/>
    <w:p w:rsidR="00555CC9" w:rsidRPr="008B1384" w:rsidRDefault="00555CC9" w:rsidP="00555CC9">
      <w:pPr>
        <w:pStyle w:val="Recommendation"/>
      </w:pPr>
      <w:r w:rsidRPr="008B1384">
        <w:t xml:space="preserve">Commission should be evaluated and documented using </w:t>
      </w:r>
      <w:r>
        <w:t>Rate of excess items</w:t>
      </w:r>
      <w:r w:rsidRPr="008B1384">
        <w:t xml:space="preserve"> as spec</w:t>
      </w:r>
      <w:r w:rsidRPr="008B1384">
        <w:t>i</w:t>
      </w:r>
      <w:r w:rsidRPr="008B1384">
        <w:t>fied in the tables below.</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044F5" w:rsidTr="00555CC9">
        <w:tc>
          <w:tcPr>
            <w:tcW w:w="3053" w:type="dxa"/>
            <w:shd w:val="clear" w:color="auto" w:fill="auto"/>
          </w:tcPr>
          <w:p w:rsidR="00555CC9" w:rsidRPr="007044F5" w:rsidRDefault="00555CC9" w:rsidP="00555CC9">
            <w:pPr>
              <w:jc w:val="left"/>
              <w:rPr>
                <w:rFonts w:cs="Arial"/>
                <w:b/>
              </w:rPr>
            </w:pPr>
            <w:r w:rsidRPr="007044F5">
              <w:rPr>
                <w:rFonts w:cs="Arial"/>
                <w:b/>
              </w:rPr>
              <w:t>Name</w:t>
            </w:r>
          </w:p>
        </w:tc>
        <w:tc>
          <w:tcPr>
            <w:tcW w:w="6087" w:type="dxa"/>
            <w:shd w:val="clear" w:color="auto" w:fill="auto"/>
          </w:tcPr>
          <w:p w:rsidR="00555CC9" w:rsidRPr="007044F5" w:rsidRDefault="00555CC9" w:rsidP="00555CC9">
            <w:pPr>
              <w:rPr>
                <w:rFonts w:cs="Arial"/>
                <w:b/>
              </w:rPr>
            </w:pPr>
            <w:r w:rsidRPr="007044F5">
              <w:rPr>
                <w:rFonts w:cs="Arial"/>
                <w:b/>
              </w:rPr>
              <w:t>Rate of excess items</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Alternative name</w:t>
            </w:r>
          </w:p>
        </w:tc>
        <w:tc>
          <w:tcPr>
            <w:tcW w:w="6087" w:type="dxa"/>
            <w:shd w:val="clear" w:color="auto" w:fill="auto"/>
          </w:tcPr>
          <w:p w:rsidR="00555CC9" w:rsidRPr="007044F5" w:rsidRDefault="00555CC9" w:rsidP="00555CC9">
            <w:pPr>
              <w:autoSpaceDE w:val="0"/>
              <w:autoSpaceDN w:val="0"/>
              <w:adjustRightInd w:val="0"/>
              <w:jc w:val="left"/>
              <w:rPr>
                <w:rFonts w:cs="Arial"/>
                <w:i/>
                <w:lang w:eastAsia="en-US"/>
              </w:rPr>
            </w:pPr>
            <w:r w:rsidRPr="007044F5">
              <w:rPr>
                <w:rFonts w:cs="Arial"/>
                <w:lang w:eastAsia="en-US"/>
              </w:rPr>
              <w:t>–</w:t>
            </w:r>
          </w:p>
        </w:tc>
      </w:tr>
      <w:tr w:rsidR="00555CC9" w:rsidRPr="007044F5" w:rsidTr="00555CC9">
        <w:tc>
          <w:tcPr>
            <w:tcW w:w="3053" w:type="dxa"/>
            <w:shd w:val="clear" w:color="auto" w:fill="FFFFFF"/>
          </w:tcPr>
          <w:p w:rsidR="00555CC9" w:rsidRPr="007044F5" w:rsidRDefault="00555CC9" w:rsidP="00555CC9">
            <w:pPr>
              <w:jc w:val="left"/>
              <w:rPr>
                <w:rFonts w:cs="Arial"/>
              </w:rPr>
            </w:pPr>
            <w:r w:rsidRPr="007044F5">
              <w:rPr>
                <w:rFonts w:cs="Arial"/>
              </w:rPr>
              <w:t xml:space="preserve">Data quality element </w:t>
            </w:r>
          </w:p>
        </w:tc>
        <w:tc>
          <w:tcPr>
            <w:tcW w:w="6087" w:type="dxa"/>
            <w:shd w:val="clear" w:color="auto" w:fill="FFFFFF"/>
          </w:tcPr>
          <w:p w:rsidR="00555CC9" w:rsidRPr="007044F5" w:rsidRDefault="00555CC9" w:rsidP="00555CC9">
            <w:pPr>
              <w:autoSpaceDE w:val="0"/>
              <w:autoSpaceDN w:val="0"/>
              <w:adjustRightInd w:val="0"/>
              <w:jc w:val="left"/>
              <w:rPr>
                <w:rFonts w:cs="Arial"/>
                <w:i/>
                <w:lang w:eastAsia="en-US"/>
              </w:rPr>
            </w:pPr>
            <w:r w:rsidRPr="007044F5">
              <w:rPr>
                <w:rFonts w:cs="Arial"/>
              </w:rPr>
              <w:t>Completeness</w:t>
            </w:r>
          </w:p>
        </w:tc>
      </w:tr>
      <w:tr w:rsidR="00555CC9" w:rsidRPr="007044F5" w:rsidTr="00555CC9">
        <w:tc>
          <w:tcPr>
            <w:tcW w:w="3053" w:type="dxa"/>
            <w:shd w:val="clear" w:color="auto" w:fill="FFFFFF"/>
          </w:tcPr>
          <w:p w:rsidR="00555CC9" w:rsidRPr="007044F5" w:rsidRDefault="00555CC9" w:rsidP="00555CC9">
            <w:pPr>
              <w:jc w:val="left"/>
              <w:rPr>
                <w:rFonts w:cs="Arial"/>
              </w:rPr>
            </w:pPr>
            <w:r w:rsidRPr="007044F5">
              <w:rPr>
                <w:rFonts w:cs="Arial"/>
              </w:rPr>
              <w:t>Data quality sub-element</w:t>
            </w:r>
          </w:p>
        </w:tc>
        <w:tc>
          <w:tcPr>
            <w:tcW w:w="6087" w:type="dxa"/>
            <w:shd w:val="clear" w:color="auto" w:fill="FFFFFF"/>
          </w:tcPr>
          <w:p w:rsidR="00555CC9" w:rsidRPr="007044F5" w:rsidRDefault="00555CC9" w:rsidP="00555CC9">
            <w:pPr>
              <w:autoSpaceDE w:val="0"/>
              <w:autoSpaceDN w:val="0"/>
              <w:adjustRightInd w:val="0"/>
              <w:jc w:val="left"/>
              <w:rPr>
                <w:rFonts w:cs="Arial"/>
                <w:i/>
                <w:lang w:eastAsia="en-US"/>
              </w:rPr>
            </w:pPr>
            <w:r w:rsidRPr="007044F5">
              <w:rPr>
                <w:rFonts w:cs="Arial"/>
              </w:rPr>
              <w:t>Commission</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Data quality basic measure</w:t>
            </w:r>
          </w:p>
        </w:tc>
        <w:tc>
          <w:tcPr>
            <w:tcW w:w="6087" w:type="dxa"/>
            <w:shd w:val="clear" w:color="auto" w:fill="auto"/>
          </w:tcPr>
          <w:p w:rsidR="00555CC9" w:rsidRPr="007044F5" w:rsidRDefault="00555CC9" w:rsidP="00555CC9">
            <w:pPr>
              <w:autoSpaceDE w:val="0"/>
              <w:autoSpaceDN w:val="0"/>
              <w:adjustRightInd w:val="0"/>
              <w:jc w:val="left"/>
              <w:rPr>
                <w:rFonts w:cs="Arial"/>
                <w:lang w:eastAsia="ko-KR"/>
              </w:rPr>
            </w:pPr>
            <w:r w:rsidRPr="007044F5">
              <w:rPr>
                <w:rFonts w:cs="Arial"/>
                <w:lang w:eastAsia="en-US"/>
              </w:rPr>
              <w:t>Error rate</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Definition</w:t>
            </w:r>
          </w:p>
        </w:tc>
        <w:tc>
          <w:tcPr>
            <w:tcW w:w="6087" w:type="dxa"/>
            <w:shd w:val="clear" w:color="auto" w:fill="auto"/>
          </w:tcPr>
          <w:p w:rsidR="00555CC9" w:rsidRPr="007044F5" w:rsidRDefault="00555CC9" w:rsidP="00555CC9">
            <w:pPr>
              <w:autoSpaceDE w:val="0"/>
              <w:autoSpaceDN w:val="0"/>
              <w:adjustRightInd w:val="0"/>
              <w:jc w:val="left"/>
              <w:rPr>
                <w:rFonts w:cs="Arial"/>
                <w:i/>
                <w:lang w:val="en-US" w:eastAsia="en-US"/>
              </w:rPr>
            </w:pPr>
            <w:r w:rsidRPr="007044F5">
              <w:rPr>
                <w:rFonts w:cs="Arial"/>
                <w:lang w:eastAsia="en-GB"/>
              </w:rPr>
              <w:t>Number of excess items in the dataset in relation to the number of items that should have been present</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Description</w:t>
            </w:r>
          </w:p>
        </w:tc>
        <w:tc>
          <w:tcPr>
            <w:tcW w:w="6087" w:type="dxa"/>
            <w:shd w:val="clear" w:color="auto" w:fill="auto"/>
          </w:tcPr>
          <w:p w:rsidR="00555CC9" w:rsidRPr="007044F5" w:rsidRDefault="00555CC9" w:rsidP="00555CC9">
            <w:pPr>
              <w:rPr>
                <w:rFonts w:cs="Arial"/>
                <w:i/>
                <w:iCs/>
              </w:rPr>
            </w:pPr>
            <w:r w:rsidRPr="007044F5">
              <w:rPr>
                <w:rFonts w:cs="Arial"/>
              </w:rPr>
              <w:t>No specific description for version 2.9</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Evaluation scope</w:t>
            </w:r>
          </w:p>
        </w:tc>
        <w:tc>
          <w:tcPr>
            <w:tcW w:w="6087" w:type="dxa"/>
            <w:shd w:val="clear" w:color="auto" w:fill="auto"/>
          </w:tcPr>
          <w:p w:rsidR="00555CC9" w:rsidRPr="007044F5" w:rsidRDefault="00555CC9" w:rsidP="00555CC9">
            <w:pPr>
              <w:rPr>
                <w:rFonts w:cs="Arial"/>
              </w:rPr>
            </w:pPr>
            <w:r w:rsidRPr="007044F5">
              <w:rPr>
                <w:rFonts w:cs="Arial"/>
              </w:rPr>
              <w:t>spatial object type: all spatial object types</w:t>
            </w:r>
          </w:p>
          <w:p w:rsidR="00555CC9" w:rsidRPr="007044F5" w:rsidRDefault="00555CC9" w:rsidP="00555CC9">
            <w:pPr>
              <w:rPr>
                <w:rFonts w:cs="Arial"/>
              </w:rPr>
            </w:pPr>
            <w:r w:rsidRPr="007044F5">
              <w:rPr>
                <w:rFonts w:cs="Arial"/>
              </w:rPr>
              <w:t>dataset</w:t>
            </w:r>
          </w:p>
          <w:p w:rsidR="00555CC9" w:rsidRPr="007044F5" w:rsidRDefault="00555CC9" w:rsidP="00555CC9">
            <w:pPr>
              <w:rPr>
                <w:rFonts w:cs="Arial"/>
                <w:lang w:eastAsia="en-US"/>
              </w:rPr>
            </w:pPr>
            <w:r w:rsidRPr="007044F5">
              <w:rPr>
                <w:rFonts w:cs="Arial"/>
              </w:rPr>
              <w:t>dataset series</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Reporting scope</w:t>
            </w:r>
          </w:p>
        </w:tc>
        <w:tc>
          <w:tcPr>
            <w:tcW w:w="6087" w:type="dxa"/>
            <w:shd w:val="clear" w:color="auto" w:fill="auto"/>
          </w:tcPr>
          <w:p w:rsidR="00555CC9" w:rsidRPr="007044F5" w:rsidRDefault="00555CC9" w:rsidP="00555CC9">
            <w:pPr>
              <w:rPr>
                <w:rFonts w:cs="Arial"/>
              </w:rPr>
            </w:pPr>
            <w:r w:rsidRPr="007044F5">
              <w:rPr>
                <w:rFonts w:cs="Arial"/>
              </w:rPr>
              <w:t>spatial object type: all spatial object types</w:t>
            </w:r>
          </w:p>
          <w:p w:rsidR="00555CC9" w:rsidRPr="007044F5" w:rsidRDefault="00555CC9" w:rsidP="00555CC9">
            <w:pPr>
              <w:rPr>
                <w:rFonts w:cs="Arial"/>
              </w:rPr>
            </w:pPr>
            <w:r w:rsidRPr="007044F5">
              <w:rPr>
                <w:rFonts w:cs="Arial"/>
              </w:rPr>
              <w:t>dataset</w:t>
            </w:r>
          </w:p>
          <w:p w:rsidR="00555CC9" w:rsidRPr="007044F5" w:rsidRDefault="00555CC9" w:rsidP="00555CC9">
            <w:pPr>
              <w:rPr>
                <w:rFonts w:cs="Arial"/>
                <w:lang w:eastAsia="en-US"/>
              </w:rPr>
            </w:pPr>
            <w:r w:rsidRPr="007044F5">
              <w:rPr>
                <w:rFonts w:cs="Arial"/>
              </w:rPr>
              <w:t>dataset series</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Parameter</w:t>
            </w:r>
          </w:p>
        </w:tc>
        <w:tc>
          <w:tcPr>
            <w:tcW w:w="6087" w:type="dxa"/>
            <w:shd w:val="clear" w:color="auto" w:fill="auto"/>
          </w:tcPr>
          <w:p w:rsidR="00555CC9" w:rsidRPr="007044F5" w:rsidRDefault="00555CC9" w:rsidP="00555CC9">
            <w:pPr>
              <w:autoSpaceDE w:val="0"/>
              <w:autoSpaceDN w:val="0"/>
              <w:adjustRightInd w:val="0"/>
              <w:jc w:val="left"/>
              <w:rPr>
                <w:rStyle w:val="Instruction"/>
                <w:rFonts w:cs="Arial"/>
                <w:i w:val="0"/>
                <w:iCs w:val="0"/>
              </w:rPr>
            </w:pPr>
            <w:r w:rsidRPr="007044F5">
              <w:rPr>
                <w:rFonts w:cs="Arial"/>
                <w:lang w:eastAsia="en-US"/>
              </w:rPr>
              <w:t>–</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Data quality value type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lang w:eastAsia="en-US"/>
              </w:rPr>
              <w:t>Real ; percentage ; ratio</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Data quality value structure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rPr>
              <w:t>Single value, Bag, Set, Sequence, Table, Matrix or Co</w:t>
            </w:r>
            <w:r w:rsidRPr="007044F5">
              <w:rPr>
                <w:rFonts w:cs="Arial"/>
              </w:rPr>
              <w:t>v</w:t>
            </w:r>
            <w:r w:rsidRPr="007044F5">
              <w:rPr>
                <w:rFonts w:cs="Arial"/>
              </w:rPr>
              <w:t>erage</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Source reference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rPr>
              <w:t>ISO/DIS 19157 Geographic information – Data qua</w:t>
            </w:r>
            <w:r w:rsidRPr="007044F5">
              <w:rPr>
                <w:rFonts w:cs="Arial"/>
              </w:rPr>
              <w:t>l</w:t>
            </w:r>
            <w:r w:rsidRPr="007044F5">
              <w:rPr>
                <w:rFonts w:cs="Arial"/>
              </w:rPr>
              <w:t>ity</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Example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lang w:eastAsia="en-US"/>
              </w:rPr>
              <w:t>0.0189 ; 98.11% ; 11:582</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Measure identifier</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rPr>
              <w:t>3 (ISO 19157)</w:t>
            </w:r>
          </w:p>
        </w:tc>
      </w:tr>
    </w:tbl>
    <w:p w:rsidR="00BB13EF" w:rsidRPr="00B318DD" w:rsidRDefault="00BB13EF" w:rsidP="00BB13EF">
      <w:pPr>
        <w:rPr>
          <w:szCs w:val="19"/>
        </w:rPr>
      </w:pPr>
    </w:p>
    <w:p w:rsidR="00BB13EF" w:rsidRPr="00686565" w:rsidRDefault="00BB13EF" w:rsidP="0086064B">
      <w:pPr>
        <w:pStyle w:val="Titolo3"/>
      </w:pPr>
      <w:bookmarkStart w:id="247" w:name="_Ref232249473"/>
      <w:bookmarkStart w:id="248" w:name="_Toc254194936"/>
      <w:bookmarkStart w:id="249" w:name="_Toc339566048"/>
      <w:bookmarkStart w:id="250" w:name="_Toc374519898"/>
      <w:r w:rsidRPr="00686565">
        <w:t>Completeness – Omission</w:t>
      </w:r>
      <w:bookmarkEnd w:id="247"/>
      <w:bookmarkEnd w:id="248"/>
      <w:bookmarkEnd w:id="249"/>
      <w:bookmarkEnd w:id="250"/>
    </w:p>
    <w:p w:rsidR="00555CC9" w:rsidRPr="00CE587A" w:rsidRDefault="00555CC9" w:rsidP="00555CC9"/>
    <w:p w:rsidR="00555CC9" w:rsidRDefault="00555CC9" w:rsidP="00555CC9">
      <w:pPr>
        <w:pStyle w:val="Recommendation"/>
      </w:pPr>
      <w:r w:rsidRPr="008B3241">
        <w:t>Omission</w:t>
      </w:r>
      <w:r w:rsidRPr="007848BE">
        <w:t xml:space="preserve"> should be </w:t>
      </w:r>
      <w:r>
        <w:t xml:space="preserve">evaluated and </w:t>
      </w:r>
      <w:r w:rsidRPr="007848BE">
        <w:t xml:space="preserve">documented using </w:t>
      </w:r>
      <w:r>
        <w:rPr>
          <w:rFonts w:cs="Arial"/>
        </w:rPr>
        <w:t>Rate of missing items</w:t>
      </w:r>
      <w:r w:rsidRPr="008B1384">
        <w:rPr>
          <w:rFonts w:cs="Arial"/>
        </w:rPr>
        <w:t xml:space="preserve"> as spec</w:t>
      </w:r>
      <w:r w:rsidRPr="008B1384">
        <w:rPr>
          <w:rFonts w:cs="Arial"/>
        </w:rPr>
        <w:t>i</w:t>
      </w:r>
      <w:r w:rsidRPr="008B1384">
        <w:rPr>
          <w:rFonts w:cs="Arial"/>
        </w:rPr>
        <w:t>fied in the tables below</w:t>
      </w:r>
      <w:r w:rsidRPr="007848BE">
        <w:t>.</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044F5" w:rsidTr="00555CC9">
        <w:tc>
          <w:tcPr>
            <w:tcW w:w="3053" w:type="dxa"/>
            <w:shd w:val="clear" w:color="auto" w:fill="auto"/>
          </w:tcPr>
          <w:p w:rsidR="00555CC9" w:rsidRPr="007044F5" w:rsidRDefault="00555CC9" w:rsidP="00555CC9">
            <w:pPr>
              <w:jc w:val="left"/>
              <w:rPr>
                <w:rFonts w:cs="Arial"/>
                <w:b/>
              </w:rPr>
            </w:pPr>
            <w:r w:rsidRPr="007044F5">
              <w:rPr>
                <w:rFonts w:cs="Arial"/>
                <w:b/>
              </w:rPr>
              <w:t>Name</w:t>
            </w:r>
          </w:p>
        </w:tc>
        <w:tc>
          <w:tcPr>
            <w:tcW w:w="6087" w:type="dxa"/>
            <w:shd w:val="clear" w:color="auto" w:fill="auto"/>
          </w:tcPr>
          <w:p w:rsidR="00555CC9" w:rsidRPr="007044F5" w:rsidRDefault="00555CC9" w:rsidP="00555CC9">
            <w:pPr>
              <w:rPr>
                <w:rFonts w:cs="Arial"/>
                <w:b/>
              </w:rPr>
            </w:pPr>
            <w:r w:rsidRPr="007044F5">
              <w:rPr>
                <w:rFonts w:cs="Arial"/>
                <w:b/>
                <w:bCs/>
              </w:rPr>
              <w:t>Rate of missing items</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Alternative name</w:t>
            </w:r>
          </w:p>
        </w:tc>
        <w:tc>
          <w:tcPr>
            <w:tcW w:w="6087" w:type="dxa"/>
            <w:shd w:val="clear" w:color="auto" w:fill="auto"/>
          </w:tcPr>
          <w:p w:rsidR="00555CC9" w:rsidRPr="007044F5" w:rsidRDefault="00555CC9" w:rsidP="00555CC9">
            <w:pPr>
              <w:autoSpaceDE w:val="0"/>
              <w:autoSpaceDN w:val="0"/>
              <w:adjustRightInd w:val="0"/>
              <w:jc w:val="left"/>
              <w:rPr>
                <w:rFonts w:cs="Arial"/>
                <w:i/>
                <w:lang w:eastAsia="en-US"/>
              </w:rPr>
            </w:pPr>
            <w:r w:rsidRPr="007044F5">
              <w:rPr>
                <w:rFonts w:cs="Arial"/>
                <w:lang w:eastAsia="en-US"/>
              </w:rPr>
              <w:t>–</w:t>
            </w:r>
          </w:p>
        </w:tc>
      </w:tr>
      <w:tr w:rsidR="00555CC9" w:rsidRPr="007044F5" w:rsidTr="00555CC9">
        <w:tc>
          <w:tcPr>
            <w:tcW w:w="3053" w:type="dxa"/>
            <w:shd w:val="clear" w:color="auto" w:fill="FFFFFF"/>
          </w:tcPr>
          <w:p w:rsidR="00555CC9" w:rsidRPr="007044F5" w:rsidRDefault="00555CC9" w:rsidP="00555CC9">
            <w:pPr>
              <w:jc w:val="left"/>
              <w:rPr>
                <w:rFonts w:cs="Arial"/>
              </w:rPr>
            </w:pPr>
            <w:r w:rsidRPr="007044F5">
              <w:rPr>
                <w:rFonts w:cs="Arial"/>
              </w:rPr>
              <w:t xml:space="preserve">Data quality element </w:t>
            </w:r>
          </w:p>
        </w:tc>
        <w:tc>
          <w:tcPr>
            <w:tcW w:w="6087" w:type="dxa"/>
            <w:shd w:val="clear" w:color="auto" w:fill="FFFFFF"/>
          </w:tcPr>
          <w:p w:rsidR="00555CC9" w:rsidRPr="007044F5" w:rsidRDefault="00555CC9" w:rsidP="00555CC9">
            <w:pPr>
              <w:autoSpaceDE w:val="0"/>
              <w:autoSpaceDN w:val="0"/>
              <w:adjustRightInd w:val="0"/>
              <w:jc w:val="left"/>
              <w:rPr>
                <w:rFonts w:cs="Arial"/>
                <w:i/>
                <w:lang w:eastAsia="en-US"/>
              </w:rPr>
            </w:pPr>
            <w:r w:rsidRPr="007044F5">
              <w:rPr>
                <w:rFonts w:cs="Arial"/>
              </w:rPr>
              <w:t>Completeness</w:t>
            </w:r>
          </w:p>
        </w:tc>
      </w:tr>
      <w:tr w:rsidR="00555CC9" w:rsidRPr="007044F5" w:rsidTr="00555CC9">
        <w:tc>
          <w:tcPr>
            <w:tcW w:w="3053" w:type="dxa"/>
            <w:shd w:val="clear" w:color="auto" w:fill="FFFFFF"/>
          </w:tcPr>
          <w:p w:rsidR="00555CC9" w:rsidRPr="007044F5" w:rsidRDefault="00555CC9" w:rsidP="00555CC9">
            <w:pPr>
              <w:jc w:val="left"/>
              <w:rPr>
                <w:rFonts w:cs="Arial"/>
              </w:rPr>
            </w:pPr>
            <w:r w:rsidRPr="007044F5">
              <w:rPr>
                <w:rFonts w:cs="Arial"/>
              </w:rPr>
              <w:t>Data quality sub-element</w:t>
            </w:r>
          </w:p>
        </w:tc>
        <w:tc>
          <w:tcPr>
            <w:tcW w:w="6087" w:type="dxa"/>
            <w:shd w:val="clear" w:color="auto" w:fill="FFFFFF"/>
          </w:tcPr>
          <w:p w:rsidR="00555CC9" w:rsidRPr="007044F5" w:rsidRDefault="00555CC9" w:rsidP="00555CC9">
            <w:pPr>
              <w:autoSpaceDE w:val="0"/>
              <w:autoSpaceDN w:val="0"/>
              <w:adjustRightInd w:val="0"/>
              <w:jc w:val="left"/>
              <w:rPr>
                <w:rFonts w:cs="Arial"/>
                <w:i/>
                <w:lang w:eastAsia="en-US"/>
              </w:rPr>
            </w:pPr>
            <w:r w:rsidRPr="007044F5">
              <w:rPr>
                <w:rFonts w:cs="Arial"/>
              </w:rPr>
              <w:t>Omission</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Data quality basic measure</w:t>
            </w:r>
          </w:p>
        </w:tc>
        <w:tc>
          <w:tcPr>
            <w:tcW w:w="6087" w:type="dxa"/>
            <w:shd w:val="clear" w:color="auto" w:fill="auto"/>
          </w:tcPr>
          <w:p w:rsidR="00555CC9" w:rsidRPr="007044F5" w:rsidRDefault="00555CC9" w:rsidP="00555CC9">
            <w:pPr>
              <w:autoSpaceDE w:val="0"/>
              <w:autoSpaceDN w:val="0"/>
              <w:adjustRightInd w:val="0"/>
              <w:jc w:val="left"/>
              <w:rPr>
                <w:rFonts w:cs="Arial"/>
                <w:lang w:eastAsia="ko-KR"/>
              </w:rPr>
            </w:pPr>
            <w:r w:rsidRPr="007044F5">
              <w:rPr>
                <w:rFonts w:cs="Arial"/>
                <w:lang w:eastAsia="en-US"/>
              </w:rPr>
              <w:t>Error rate</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Definition</w:t>
            </w:r>
          </w:p>
        </w:tc>
        <w:tc>
          <w:tcPr>
            <w:tcW w:w="6087" w:type="dxa"/>
            <w:shd w:val="clear" w:color="auto" w:fill="auto"/>
          </w:tcPr>
          <w:p w:rsidR="00555CC9" w:rsidRPr="007044F5" w:rsidRDefault="00555CC9" w:rsidP="00555CC9">
            <w:pPr>
              <w:suppressAutoHyphens/>
              <w:jc w:val="left"/>
              <w:rPr>
                <w:rFonts w:cs="Arial"/>
              </w:rPr>
            </w:pPr>
            <w:r w:rsidRPr="007044F5">
              <w:rPr>
                <w:rFonts w:cs="Arial"/>
                <w:color w:val="000000"/>
                <w:lang w:eastAsia="en-GB"/>
              </w:rPr>
              <w:t>Number of missing items in the dataset in relation to the number of items that should have been present</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Description</w:t>
            </w:r>
          </w:p>
        </w:tc>
        <w:tc>
          <w:tcPr>
            <w:tcW w:w="6087" w:type="dxa"/>
            <w:shd w:val="clear" w:color="auto" w:fill="auto"/>
          </w:tcPr>
          <w:p w:rsidR="00555CC9" w:rsidRPr="007044F5" w:rsidRDefault="00555CC9" w:rsidP="00555CC9">
            <w:pPr>
              <w:rPr>
                <w:rFonts w:cs="Arial"/>
                <w:i/>
                <w:iCs/>
              </w:rPr>
            </w:pPr>
            <w:r w:rsidRPr="007044F5">
              <w:rPr>
                <w:rFonts w:cs="Arial"/>
              </w:rPr>
              <w:t>No specific description for version 2.9</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Evaluation scope</w:t>
            </w:r>
          </w:p>
        </w:tc>
        <w:tc>
          <w:tcPr>
            <w:tcW w:w="6087" w:type="dxa"/>
            <w:shd w:val="clear" w:color="auto" w:fill="auto"/>
          </w:tcPr>
          <w:p w:rsidR="00555CC9" w:rsidRPr="007044F5" w:rsidRDefault="00555CC9" w:rsidP="00555CC9">
            <w:pPr>
              <w:rPr>
                <w:rFonts w:cs="Arial"/>
              </w:rPr>
            </w:pPr>
            <w:r w:rsidRPr="007044F5">
              <w:rPr>
                <w:rFonts w:cs="Arial"/>
              </w:rPr>
              <w:t>spatial object type: all spatial object types</w:t>
            </w:r>
          </w:p>
          <w:p w:rsidR="00555CC9" w:rsidRPr="007044F5" w:rsidRDefault="00555CC9" w:rsidP="00555CC9">
            <w:pPr>
              <w:rPr>
                <w:rFonts w:cs="Arial"/>
              </w:rPr>
            </w:pPr>
            <w:r w:rsidRPr="007044F5">
              <w:rPr>
                <w:rFonts w:cs="Arial"/>
              </w:rPr>
              <w:t>dataset</w:t>
            </w:r>
          </w:p>
          <w:p w:rsidR="00555CC9" w:rsidRPr="007044F5" w:rsidRDefault="00555CC9" w:rsidP="00555CC9">
            <w:pPr>
              <w:rPr>
                <w:rFonts w:cs="Arial"/>
                <w:lang w:eastAsia="en-US"/>
              </w:rPr>
            </w:pPr>
            <w:r w:rsidRPr="007044F5">
              <w:rPr>
                <w:rFonts w:cs="Arial"/>
              </w:rPr>
              <w:t>dataset series</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Reporting scope</w:t>
            </w:r>
          </w:p>
        </w:tc>
        <w:tc>
          <w:tcPr>
            <w:tcW w:w="6087" w:type="dxa"/>
            <w:shd w:val="clear" w:color="auto" w:fill="auto"/>
          </w:tcPr>
          <w:p w:rsidR="00555CC9" w:rsidRPr="007044F5" w:rsidRDefault="00555CC9" w:rsidP="00555CC9">
            <w:pPr>
              <w:rPr>
                <w:rFonts w:cs="Arial"/>
              </w:rPr>
            </w:pPr>
            <w:r w:rsidRPr="007044F5">
              <w:rPr>
                <w:rFonts w:cs="Arial"/>
              </w:rPr>
              <w:t>spatial object type: all spatial object types</w:t>
            </w:r>
          </w:p>
          <w:p w:rsidR="00555CC9" w:rsidRPr="007044F5" w:rsidRDefault="00555CC9" w:rsidP="00555CC9">
            <w:pPr>
              <w:rPr>
                <w:rFonts w:cs="Arial"/>
              </w:rPr>
            </w:pPr>
            <w:r w:rsidRPr="007044F5">
              <w:rPr>
                <w:rFonts w:cs="Arial"/>
              </w:rPr>
              <w:t>dataset</w:t>
            </w:r>
          </w:p>
          <w:p w:rsidR="00555CC9" w:rsidRPr="007044F5" w:rsidRDefault="00555CC9" w:rsidP="00555CC9">
            <w:pPr>
              <w:rPr>
                <w:rFonts w:cs="Arial"/>
                <w:lang w:eastAsia="en-US"/>
              </w:rPr>
            </w:pPr>
            <w:r w:rsidRPr="007044F5">
              <w:rPr>
                <w:rFonts w:cs="Arial"/>
              </w:rPr>
              <w:t>dataset series</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Parameter</w:t>
            </w:r>
          </w:p>
        </w:tc>
        <w:tc>
          <w:tcPr>
            <w:tcW w:w="6087" w:type="dxa"/>
            <w:shd w:val="clear" w:color="auto" w:fill="auto"/>
          </w:tcPr>
          <w:p w:rsidR="00555CC9" w:rsidRPr="007044F5" w:rsidRDefault="00555CC9" w:rsidP="00555CC9">
            <w:pPr>
              <w:autoSpaceDE w:val="0"/>
              <w:autoSpaceDN w:val="0"/>
              <w:adjustRightInd w:val="0"/>
              <w:jc w:val="left"/>
              <w:rPr>
                <w:rStyle w:val="Instruction"/>
                <w:rFonts w:cs="Arial"/>
                <w:i w:val="0"/>
                <w:iCs w:val="0"/>
              </w:rPr>
            </w:pPr>
            <w:r w:rsidRPr="007044F5">
              <w:rPr>
                <w:rFonts w:cs="Arial"/>
                <w:lang w:eastAsia="en-US"/>
              </w:rPr>
              <w:t>–</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Data quality value type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lang w:eastAsia="en-US"/>
              </w:rPr>
              <w:t>Real ; percentage ; ratio</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Data quality value structure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rPr>
              <w:t>Single value, Bag, Set, Sequence, Table, Matrix or Co</w:t>
            </w:r>
            <w:r w:rsidRPr="007044F5">
              <w:rPr>
                <w:rFonts w:cs="Arial"/>
              </w:rPr>
              <w:t>v</w:t>
            </w:r>
            <w:r w:rsidRPr="007044F5">
              <w:rPr>
                <w:rFonts w:cs="Arial"/>
              </w:rPr>
              <w:t>erage</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Source reference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rPr>
              <w:t>ISO/DIS 19157 Geographic information – Data qua</w:t>
            </w:r>
            <w:r w:rsidRPr="007044F5">
              <w:rPr>
                <w:rFonts w:cs="Arial"/>
              </w:rPr>
              <w:t>l</w:t>
            </w:r>
            <w:r w:rsidRPr="007044F5">
              <w:rPr>
                <w:rFonts w:cs="Arial"/>
              </w:rPr>
              <w:t>ity</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Example</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lang w:eastAsia="en-US"/>
              </w:rPr>
              <w:t>0.0189 ; 98.11% ; 11:582</w:t>
            </w:r>
          </w:p>
        </w:tc>
      </w:tr>
      <w:tr w:rsidR="00555CC9" w:rsidRPr="007044F5" w:rsidTr="00555CC9">
        <w:tc>
          <w:tcPr>
            <w:tcW w:w="3053" w:type="dxa"/>
            <w:shd w:val="clear" w:color="auto" w:fill="auto"/>
          </w:tcPr>
          <w:p w:rsidR="00555CC9" w:rsidRPr="007044F5" w:rsidRDefault="00555CC9" w:rsidP="00555CC9">
            <w:pPr>
              <w:jc w:val="left"/>
              <w:rPr>
                <w:rFonts w:cs="Arial"/>
              </w:rPr>
            </w:pPr>
            <w:r w:rsidRPr="007044F5">
              <w:rPr>
                <w:rFonts w:cs="Arial"/>
              </w:rPr>
              <w:t>Measure identifier</w:t>
            </w:r>
          </w:p>
        </w:tc>
        <w:tc>
          <w:tcPr>
            <w:tcW w:w="6087" w:type="dxa"/>
            <w:shd w:val="clear" w:color="auto" w:fill="auto"/>
          </w:tcPr>
          <w:p w:rsidR="00555CC9" w:rsidRPr="007044F5" w:rsidRDefault="00555CC9" w:rsidP="00555CC9">
            <w:pPr>
              <w:autoSpaceDE w:val="0"/>
              <w:autoSpaceDN w:val="0"/>
              <w:adjustRightInd w:val="0"/>
              <w:jc w:val="left"/>
              <w:rPr>
                <w:rFonts w:cs="Arial"/>
              </w:rPr>
            </w:pPr>
            <w:r w:rsidRPr="007044F5">
              <w:rPr>
                <w:rFonts w:cs="Arial"/>
              </w:rPr>
              <w:t>7 (ISO 19157)</w:t>
            </w:r>
          </w:p>
        </w:tc>
      </w:tr>
    </w:tbl>
    <w:p w:rsidR="00BB13EF" w:rsidRPr="00B318DD" w:rsidRDefault="00BB13EF" w:rsidP="00BB13EF">
      <w:pPr>
        <w:rPr>
          <w:i/>
          <w:color w:val="008000"/>
          <w:szCs w:val="19"/>
        </w:rPr>
      </w:pPr>
    </w:p>
    <w:p w:rsidR="00BB13EF" w:rsidRDefault="00BB13EF" w:rsidP="0086064B">
      <w:pPr>
        <w:pStyle w:val="Titolo3"/>
      </w:pPr>
      <w:bookmarkStart w:id="251" w:name="_Ref314644943"/>
      <w:bookmarkStart w:id="252" w:name="_Toc339566049"/>
      <w:bookmarkStart w:id="253" w:name="_Toc374519899"/>
      <w:r w:rsidRPr="00686565">
        <w:t>Logical consistency – Conceptual consistency</w:t>
      </w:r>
      <w:bookmarkEnd w:id="251"/>
      <w:bookmarkEnd w:id="252"/>
      <w:bookmarkEnd w:id="253"/>
    </w:p>
    <w:p w:rsidR="00555CC9" w:rsidRPr="00555CC9" w:rsidRDefault="00555CC9" w:rsidP="00555CC9"/>
    <w:p w:rsidR="00BB13EF" w:rsidRPr="00B318DD" w:rsidRDefault="00C64F75" w:rsidP="00BB13EF">
      <w:pPr>
        <w:rPr>
          <w:szCs w:val="19"/>
        </w:rPr>
      </w:pPr>
      <w:r>
        <w:t xml:space="preserve">The Application Schema conformance class of the Abstract Test Suite in Annex I defines a number of tests to evaluate the conceptual </w:t>
      </w:r>
      <w:r w:rsidRPr="00C64F75">
        <w:rPr>
          <w:color w:val="000000"/>
        </w:rPr>
        <w:t>consistency (tests A.1.1, A.1.2 and A.1.4-A.1.7) of</w:t>
      </w:r>
      <w:r>
        <w:t xml:space="preserve"> a data set.</w:t>
      </w:r>
    </w:p>
    <w:p w:rsidR="00BB13EF" w:rsidRPr="00B318DD" w:rsidRDefault="00BB13EF" w:rsidP="00BB13EF">
      <w:pPr>
        <w:rPr>
          <w:szCs w:val="19"/>
        </w:rPr>
      </w:pPr>
    </w:p>
    <w:p w:rsidR="00BB13EF" w:rsidRPr="00B318DD" w:rsidRDefault="00BB13EF" w:rsidP="00BB13EF">
      <w:pPr>
        <w:shd w:val="clear" w:color="auto" w:fill="E6E6E6"/>
        <w:rPr>
          <w:szCs w:val="19"/>
        </w:rPr>
      </w:pPr>
    </w:p>
    <w:p w:rsidR="00BB13EF" w:rsidRPr="00B318DD" w:rsidRDefault="00BB13EF" w:rsidP="00BB13EF">
      <w:pPr>
        <w:pStyle w:val="Recommendation"/>
        <w:shd w:val="clear" w:color="auto" w:fill="E6E6E6"/>
        <w:rPr>
          <w:szCs w:val="19"/>
        </w:rPr>
      </w:pPr>
      <w:r w:rsidRPr="00B318DD">
        <w:rPr>
          <w:szCs w:val="19"/>
        </w:rPr>
        <w:t xml:space="preserve">For the tests on conceptual consistency, it is recommended to use the </w:t>
      </w:r>
      <w:r w:rsidRPr="00B318DD">
        <w:rPr>
          <w:i/>
          <w:szCs w:val="19"/>
        </w:rPr>
        <w:t>Lo</w:t>
      </w:r>
      <w:r w:rsidRPr="00B318DD">
        <w:rPr>
          <w:i/>
          <w:szCs w:val="19"/>
        </w:rPr>
        <w:t>g</w:t>
      </w:r>
      <w:r w:rsidRPr="00B318DD">
        <w:rPr>
          <w:i/>
          <w:szCs w:val="19"/>
        </w:rPr>
        <w:t>ical consistency – Conceptual consistency</w:t>
      </w:r>
      <w:r w:rsidRPr="00B318DD">
        <w:rPr>
          <w:szCs w:val="19"/>
        </w:rPr>
        <w:t xml:space="preserve"> data quality sub-element and the measure </w:t>
      </w:r>
      <w:r w:rsidRPr="00B318DD">
        <w:rPr>
          <w:rFonts w:ascii="Helvetica" w:hAnsi="Helvetica" w:cs="Helvetica"/>
          <w:bCs/>
          <w:i/>
          <w:szCs w:val="19"/>
          <w:lang w:val="hu-HU" w:eastAsia="hu-HU"/>
        </w:rPr>
        <w:t>Number of items not compliant with the rules of the conceptual schema</w:t>
      </w:r>
      <w:r w:rsidRPr="00B318DD">
        <w:rPr>
          <w:rFonts w:cs="Arial"/>
          <w:szCs w:val="19"/>
        </w:rPr>
        <w:t xml:space="preserve"> as specified in the table below</w:t>
      </w:r>
      <w:r w:rsidRPr="00B318DD">
        <w:rPr>
          <w:szCs w:val="19"/>
        </w:rPr>
        <w:t>.</w:t>
      </w:r>
    </w:p>
    <w:p w:rsidR="00BB13EF" w:rsidRPr="00B318DD" w:rsidRDefault="00BB13EF" w:rsidP="00BB13EF">
      <w:pPr>
        <w:shd w:val="clear" w:color="auto" w:fill="E6E6E6"/>
        <w:rPr>
          <w:szCs w:val="19"/>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686565" w:rsidTr="001923CB">
        <w:tc>
          <w:tcPr>
            <w:tcW w:w="3053" w:type="dxa"/>
            <w:shd w:val="clear" w:color="auto" w:fill="E6E6E6"/>
          </w:tcPr>
          <w:p w:rsidR="00BB13EF" w:rsidRPr="00686565" w:rsidRDefault="00BB13EF" w:rsidP="001923CB">
            <w:pPr>
              <w:shd w:val="clear" w:color="auto" w:fill="E6E6E6"/>
              <w:jc w:val="left"/>
              <w:rPr>
                <w:rFonts w:cs="Arial"/>
                <w:b/>
                <w:sz w:val="19"/>
                <w:szCs w:val="19"/>
              </w:rPr>
            </w:pPr>
            <w:r w:rsidRPr="00B318DD">
              <w:rPr>
                <w:rFonts w:cs="Arial"/>
                <w:b/>
                <w:szCs w:val="19"/>
              </w:rPr>
              <w:t>Name</w:t>
            </w:r>
          </w:p>
        </w:tc>
        <w:tc>
          <w:tcPr>
            <w:tcW w:w="6087" w:type="dxa"/>
            <w:shd w:val="clear" w:color="auto" w:fill="E6E6E6"/>
          </w:tcPr>
          <w:p w:rsidR="00BB13EF" w:rsidRPr="00686565" w:rsidRDefault="00BB13EF" w:rsidP="001923CB">
            <w:pPr>
              <w:shd w:val="clear" w:color="auto" w:fill="E6E6E6"/>
              <w:rPr>
                <w:rFonts w:ascii="Helvetica" w:eastAsia="Times New Roman" w:hAnsi="Helvetica" w:cs="Helvetica"/>
                <w:b/>
                <w:bCs/>
                <w:sz w:val="19"/>
                <w:szCs w:val="19"/>
                <w:lang w:val="hu-HU" w:eastAsia="hu-HU"/>
              </w:rPr>
            </w:pPr>
            <w:r w:rsidRPr="00B318DD">
              <w:rPr>
                <w:rFonts w:ascii="Helvetica" w:eastAsia="Times New Roman" w:hAnsi="Helvetica" w:cs="Helvetica"/>
                <w:b/>
                <w:bCs/>
                <w:szCs w:val="19"/>
                <w:lang w:val="hu-HU" w:eastAsia="hu-HU"/>
              </w:rPr>
              <w:t xml:space="preserve"> </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Alternative name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 xml:space="preserve">Data quality element </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logical consistency</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sub-element</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conceptual consistency</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basic measure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error count</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Definition</w:t>
            </w:r>
          </w:p>
        </w:tc>
        <w:tc>
          <w:tcPr>
            <w:tcW w:w="6087" w:type="dxa"/>
            <w:shd w:val="clear" w:color="auto" w:fill="E6E6E6"/>
          </w:tcPr>
          <w:p w:rsidR="00BB13EF" w:rsidRPr="00686565"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count of all items in the dataset that are not compliant with the rules of the conceptual schema</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Description</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If the conceptual schema explicitly or implicitly describes rules, these rules shall be followed. Violations against such rules can be, for example, invalid placement of features within a defined tole</w:t>
            </w:r>
            <w:r w:rsidRPr="00B318DD">
              <w:rPr>
                <w:rFonts w:eastAsia="Times New Roman"/>
                <w:szCs w:val="19"/>
                <w:lang w:val="en-US" w:eastAsia="it-IT"/>
              </w:rPr>
              <w:t>r</w:t>
            </w:r>
            <w:r w:rsidRPr="00B318DD">
              <w:rPr>
                <w:rFonts w:eastAsia="Times New Roman"/>
                <w:szCs w:val="19"/>
                <w:lang w:val="en-US" w:eastAsia="it-IT"/>
              </w:rPr>
              <w:t>ance, duplication of features and invalid overlap of features.</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Evaluation scope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 xml:space="preserve">spatial object / spatial object type </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Reporting scope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 xml:space="preserve">data set </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Parameter</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value type</w:t>
            </w:r>
          </w:p>
        </w:tc>
        <w:tc>
          <w:tcPr>
            <w:tcW w:w="6087" w:type="dxa"/>
            <w:shd w:val="clear" w:color="auto" w:fill="E6E6E6"/>
          </w:tcPr>
          <w:p w:rsidR="00BB13EF" w:rsidRPr="00686565" w:rsidRDefault="00BB13EF" w:rsidP="001923CB">
            <w:pPr>
              <w:pStyle w:val="Default"/>
              <w:shd w:val="clear" w:color="auto" w:fill="E6E6E6"/>
              <w:rPr>
                <w:rFonts w:cs="Times New Roman"/>
                <w:color w:val="auto"/>
                <w:sz w:val="19"/>
                <w:szCs w:val="19"/>
                <w:lang w:val="en-US" w:eastAsia="it-IT"/>
              </w:rPr>
            </w:pPr>
            <w:r w:rsidRPr="00B318DD">
              <w:rPr>
                <w:rFonts w:cs="Times New Roman"/>
                <w:color w:val="auto"/>
                <w:sz w:val="20"/>
                <w:szCs w:val="19"/>
                <w:lang w:val="en-US" w:eastAsia="it-IT"/>
              </w:rPr>
              <w:t>integer</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value structure</w:t>
            </w:r>
          </w:p>
        </w:tc>
        <w:tc>
          <w:tcPr>
            <w:tcW w:w="6087" w:type="dxa"/>
            <w:shd w:val="clear" w:color="auto" w:fill="E6E6E6"/>
          </w:tcPr>
          <w:p w:rsidR="00BB13EF" w:rsidRPr="00686565" w:rsidRDefault="00BB13EF" w:rsidP="001923CB">
            <w:pPr>
              <w:shd w:val="clear" w:color="auto" w:fill="E6E6E6"/>
              <w:rPr>
                <w:rFonts w:eastAsia="Times New Roman"/>
                <w:sz w:val="19"/>
                <w:szCs w:val="19"/>
                <w:lang w:val="en-US" w:eastAsia="it-IT"/>
              </w:rPr>
            </w:pPr>
            <w:r w:rsidRPr="00B318DD">
              <w:rPr>
                <w:rFonts w:eastAsia="Times New Roman"/>
                <w:szCs w:val="19"/>
                <w:lang w:val="en-US" w:eastAsia="it-IT"/>
              </w:rPr>
              <w:t>-</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Source reference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ISO/DIS 19157 Geographic information – Data qua</w:t>
            </w:r>
            <w:r w:rsidRPr="00B318DD">
              <w:rPr>
                <w:rFonts w:eastAsia="Times New Roman"/>
                <w:szCs w:val="19"/>
                <w:lang w:val="en-US" w:eastAsia="it-IT"/>
              </w:rPr>
              <w:t>l</w:t>
            </w:r>
            <w:r w:rsidRPr="00B318DD">
              <w:rPr>
                <w:rFonts w:eastAsia="Times New Roman"/>
                <w:szCs w:val="19"/>
                <w:lang w:val="en-US" w:eastAsia="it-IT"/>
              </w:rPr>
              <w:t>ity</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Example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p>
        </w:tc>
      </w:tr>
      <w:tr w:rsidR="00BB13EF" w:rsidRPr="00B318DD"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Measure identifier</w:t>
            </w:r>
          </w:p>
        </w:tc>
        <w:tc>
          <w:tcPr>
            <w:tcW w:w="6087" w:type="dxa"/>
            <w:shd w:val="clear" w:color="auto" w:fill="E6E6E6"/>
          </w:tcPr>
          <w:p w:rsidR="00BB13EF" w:rsidRPr="00B318DD" w:rsidRDefault="00BB13EF" w:rsidP="001923CB">
            <w:pPr>
              <w:shd w:val="clear" w:color="auto" w:fill="E6E6E6"/>
              <w:autoSpaceDE w:val="0"/>
              <w:autoSpaceDN w:val="0"/>
              <w:adjustRightInd w:val="0"/>
              <w:jc w:val="left"/>
              <w:rPr>
                <w:szCs w:val="19"/>
              </w:rPr>
            </w:pPr>
            <w:r w:rsidRPr="00B318DD">
              <w:rPr>
                <w:szCs w:val="19"/>
              </w:rPr>
              <w:t>10</w:t>
            </w:r>
          </w:p>
        </w:tc>
      </w:tr>
    </w:tbl>
    <w:p w:rsidR="00BB13EF" w:rsidRPr="00B318DD" w:rsidRDefault="00BB13EF" w:rsidP="00BB13EF">
      <w:pPr>
        <w:shd w:val="clear" w:color="auto" w:fill="E6E6E6"/>
        <w:rPr>
          <w:szCs w:val="19"/>
        </w:rPr>
      </w:pPr>
      <w:bookmarkStart w:id="254" w:name="_Ref231986181"/>
      <w:bookmarkStart w:id="255" w:name="_Toc254194937"/>
      <w:bookmarkStart w:id="256" w:name="_Ref314650520"/>
    </w:p>
    <w:p w:rsidR="00BB13EF" w:rsidRPr="00686565" w:rsidRDefault="00BB13EF" w:rsidP="0086064B">
      <w:pPr>
        <w:pStyle w:val="Titolo3"/>
      </w:pPr>
      <w:bookmarkStart w:id="257" w:name="_Ref315336356"/>
      <w:bookmarkStart w:id="258" w:name="_Toc339566050"/>
      <w:bookmarkStart w:id="259" w:name="_Toc374519900"/>
      <w:r w:rsidRPr="00686565">
        <w:t>Logical consistency – Domain consistency</w:t>
      </w:r>
      <w:bookmarkEnd w:id="256"/>
      <w:bookmarkEnd w:id="257"/>
      <w:bookmarkEnd w:id="258"/>
      <w:bookmarkEnd w:id="259"/>
    </w:p>
    <w:p w:rsidR="00BB13EF" w:rsidRPr="00B318DD" w:rsidRDefault="00C64F75" w:rsidP="00BB13EF">
      <w:pPr>
        <w:rPr>
          <w:color w:val="000000"/>
          <w:szCs w:val="19"/>
        </w:rPr>
      </w:pPr>
      <w:r>
        <w:t xml:space="preserve">The Application Schema conformance class of the Abstract Test Suite in Annex I defines a number of tests to evaluate the domain consistency </w:t>
      </w:r>
      <w:r w:rsidRPr="00C64F75">
        <w:rPr>
          <w:color w:val="000000"/>
        </w:rPr>
        <w:t>(test A.1.3) of a data set.</w:t>
      </w:r>
    </w:p>
    <w:p w:rsidR="00BB13EF" w:rsidRPr="00B318DD" w:rsidRDefault="00BB13EF" w:rsidP="00BB13EF">
      <w:pPr>
        <w:shd w:val="clear" w:color="auto" w:fill="E6E6E6"/>
        <w:rPr>
          <w:color w:val="000000"/>
          <w:szCs w:val="19"/>
        </w:rPr>
      </w:pPr>
    </w:p>
    <w:p w:rsidR="00BB13EF" w:rsidRPr="00B318DD" w:rsidRDefault="00BB13EF" w:rsidP="00BB13EF">
      <w:pPr>
        <w:pStyle w:val="Recommendation"/>
        <w:shd w:val="clear" w:color="auto" w:fill="E6E6E6"/>
        <w:rPr>
          <w:szCs w:val="19"/>
        </w:rPr>
      </w:pPr>
      <w:r w:rsidRPr="00B318DD">
        <w:rPr>
          <w:szCs w:val="19"/>
        </w:rPr>
        <w:t xml:space="preserve">For the tests on domain consistency, it is recommended to use the </w:t>
      </w:r>
      <w:r w:rsidRPr="00B318DD">
        <w:rPr>
          <w:i/>
          <w:szCs w:val="19"/>
        </w:rPr>
        <w:t>Logical consistency – Domain consistency</w:t>
      </w:r>
      <w:r w:rsidRPr="00B318DD">
        <w:rPr>
          <w:szCs w:val="19"/>
        </w:rPr>
        <w:t xml:space="preserve"> data quality sub-element and the mea</w:t>
      </w:r>
      <w:r w:rsidRPr="00B318DD">
        <w:rPr>
          <w:szCs w:val="19"/>
        </w:rPr>
        <w:t>s</w:t>
      </w:r>
      <w:r w:rsidRPr="00B318DD">
        <w:rPr>
          <w:szCs w:val="19"/>
        </w:rPr>
        <w:t xml:space="preserve">ure </w:t>
      </w:r>
      <w:r w:rsidRPr="00B318DD">
        <w:rPr>
          <w:rFonts w:cs="Arial"/>
          <w:i/>
          <w:color w:val="000000"/>
          <w:szCs w:val="17"/>
        </w:rPr>
        <w:t>Number of items not in conformance with their value domain</w:t>
      </w:r>
      <w:r w:rsidRPr="00B318DD">
        <w:rPr>
          <w:rFonts w:cs="Arial"/>
          <w:szCs w:val="19"/>
        </w:rPr>
        <w:t xml:space="preserve"> as specified in the table below</w:t>
      </w:r>
      <w:r w:rsidRPr="00B318DD">
        <w:rPr>
          <w:szCs w:val="19"/>
        </w:rPr>
        <w:t>.</w:t>
      </w:r>
    </w:p>
    <w:p w:rsidR="00BB13EF" w:rsidRPr="00686565" w:rsidRDefault="00BB13EF" w:rsidP="00BB13EF">
      <w:pPr>
        <w:shd w:val="clear" w:color="auto" w:fill="E6E6E6"/>
        <w:tabs>
          <w:tab w:val="clear" w:pos="284"/>
          <w:tab w:val="clear" w:pos="567"/>
          <w:tab w:val="clear" w:pos="851"/>
          <w:tab w:val="clear" w:pos="1134"/>
        </w:tabs>
        <w:autoSpaceDE w:val="0"/>
        <w:autoSpaceDN w:val="0"/>
        <w:adjustRightInd w:val="0"/>
        <w:jc w:val="left"/>
        <w:rPr>
          <w:rFonts w:cs="Arial"/>
          <w:color w:val="000000"/>
          <w:sz w:val="23"/>
          <w:szCs w:val="23"/>
          <w:lang w:val="en-U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686565" w:rsidTr="001923CB">
        <w:tc>
          <w:tcPr>
            <w:tcW w:w="3053" w:type="dxa"/>
            <w:shd w:val="clear" w:color="auto" w:fill="E6E6E6"/>
          </w:tcPr>
          <w:p w:rsidR="00BB13EF" w:rsidRPr="00B318DD" w:rsidRDefault="00BB13EF" w:rsidP="001923CB">
            <w:pPr>
              <w:shd w:val="clear" w:color="auto" w:fill="E6E6E6"/>
              <w:jc w:val="left"/>
              <w:rPr>
                <w:rFonts w:cs="Arial"/>
                <w:b/>
                <w:szCs w:val="19"/>
              </w:rPr>
            </w:pPr>
            <w:r w:rsidRPr="00B318DD">
              <w:rPr>
                <w:rFonts w:cs="Arial"/>
                <w:b/>
                <w:szCs w:val="19"/>
              </w:rPr>
              <w:t>Name</w:t>
            </w:r>
          </w:p>
        </w:tc>
        <w:tc>
          <w:tcPr>
            <w:tcW w:w="6087" w:type="dxa"/>
            <w:shd w:val="clear" w:color="auto" w:fill="E6E6E6"/>
          </w:tcPr>
          <w:p w:rsidR="00BB13EF" w:rsidRPr="00686565" w:rsidRDefault="00BB13EF" w:rsidP="001923CB">
            <w:pPr>
              <w:shd w:val="clear" w:color="auto" w:fill="E6E6E6"/>
              <w:rPr>
                <w:rFonts w:ascii="Helvetica" w:eastAsia="Times New Roman" w:hAnsi="Helvetica" w:cs="Helvetica"/>
                <w:b/>
                <w:bCs/>
                <w:sz w:val="19"/>
                <w:szCs w:val="19"/>
                <w:lang w:val="hu-HU" w:eastAsia="hu-HU"/>
              </w:rPr>
            </w:pPr>
            <w:r w:rsidRPr="00B318DD">
              <w:rPr>
                <w:rFonts w:cs="Arial"/>
                <w:b/>
                <w:color w:val="000000"/>
                <w:szCs w:val="17"/>
                <w:lang w:val="en-US"/>
              </w:rPr>
              <w:t>Number of items not in conformance with their value domain</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Alternative name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 xml:space="preserve">Data quality element </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logical consistency</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sub-element</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domain consistency</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basic measure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error count</w:t>
            </w:r>
          </w:p>
        </w:tc>
      </w:tr>
      <w:tr w:rsidR="00BB13EF" w:rsidRPr="00686565" w:rsidTr="001923CB">
        <w:tc>
          <w:tcPr>
            <w:tcW w:w="3053" w:type="dxa"/>
            <w:shd w:val="clear" w:color="auto" w:fill="E6E6E6"/>
          </w:tcPr>
          <w:p w:rsidR="00BB13EF" w:rsidRPr="00B318DD" w:rsidRDefault="00BB13EF" w:rsidP="001923CB">
            <w:pPr>
              <w:shd w:val="clear" w:color="auto" w:fill="E6E6E6"/>
              <w:jc w:val="left"/>
              <w:rPr>
                <w:rFonts w:cs="Arial"/>
                <w:szCs w:val="19"/>
              </w:rPr>
            </w:pPr>
            <w:r w:rsidRPr="00B318DD">
              <w:rPr>
                <w:rFonts w:cs="Arial"/>
                <w:szCs w:val="19"/>
              </w:rPr>
              <w:t>Definition</w:t>
            </w:r>
          </w:p>
        </w:tc>
        <w:tc>
          <w:tcPr>
            <w:tcW w:w="6087" w:type="dxa"/>
            <w:shd w:val="clear" w:color="auto" w:fill="E6E6E6"/>
          </w:tcPr>
          <w:p w:rsidR="00BB13EF" w:rsidRPr="00686565"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sz w:val="19"/>
                <w:szCs w:val="19"/>
                <w:lang w:val="en-US" w:eastAsia="it-IT"/>
              </w:rPr>
            </w:pPr>
            <w:r w:rsidRPr="00B318DD">
              <w:rPr>
                <w:rFonts w:cs="Arial"/>
                <w:color w:val="000000"/>
                <w:szCs w:val="17"/>
                <w:lang w:val="en-US"/>
              </w:rPr>
              <w:t>count of all items in the dataset that are not in conformance with their value domain</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Description</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Evaluation scope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 xml:space="preserve">spatial object / spatial object type </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Reporting scope</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 xml:space="preserve">data set </w:t>
            </w:r>
          </w:p>
        </w:tc>
      </w:tr>
      <w:tr w:rsidR="00BB13EF" w:rsidRPr="00686565"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Parameter</w:t>
            </w:r>
          </w:p>
        </w:tc>
        <w:tc>
          <w:tcPr>
            <w:tcW w:w="6087" w:type="dxa"/>
            <w:shd w:val="clear" w:color="auto" w:fill="E6E6E6"/>
          </w:tcPr>
          <w:p w:rsidR="00BB13EF" w:rsidRPr="00686565" w:rsidRDefault="00BB13EF" w:rsidP="001923CB">
            <w:pPr>
              <w:shd w:val="clear" w:color="auto" w:fill="E6E6E6"/>
              <w:autoSpaceDE w:val="0"/>
              <w:autoSpaceDN w:val="0"/>
              <w:adjustRightInd w:val="0"/>
              <w:jc w:val="left"/>
              <w:rPr>
                <w:rFonts w:eastAsia="Times New Roman"/>
                <w:sz w:val="19"/>
                <w:szCs w:val="19"/>
                <w:lang w:val="en-US" w:eastAsia="it-IT"/>
              </w:rPr>
            </w:pPr>
            <w:r w:rsidRPr="00B318DD">
              <w:rPr>
                <w:rFonts w:eastAsia="Times New Roman"/>
                <w:szCs w:val="19"/>
                <w:lang w:val="en-US" w:eastAsia="it-IT"/>
              </w:rPr>
              <w:t>-</w:t>
            </w:r>
          </w:p>
        </w:tc>
      </w:tr>
      <w:tr w:rsidR="00BB13EF" w:rsidRPr="00B318DD" w:rsidTr="001923CB">
        <w:tc>
          <w:tcPr>
            <w:tcW w:w="3053" w:type="dxa"/>
            <w:shd w:val="clear" w:color="auto" w:fill="E6E6E6"/>
          </w:tcPr>
          <w:p w:rsidR="00BB13EF" w:rsidRPr="00686565" w:rsidRDefault="00BB13EF" w:rsidP="001923CB">
            <w:pPr>
              <w:shd w:val="clear" w:color="auto" w:fill="E6E6E6"/>
              <w:jc w:val="left"/>
              <w:rPr>
                <w:rFonts w:cs="Arial"/>
                <w:sz w:val="19"/>
                <w:szCs w:val="19"/>
              </w:rPr>
            </w:pPr>
            <w:r w:rsidRPr="00B318DD">
              <w:rPr>
                <w:rFonts w:cs="Arial"/>
                <w:szCs w:val="19"/>
              </w:rPr>
              <w:t>Data quality value type</w:t>
            </w:r>
          </w:p>
        </w:tc>
        <w:tc>
          <w:tcPr>
            <w:tcW w:w="6087" w:type="dxa"/>
            <w:shd w:val="clear" w:color="auto" w:fill="E6E6E6"/>
          </w:tcPr>
          <w:p w:rsidR="00BB13EF" w:rsidRPr="00B318DD" w:rsidRDefault="00BB13EF" w:rsidP="001923CB">
            <w:pPr>
              <w:pStyle w:val="Default"/>
              <w:shd w:val="clear" w:color="auto" w:fill="E6E6E6"/>
              <w:rPr>
                <w:rFonts w:cs="Times New Roman"/>
                <w:color w:val="auto"/>
                <w:sz w:val="20"/>
                <w:szCs w:val="19"/>
                <w:lang w:val="en-US" w:eastAsia="it-IT"/>
              </w:rPr>
            </w:pPr>
            <w:r w:rsidRPr="00B318DD">
              <w:rPr>
                <w:rFonts w:cs="Times New Roman"/>
                <w:color w:val="auto"/>
                <w:sz w:val="20"/>
                <w:szCs w:val="19"/>
                <w:lang w:val="en-US" w:eastAsia="it-IT"/>
              </w:rPr>
              <w:t>integer</w:t>
            </w:r>
          </w:p>
        </w:tc>
      </w:tr>
    </w:tbl>
    <w:p w:rsidR="00BB13EF" w:rsidRPr="00B318DD" w:rsidRDefault="00BB13EF" w:rsidP="00BB13EF">
      <w:pPr>
        <w:shd w:val="clear" w:color="auto" w:fill="E6E6E6"/>
        <w:rPr>
          <w:szCs w:val="19"/>
        </w:rPr>
      </w:pPr>
      <w:bookmarkStart w:id="260" w:name="_Ref314650550"/>
    </w:p>
    <w:p w:rsidR="00BB13EF" w:rsidRPr="00686565" w:rsidRDefault="00BB13EF" w:rsidP="0086064B">
      <w:pPr>
        <w:pStyle w:val="Titolo3"/>
      </w:pPr>
      <w:bookmarkStart w:id="261" w:name="_Ref315336366"/>
      <w:bookmarkStart w:id="262" w:name="_Toc339566051"/>
      <w:bookmarkStart w:id="263" w:name="_Toc374519901"/>
      <w:r w:rsidRPr="00686565">
        <w:t>Logical Consistency – Format consistency</w:t>
      </w:r>
      <w:bookmarkEnd w:id="260"/>
      <w:bookmarkEnd w:id="261"/>
      <w:bookmarkEnd w:id="262"/>
      <w:bookmarkEnd w:id="263"/>
    </w:p>
    <w:p w:rsidR="00555CC9" w:rsidRPr="00CE587A" w:rsidRDefault="00555CC9" w:rsidP="00555CC9">
      <w:bookmarkStart w:id="264" w:name="_Ref314650598"/>
    </w:p>
    <w:p w:rsidR="00555CC9" w:rsidRDefault="00555CC9" w:rsidP="00555CC9">
      <w:pPr>
        <w:pStyle w:val="Recommendation"/>
      </w:pPr>
      <w:r>
        <w:t>Format consistency</w:t>
      </w:r>
      <w:r w:rsidRPr="007848BE">
        <w:t xml:space="preserve"> should be </w:t>
      </w:r>
      <w:r w:rsidRPr="00CC37E1">
        <w:t>evaluated</w:t>
      </w:r>
      <w:r>
        <w:t xml:space="preserve"> and </w:t>
      </w:r>
      <w:r w:rsidRPr="007848BE">
        <w:t xml:space="preserve">documented using </w:t>
      </w:r>
      <w:r>
        <w:rPr>
          <w:rFonts w:cs="Arial"/>
        </w:rPr>
        <w:t>Physical structure conflict rate</w:t>
      </w:r>
      <w:r w:rsidRPr="002758C9">
        <w:rPr>
          <w:rFonts w:cs="Arial"/>
        </w:rPr>
        <w:t xml:space="preserve"> as specified in the tables below</w:t>
      </w:r>
      <w:r w:rsidRPr="007848BE">
        <w:t>.</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rFonts w:cs="Arial"/>
                <w:b/>
                <w:bCs/>
              </w:rPr>
              <w:t>Physical structure conflict rate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Logical consistency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Format consistency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jc w:val="left"/>
              <w:rPr>
                <w:rFonts w:cs="Arial"/>
                <w:lang w:eastAsia="ko-KR"/>
              </w:rPr>
            </w:pPr>
            <w:r w:rsidRPr="007C7623">
              <w:rPr>
                <w:rFonts w:cs="Arial"/>
                <w:lang w:eastAsia="en-US"/>
              </w:rPr>
              <w:t>Error rate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lang w:val="en-US"/>
              </w:rPr>
            </w:pPr>
            <w:r w:rsidRPr="007C7623">
              <w:rPr>
                <w:rFonts w:cs="Arial"/>
                <w:lang w:eastAsia="en-GB"/>
              </w:rPr>
              <w:t>Number of items in the dataset that are stored in conflict with the physical structure of the dataset divided by the total number of items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rPr>
                <w:rFonts w:cs="Arial"/>
                <w:i/>
                <w:iCs/>
              </w:rPr>
            </w:pPr>
            <w:r w:rsidRPr="007C7623">
              <w:rPr>
                <w:rFonts w:cs="Arial"/>
              </w:rPr>
              <w:t>No specific description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lang w:eastAsia="en-US"/>
              </w:rPr>
              <w:t>Real ; percentage ; ratio</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lang w:eastAsia="en-US"/>
              </w:rPr>
              <w:t>0.0189 ; 98.11% ; 11:582</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20 </w:t>
            </w:r>
            <w:r w:rsidRPr="007C7623">
              <w:rPr>
                <w:rFonts w:cs="Arial"/>
                <w:lang w:val="en-US" w:eastAsia="en-US"/>
              </w:rPr>
              <w:t>(ISO 19157)</w:t>
            </w:r>
          </w:p>
        </w:tc>
      </w:tr>
    </w:tbl>
    <w:p w:rsidR="00555CC9" w:rsidRPr="00D608FD" w:rsidRDefault="00555CC9" w:rsidP="00555CC9"/>
    <w:p w:rsidR="00BB13EF" w:rsidRPr="00B318DD" w:rsidRDefault="00BB13EF"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BB13EF" w:rsidRPr="00B318DD" w:rsidRDefault="00BB13EF" w:rsidP="00BB13EF">
      <w:pPr>
        <w:rPr>
          <w:szCs w:val="19"/>
        </w:rPr>
      </w:pPr>
    </w:p>
    <w:p w:rsidR="00BB13EF" w:rsidRPr="00686565" w:rsidRDefault="00BB13EF" w:rsidP="0086064B">
      <w:pPr>
        <w:pStyle w:val="Titolo3"/>
      </w:pPr>
      <w:bookmarkStart w:id="265" w:name="_Ref315336374"/>
      <w:bookmarkStart w:id="266" w:name="_Toc339566052"/>
      <w:bookmarkStart w:id="267" w:name="_Toc374519902"/>
      <w:r w:rsidRPr="00686565">
        <w:t>Logical Consistency</w:t>
      </w:r>
      <w:bookmarkEnd w:id="254"/>
      <w:bookmarkEnd w:id="255"/>
      <w:r w:rsidRPr="00686565">
        <w:t xml:space="preserve"> – </w:t>
      </w:r>
      <w:bookmarkStart w:id="268" w:name="_Ref232249500"/>
      <w:bookmarkStart w:id="269" w:name="_Toc254194938"/>
      <w:r w:rsidRPr="00686565">
        <w:t>Topological consistency</w:t>
      </w:r>
      <w:bookmarkEnd w:id="264"/>
      <w:bookmarkEnd w:id="265"/>
      <w:bookmarkEnd w:id="266"/>
      <w:bookmarkEnd w:id="267"/>
      <w:bookmarkEnd w:id="268"/>
      <w:bookmarkEnd w:id="269"/>
    </w:p>
    <w:p w:rsidR="00555CC9" w:rsidRPr="007C7623" w:rsidRDefault="00555CC9" w:rsidP="00555CC9">
      <w:pPr>
        <w:autoSpaceDE w:val="0"/>
        <w:rPr>
          <w:rFonts w:cs="Arial"/>
        </w:rPr>
      </w:pPr>
      <w:bookmarkStart w:id="270" w:name="_Ref231986196"/>
      <w:bookmarkStart w:id="271" w:name="_Toc254194939"/>
      <w:bookmarkStart w:id="272" w:name="_Ref314650614"/>
      <w:r w:rsidRPr="007C7623">
        <w:rPr>
          <w:rFonts w:cs="Arial"/>
        </w:rPr>
        <w:t>The following topological consistency quality sub-elements are required in order to ensure building a “clean” and connected utility network while working with the Utility Networks Profile (or E</w:t>
      </w:r>
      <w:r w:rsidRPr="007C7623">
        <w:rPr>
          <w:rFonts w:cs="Arial"/>
        </w:rPr>
        <w:t>x</w:t>
      </w:r>
      <w:r w:rsidRPr="007C7623">
        <w:rPr>
          <w:rFonts w:cs="Arial"/>
        </w:rPr>
        <w:t>tended Utility Networks).</w:t>
      </w:r>
    </w:p>
    <w:p w:rsidR="00555CC9" w:rsidRPr="007C7623" w:rsidRDefault="00555CC9" w:rsidP="00555CC9">
      <w:pPr>
        <w:rPr>
          <w:rFonts w:cs="Arial"/>
        </w:rPr>
      </w:pPr>
    </w:p>
    <w:p w:rsidR="00555CC9" w:rsidRDefault="00555CC9" w:rsidP="00555CC9">
      <w:pPr>
        <w:pStyle w:val="Recommendation"/>
      </w:pPr>
      <w:r w:rsidRPr="008B3241">
        <w:t>Topological consistency</w:t>
      </w:r>
      <w:r w:rsidRPr="007848BE">
        <w:t xml:space="preserve"> should be </w:t>
      </w:r>
      <w:r>
        <w:t xml:space="preserve">evaluated and </w:t>
      </w:r>
      <w:r w:rsidRPr="007848BE">
        <w:t xml:space="preserve">documented using </w:t>
      </w:r>
      <w:r w:rsidRPr="00CE587A">
        <w:rPr>
          <w:rFonts w:cs="Arial"/>
          <w:bCs/>
        </w:rPr>
        <w:t>Nu</w:t>
      </w:r>
      <w:r w:rsidRPr="00CE587A">
        <w:rPr>
          <w:rFonts w:cs="Arial"/>
          <w:bCs/>
        </w:rPr>
        <w:t>m</w:t>
      </w:r>
      <w:r w:rsidRPr="00CE587A">
        <w:rPr>
          <w:rFonts w:cs="Arial"/>
          <w:bCs/>
        </w:rPr>
        <w:t>ber of missing connections due to undershoots</w:t>
      </w:r>
      <w:r>
        <w:rPr>
          <w:rFonts w:cs="Arial"/>
          <w:bCs/>
        </w:rPr>
        <w:t>,</w:t>
      </w:r>
      <w:r w:rsidRPr="00CE587A">
        <w:rPr>
          <w:rFonts w:cs="Arial"/>
          <w:b/>
          <w:bCs/>
        </w:rPr>
        <w:t xml:space="preserve"> </w:t>
      </w:r>
      <w:r w:rsidRPr="00CE587A">
        <w:rPr>
          <w:rFonts w:cs="Arial"/>
          <w:bCs/>
        </w:rPr>
        <w:t>Number of missing conne</w:t>
      </w:r>
      <w:r w:rsidRPr="00CE587A">
        <w:rPr>
          <w:rFonts w:cs="Arial"/>
          <w:bCs/>
        </w:rPr>
        <w:t>c</w:t>
      </w:r>
      <w:r w:rsidRPr="00CE587A">
        <w:rPr>
          <w:rFonts w:cs="Arial"/>
          <w:bCs/>
        </w:rPr>
        <w:t>tions due to overshoots</w:t>
      </w:r>
      <w:r>
        <w:rPr>
          <w:rFonts w:cs="Arial"/>
        </w:rPr>
        <w:t>,</w:t>
      </w:r>
      <w:r w:rsidRPr="00CE587A">
        <w:rPr>
          <w:rFonts w:cs="Arial"/>
          <w:b/>
          <w:bCs/>
        </w:rPr>
        <w:t xml:space="preserve"> </w:t>
      </w:r>
      <w:r w:rsidRPr="00CE587A">
        <w:rPr>
          <w:rFonts w:cs="Arial"/>
          <w:bCs/>
        </w:rPr>
        <w:t>Number of invalid self-overlap errors</w:t>
      </w:r>
      <w:r w:rsidRPr="002758C9">
        <w:rPr>
          <w:rFonts w:cs="Arial"/>
        </w:rPr>
        <w:t xml:space="preserve"> as specified in the tables below</w:t>
      </w:r>
      <w:r w:rsidRPr="007848BE">
        <w:t>.</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rFonts w:cs="Arial"/>
                <w:b/>
                <w:bCs/>
              </w:rPr>
              <w:t>Number of missing connections due to undershoots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Undershoots</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Logical consistency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Topological consistency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Error count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lang w:eastAsia="en-GB"/>
              </w:rPr>
              <w:t>C</w:t>
            </w:r>
            <w:r w:rsidRPr="007C7623">
              <w:rPr>
                <w:rFonts w:cs="Arial"/>
              </w:rPr>
              <w:t>ount of items in the dataset that are mismatched due to unde</w:t>
            </w:r>
            <w:r w:rsidRPr="007C7623">
              <w:rPr>
                <w:rFonts w:cs="Arial"/>
              </w:rPr>
              <w:t>r</w:t>
            </w:r>
            <w:r w:rsidRPr="007C7623">
              <w:rPr>
                <w:rFonts w:cs="Arial"/>
              </w:rPr>
              <w:t xml:space="preserve">shoots, given the parameter </w:t>
            </w:r>
            <w:r w:rsidRPr="007C7623">
              <w:rPr>
                <w:rFonts w:cs="Arial"/>
                <w:i/>
              </w:rPr>
              <w:t>Connectivity tolerance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Lacks of connectivity exceeding the </w:t>
            </w:r>
            <w:r w:rsidRPr="007C7623">
              <w:rPr>
                <w:rFonts w:cs="Arial"/>
                <w:i/>
              </w:rPr>
              <w:t>Connectivity tolerance</w:t>
            </w:r>
            <w:r w:rsidRPr="007C7623">
              <w:rPr>
                <w:rFonts w:cs="Arial"/>
              </w:rPr>
              <w:t xml:space="preserve"> are consi</w:t>
            </w:r>
            <w:r w:rsidRPr="007C7623">
              <w:rPr>
                <w:rFonts w:cs="Arial"/>
              </w:rPr>
              <w:t>d</w:t>
            </w:r>
            <w:r w:rsidRPr="007C7623">
              <w:rPr>
                <w:rFonts w:cs="Arial"/>
              </w:rPr>
              <w:t>ered as errors if the real features are connected in the utility network</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lang w:eastAsia="ko-KR"/>
              </w:rPr>
              <w:t xml:space="preserve">Name: </w:t>
            </w:r>
            <w:r w:rsidRPr="007C7623">
              <w:rPr>
                <w:rFonts w:cs="Arial"/>
                <w:i/>
              </w:rPr>
              <w:t>Connectivity tolerance</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rPr>
              <w:t>Definition: Search distance from the end of a dangling line.</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rPr>
              <w:t>Description:</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rPr>
              <w:t>This parameter is specific for each data provider’s dataset and must be reported as metadata in order to ensure automatic and unambiguous creation of centreline topology – co</w:t>
            </w:r>
            <w:r w:rsidRPr="007C7623">
              <w:rPr>
                <w:rFonts w:cs="Arial"/>
              </w:rPr>
              <w:t>n</w:t>
            </w:r>
            <w:r w:rsidRPr="007C7623">
              <w:rPr>
                <w:rFonts w:cs="Arial"/>
              </w:rPr>
              <w:t>nectivity - for the utility ne</w:t>
            </w:r>
            <w:r w:rsidRPr="007C7623">
              <w:rPr>
                <w:rFonts w:cs="Arial"/>
              </w:rPr>
              <w:t>t</w:t>
            </w:r>
            <w:r w:rsidRPr="007C7623">
              <w:rPr>
                <w:rFonts w:cs="Arial"/>
              </w:rPr>
              <w:t>work.</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p>
          <w:p w:rsidR="00555CC9" w:rsidRPr="007C7623" w:rsidRDefault="00555CC9" w:rsidP="00555CC9">
            <w:pPr>
              <w:tabs>
                <w:tab w:val="clear" w:pos="284"/>
                <w:tab w:val="left" w:pos="567"/>
                <w:tab w:val="left" w:pos="851"/>
                <w:tab w:val="left" w:pos="1134"/>
              </w:tabs>
              <w:autoSpaceDE w:val="0"/>
              <w:autoSpaceDN w:val="0"/>
              <w:adjustRightInd w:val="0"/>
              <w:spacing w:after="60"/>
              <w:jc w:val="left"/>
              <w:rPr>
                <w:rFonts w:cs="Arial"/>
              </w:rPr>
            </w:pPr>
            <w:r w:rsidRPr="007C7623">
              <w:rPr>
                <w:rFonts w:cs="Arial"/>
              </w:rPr>
              <w:t>Connectivity tolerance must be specified by the data provider using the following elements of the DQ_TopologicalConsistency met</w:t>
            </w:r>
            <w:r w:rsidRPr="007C7623">
              <w:rPr>
                <w:rFonts w:cs="Arial"/>
              </w:rPr>
              <w:t>a</w:t>
            </w:r>
            <w:r w:rsidRPr="007C7623">
              <w:rPr>
                <w:rFonts w:cs="Arial"/>
              </w:rPr>
              <w:t>data element for the current measure:</w:t>
            </w:r>
          </w:p>
          <w:p w:rsidR="00555CC9" w:rsidRPr="007C7623" w:rsidRDefault="00555CC9" w:rsidP="00F91CA8">
            <w:pPr>
              <w:numPr>
                <w:ilvl w:val="0"/>
                <w:numId w:val="47"/>
              </w:numPr>
              <w:tabs>
                <w:tab w:val="clear" w:pos="284"/>
                <w:tab w:val="clear" w:pos="567"/>
                <w:tab w:val="clear" w:pos="851"/>
                <w:tab w:val="clear" w:pos="1134"/>
                <w:tab w:val="left" w:pos="356"/>
              </w:tabs>
              <w:suppressAutoHyphens/>
              <w:ind w:left="356" w:hanging="265"/>
              <w:jc w:val="left"/>
              <w:rPr>
                <w:rFonts w:cs="Arial"/>
              </w:rPr>
            </w:pPr>
            <w:r w:rsidRPr="007C7623">
              <w:rPr>
                <w:rFonts w:cs="Arial"/>
              </w:rPr>
              <w:t>102. measureDescription (type: free text):</w:t>
            </w:r>
          </w:p>
          <w:p w:rsidR="00555CC9" w:rsidRPr="007C7623" w:rsidRDefault="00555CC9" w:rsidP="00555CC9">
            <w:pPr>
              <w:tabs>
                <w:tab w:val="clear" w:pos="284"/>
                <w:tab w:val="clear" w:pos="567"/>
                <w:tab w:val="clear" w:pos="851"/>
                <w:tab w:val="clear" w:pos="1134"/>
                <w:tab w:val="left" w:pos="356"/>
              </w:tabs>
              <w:autoSpaceDE w:val="0"/>
              <w:autoSpaceDN w:val="0"/>
              <w:adjustRightInd w:val="0"/>
              <w:spacing w:after="60"/>
              <w:jc w:val="left"/>
              <w:rPr>
                <w:rFonts w:cs="Arial"/>
              </w:rPr>
            </w:pPr>
            <w:r w:rsidRPr="007C7623">
              <w:rPr>
                <w:rFonts w:cs="Arial"/>
              </w:rPr>
              <w:t>Defined as “</w:t>
            </w:r>
            <w:r w:rsidRPr="007C7623">
              <w:rPr>
                <w:rFonts w:cs="Arial"/>
                <w:i/>
              </w:rPr>
              <w:t>Description of the measure</w:t>
            </w:r>
            <w:r w:rsidRPr="007C7623">
              <w:rPr>
                <w:rFonts w:cs="Arial"/>
              </w:rPr>
              <w:t>”.</w:t>
            </w:r>
          </w:p>
          <w:p w:rsidR="00555CC9" w:rsidRPr="007C7623" w:rsidRDefault="00555CC9" w:rsidP="00F91CA8">
            <w:pPr>
              <w:numPr>
                <w:ilvl w:val="0"/>
                <w:numId w:val="47"/>
              </w:numPr>
              <w:tabs>
                <w:tab w:val="clear" w:pos="284"/>
                <w:tab w:val="clear" w:pos="567"/>
                <w:tab w:val="clear" w:pos="851"/>
                <w:tab w:val="clear" w:pos="1134"/>
                <w:tab w:val="left" w:pos="356"/>
              </w:tabs>
              <w:suppressAutoHyphens/>
              <w:ind w:left="356" w:hanging="265"/>
              <w:jc w:val="left"/>
              <w:rPr>
                <w:rFonts w:cs="Arial"/>
              </w:rPr>
            </w:pPr>
            <w:r w:rsidRPr="007C7623">
              <w:rPr>
                <w:rFonts w:cs="Arial"/>
              </w:rPr>
              <w:t>107. Result (type DQ_Result):</w:t>
            </w:r>
          </w:p>
          <w:p w:rsidR="00555CC9" w:rsidRPr="007C7623" w:rsidRDefault="00555CC9" w:rsidP="00555CC9">
            <w:pPr>
              <w:tabs>
                <w:tab w:val="clear" w:pos="284"/>
                <w:tab w:val="clear" w:pos="567"/>
                <w:tab w:val="clear" w:pos="851"/>
                <w:tab w:val="clear" w:pos="1134"/>
                <w:tab w:val="left" w:pos="356"/>
              </w:tabs>
              <w:suppressAutoHyphens/>
              <w:spacing w:after="60"/>
              <w:ind w:left="357"/>
              <w:jc w:val="left"/>
              <w:rPr>
                <w:rFonts w:cs="Arial"/>
              </w:rPr>
            </w:pPr>
            <w:r w:rsidRPr="007C7623">
              <w:rPr>
                <w:rFonts w:cs="Arial"/>
                <w:lang w:val="ca-ES" w:eastAsia="ca-ES"/>
              </w:rPr>
              <w:t>Defined as “</w:t>
            </w:r>
            <w:r w:rsidRPr="007C7623">
              <w:rPr>
                <w:rFonts w:cs="Arial"/>
                <w:i/>
                <w:lang w:val="ca-ES" w:eastAsia="ca-ES"/>
              </w:rPr>
              <w:t>Value (or set of values) obtained from applying a data quality measure or the outcome of evaluating the obtained value (or set of values) against a specified acceptable conformance quality level</w:t>
            </w:r>
            <w:r w:rsidRPr="007C7623">
              <w:rPr>
                <w:rFonts w:cs="Arial"/>
                <w:lang w:val="ca-ES" w:eastAsia="ca-ES"/>
              </w:rPr>
              <w:t>”.</w:t>
            </w:r>
          </w:p>
          <w:p w:rsidR="00555CC9" w:rsidRPr="007C7623" w:rsidRDefault="00555CC9" w:rsidP="00555CC9">
            <w:pPr>
              <w:tabs>
                <w:tab w:val="clear" w:pos="284"/>
                <w:tab w:val="clear" w:pos="567"/>
                <w:tab w:val="clear" w:pos="851"/>
                <w:tab w:val="clear" w:pos="1134"/>
                <w:tab w:val="left" w:pos="356"/>
              </w:tabs>
              <w:suppressAutoHyphens/>
              <w:ind w:left="356"/>
              <w:jc w:val="left"/>
              <w:rPr>
                <w:rFonts w:cs="Arial"/>
              </w:rPr>
            </w:pPr>
            <w:r w:rsidRPr="007C7623">
              <w:rPr>
                <w:rFonts w:cs="Arial"/>
                <w:lang w:val="ca-ES" w:eastAsia="ca-ES"/>
              </w:rPr>
              <w:t>Specifically, the tolerance must be defined within the two elements:</w:t>
            </w:r>
          </w:p>
          <w:p w:rsidR="00555CC9" w:rsidRPr="007C7623" w:rsidRDefault="00555CC9" w:rsidP="00F91CA8">
            <w:pPr>
              <w:numPr>
                <w:ilvl w:val="1"/>
                <w:numId w:val="47"/>
              </w:numPr>
              <w:tabs>
                <w:tab w:val="clear" w:pos="284"/>
                <w:tab w:val="clear" w:pos="567"/>
                <w:tab w:val="clear" w:pos="851"/>
                <w:tab w:val="clear" w:pos="1134"/>
                <w:tab w:val="left" w:pos="356"/>
              </w:tabs>
              <w:suppressAutoHyphens/>
              <w:jc w:val="left"/>
              <w:rPr>
                <w:rFonts w:cs="Arial"/>
              </w:rPr>
            </w:pPr>
            <w:r w:rsidRPr="007C7623">
              <w:rPr>
                <w:rFonts w:cs="Arial"/>
              </w:rPr>
              <w:t>130. specification</w:t>
            </w:r>
          </w:p>
          <w:p w:rsidR="00555CC9" w:rsidRPr="007C7623" w:rsidRDefault="00555CC9" w:rsidP="00F91CA8">
            <w:pPr>
              <w:numPr>
                <w:ilvl w:val="1"/>
                <w:numId w:val="47"/>
              </w:numPr>
              <w:tabs>
                <w:tab w:val="clear" w:pos="284"/>
                <w:tab w:val="clear" w:pos="567"/>
                <w:tab w:val="clear" w:pos="851"/>
                <w:tab w:val="clear" w:pos="1134"/>
                <w:tab w:val="left" w:pos="356"/>
              </w:tabs>
              <w:suppressAutoHyphens/>
              <w:jc w:val="left"/>
              <w:rPr>
                <w:rFonts w:cs="Arial"/>
              </w:rPr>
            </w:pPr>
            <w:r w:rsidRPr="007C7623">
              <w:rPr>
                <w:rFonts w:cs="Arial"/>
              </w:rPr>
              <w:t>131. Explanation</w:t>
            </w:r>
          </w:p>
          <w:p w:rsidR="00555CC9" w:rsidRPr="007C7623" w:rsidRDefault="00555CC9" w:rsidP="00555CC9">
            <w:pPr>
              <w:tabs>
                <w:tab w:val="clear" w:pos="284"/>
                <w:tab w:val="clear" w:pos="567"/>
                <w:tab w:val="clear" w:pos="851"/>
                <w:tab w:val="clear" w:pos="1134"/>
                <w:tab w:val="left" w:pos="356"/>
              </w:tabs>
              <w:suppressAutoHyphens/>
              <w:ind w:left="349"/>
              <w:jc w:val="left"/>
              <w:rPr>
                <w:rFonts w:cs="Arial"/>
              </w:rPr>
            </w:pPr>
            <w:r w:rsidRPr="007C7623">
              <w:rPr>
                <w:rFonts w:cs="Arial"/>
                <w:lang w:val="ca-ES" w:eastAsia="ca-ES"/>
              </w:rPr>
              <w:t>from DQ_Result class.</w:t>
            </w:r>
          </w:p>
          <w:p w:rsidR="00555CC9" w:rsidRPr="007C7623" w:rsidRDefault="00555CC9" w:rsidP="00555CC9">
            <w:pPr>
              <w:autoSpaceDE w:val="0"/>
              <w:autoSpaceDN w:val="0"/>
              <w:adjustRightInd w:val="0"/>
              <w:jc w:val="left"/>
              <w:rPr>
                <w:rFonts w:cs="Arial"/>
                <w:lang w:val="ca-ES" w:eastAsia="ca-ES"/>
              </w:rPr>
            </w:pPr>
          </w:p>
          <w:p w:rsidR="00555CC9" w:rsidRPr="007C7623" w:rsidRDefault="00555CC9" w:rsidP="00555CC9">
            <w:pPr>
              <w:autoSpaceDE w:val="0"/>
              <w:autoSpaceDN w:val="0"/>
              <w:adjustRightInd w:val="0"/>
              <w:jc w:val="left"/>
              <w:rPr>
                <w:rStyle w:val="Instruction"/>
                <w:rFonts w:cs="Arial"/>
                <w:i w:val="0"/>
                <w:iCs w:val="0"/>
              </w:rPr>
            </w:pPr>
            <w:r w:rsidRPr="007C7623">
              <w:rPr>
                <w:rFonts w:cs="Arial"/>
              </w:rPr>
              <w:t xml:space="preserve">Note: Metadata elements defined in </w:t>
            </w:r>
            <w:r w:rsidRPr="007C7623">
              <w:rPr>
                <w:rFonts w:cs="Arial"/>
                <w:lang w:val="ca-ES" w:eastAsia="ca-ES"/>
              </w:rPr>
              <w:t>ISO 19115</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Integer</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3A6388" w:rsidP="00555CC9">
            <w:pPr>
              <w:jc w:val="center"/>
              <w:rPr>
                <w:rFonts w:cs="Arial"/>
                <w:b/>
              </w:rPr>
            </w:pPr>
            <w:r w:rsidRPr="007C7623">
              <w:rPr>
                <w:rFonts w:cs="Arial"/>
                <w:noProof/>
                <w:lang w:val="it-IT" w:eastAsia="it-IT"/>
              </w:rPr>
              <mc:AlternateContent>
                <mc:Choice Requires="wps">
                  <w:drawing>
                    <wp:anchor distT="0" distB="0" distL="114300" distR="114300" simplePos="0" relativeHeight="251656704" behindDoc="0" locked="0" layoutInCell="1" allowOverlap="1">
                      <wp:simplePos x="0" y="0"/>
                      <wp:positionH relativeFrom="column">
                        <wp:posOffset>1290955</wp:posOffset>
                      </wp:positionH>
                      <wp:positionV relativeFrom="paragraph">
                        <wp:posOffset>140335</wp:posOffset>
                      </wp:positionV>
                      <wp:extent cx="253365" cy="237490"/>
                      <wp:effectExtent l="0" t="0" r="0" b="0"/>
                      <wp:wrapNone/>
                      <wp:docPr id="5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2639" w:rsidRDefault="00A62639" w:rsidP="00555CC9">
                                  <w:pPr>
                                    <w:rPr>
                                      <w:lang w:val="fr-FR"/>
                                    </w:rPr>
                                  </w:pPr>
                                  <w:r>
                                    <w:rPr>
                                      <w:lang w:val="fr-FR"/>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left:0;text-align:left;margin-left:101.65pt;margin-top:11.05pt;width:19.95pt;height:18.7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0TetwIAALo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" filled="f" stroked="f">
                      <v:textbox style="mso-fit-shape-to-text:t">
                        <w:txbxContent>
                          <w:p w:rsidR="00A62639" w:rsidRDefault="00A62639" w:rsidP="00555CC9">
                            <w:pPr>
                              <w:rPr>
                                <w:lang w:val="fr-FR"/>
                              </w:rPr>
                            </w:pPr>
                            <w:r>
                              <w:rPr>
                                <w:lang w:val="fr-FR"/>
                              </w:rPr>
                              <w:t>1</w:t>
                            </w:r>
                          </w:p>
                        </w:txbxContent>
                      </v:textbox>
                    </v:shape>
                  </w:pict>
                </mc:Fallback>
              </mc:AlternateContent>
            </w:r>
            <w:r w:rsidRPr="007C7623">
              <w:rPr>
                <w:rFonts w:cs="Arial"/>
                <w:noProof/>
                <w:lang w:val="it-IT" w:eastAsia="it-IT"/>
              </w:rPr>
              <mc:AlternateContent>
                <mc:Choice Requires="wps">
                  <w:drawing>
                    <wp:anchor distT="0" distB="0" distL="114300" distR="114300" simplePos="0" relativeHeight="251657728" behindDoc="0" locked="0" layoutInCell="1" allowOverlap="1">
                      <wp:simplePos x="0" y="0"/>
                      <wp:positionH relativeFrom="column">
                        <wp:posOffset>1478280</wp:posOffset>
                      </wp:positionH>
                      <wp:positionV relativeFrom="paragraph">
                        <wp:posOffset>259080</wp:posOffset>
                      </wp:positionV>
                      <wp:extent cx="254635" cy="40005"/>
                      <wp:effectExtent l="0" t="0" r="0" b="0"/>
                      <wp:wrapNone/>
                      <wp:docPr id="56"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635" cy="40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B44493" id="_x0000_t32" coordsize="21600,21600" o:spt="32" o:oned="t" path="m,l21600,21600e" filled="f">
                      <v:path arrowok="t" fillok="f" o:connecttype="none"/>
                      <o:lock v:ext="edit" shapetype="t"/>
                    </v:shapetype>
                    <v:shape id="AutoShape 38" o:spid="_x0000_s1026" type="#_x0000_t32" style="position:absolute;margin-left:116.4pt;margin-top:20.4pt;width:20.0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">
                      <v:stroke endarrow="block"/>
                    </v:shape>
                  </w:pict>
                </mc:Fallback>
              </mc:AlternateContent>
            </w:r>
            <w:r w:rsidRPr="007C7623">
              <w:rPr>
                <w:rFonts w:cs="Arial"/>
                <w:noProof/>
                <w:lang w:val="it-IT" w:eastAsia="it-IT"/>
              </w:rPr>
              <w:drawing>
                <wp:inline distT="0" distB="0" distL="0" distR="0">
                  <wp:extent cx="2543175" cy="1600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1600200"/>
                          </a:xfrm>
                          <a:prstGeom prst="rect">
                            <a:avLst/>
                          </a:prstGeom>
                          <a:noFill/>
                          <a:ln>
                            <a:noFill/>
                          </a:ln>
                        </pic:spPr>
                      </pic:pic>
                    </a:graphicData>
                  </a:graphic>
                </wp:inline>
              </w:drawing>
            </w:r>
          </w:p>
          <w:p w:rsidR="00555CC9" w:rsidRPr="007C7623" w:rsidRDefault="00555CC9" w:rsidP="00555CC9">
            <w:pPr>
              <w:rPr>
                <w:rFonts w:cs="Arial"/>
                <w:b/>
              </w:rPr>
            </w:pPr>
            <w:r w:rsidRPr="007C7623">
              <w:rPr>
                <w:rFonts w:cs="Arial"/>
                <w:b/>
              </w:rPr>
              <w:t>Key</w:t>
            </w:r>
          </w:p>
          <w:p w:rsidR="00555CC9" w:rsidRPr="007C7623" w:rsidRDefault="00555CC9" w:rsidP="00555CC9">
            <w:pPr>
              <w:autoSpaceDE w:val="0"/>
              <w:autoSpaceDN w:val="0"/>
              <w:adjustRightInd w:val="0"/>
              <w:jc w:val="left"/>
              <w:rPr>
                <w:rFonts w:cs="Arial"/>
              </w:rPr>
            </w:pPr>
            <w:r w:rsidRPr="007C7623">
              <w:rPr>
                <w:rFonts w:cs="Arial"/>
              </w:rPr>
              <w:t xml:space="preserve">1 Connectivity tolerance = 1:10 000 of the resolution of the dataset (cf. Metadata elements defined in </w:t>
            </w:r>
            <w:r w:rsidRPr="007C7623">
              <w:rPr>
                <w:rFonts w:cs="Arial"/>
                <w:lang w:val="ca-ES" w:eastAsia="ca-ES"/>
              </w:rPr>
              <w:t>ISO 19115)</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23 </w:t>
            </w:r>
            <w:r w:rsidRPr="007C7623">
              <w:rPr>
                <w:rFonts w:cs="Arial"/>
                <w:lang w:val="en-US" w:eastAsia="en-US"/>
              </w:rPr>
              <w:t>(ISO 19157)</w:t>
            </w:r>
          </w:p>
        </w:tc>
      </w:tr>
    </w:tbl>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rFonts w:cs="Arial"/>
                <w:b/>
                <w:bCs/>
              </w:rPr>
              <w:t>Number of missing connections due to overshoots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Overshoots</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Logical consistency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Topological consistency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Error count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rPr>
              <w:t>Count of items in the dataset that are mismatched due to overshoots, given the p</w:t>
            </w:r>
            <w:r w:rsidRPr="007C7623">
              <w:rPr>
                <w:rFonts w:cs="Arial"/>
              </w:rPr>
              <w:t>a</w:t>
            </w:r>
            <w:r w:rsidRPr="007C7623">
              <w:rPr>
                <w:rFonts w:cs="Arial"/>
              </w:rPr>
              <w:t xml:space="preserve">rameter </w:t>
            </w:r>
            <w:r w:rsidRPr="007C7623">
              <w:rPr>
                <w:rFonts w:cs="Arial"/>
                <w:i/>
              </w:rPr>
              <w:t>Connectivity tolerance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Lacks of connectivity exceeding the </w:t>
            </w:r>
            <w:r w:rsidRPr="007C7623">
              <w:rPr>
                <w:rFonts w:cs="Arial"/>
                <w:i/>
              </w:rPr>
              <w:t>Connectivity tolerance</w:t>
            </w:r>
            <w:r w:rsidRPr="007C7623">
              <w:rPr>
                <w:rFonts w:cs="Arial"/>
              </w:rPr>
              <w:t xml:space="preserve"> are consi</w:t>
            </w:r>
            <w:r w:rsidRPr="007C7623">
              <w:rPr>
                <w:rFonts w:cs="Arial"/>
              </w:rPr>
              <w:t>d</w:t>
            </w:r>
            <w:r w:rsidRPr="007C7623">
              <w:rPr>
                <w:rFonts w:cs="Arial"/>
              </w:rPr>
              <w:t>ered as errors if the real features are connected in the utility network</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lang w:eastAsia="ko-KR"/>
              </w:rPr>
              <w:t xml:space="preserve">Name: </w:t>
            </w:r>
            <w:r w:rsidRPr="007C7623">
              <w:rPr>
                <w:rFonts w:cs="Arial"/>
                <w:i/>
              </w:rPr>
              <w:t>Connectivity tolerance</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rPr>
              <w:t>Definition: Search distance from the end of a dangling line.</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rPr>
              <w:t>Description:</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r w:rsidRPr="007C7623">
              <w:rPr>
                <w:rFonts w:cs="Arial"/>
              </w:rPr>
              <w:t>This parameter is specific for each data provider’s dataset and must be reported as metadata in order to ensure automatic and unambiguous creation of centreline topology – co</w:t>
            </w:r>
            <w:r w:rsidRPr="007C7623">
              <w:rPr>
                <w:rFonts w:cs="Arial"/>
              </w:rPr>
              <w:t>n</w:t>
            </w:r>
            <w:r w:rsidRPr="007C7623">
              <w:rPr>
                <w:rFonts w:cs="Arial"/>
              </w:rPr>
              <w:t>nectivity - for the utility ne</w:t>
            </w:r>
            <w:r w:rsidRPr="007C7623">
              <w:rPr>
                <w:rFonts w:cs="Arial"/>
              </w:rPr>
              <w:t>t</w:t>
            </w:r>
            <w:r w:rsidRPr="007C7623">
              <w:rPr>
                <w:rFonts w:cs="Arial"/>
              </w:rPr>
              <w:t>work.</w:t>
            </w:r>
          </w:p>
          <w:p w:rsidR="00555CC9" w:rsidRPr="007C7623" w:rsidRDefault="00555CC9" w:rsidP="00555CC9">
            <w:pPr>
              <w:tabs>
                <w:tab w:val="clear" w:pos="284"/>
                <w:tab w:val="left" w:pos="567"/>
                <w:tab w:val="left" w:pos="851"/>
                <w:tab w:val="left" w:pos="1134"/>
              </w:tabs>
              <w:autoSpaceDE w:val="0"/>
              <w:autoSpaceDN w:val="0"/>
              <w:adjustRightInd w:val="0"/>
              <w:jc w:val="left"/>
              <w:rPr>
                <w:rFonts w:cs="Arial"/>
              </w:rPr>
            </w:pPr>
          </w:p>
          <w:p w:rsidR="00555CC9" w:rsidRPr="007C7623" w:rsidRDefault="00555CC9" w:rsidP="00555CC9">
            <w:pPr>
              <w:tabs>
                <w:tab w:val="clear" w:pos="284"/>
                <w:tab w:val="left" w:pos="567"/>
                <w:tab w:val="left" w:pos="851"/>
                <w:tab w:val="left" w:pos="1134"/>
              </w:tabs>
              <w:autoSpaceDE w:val="0"/>
              <w:autoSpaceDN w:val="0"/>
              <w:adjustRightInd w:val="0"/>
              <w:spacing w:after="60"/>
              <w:jc w:val="left"/>
              <w:rPr>
                <w:rFonts w:cs="Arial"/>
              </w:rPr>
            </w:pPr>
            <w:r w:rsidRPr="007C7623">
              <w:rPr>
                <w:rFonts w:cs="Arial"/>
              </w:rPr>
              <w:t>Connectivity tolerance must be specified by the data provider using the following elements of the DQ_TopologicalConsistency met</w:t>
            </w:r>
            <w:r w:rsidRPr="007C7623">
              <w:rPr>
                <w:rFonts w:cs="Arial"/>
              </w:rPr>
              <w:t>a</w:t>
            </w:r>
            <w:r w:rsidRPr="007C7623">
              <w:rPr>
                <w:rFonts w:cs="Arial"/>
              </w:rPr>
              <w:t>data element for the current measure:</w:t>
            </w:r>
          </w:p>
          <w:p w:rsidR="00555CC9" w:rsidRPr="007C7623" w:rsidRDefault="00555CC9" w:rsidP="00F91CA8">
            <w:pPr>
              <w:numPr>
                <w:ilvl w:val="0"/>
                <w:numId w:val="47"/>
              </w:numPr>
              <w:tabs>
                <w:tab w:val="clear" w:pos="284"/>
                <w:tab w:val="clear" w:pos="567"/>
                <w:tab w:val="clear" w:pos="851"/>
                <w:tab w:val="clear" w:pos="1134"/>
                <w:tab w:val="left" w:pos="356"/>
              </w:tabs>
              <w:suppressAutoHyphens/>
              <w:ind w:left="356" w:hanging="265"/>
              <w:jc w:val="left"/>
              <w:rPr>
                <w:rFonts w:cs="Arial"/>
              </w:rPr>
            </w:pPr>
            <w:r w:rsidRPr="007C7623">
              <w:rPr>
                <w:rFonts w:cs="Arial"/>
              </w:rPr>
              <w:t>102. measureDescription (type: free text):</w:t>
            </w:r>
          </w:p>
          <w:p w:rsidR="00555CC9" w:rsidRPr="007C7623" w:rsidRDefault="00555CC9" w:rsidP="00555CC9">
            <w:pPr>
              <w:tabs>
                <w:tab w:val="clear" w:pos="284"/>
                <w:tab w:val="clear" w:pos="567"/>
                <w:tab w:val="clear" w:pos="851"/>
                <w:tab w:val="clear" w:pos="1134"/>
                <w:tab w:val="left" w:pos="356"/>
              </w:tabs>
              <w:autoSpaceDE w:val="0"/>
              <w:autoSpaceDN w:val="0"/>
              <w:adjustRightInd w:val="0"/>
              <w:spacing w:after="60"/>
              <w:jc w:val="left"/>
              <w:rPr>
                <w:rFonts w:cs="Arial"/>
              </w:rPr>
            </w:pPr>
            <w:r w:rsidRPr="007C7623">
              <w:rPr>
                <w:rFonts w:cs="Arial"/>
              </w:rPr>
              <w:t>Defined as “</w:t>
            </w:r>
            <w:r w:rsidRPr="007C7623">
              <w:rPr>
                <w:rFonts w:cs="Arial"/>
                <w:i/>
              </w:rPr>
              <w:t>Description of the measure</w:t>
            </w:r>
            <w:r w:rsidRPr="007C7623">
              <w:rPr>
                <w:rFonts w:cs="Arial"/>
              </w:rPr>
              <w:t>”.</w:t>
            </w:r>
          </w:p>
          <w:p w:rsidR="00555CC9" w:rsidRPr="007C7623" w:rsidRDefault="00555CC9" w:rsidP="00F91CA8">
            <w:pPr>
              <w:numPr>
                <w:ilvl w:val="0"/>
                <w:numId w:val="47"/>
              </w:numPr>
              <w:tabs>
                <w:tab w:val="clear" w:pos="284"/>
                <w:tab w:val="clear" w:pos="567"/>
                <w:tab w:val="clear" w:pos="851"/>
                <w:tab w:val="clear" w:pos="1134"/>
                <w:tab w:val="left" w:pos="356"/>
              </w:tabs>
              <w:suppressAutoHyphens/>
              <w:ind w:left="356" w:hanging="265"/>
              <w:jc w:val="left"/>
              <w:rPr>
                <w:rFonts w:cs="Arial"/>
              </w:rPr>
            </w:pPr>
            <w:r w:rsidRPr="007C7623">
              <w:rPr>
                <w:rFonts w:cs="Arial"/>
              </w:rPr>
              <w:t>107. Result (type DQ_Result):</w:t>
            </w:r>
          </w:p>
          <w:p w:rsidR="00555CC9" w:rsidRPr="007C7623" w:rsidRDefault="00555CC9" w:rsidP="00555CC9">
            <w:pPr>
              <w:tabs>
                <w:tab w:val="clear" w:pos="284"/>
                <w:tab w:val="clear" w:pos="567"/>
                <w:tab w:val="clear" w:pos="851"/>
                <w:tab w:val="clear" w:pos="1134"/>
                <w:tab w:val="left" w:pos="356"/>
              </w:tabs>
              <w:suppressAutoHyphens/>
              <w:spacing w:after="60"/>
              <w:ind w:left="357"/>
              <w:jc w:val="left"/>
              <w:rPr>
                <w:rFonts w:cs="Arial"/>
              </w:rPr>
            </w:pPr>
            <w:r w:rsidRPr="007C7623">
              <w:rPr>
                <w:rFonts w:cs="Arial"/>
                <w:lang w:val="ca-ES" w:eastAsia="ca-ES"/>
              </w:rPr>
              <w:t>Defined as “</w:t>
            </w:r>
            <w:r w:rsidRPr="007C7623">
              <w:rPr>
                <w:rFonts w:cs="Arial"/>
                <w:i/>
                <w:lang w:val="ca-ES" w:eastAsia="ca-ES"/>
              </w:rPr>
              <w:t>Value (or set of values) obtained from applying a data quality measure or the outcome of evaluating the obtained value (or set of values) against a specified acceptable conformance quality level</w:t>
            </w:r>
            <w:r w:rsidRPr="007C7623">
              <w:rPr>
                <w:rFonts w:cs="Arial"/>
                <w:lang w:val="ca-ES" w:eastAsia="ca-ES"/>
              </w:rPr>
              <w:t>”.</w:t>
            </w:r>
          </w:p>
          <w:p w:rsidR="00555CC9" w:rsidRPr="007C7623" w:rsidRDefault="00555CC9" w:rsidP="00555CC9">
            <w:pPr>
              <w:tabs>
                <w:tab w:val="clear" w:pos="284"/>
                <w:tab w:val="clear" w:pos="567"/>
                <w:tab w:val="clear" w:pos="851"/>
                <w:tab w:val="clear" w:pos="1134"/>
                <w:tab w:val="left" w:pos="356"/>
              </w:tabs>
              <w:suppressAutoHyphens/>
              <w:ind w:left="356"/>
              <w:jc w:val="left"/>
              <w:rPr>
                <w:rFonts w:cs="Arial"/>
              </w:rPr>
            </w:pPr>
            <w:r w:rsidRPr="007C7623">
              <w:rPr>
                <w:rFonts w:cs="Arial"/>
                <w:lang w:val="ca-ES" w:eastAsia="ca-ES"/>
              </w:rPr>
              <w:t>Specifically, the tolerance must be defined within the two elements:</w:t>
            </w:r>
          </w:p>
          <w:p w:rsidR="00555CC9" w:rsidRPr="007C7623" w:rsidRDefault="00555CC9" w:rsidP="00F91CA8">
            <w:pPr>
              <w:numPr>
                <w:ilvl w:val="1"/>
                <w:numId w:val="47"/>
              </w:numPr>
              <w:tabs>
                <w:tab w:val="clear" w:pos="284"/>
                <w:tab w:val="clear" w:pos="567"/>
                <w:tab w:val="clear" w:pos="851"/>
                <w:tab w:val="clear" w:pos="1134"/>
                <w:tab w:val="left" w:pos="356"/>
              </w:tabs>
              <w:suppressAutoHyphens/>
              <w:jc w:val="left"/>
              <w:rPr>
                <w:rFonts w:cs="Arial"/>
              </w:rPr>
            </w:pPr>
            <w:r w:rsidRPr="007C7623">
              <w:rPr>
                <w:rFonts w:cs="Arial"/>
              </w:rPr>
              <w:t>130. specification</w:t>
            </w:r>
          </w:p>
          <w:p w:rsidR="00555CC9" w:rsidRPr="007C7623" w:rsidRDefault="00555CC9" w:rsidP="00F91CA8">
            <w:pPr>
              <w:numPr>
                <w:ilvl w:val="1"/>
                <w:numId w:val="47"/>
              </w:numPr>
              <w:tabs>
                <w:tab w:val="clear" w:pos="284"/>
                <w:tab w:val="clear" w:pos="567"/>
                <w:tab w:val="clear" w:pos="851"/>
                <w:tab w:val="clear" w:pos="1134"/>
                <w:tab w:val="left" w:pos="356"/>
              </w:tabs>
              <w:suppressAutoHyphens/>
              <w:jc w:val="left"/>
              <w:rPr>
                <w:rFonts w:cs="Arial"/>
              </w:rPr>
            </w:pPr>
            <w:r w:rsidRPr="007C7623">
              <w:rPr>
                <w:rFonts w:cs="Arial"/>
              </w:rPr>
              <w:t>131. Explanation</w:t>
            </w:r>
          </w:p>
          <w:p w:rsidR="00555CC9" w:rsidRPr="007C7623" w:rsidRDefault="00555CC9" w:rsidP="00555CC9">
            <w:pPr>
              <w:tabs>
                <w:tab w:val="clear" w:pos="284"/>
                <w:tab w:val="clear" w:pos="567"/>
                <w:tab w:val="clear" w:pos="851"/>
                <w:tab w:val="clear" w:pos="1134"/>
                <w:tab w:val="left" w:pos="356"/>
              </w:tabs>
              <w:suppressAutoHyphens/>
              <w:ind w:left="349"/>
              <w:jc w:val="left"/>
              <w:rPr>
                <w:rFonts w:cs="Arial"/>
              </w:rPr>
            </w:pPr>
            <w:r w:rsidRPr="007C7623">
              <w:rPr>
                <w:rFonts w:cs="Arial"/>
                <w:lang w:val="ca-ES" w:eastAsia="ca-ES"/>
              </w:rPr>
              <w:t>from DQ_Result class.</w:t>
            </w:r>
          </w:p>
          <w:p w:rsidR="00555CC9" w:rsidRPr="007C7623" w:rsidRDefault="00555CC9" w:rsidP="00555CC9">
            <w:pPr>
              <w:autoSpaceDE w:val="0"/>
              <w:autoSpaceDN w:val="0"/>
              <w:adjustRightInd w:val="0"/>
              <w:jc w:val="left"/>
              <w:rPr>
                <w:rFonts w:cs="Arial"/>
                <w:lang w:val="ca-ES" w:eastAsia="ca-ES"/>
              </w:rPr>
            </w:pPr>
          </w:p>
          <w:p w:rsidR="00555CC9" w:rsidRPr="007C7623" w:rsidRDefault="00555CC9" w:rsidP="00555CC9">
            <w:pPr>
              <w:autoSpaceDE w:val="0"/>
              <w:autoSpaceDN w:val="0"/>
              <w:adjustRightInd w:val="0"/>
              <w:jc w:val="left"/>
              <w:rPr>
                <w:rStyle w:val="Instruction"/>
                <w:rFonts w:cs="Arial"/>
                <w:i w:val="0"/>
                <w:iCs w:val="0"/>
              </w:rPr>
            </w:pPr>
            <w:r w:rsidRPr="007C7623">
              <w:rPr>
                <w:rFonts w:cs="Arial"/>
              </w:rPr>
              <w:t xml:space="preserve">Note: Metadata elements defined in </w:t>
            </w:r>
            <w:r w:rsidRPr="007C7623">
              <w:rPr>
                <w:rFonts w:cs="Arial"/>
                <w:lang w:val="ca-ES" w:eastAsia="ca-ES"/>
              </w:rPr>
              <w:t>ISO 19115</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Integer</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3A6388" w:rsidP="00555CC9">
            <w:pPr>
              <w:jc w:val="center"/>
              <w:rPr>
                <w:rFonts w:cs="Arial"/>
                <w:b/>
              </w:rPr>
            </w:pPr>
            <w:r w:rsidRPr="007C7623">
              <w:rPr>
                <w:rFonts w:cs="Arial"/>
                <w:noProof/>
                <w:lang w:val="it-IT" w:eastAsia="it-IT"/>
              </w:rPr>
              <mc:AlternateContent>
                <mc:Choice Requires="wps">
                  <w:drawing>
                    <wp:anchor distT="0" distB="0" distL="114300" distR="114300" simplePos="0" relativeHeight="251659776" behindDoc="0" locked="0" layoutInCell="1" allowOverlap="1">
                      <wp:simplePos x="0" y="0"/>
                      <wp:positionH relativeFrom="column">
                        <wp:posOffset>1482725</wp:posOffset>
                      </wp:positionH>
                      <wp:positionV relativeFrom="paragraph">
                        <wp:posOffset>210820</wp:posOffset>
                      </wp:positionV>
                      <wp:extent cx="254635" cy="40005"/>
                      <wp:effectExtent l="0" t="0" r="0" b="0"/>
                      <wp:wrapNone/>
                      <wp:docPr id="5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635" cy="40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6822F" id="AutoShape 40" o:spid="_x0000_s1026" type="#_x0000_t32" style="position:absolute;margin-left:116.75pt;margin-top:16.6pt;width:20.05pt;height:3.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">
                      <v:stroke endarrow="block"/>
                    </v:shape>
                  </w:pict>
                </mc:Fallback>
              </mc:AlternateContent>
            </w:r>
            <w:r w:rsidRPr="007C7623">
              <w:rPr>
                <w:rFonts w:cs="Arial"/>
                <w:noProof/>
                <w:lang w:val="it-IT" w:eastAsia="it-IT"/>
              </w:rPr>
              <mc:AlternateContent>
                <mc:Choice Requires="wps">
                  <w:drawing>
                    <wp:anchor distT="0" distB="0" distL="114300" distR="114300" simplePos="0" relativeHeight="251658752" behindDoc="0" locked="0" layoutInCell="1" allowOverlap="1">
                      <wp:simplePos x="0" y="0"/>
                      <wp:positionH relativeFrom="column">
                        <wp:posOffset>1295400</wp:posOffset>
                      </wp:positionH>
                      <wp:positionV relativeFrom="paragraph">
                        <wp:posOffset>92075</wp:posOffset>
                      </wp:positionV>
                      <wp:extent cx="253365" cy="237490"/>
                      <wp:effectExtent l="0" t="0" r="0" b="0"/>
                      <wp:wrapNone/>
                      <wp:docPr id="5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2639" w:rsidRDefault="00A62639" w:rsidP="00555CC9">
                                  <w:pPr>
                                    <w:rPr>
                                      <w:lang w:val="fr-FR"/>
                                    </w:rPr>
                                  </w:pPr>
                                  <w:r>
                                    <w:rPr>
                                      <w:lang w:val="fr-FR"/>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9" o:spid="_x0000_s1027" type="#_x0000_t202" style="position:absolute;left:0;text-align:left;margin-left:102pt;margin-top:7.25pt;width:19.95pt;height:18.7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vTugIAAME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" filled="f" stroked="f">
                      <v:textbox style="mso-fit-shape-to-text:t">
                        <w:txbxContent>
                          <w:p w:rsidR="00A62639" w:rsidRDefault="00A62639" w:rsidP="00555CC9">
                            <w:pPr>
                              <w:rPr>
                                <w:lang w:val="fr-FR"/>
                              </w:rPr>
                            </w:pPr>
                            <w:r>
                              <w:rPr>
                                <w:lang w:val="fr-FR"/>
                              </w:rPr>
                              <w:t>1</w:t>
                            </w:r>
                          </w:p>
                        </w:txbxContent>
                      </v:textbox>
                    </v:shape>
                  </w:pict>
                </mc:Fallback>
              </mc:AlternateContent>
            </w:r>
            <w:r w:rsidRPr="007C7623">
              <w:rPr>
                <w:rFonts w:cs="Arial"/>
                <w:noProof/>
                <w:lang w:val="it-IT" w:eastAsia="it-IT"/>
              </w:rPr>
              <w:drawing>
                <wp:inline distT="0" distB="0" distL="0" distR="0">
                  <wp:extent cx="2466975" cy="14097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1409700"/>
                          </a:xfrm>
                          <a:prstGeom prst="rect">
                            <a:avLst/>
                          </a:prstGeom>
                          <a:noFill/>
                          <a:ln>
                            <a:noFill/>
                          </a:ln>
                        </pic:spPr>
                      </pic:pic>
                    </a:graphicData>
                  </a:graphic>
                </wp:inline>
              </w:drawing>
            </w:r>
          </w:p>
          <w:p w:rsidR="00555CC9" w:rsidRPr="007C7623" w:rsidRDefault="00555CC9" w:rsidP="00555CC9">
            <w:pPr>
              <w:rPr>
                <w:rFonts w:cs="Arial"/>
                <w:b/>
              </w:rPr>
            </w:pPr>
            <w:r w:rsidRPr="007C7623">
              <w:rPr>
                <w:rFonts w:cs="Arial"/>
                <w:b/>
              </w:rPr>
              <w:t>Key</w:t>
            </w:r>
          </w:p>
          <w:p w:rsidR="00555CC9" w:rsidRPr="007C7623" w:rsidRDefault="00555CC9" w:rsidP="00555CC9">
            <w:pPr>
              <w:autoSpaceDE w:val="0"/>
              <w:autoSpaceDN w:val="0"/>
              <w:adjustRightInd w:val="0"/>
              <w:jc w:val="left"/>
              <w:rPr>
                <w:rStyle w:val="Instruction"/>
                <w:rFonts w:cs="Arial"/>
                <w:i w:val="0"/>
                <w:iCs w:val="0"/>
              </w:rPr>
            </w:pPr>
            <w:r w:rsidRPr="007C7623">
              <w:rPr>
                <w:rFonts w:cs="Arial"/>
              </w:rPr>
              <w:t xml:space="preserve">1 Connectivity tolerance = 1:10 000 of the resolution of the dataset (cf. Metadata elements defined in </w:t>
            </w:r>
            <w:r w:rsidRPr="007C7623">
              <w:rPr>
                <w:rFonts w:cs="Arial"/>
                <w:lang w:val="ca-ES" w:eastAsia="ca-ES"/>
              </w:rPr>
              <w:t>ISO 19115)</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24 </w:t>
            </w:r>
            <w:r w:rsidRPr="007C7623">
              <w:rPr>
                <w:rFonts w:cs="Arial"/>
                <w:lang w:val="en-US" w:eastAsia="en-US"/>
              </w:rPr>
              <w:t>(ISO 19157)</w:t>
            </w:r>
          </w:p>
        </w:tc>
      </w:tr>
    </w:tbl>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lang w:val="en-US"/>
              </w:rPr>
            </w:pPr>
            <w:r w:rsidRPr="007C7623">
              <w:rPr>
                <w:rFonts w:cs="Arial"/>
                <w:b/>
                <w:bCs/>
              </w:rPr>
              <w:t>Number of invalid self-overlap errors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Kickbacks</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Logical consistency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tabs>
                <w:tab w:val="left" w:pos="284"/>
                <w:tab w:val="left" w:pos="567"/>
                <w:tab w:val="left" w:pos="851"/>
                <w:tab w:val="left" w:pos="1134"/>
              </w:tabs>
              <w:rPr>
                <w:rFonts w:cs="Arial"/>
              </w:rPr>
            </w:pPr>
            <w:r w:rsidRPr="007C7623">
              <w:rPr>
                <w:rFonts w:cs="Arial"/>
                <w:lang w:eastAsia="ja-JP"/>
              </w:rPr>
              <w:t>Topological consistency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Error count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Count of all items in the data that illegally self overlap</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rPr>
                <w:rFonts w:cs="Arial"/>
                <w:i/>
                <w:iCs/>
              </w:rPr>
            </w:pPr>
            <w:r w:rsidRPr="007C7623">
              <w:rPr>
                <w:rFonts w:cs="Arial"/>
              </w:rPr>
              <w:t>No specific description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Integer</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3A6388" w:rsidP="00555CC9">
            <w:pPr>
              <w:autoSpaceDE w:val="0"/>
              <w:autoSpaceDN w:val="0"/>
              <w:adjustRightInd w:val="0"/>
              <w:jc w:val="left"/>
              <w:rPr>
                <w:rFonts w:cs="Arial"/>
                <w:b/>
                <w:lang w:eastAsia="en-US"/>
              </w:rPr>
            </w:pPr>
            <w:r w:rsidRPr="007C7623">
              <w:rPr>
                <w:rFonts w:cs="Arial"/>
                <w:b/>
                <w:noProof/>
                <w:lang w:val="it-IT" w:eastAsia="it-IT"/>
              </w:rPr>
              <w:drawing>
                <wp:inline distT="0" distB="0" distL="0" distR="0">
                  <wp:extent cx="2847975" cy="981075"/>
                  <wp:effectExtent l="0" t="0" r="0" b="0"/>
                  <wp:docPr id="19" name="Immagine 19" descr="ZigZ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gZa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981075"/>
                          </a:xfrm>
                          <a:prstGeom prst="rect">
                            <a:avLst/>
                          </a:prstGeom>
                          <a:noFill/>
                          <a:ln>
                            <a:noFill/>
                          </a:ln>
                        </pic:spPr>
                      </pic:pic>
                    </a:graphicData>
                  </a:graphic>
                </wp:inline>
              </w:drawing>
            </w:r>
          </w:p>
          <w:p w:rsidR="00555CC9" w:rsidRPr="007C7623" w:rsidRDefault="00555CC9" w:rsidP="00555CC9">
            <w:pPr>
              <w:rPr>
                <w:rFonts w:cs="Arial"/>
                <w:b/>
              </w:rPr>
            </w:pPr>
            <w:r w:rsidRPr="007C7623">
              <w:rPr>
                <w:rFonts w:cs="Arial"/>
                <w:b/>
              </w:rPr>
              <w:t>Key</w:t>
            </w:r>
          </w:p>
          <w:p w:rsidR="00555CC9" w:rsidRPr="007C7623" w:rsidRDefault="00555CC9" w:rsidP="00555CC9">
            <w:pPr>
              <w:autoSpaceDE w:val="0"/>
              <w:autoSpaceDN w:val="0"/>
              <w:adjustRightInd w:val="0"/>
              <w:jc w:val="left"/>
              <w:rPr>
                <w:rFonts w:cs="Arial"/>
              </w:rPr>
            </w:pPr>
            <w:r w:rsidRPr="007C7623">
              <w:rPr>
                <w:rFonts w:cs="Arial"/>
                <w:vertAlign w:val="superscript"/>
                <w:lang w:eastAsia="en-US"/>
              </w:rPr>
              <w:t>a</w:t>
            </w:r>
            <w:r w:rsidRPr="007C7623">
              <w:rPr>
                <w:rFonts w:cs="Arial"/>
                <w:lang w:eastAsia="en-US"/>
              </w:rPr>
              <w:t xml:space="preserve"> vertices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27 </w:t>
            </w:r>
            <w:r w:rsidRPr="007C7623">
              <w:rPr>
                <w:rFonts w:cs="Arial"/>
                <w:lang w:val="en-US" w:eastAsia="en-US"/>
              </w:rPr>
              <w:t>(ISO 19157)</w:t>
            </w:r>
          </w:p>
        </w:tc>
      </w:tr>
    </w:tbl>
    <w:p w:rsidR="00555CC9" w:rsidRPr="00D608FD" w:rsidRDefault="00555CC9" w:rsidP="00555CC9"/>
    <w:p w:rsidR="00BB13EF" w:rsidRPr="00B318DD" w:rsidRDefault="00BB13EF" w:rsidP="00BB13EF">
      <w:pPr>
        <w:rPr>
          <w:szCs w:val="19"/>
        </w:rPr>
      </w:pPr>
    </w:p>
    <w:p w:rsidR="00BB13EF" w:rsidRPr="00686565" w:rsidRDefault="00BB13EF" w:rsidP="0086064B">
      <w:pPr>
        <w:pStyle w:val="Titolo3"/>
      </w:pPr>
      <w:bookmarkStart w:id="273" w:name="_Ref315336377"/>
      <w:bookmarkStart w:id="274" w:name="_Toc339566053"/>
      <w:bookmarkStart w:id="275" w:name="_Toc374519903"/>
      <w:r w:rsidRPr="00686565">
        <w:t>Positional accuracy</w:t>
      </w:r>
      <w:bookmarkEnd w:id="270"/>
      <w:bookmarkEnd w:id="271"/>
      <w:r w:rsidRPr="00686565">
        <w:t xml:space="preserve"> – </w:t>
      </w:r>
      <w:bookmarkStart w:id="276" w:name="_Ref232249523"/>
      <w:bookmarkStart w:id="277" w:name="_Toc254194940"/>
      <w:r w:rsidRPr="00686565">
        <w:t>Absolute or external accuracy</w:t>
      </w:r>
      <w:bookmarkEnd w:id="272"/>
      <w:bookmarkEnd w:id="273"/>
      <w:bookmarkEnd w:id="274"/>
      <w:bookmarkEnd w:id="275"/>
      <w:bookmarkEnd w:id="276"/>
      <w:bookmarkEnd w:id="277"/>
    </w:p>
    <w:p w:rsidR="00BB13EF" w:rsidRPr="00B318DD" w:rsidRDefault="00BB13EF" w:rsidP="00BB13EF">
      <w:pPr>
        <w:rPr>
          <w:szCs w:val="19"/>
        </w:rPr>
      </w:pPr>
      <w:bookmarkStart w:id="278" w:name="_Ref314650627"/>
      <w:bookmarkEnd w:id="231"/>
    </w:p>
    <w:p w:rsidR="00555CC9" w:rsidRDefault="00555CC9" w:rsidP="00555CC9">
      <w:pPr>
        <w:pStyle w:val="Recommendation"/>
      </w:pPr>
      <w:r w:rsidRPr="008B3241">
        <w:t>Absolute or external accuracy</w:t>
      </w:r>
      <w:r w:rsidRPr="007848BE">
        <w:t xml:space="preserve"> should be </w:t>
      </w:r>
      <w:r>
        <w:t xml:space="preserve">evaluated and </w:t>
      </w:r>
      <w:r w:rsidRPr="007848BE">
        <w:t xml:space="preserve">documented using </w:t>
      </w:r>
      <w:r w:rsidRPr="00E95E35">
        <w:rPr>
          <w:rFonts w:cs="Arial"/>
          <w:bCs/>
        </w:rPr>
        <w:t>Mean value of positional uncertainties</w:t>
      </w:r>
      <w:r w:rsidRPr="00E95E35">
        <w:rPr>
          <w:rFonts w:cs="Arial"/>
        </w:rPr>
        <w:t xml:space="preserve">, </w:t>
      </w:r>
      <w:r w:rsidRPr="00E95E35">
        <w:rPr>
          <w:rFonts w:cs="Arial"/>
          <w:bCs/>
        </w:rPr>
        <w:t>Rate of positional errors above a given threshold</w:t>
      </w:r>
      <w:r>
        <w:rPr>
          <w:rFonts w:cs="Arial"/>
        </w:rPr>
        <w:t xml:space="preserve"> </w:t>
      </w:r>
      <w:r w:rsidRPr="002758C9">
        <w:rPr>
          <w:rFonts w:cs="Arial"/>
        </w:rPr>
        <w:t>as specified in the tables b</w:t>
      </w:r>
      <w:r w:rsidRPr="002758C9">
        <w:rPr>
          <w:rFonts w:cs="Arial"/>
        </w:rPr>
        <w:t>e</w:t>
      </w:r>
      <w:r w:rsidRPr="002758C9">
        <w:rPr>
          <w:rFonts w:cs="Arial"/>
        </w:rPr>
        <w:t>low</w:t>
      </w:r>
      <w:r w:rsidRPr="007848BE">
        <w:t>.</w:t>
      </w:r>
    </w:p>
    <w:p w:rsidR="00555CC9" w:rsidRDefault="00555CC9" w:rsidP="00555CC9">
      <w:pPr>
        <w:rPr>
          <w:lang w:val="en-US"/>
        </w:rPr>
      </w:pPr>
    </w:p>
    <w:p w:rsidR="00555CC9" w:rsidRPr="007C7623" w:rsidRDefault="00555CC9" w:rsidP="00555CC9">
      <w:pPr>
        <w:autoSpaceDE w:val="0"/>
        <w:rPr>
          <w:rFonts w:cs="Arial"/>
        </w:rPr>
      </w:pPr>
      <w:r w:rsidRPr="007C7623">
        <w:rPr>
          <w:rFonts w:cs="Arial"/>
        </w:rPr>
        <w:t>The “mean value of positional uncertainties” sub-element shows the closeness of reported coordinate va</w:t>
      </w:r>
      <w:r w:rsidRPr="007C7623">
        <w:rPr>
          <w:rFonts w:cs="Arial"/>
        </w:rPr>
        <w:t>l</w:t>
      </w:r>
      <w:r w:rsidRPr="007C7623">
        <w:rPr>
          <w:rFonts w:cs="Arial"/>
        </w:rPr>
        <w:t xml:space="preserve">ues to values accepted as or being true. </w:t>
      </w:r>
      <w:r w:rsidRPr="007C7623">
        <w:rPr>
          <w:rFonts w:cs="Arial"/>
          <w:b/>
        </w:rPr>
        <w:t>It is used for the features of the Utility networks sub-theme only.</w:t>
      </w:r>
    </w:p>
    <w:p w:rsidR="00555CC9" w:rsidRPr="007C7623"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rFonts w:cs="Arial"/>
                <w:b/>
                <w:bCs/>
              </w:rPr>
              <w:t>Mean value of positional uncertainties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rPr>
                <w:rFonts w:cs="Arial"/>
              </w:rPr>
            </w:pPr>
            <w:r w:rsidRPr="007C7623">
              <w:rPr>
                <w:rFonts w:cs="Arial"/>
              </w:rPr>
              <w:t>Mean value of positional uncertainties (1D, 2D and 3D)</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rPr>
                <w:rFonts w:cs="Arial"/>
                <w:lang w:eastAsia="ja-JP"/>
              </w:rPr>
            </w:pPr>
            <w:r w:rsidRPr="007C7623">
              <w:rPr>
                <w:rFonts w:cs="Arial"/>
                <w:lang w:eastAsia="ja-JP"/>
              </w:rPr>
              <w:t>Positional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rPr>
                <w:rFonts w:cs="Arial"/>
                <w:lang w:eastAsia="ja-JP"/>
              </w:rPr>
            </w:pPr>
            <w:r w:rsidRPr="007C7623">
              <w:rPr>
                <w:rFonts w:cs="Arial"/>
                <w:lang w:eastAsia="ja-JP"/>
              </w:rPr>
              <w:t>Absolute or external accuracy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rPr>
                <w:rFonts w:cs="Arial"/>
              </w:rPr>
            </w:pPr>
            <w:r w:rsidRPr="007C7623">
              <w:rPr>
                <w:rFonts w:cs="Arial"/>
              </w:rPr>
              <w:t>Not applicable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rPr>
              <w:t>Mean value of the positional uncertainties for a set of positions where the positional uncertainties are defined as the distance between a measured position and what is considered as the corr</w:t>
            </w:r>
            <w:r w:rsidRPr="007C7623">
              <w:rPr>
                <w:rFonts w:cs="Arial"/>
              </w:rPr>
              <w:t>e</w:t>
            </w:r>
            <w:r w:rsidRPr="007C7623">
              <w:rPr>
                <w:rFonts w:cs="Arial"/>
              </w:rPr>
              <w:t>sponding true position</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spacing w:after="60"/>
              <w:rPr>
                <w:rFonts w:cs="Arial"/>
              </w:rPr>
            </w:pPr>
            <w:r w:rsidRPr="007C7623">
              <w:rPr>
                <w:rFonts w:cs="Arial"/>
              </w:rPr>
              <w:t>For a number of points (</w:t>
            </w:r>
            <w:r w:rsidRPr="007C7623">
              <w:rPr>
                <w:rFonts w:cs="Arial"/>
                <w:i/>
              </w:rPr>
              <w:t>N</w:t>
            </w:r>
            <w:r w:rsidRPr="007C7623">
              <w:rPr>
                <w:rFonts w:cs="Arial"/>
              </w:rPr>
              <w:t xml:space="preserve">), the measured positions are given as </w:t>
            </w:r>
            <w:r w:rsidRPr="007C7623">
              <w:rPr>
                <w:rFonts w:cs="Arial"/>
                <w:i/>
              </w:rPr>
              <w:t>x</w:t>
            </w:r>
            <w:r w:rsidRPr="007C7623">
              <w:rPr>
                <w:rFonts w:cs="Arial"/>
                <w:i/>
                <w:vertAlign w:val="subscript"/>
              </w:rPr>
              <w:t>mi</w:t>
            </w:r>
            <w:r w:rsidRPr="007C7623">
              <w:rPr>
                <w:rFonts w:cs="Arial"/>
              </w:rPr>
              <w:t xml:space="preserve">, </w:t>
            </w:r>
            <w:r w:rsidRPr="007C7623">
              <w:rPr>
                <w:rFonts w:cs="Arial"/>
                <w:i/>
              </w:rPr>
              <w:t>y</w:t>
            </w:r>
            <w:r w:rsidRPr="007C7623">
              <w:rPr>
                <w:rFonts w:cs="Arial"/>
                <w:i/>
                <w:vertAlign w:val="subscript"/>
              </w:rPr>
              <w:t>mi</w:t>
            </w:r>
            <w:r w:rsidRPr="007C7623">
              <w:rPr>
                <w:rFonts w:cs="Arial"/>
              </w:rPr>
              <w:t xml:space="preserve"> and </w:t>
            </w:r>
            <w:r w:rsidRPr="007C7623">
              <w:rPr>
                <w:rFonts w:cs="Arial"/>
                <w:i/>
              </w:rPr>
              <w:t>z</w:t>
            </w:r>
            <w:r w:rsidRPr="007C7623">
              <w:rPr>
                <w:rFonts w:cs="Arial"/>
                <w:i/>
                <w:vertAlign w:val="subscript"/>
              </w:rPr>
              <w:t>mi</w:t>
            </w:r>
            <w:r w:rsidRPr="007C7623">
              <w:rPr>
                <w:rFonts w:cs="Arial"/>
              </w:rPr>
              <w:t xml:space="preserve"> coordinates depending on the dimension in which the position of the point is measured. A corresponding set of coordinates, </w:t>
            </w:r>
            <w:r w:rsidRPr="007C7623">
              <w:rPr>
                <w:rFonts w:cs="Arial"/>
                <w:i/>
              </w:rPr>
              <w:t>x</w:t>
            </w:r>
            <w:r w:rsidRPr="007C7623">
              <w:rPr>
                <w:rFonts w:cs="Arial"/>
                <w:i/>
                <w:vertAlign w:val="subscript"/>
              </w:rPr>
              <w:t>ti</w:t>
            </w:r>
            <w:r w:rsidRPr="007C7623">
              <w:rPr>
                <w:rFonts w:cs="Arial"/>
              </w:rPr>
              <w:t xml:space="preserve">, </w:t>
            </w:r>
            <w:r w:rsidRPr="007C7623">
              <w:rPr>
                <w:rFonts w:cs="Arial"/>
                <w:i/>
              </w:rPr>
              <w:t>y</w:t>
            </w:r>
            <w:r w:rsidRPr="007C7623">
              <w:rPr>
                <w:rFonts w:cs="Arial"/>
                <w:i/>
                <w:vertAlign w:val="subscript"/>
              </w:rPr>
              <w:t>ti</w:t>
            </w:r>
            <w:r w:rsidRPr="007C7623">
              <w:rPr>
                <w:rFonts w:cs="Arial"/>
              </w:rPr>
              <w:t xml:space="preserve"> and </w:t>
            </w:r>
            <w:r w:rsidRPr="007C7623">
              <w:rPr>
                <w:rFonts w:cs="Arial"/>
                <w:i/>
              </w:rPr>
              <w:t>z</w:t>
            </w:r>
            <w:r w:rsidRPr="007C7623">
              <w:rPr>
                <w:rFonts w:cs="Arial"/>
                <w:i/>
                <w:vertAlign w:val="subscript"/>
              </w:rPr>
              <w:t>ti</w:t>
            </w:r>
            <w:r w:rsidRPr="007C7623">
              <w:rPr>
                <w:rFonts w:cs="Arial"/>
              </w:rPr>
              <w:t>, are considered to represent the true pos</w:t>
            </w:r>
            <w:r w:rsidRPr="007C7623">
              <w:rPr>
                <w:rFonts w:cs="Arial"/>
              </w:rPr>
              <w:t>i</w:t>
            </w:r>
            <w:r w:rsidRPr="007C7623">
              <w:rPr>
                <w:rFonts w:cs="Arial"/>
              </w:rPr>
              <w:t>tions. The errors are calculated as</w:t>
            </w:r>
          </w:p>
          <w:p w:rsidR="00555CC9" w:rsidRPr="007C7623" w:rsidRDefault="00555CC9" w:rsidP="00555CC9">
            <w:pPr>
              <w:spacing w:after="60"/>
              <w:rPr>
                <w:rFonts w:cs="Arial"/>
              </w:rPr>
            </w:pPr>
            <w:r w:rsidRPr="007C7623">
              <w:rPr>
                <w:rFonts w:cs="Arial"/>
              </w:rPr>
              <w:t xml:space="preserve">1D: </w:t>
            </w:r>
            <w:r w:rsidRPr="007C7623">
              <w:rPr>
                <w:rFonts w:cs="Arial"/>
                <w:i/>
              </w:rPr>
              <w:t>e</w:t>
            </w:r>
            <w:r w:rsidRPr="007C7623">
              <w:rPr>
                <w:rFonts w:cs="Arial"/>
                <w:i/>
                <w:vertAlign w:val="subscript"/>
              </w:rPr>
              <w:t>i</w:t>
            </w:r>
            <w:r w:rsidRPr="007C7623">
              <w:rPr>
                <w:rFonts w:cs="Arial"/>
              </w:rPr>
              <w:t>=|</w:t>
            </w:r>
            <w:r w:rsidRPr="007C7623">
              <w:rPr>
                <w:rFonts w:cs="Arial"/>
                <w:i/>
              </w:rPr>
              <w:t>x</w:t>
            </w:r>
            <w:r w:rsidRPr="007C7623">
              <w:rPr>
                <w:rFonts w:cs="Arial"/>
                <w:i/>
                <w:vertAlign w:val="subscript"/>
              </w:rPr>
              <w:t>mi</w:t>
            </w:r>
            <w:r w:rsidRPr="007C7623">
              <w:rPr>
                <w:rFonts w:cs="Arial"/>
              </w:rPr>
              <w:t>−</w:t>
            </w:r>
            <w:r w:rsidRPr="007C7623">
              <w:rPr>
                <w:rFonts w:cs="Arial"/>
                <w:i/>
              </w:rPr>
              <w:t>x</w:t>
            </w:r>
            <w:r w:rsidRPr="007C7623">
              <w:rPr>
                <w:rFonts w:cs="Arial"/>
                <w:i/>
                <w:vertAlign w:val="subscript"/>
              </w:rPr>
              <w:t>ti</w:t>
            </w:r>
            <w:r w:rsidRPr="007C7623">
              <w:rPr>
                <w:rFonts w:cs="Arial"/>
              </w:rPr>
              <w:t>|</w:t>
            </w:r>
          </w:p>
          <w:p w:rsidR="00555CC9" w:rsidRPr="007C7623" w:rsidRDefault="00555CC9" w:rsidP="00555CC9">
            <w:pPr>
              <w:spacing w:after="60"/>
              <w:rPr>
                <w:rFonts w:cs="Arial"/>
              </w:rPr>
            </w:pPr>
            <w:r w:rsidRPr="007C7623">
              <w:rPr>
                <w:rFonts w:cs="Arial"/>
              </w:rPr>
              <w:t xml:space="preserve">2D: </w:t>
            </w:r>
            <w:r w:rsidRPr="007C7623">
              <w:rPr>
                <w:rFonts w:cs="Arial"/>
                <w:i/>
              </w:rPr>
              <w:t>e</w:t>
            </w:r>
            <w:r w:rsidRPr="007C7623">
              <w:rPr>
                <w:rFonts w:cs="Arial"/>
                <w:i/>
                <w:vertAlign w:val="subscript"/>
              </w:rPr>
              <w:t>i</w:t>
            </w:r>
            <w:r w:rsidRPr="007C7623">
              <w:rPr>
                <w:rFonts w:cs="Arial"/>
              </w:rPr>
              <w:t>=</w:t>
            </w:r>
            <w:r w:rsidRPr="007C7623">
              <w:rPr>
                <w:rFonts w:cs="Arial"/>
              </w:rPr>
              <w:sym w:font="Symbol" w:char="F0D6"/>
            </w:r>
            <w:r w:rsidRPr="007C7623">
              <w:rPr>
                <w:rFonts w:cs="Arial"/>
              </w:rPr>
              <w:t>[(</w:t>
            </w:r>
            <w:r w:rsidRPr="007C7623">
              <w:rPr>
                <w:rFonts w:cs="Arial"/>
                <w:i/>
              </w:rPr>
              <w:t>x</w:t>
            </w:r>
            <w:r w:rsidRPr="007C7623">
              <w:rPr>
                <w:rFonts w:cs="Arial"/>
                <w:i/>
                <w:vertAlign w:val="subscript"/>
              </w:rPr>
              <w:t>mi</w:t>
            </w:r>
            <w:r w:rsidRPr="007C7623">
              <w:rPr>
                <w:rFonts w:cs="Arial"/>
              </w:rPr>
              <w:t>−</w:t>
            </w:r>
            <w:r w:rsidRPr="007C7623">
              <w:rPr>
                <w:rFonts w:cs="Arial"/>
                <w:i/>
              </w:rPr>
              <w:t>x</w:t>
            </w:r>
            <w:r w:rsidRPr="007C7623">
              <w:rPr>
                <w:rFonts w:cs="Arial"/>
                <w:i/>
                <w:vertAlign w:val="subscript"/>
              </w:rPr>
              <w:t>ti</w:t>
            </w:r>
            <w:r w:rsidRPr="007C7623">
              <w:rPr>
                <w:rFonts w:cs="Arial"/>
              </w:rPr>
              <w:t>)</w:t>
            </w:r>
            <w:r w:rsidRPr="007C7623">
              <w:rPr>
                <w:rFonts w:cs="Arial"/>
                <w:vertAlign w:val="superscript"/>
              </w:rPr>
              <w:t>2</w:t>
            </w:r>
            <w:r w:rsidRPr="007C7623">
              <w:rPr>
                <w:rFonts w:cs="Arial"/>
              </w:rPr>
              <w:t>+(</w:t>
            </w:r>
            <w:r w:rsidRPr="007C7623">
              <w:rPr>
                <w:rFonts w:cs="Arial"/>
                <w:i/>
              </w:rPr>
              <w:t>y</w:t>
            </w:r>
            <w:r w:rsidRPr="007C7623">
              <w:rPr>
                <w:rFonts w:cs="Arial"/>
                <w:i/>
                <w:vertAlign w:val="subscript"/>
              </w:rPr>
              <w:t>mi</w:t>
            </w:r>
            <w:r w:rsidRPr="007C7623">
              <w:rPr>
                <w:rFonts w:cs="Arial"/>
              </w:rPr>
              <w:t>−</w:t>
            </w:r>
            <w:r w:rsidRPr="007C7623">
              <w:rPr>
                <w:rFonts w:cs="Arial"/>
                <w:i/>
              </w:rPr>
              <w:t>y</w:t>
            </w:r>
            <w:r w:rsidRPr="007C7623">
              <w:rPr>
                <w:rFonts w:cs="Arial"/>
                <w:i/>
                <w:vertAlign w:val="subscript"/>
              </w:rPr>
              <w:t>ti</w:t>
            </w:r>
            <w:r w:rsidRPr="007C7623">
              <w:rPr>
                <w:rFonts w:cs="Arial"/>
              </w:rPr>
              <w:t>)</w:t>
            </w:r>
            <w:r w:rsidRPr="007C7623">
              <w:rPr>
                <w:rFonts w:cs="Arial"/>
                <w:vertAlign w:val="superscript"/>
              </w:rPr>
              <w:t>2</w:t>
            </w:r>
            <w:r w:rsidRPr="007C7623">
              <w:rPr>
                <w:rFonts w:cs="Arial"/>
              </w:rPr>
              <w:t>]</w:t>
            </w:r>
          </w:p>
          <w:p w:rsidR="00555CC9" w:rsidRPr="007C7623" w:rsidRDefault="00555CC9" w:rsidP="00555CC9">
            <w:pPr>
              <w:spacing w:after="60"/>
              <w:rPr>
                <w:rFonts w:cs="Arial"/>
              </w:rPr>
            </w:pPr>
            <w:r w:rsidRPr="007C7623">
              <w:rPr>
                <w:rFonts w:cs="Arial"/>
              </w:rPr>
              <w:t xml:space="preserve">3D: </w:t>
            </w:r>
            <w:r w:rsidRPr="007C7623">
              <w:rPr>
                <w:rFonts w:cs="Arial"/>
                <w:i/>
              </w:rPr>
              <w:t>e</w:t>
            </w:r>
            <w:r w:rsidRPr="007C7623">
              <w:rPr>
                <w:rFonts w:cs="Arial"/>
                <w:i/>
                <w:vertAlign w:val="subscript"/>
              </w:rPr>
              <w:t>i</w:t>
            </w:r>
            <w:r w:rsidRPr="007C7623">
              <w:rPr>
                <w:rFonts w:cs="Arial"/>
              </w:rPr>
              <w:t>=</w:t>
            </w:r>
            <w:r w:rsidRPr="007C7623">
              <w:rPr>
                <w:rFonts w:cs="Arial"/>
              </w:rPr>
              <w:sym w:font="Symbol" w:char="F0D6"/>
            </w:r>
            <w:r w:rsidRPr="007C7623">
              <w:rPr>
                <w:rFonts w:cs="Arial"/>
              </w:rPr>
              <w:t>[(</w:t>
            </w:r>
            <w:r w:rsidRPr="007C7623">
              <w:rPr>
                <w:rFonts w:cs="Arial"/>
                <w:i/>
              </w:rPr>
              <w:t>x</w:t>
            </w:r>
            <w:r w:rsidRPr="007C7623">
              <w:rPr>
                <w:rFonts w:cs="Arial"/>
                <w:i/>
                <w:vertAlign w:val="subscript"/>
              </w:rPr>
              <w:t>mi</w:t>
            </w:r>
            <w:r w:rsidRPr="007C7623">
              <w:rPr>
                <w:rFonts w:cs="Arial"/>
              </w:rPr>
              <w:t>−</w:t>
            </w:r>
            <w:r w:rsidRPr="007C7623">
              <w:rPr>
                <w:rFonts w:cs="Arial"/>
                <w:i/>
              </w:rPr>
              <w:t>x</w:t>
            </w:r>
            <w:r w:rsidRPr="007C7623">
              <w:rPr>
                <w:rFonts w:cs="Arial"/>
                <w:i/>
                <w:vertAlign w:val="subscript"/>
              </w:rPr>
              <w:t>ti</w:t>
            </w:r>
            <w:r w:rsidRPr="007C7623">
              <w:rPr>
                <w:rFonts w:cs="Arial"/>
              </w:rPr>
              <w:t>)</w:t>
            </w:r>
            <w:r w:rsidRPr="007C7623">
              <w:rPr>
                <w:rFonts w:cs="Arial"/>
                <w:vertAlign w:val="superscript"/>
              </w:rPr>
              <w:t>2</w:t>
            </w:r>
            <w:r w:rsidRPr="007C7623">
              <w:rPr>
                <w:rFonts w:cs="Arial"/>
              </w:rPr>
              <w:t>+(</w:t>
            </w:r>
            <w:r w:rsidRPr="007C7623">
              <w:rPr>
                <w:rFonts w:cs="Arial"/>
                <w:i/>
              </w:rPr>
              <w:t>y</w:t>
            </w:r>
            <w:r w:rsidRPr="007C7623">
              <w:rPr>
                <w:rFonts w:cs="Arial"/>
                <w:i/>
                <w:vertAlign w:val="subscript"/>
              </w:rPr>
              <w:t>mi</w:t>
            </w:r>
            <w:r w:rsidRPr="007C7623">
              <w:rPr>
                <w:rFonts w:cs="Arial"/>
              </w:rPr>
              <w:t>−</w:t>
            </w:r>
            <w:r w:rsidRPr="007C7623">
              <w:rPr>
                <w:rFonts w:cs="Arial"/>
                <w:i/>
              </w:rPr>
              <w:t>y</w:t>
            </w:r>
            <w:r w:rsidRPr="007C7623">
              <w:rPr>
                <w:rFonts w:cs="Arial"/>
                <w:i/>
                <w:vertAlign w:val="subscript"/>
              </w:rPr>
              <w:t>ti</w:t>
            </w:r>
            <w:r w:rsidRPr="007C7623">
              <w:rPr>
                <w:rFonts w:cs="Arial"/>
              </w:rPr>
              <w:t>)</w:t>
            </w:r>
            <w:r w:rsidRPr="007C7623">
              <w:rPr>
                <w:rFonts w:cs="Arial"/>
                <w:vertAlign w:val="superscript"/>
              </w:rPr>
              <w:t>2</w:t>
            </w:r>
            <w:r w:rsidRPr="007C7623">
              <w:rPr>
                <w:rFonts w:cs="Arial"/>
              </w:rPr>
              <w:t>+(</w:t>
            </w:r>
            <w:r w:rsidRPr="007C7623">
              <w:rPr>
                <w:rFonts w:cs="Arial"/>
                <w:i/>
              </w:rPr>
              <w:t>z</w:t>
            </w:r>
            <w:r w:rsidRPr="007C7623">
              <w:rPr>
                <w:rFonts w:cs="Arial"/>
                <w:i/>
                <w:vertAlign w:val="subscript"/>
              </w:rPr>
              <w:t>mi</w:t>
            </w:r>
            <w:r w:rsidRPr="007C7623">
              <w:rPr>
                <w:rFonts w:cs="Arial"/>
              </w:rPr>
              <w:t>−</w:t>
            </w:r>
            <w:r w:rsidRPr="007C7623">
              <w:rPr>
                <w:rFonts w:cs="Arial"/>
                <w:i/>
              </w:rPr>
              <w:t>z</w:t>
            </w:r>
            <w:r w:rsidRPr="007C7623">
              <w:rPr>
                <w:rFonts w:cs="Arial"/>
                <w:i/>
                <w:vertAlign w:val="subscript"/>
              </w:rPr>
              <w:t>ti</w:t>
            </w:r>
            <w:r w:rsidRPr="007C7623">
              <w:rPr>
                <w:rFonts w:cs="Arial"/>
              </w:rPr>
              <w:t>)</w:t>
            </w:r>
            <w:r w:rsidRPr="007C7623">
              <w:rPr>
                <w:rFonts w:cs="Arial"/>
                <w:vertAlign w:val="superscript"/>
              </w:rPr>
              <w:t>2</w:t>
            </w:r>
            <w:r w:rsidRPr="007C7623">
              <w:rPr>
                <w:rFonts w:cs="Arial"/>
              </w:rPr>
              <w:t>]</w:t>
            </w:r>
          </w:p>
          <w:p w:rsidR="00555CC9" w:rsidRPr="007C7623" w:rsidRDefault="00555CC9" w:rsidP="00555CC9">
            <w:pPr>
              <w:spacing w:after="60"/>
              <w:rPr>
                <w:rFonts w:cs="Arial"/>
              </w:rPr>
            </w:pPr>
            <w:r w:rsidRPr="007C7623">
              <w:rPr>
                <w:rFonts w:cs="Arial"/>
              </w:rPr>
              <w:t>The mean positional uncertainties of the horizontal absolute or external</w:t>
            </w:r>
          </w:p>
          <w:p w:rsidR="00555CC9" w:rsidRPr="007C7623" w:rsidRDefault="00555CC9" w:rsidP="00555CC9">
            <w:pPr>
              <w:spacing w:after="60"/>
              <w:rPr>
                <w:rFonts w:cs="Arial"/>
              </w:rPr>
            </w:pPr>
            <w:r w:rsidRPr="007C7623">
              <w:rPr>
                <w:rFonts w:cs="Arial"/>
              </w:rPr>
              <w:t>positions are then calculated as</w:t>
            </w:r>
          </w:p>
          <w:p w:rsidR="00555CC9" w:rsidRPr="007C7623" w:rsidRDefault="003A6388" w:rsidP="00555CC9">
            <w:pPr>
              <w:spacing w:after="60"/>
              <w:rPr>
                <w:rFonts w:cs="Arial"/>
              </w:rPr>
            </w:pPr>
            <w:r w:rsidRPr="007C7623">
              <w:rPr>
                <w:rFonts w:cs="Arial"/>
                <w:noProof/>
                <w:lang w:val="it-IT" w:eastAsia="it-IT"/>
              </w:rPr>
              <w:drawing>
                <wp:inline distT="0" distB="0" distL="0" distR="0">
                  <wp:extent cx="571500" cy="4000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 cy="400050"/>
                          </a:xfrm>
                          <a:prstGeom prst="rect">
                            <a:avLst/>
                          </a:prstGeom>
                          <a:noFill/>
                          <a:ln>
                            <a:noFill/>
                          </a:ln>
                        </pic:spPr>
                      </pic:pic>
                    </a:graphicData>
                  </a:graphic>
                </wp:inline>
              </w:drawing>
            </w:r>
          </w:p>
          <w:p w:rsidR="00555CC9" w:rsidRPr="007C7623" w:rsidRDefault="00555CC9" w:rsidP="00555CC9">
            <w:pPr>
              <w:spacing w:after="60"/>
              <w:rPr>
                <w:rFonts w:cs="Arial"/>
              </w:rPr>
            </w:pPr>
            <w:r w:rsidRPr="007C7623">
              <w:rPr>
                <w:rFonts w:cs="Arial"/>
              </w:rPr>
              <w:t>A criterion for the establishing of correspondence should also be stated (e.g. allowing for correspondence to the closest position, correspo</w:t>
            </w:r>
            <w:r w:rsidRPr="007C7623">
              <w:rPr>
                <w:rFonts w:cs="Arial"/>
              </w:rPr>
              <w:t>n</w:t>
            </w:r>
            <w:r w:rsidRPr="007C7623">
              <w:rPr>
                <w:rFonts w:cs="Arial"/>
              </w:rPr>
              <w:t>dence on vertices or along lines). The criterion/criteria for finding the corr</w:t>
            </w:r>
            <w:r w:rsidRPr="007C7623">
              <w:rPr>
                <w:rFonts w:cs="Arial"/>
              </w:rPr>
              <w:t>e</w:t>
            </w:r>
            <w:r w:rsidRPr="007C7623">
              <w:rPr>
                <w:rFonts w:cs="Arial"/>
              </w:rPr>
              <w:t>sponding points shall be reported with the data quality evaluation result.</w:t>
            </w:r>
          </w:p>
          <w:p w:rsidR="00555CC9" w:rsidRPr="007C7623" w:rsidRDefault="00555CC9" w:rsidP="00555CC9">
            <w:pPr>
              <w:autoSpaceDE w:val="0"/>
              <w:autoSpaceDN w:val="0"/>
              <w:adjustRightInd w:val="0"/>
              <w:spacing w:after="60"/>
              <w:jc w:val="left"/>
              <w:rPr>
                <w:rFonts w:cs="Arial"/>
              </w:rPr>
            </w:pPr>
            <w:r w:rsidRPr="007C7623">
              <w:rPr>
                <w:rFonts w:cs="Arial"/>
              </w:rPr>
              <w:t>This data quality measure is different from the standard deviation.</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28 </w:t>
            </w:r>
            <w:r w:rsidRPr="007C7623">
              <w:rPr>
                <w:rFonts w:cs="Arial"/>
                <w:lang w:val="en-US" w:eastAsia="en-US"/>
              </w:rPr>
              <w:t>(ISO 19157)</w:t>
            </w:r>
          </w:p>
        </w:tc>
      </w:tr>
    </w:tbl>
    <w:p w:rsidR="00555CC9" w:rsidRPr="007C7623" w:rsidRDefault="00555CC9" w:rsidP="00555CC9">
      <w:pPr>
        <w:rPr>
          <w:rFonts w:cs="Arial"/>
        </w:rPr>
      </w:pPr>
    </w:p>
    <w:p w:rsidR="00555CC9" w:rsidRPr="007C7623" w:rsidRDefault="00555CC9" w:rsidP="00555CC9">
      <w:pPr>
        <w:autoSpaceDE w:val="0"/>
        <w:rPr>
          <w:rFonts w:cs="Arial"/>
        </w:rPr>
      </w:pPr>
      <w:r w:rsidRPr="007C7623">
        <w:rPr>
          <w:rFonts w:cs="Arial"/>
        </w:rPr>
        <w:t xml:space="preserve">The “mean value of positional uncertainties” sub-element shows the closeness of reported coordinate values to values accepted as or being true. </w:t>
      </w:r>
      <w:r w:rsidRPr="007C7623">
        <w:rPr>
          <w:rFonts w:cs="Arial"/>
          <w:b/>
        </w:rPr>
        <w:t>It is used for the features of the Governmental se</w:t>
      </w:r>
      <w:r w:rsidRPr="007C7623">
        <w:rPr>
          <w:rFonts w:cs="Arial"/>
          <w:b/>
        </w:rPr>
        <w:t>r</w:t>
      </w:r>
      <w:r w:rsidRPr="007C7623">
        <w:rPr>
          <w:rFonts w:cs="Arial"/>
          <w:b/>
        </w:rPr>
        <w:t>vices and Waste management sub-themes only.</w:t>
      </w:r>
    </w:p>
    <w:p w:rsidR="00555CC9" w:rsidRPr="007C7623"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rFonts w:cs="Arial"/>
                <w:b/>
                <w:bCs/>
              </w:rPr>
              <w:t>Rate of positional errors above a given threshold</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Positional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Absolute or external accuracy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rPr>
                <w:rFonts w:cs="Arial"/>
              </w:rPr>
            </w:pPr>
            <w:r w:rsidRPr="007C7623">
              <w:rPr>
                <w:rFonts w:cs="Arial"/>
              </w:rPr>
              <w:t>Not applicable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pStyle w:val="Default"/>
              <w:rPr>
                <w:color w:val="auto"/>
                <w:sz w:val="20"/>
                <w:szCs w:val="20"/>
                <w:lang w:val="en-US"/>
              </w:rPr>
            </w:pPr>
            <w:r w:rsidRPr="007C7623">
              <w:rPr>
                <w:color w:val="auto"/>
                <w:sz w:val="20"/>
                <w:szCs w:val="20"/>
                <w:lang w:val="en-US"/>
              </w:rPr>
              <w:t>Number of positional uncertainties above a given threshold for a set of positions in relation to the total number of measured pos</w:t>
            </w:r>
            <w:r w:rsidRPr="007C7623">
              <w:rPr>
                <w:color w:val="auto"/>
                <w:sz w:val="20"/>
                <w:szCs w:val="20"/>
                <w:lang w:val="en-US"/>
              </w:rPr>
              <w:t>i</w:t>
            </w:r>
            <w:r w:rsidRPr="007C7623">
              <w:rPr>
                <w:color w:val="auto"/>
                <w:sz w:val="20"/>
                <w:szCs w:val="20"/>
                <w:lang w:val="en-US"/>
              </w:rPr>
              <w:t>tions.</w:t>
            </w:r>
          </w:p>
          <w:p w:rsidR="00555CC9" w:rsidRPr="007C7623" w:rsidRDefault="00555CC9" w:rsidP="00555CC9">
            <w:pPr>
              <w:pStyle w:val="Default"/>
              <w:rPr>
                <w:i/>
                <w:color w:val="auto"/>
                <w:sz w:val="20"/>
                <w:szCs w:val="20"/>
                <w:lang w:val="en-US" w:eastAsia="en-US"/>
              </w:rPr>
            </w:pPr>
            <w:r w:rsidRPr="007C7623">
              <w:rPr>
                <w:color w:val="auto"/>
                <w:sz w:val="20"/>
                <w:szCs w:val="20"/>
                <w:lang w:val="en-US"/>
              </w:rPr>
              <w:t>The errors are defined as the distance between a measured pos</w:t>
            </w:r>
            <w:r w:rsidRPr="007C7623">
              <w:rPr>
                <w:color w:val="auto"/>
                <w:sz w:val="20"/>
                <w:szCs w:val="20"/>
                <w:lang w:val="en-US"/>
              </w:rPr>
              <w:t>i</w:t>
            </w:r>
            <w:r w:rsidRPr="007C7623">
              <w:rPr>
                <w:color w:val="auto"/>
                <w:sz w:val="20"/>
                <w:szCs w:val="20"/>
                <w:lang w:val="en-US"/>
              </w:rPr>
              <w:t>tion and what is considered as the corresponding true position.</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pStyle w:val="Default"/>
              <w:spacing w:after="60"/>
              <w:rPr>
                <w:color w:val="auto"/>
                <w:sz w:val="20"/>
                <w:szCs w:val="18"/>
                <w:lang w:val="en-US"/>
              </w:rPr>
            </w:pPr>
            <w:r w:rsidRPr="007C7623">
              <w:rPr>
                <w:color w:val="auto"/>
                <w:sz w:val="20"/>
                <w:szCs w:val="18"/>
                <w:lang w:val="en-US"/>
              </w:rPr>
              <w:t>For a number of points (</w:t>
            </w:r>
            <w:r w:rsidRPr="007C7623">
              <w:rPr>
                <w:i/>
                <w:iCs/>
                <w:color w:val="auto"/>
                <w:sz w:val="20"/>
                <w:szCs w:val="18"/>
                <w:lang w:val="en-US"/>
              </w:rPr>
              <w:t>N</w:t>
            </w:r>
            <w:r w:rsidRPr="007C7623">
              <w:rPr>
                <w:color w:val="auto"/>
                <w:sz w:val="20"/>
                <w:szCs w:val="18"/>
                <w:lang w:val="en-US"/>
              </w:rPr>
              <w:t xml:space="preserve">), the measured positions are given as </w:t>
            </w:r>
            <w:r w:rsidRPr="007C7623">
              <w:rPr>
                <w:i/>
                <w:iCs/>
                <w:color w:val="auto"/>
                <w:sz w:val="20"/>
                <w:szCs w:val="18"/>
                <w:lang w:val="en-US"/>
              </w:rPr>
              <w:t>x</w:t>
            </w:r>
            <w:r w:rsidRPr="007C7623">
              <w:rPr>
                <w:i/>
                <w:iCs/>
                <w:color w:val="auto"/>
                <w:sz w:val="14"/>
                <w:szCs w:val="12"/>
                <w:lang w:val="en-US"/>
              </w:rPr>
              <w:t>mi</w:t>
            </w:r>
            <w:r w:rsidRPr="007C7623">
              <w:rPr>
                <w:color w:val="auto"/>
                <w:sz w:val="20"/>
                <w:szCs w:val="18"/>
                <w:lang w:val="en-US"/>
              </w:rPr>
              <w:t xml:space="preserve">, </w:t>
            </w:r>
            <w:r w:rsidRPr="007C7623">
              <w:rPr>
                <w:i/>
                <w:iCs/>
                <w:color w:val="auto"/>
                <w:sz w:val="20"/>
                <w:szCs w:val="18"/>
                <w:lang w:val="en-US"/>
              </w:rPr>
              <w:t>y</w:t>
            </w:r>
            <w:r w:rsidRPr="007C7623">
              <w:rPr>
                <w:i/>
                <w:iCs/>
                <w:color w:val="auto"/>
                <w:sz w:val="14"/>
                <w:szCs w:val="12"/>
                <w:lang w:val="en-US"/>
              </w:rPr>
              <w:t xml:space="preserve">mi </w:t>
            </w:r>
            <w:r w:rsidRPr="007C7623">
              <w:rPr>
                <w:color w:val="auto"/>
                <w:sz w:val="20"/>
                <w:szCs w:val="18"/>
                <w:lang w:val="en-US"/>
              </w:rPr>
              <w:t xml:space="preserve">and </w:t>
            </w:r>
            <w:r w:rsidRPr="007C7623">
              <w:rPr>
                <w:i/>
                <w:iCs/>
                <w:color w:val="auto"/>
                <w:sz w:val="20"/>
                <w:szCs w:val="18"/>
                <w:lang w:val="en-US"/>
              </w:rPr>
              <w:t>z</w:t>
            </w:r>
            <w:r w:rsidRPr="007C7623">
              <w:rPr>
                <w:i/>
                <w:iCs/>
                <w:color w:val="auto"/>
                <w:sz w:val="14"/>
                <w:szCs w:val="12"/>
                <w:lang w:val="en-US"/>
              </w:rPr>
              <w:t xml:space="preserve">mi </w:t>
            </w:r>
            <w:r w:rsidRPr="007C7623">
              <w:rPr>
                <w:color w:val="auto"/>
                <w:sz w:val="20"/>
                <w:szCs w:val="18"/>
                <w:lang w:val="en-US"/>
              </w:rPr>
              <w:t xml:space="preserve">coordinates depending on the dimension in which the position of the point is measured. A corresponding set of coordinates, </w:t>
            </w:r>
            <w:r w:rsidRPr="007C7623">
              <w:rPr>
                <w:i/>
                <w:iCs/>
                <w:color w:val="auto"/>
                <w:sz w:val="20"/>
                <w:szCs w:val="18"/>
                <w:lang w:val="en-US"/>
              </w:rPr>
              <w:t>x</w:t>
            </w:r>
            <w:r w:rsidRPr="007C7623">
              <w:rPr>
                <w:i/>
                <w:iCs/>
                <w:color w:val="auto"/>
                <w:sz w:val="14"/>
                <w:szCs w:val="12"/>
                <w:lang w:val="en-US"/>
              </w:rPr>
              <w:t>ti</w:t>
            </w:r>
            <w:r w:rsidRPr="007C7623">
              <w:rPr>
                <w:color w:val="auto"/>
                <w:sz w:val="20"/>
                <w:szCs w:val="18"/>
                <w:lang w:val="en-US"/>
              </w:rPr>
              <w:t xml:space="preserve">, </w:t>
            </w:r>
            <w:r w:rsidRPr="007C7623">
              <w:rPr>
                <w:i/>
                <w:iCs/>
                <w:color w:val="auto"/>
                <w:sz w:val="20"/>
                <w:szCs w:val="18"/>
                <w:lang w:val="en-US"/>
              </w:rPr>
              <w:t>y</w:t>
            </w:r>
            <w:r w:rsidRPr="007C7623">
              <w:rPr>
                <w:i/>
                <w:iCs/>
                <w:color w:val="auto"/>
                <w:sz w:val="14"/>
                <w:szCs w:val="12"/>
                <w:lang w:val="en-US"/>
              </w:rPr>
              <w:t xml:space="preserve">ti </w:t>
            </w:r>
            <w:r w:rsidRPr="007C7623">
              <w:rPr>
                <w:color w:val="auto"/>
                <w:sz w:val="20"/>
                <w:szCs w:val="18"/>
                <w:lang w:val="en-US"/>
              </w:rPr>
              <w:t xml:space="preserve">and </w:t>
            </w:r>
            <w:r w:rsidRPr="007C7623">
              <w:rPr>
                <w:i/>
                <w:iCs/>
                <w:color w:val="auto"/>
                <w:sz w:val="20"/>
                <w:szCs w:val="18"/>
                <w:lang w:val="en-US"/>
              </w:rPr>
              <w:t>z</w:t>
            </w:r>
            <w:r w:rsidRPr="007C7623">
              <w:rPr>
                <w:i/>
                <w:iCs/>
                <w:color w:val="auto"/>
                <w:sz w:val="14"/>
                <w:szCs w:val="12"/>
                <w:lang w:val="en-US"/>
              </w:rPr>
              <w:t>ti</w:t>
            </w:r>
            <w:r w:rsidRPr="007C7623">
              <w:rPr>
                <w:color w:val="auto"/>
                <w:sz w:val="20"/>
                <w:szCs w:val="18"/>
                <w:lang w:val="en-US"/>
              </w:rPr>
              <w:t>, are considered to represent the true pos</w:t>
            </w:r>
            <w:r w:rsidRPr="007C7623">
              <w:rPr>
                <w:color w:val="auto"/>
                <w:sz w:val="20"/>
                <w:szCs w:val="18"/>
                <w:lang w:val="en-US"/>
              </w:rPr>
              <w:t>i</w:t>
            </w:r>
            <w:r w:rsidRPr="007C7623">
              <w:rPr>
                <w:color w:val="auto"/>
                <w:sz w:val="20"/>
                <w:szCs w:val="18"/>
                <w:lang w:val="en-US"/>
              </w:rPr>
              <w:t xml:space="preserve">tions. The calculation of </w:t>
            </w:r>
            <w:r w:rsidRPr="007C7623">
              <w:rPr>
                <w:i/>
                <w:iCs/>
                <w:color w:val="auto"/>
                <w:sz w:val="20"/>
                <w:szCs w:val="18"/>
                <w:lang w:val="en-US"/>
              </w:rPr>
              <w:t>e</w:t>
            </w:r>
            <w:r w:rsidRPr="007C7623">
              <w:rPr>
                <w:i/>
                <w:iCs/>
                <w:color w:val="auto"/>
                <w:sz w:val="14"/>
                <w:szCs w:val="12"/>
                <w:lang w:val="en-US"/>
              </w:rPr>
              <w:t xml:space="preserve">i  </w:t>
            </w:r>
            <w:r w:rsidRPr="007C7623">
              <w:rPr>
                <w:color w:val="auto"/>
                <w:sz w:val="20"/>
                <w:szCs w:val="18"/>
                <w:lang w:val="en-US"/>
              </w:rPr>
              <w:t>is given by the data quality measure “mean value of positional uncertainties” in one, two and three d</w:t>
            </w:r>
            <w:r w:rsidRPr="007C7623">
              <w:rPr>
                <w:color w:val="auto"/>
                <w:sz w:val="20"/>
                <w:szCs w:val="18"/>
                <w:lang w:val="en-US"/>
              </w:rPr>
              <w:t>i</w:t>
            </w:r>
            <w:r w:rsidRPr="007C7623">
              <w:rPr>
                <w:color w:val="auto"/>
                <w:sz w:val="20"/>
                <w:szCs w:val="18"/>
                <w:lang w:val="en-US"/>
              </w:rPr>
              <w:t>mensions.</w:t>
            </w:r>
          </w:p>
          <w:p w:rsidR="00555CC9" w:rsidRPr="007C7623" w:rsidRDefault="00555CC9" w:rsidP="00555CC9">
            <w:pPr>
              <w:pStyle w:val="Default"/>
              <w:spacing w:after="60"/>
              <w:rPr>
                <w:color w:val="auto"/>
                <w:sz w:val="20"/>
                <w:szCs w:val="18"/>
                <w:lang w:val="en-US"/>
              </w:rPr>
            </w:pPr>
            <w:r w:rsidRPr="007C7623">
              <w:rPr>
                <w:color w:val="auto"/>
                <w:sz w:val="20"/>
                <w:szCs w:val="18"/>
                <w:lang w:val="en-US"/>
              </w:rPr>
              <w:t xml:space="preserve">All positional uncertainties above a defined threshold </w:t>
            </w:r>
            <w:r w:rsidRPr="007C7623">
              <w:rPr>
                <w:i/>
                <w:iCs/>
                <w:color w:val="auto"/>
                <w:sz w:val="20"/>
                <w:szCs w:val="18"/>
                <w:lang w:val="en-US"/>
              </w:rPr>
              <w:t>e</w:t>
            </w:r>
            <w:r w:rsidRPr="007C7623">
              <w:rPr>
                <w:color w:val="auto"/>
                <w:sz w:val="14"/>
                <w:szCs w:val="12"/>
                <w:lang w:val="en-US"/>
              </w:rPr>
              <w:t xml:space="preserve">max </w:t>
            </w:r>
            <w:r w:rsidRPr="007C7623">
              <w:rPr>
                <w:color w:val="auto"/>
                <w:sz w:val="20"/>
                <w:szCs w:val="18"/>
                <w:lang w:val="en-US"/>
              </w:rPr>
              <w:t>(</w:t>
            </w:r>
            <w:r w:rsidRPr="007C7623">
              <w:rPr>
                <w:i/>
                <w:iCs/>
                <w:color w:val="auto"/>
                <w:sz w:val="20"/>
                <w:szCs w:val="18"/>
                <w:lang w:val="en-US"/>
              </w:rPr>
              <w:t>e</w:t>
            </w:r>
            <w:r w:rsidRPr="007C7623">
              <w:rPr>
                <w:i/>
                <w:iCs/>
                <w:color w:val="auto"/>
                <w:sz w:val="14"/>
                <w:szCs w:val="12"/>
                <w:lang w:val="en-US"/>
              </w:rPr>
              <w:t>i</w:t>
            </w:r>
            <w:r w:rsidRPr="007C7623">
              <w:rPr>
                <w:color w:val="auto"/>
                <w:sz w:val="20"/>
                <w:szCs w:val="18"/>
                <w:lang w:val="en-US"/>
              </w:rPr>
              <w:t>&gt;</w:t>
            </w:r>
            <w:r w:rsidRPr="007C7623">
              <w:rPr>
                <w:i/>
                <w:iCs/>
                <w:color w:val="auto"/>
                <w:sz w:val="20"/>
                <w:szCs w:val="18"/>
                <w:lang w:val="en-US"/>
              </w:rPr>
              <w:t>e</w:t>
            </w:r>
            <w:r w:rsidRPr="007C7623">
              <w:rPr>
                <w:color w:val="auto"/>
                <w:sz w:val="14"/>
                <w:szCs w:val="12"/>
                <w:lang w:val="en-US"/>
              </w:rPr>
              <w:t>max</w:t>
            </w:r>
            <w:r w:rsidRPr="007C7623">
              <w:rPr>
                <w:color w:val="auto"/>
                <w:sz w:val="20"/>
                <w:szCs w:val="12"/>
                <w:lang w:val="en-US"/>
              </w:rPr>
              <w:t xml:space="preserve">) </w:t>
            </w:r>
            <w:r w:rsidRPr="007C7623">
              <w:rPr>
                <w:color w:val="auto"/>
                <w:sz w:val="20"/>
                <w:szCs w:val="18"/>
                <w:lang w:val="en-US"/>
              </w:rPr>
              <w:t>are then counted as error. The number of errors is set in relation to the total number of measured points.</w:t>
            </w:r>
          </w:p>
          <w:p w:rsidR="00555CC9" w:rsidRPr="007C7623" w:rsidRDefault="00555CC9" w:rsidP="00555CC9">
            <w:pPr>
              <w:autoSpaceDE w:val="0"/>
              <w:autoSpaceDN w:val="0"/>
              <w:adjustRightInd w:val="0"/>
              <w:spacing w:after="60"/>
              <w:jc w:val="left"/>
              <w:rPr>
                <w:rFonts w:cs="Arial"/>
              </w:rPr>
            </w:pPr>
            <w:r w:rsidRPr="007C7623">
              <w:rPr>
                <w:rFonts w:cs="Arial"/>
                <w:szCs w:val="18"/>
              </w:rPr>
              <w:t>A criterion for the establishing of correspondence should also be stated (e.g. allowing for correspondence to the closest position, correspondence on vertices or along lines). The criterion/criteria for finding the correspon</w:t>
            </w:r>
            <w:r w:rsidRPr="007C7623">
              <w:rPr>
                <w:rFonts w:cs="Arial"/>
                <w:szCs w:val="18"/>
              </w:rPr>
              <w:t>d</w:t>
            </w:r>
            <w:r w:rsidRPr="007C7623">
              <w:rPr>
                <w:rFonts w:cs="Arial"/>
                <w:szCs w:val="18"/>
              </w:rPr>
              <w:t xml:space="preserve">ing points shall be reported with the data quality evaluation result.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pStyle w:val="Default"/>
              <w:rPr>
                <w:color w:val="auto"/>
                <w:szCs w:val="23"/>
                <w:lang w:val="en-US"/>
              </w:rPr>
            </w:pPr>
            <w:r w:rsidRPr="007C7623">
              <w:rPr>
                <w:color w:val="auto"/>
                <w:sz w:val="20"/>
                <w:szCs w:val="18"/>
                <w:lang w:val="en-US"/>
              </w:rPr>
              <w:t xml:space="preserve">Name: </w:t>
            </w:r>
            <w:r w:rsidRPr="007C7623">
              <w:rPr>
                <w:i/>
                <w:iCs/>
                <w:color w:val="auto"/>
                <w:sz w:val="22"/>
                <w:szCs w:val="18"/>
                <w:lang w:val="en-US"/>
              </w:rPr>
              <w:t>e</w:t>
            </w:r>
            <w:r w:rsidRPr="007C7623">
              <w:rPr>
                <w:color w:val="auto"/>
                <w:sz w:val="16"/>
                <w:szCs w:val="12"/>
                <w:lang w:val="en-US"/>
              </w:rPr>
              <w:t>max</w:t>
            </w:r>
          </w:p>
          <w:p w:rsidR="00555CC9" w:rsidRPr="007C7623" w:rsidRDefault="00555CC9" w:rsidP="00555CC9">
            <w:pPr>
              <w:pStyle w:val="Default"/>
              <w:rPr>
                <w:color w:val="auto"/>
                <w:sz w:val="20"/>
                <w:szCs w:val="18"/>
                <w:lang w:val="en-US"/>
              </w:rPr>
            </w:pPr>
            <w:r w:rsidRPr="007C7623">
              <w:rPr>
                <w:color w:val="auto"/>
                <w:sz w:val="20"/>
                <w:szCs w:val="18"/>
                <w:lang w:val="en-US"/>
              </w:rPr>
              <w:t>Definition: is the threshold above which the positional uncertainties are counted</w:t>
            </w:r>
          </w:p>
          <w:p w:rsidR="00555CC9" w:rsidRPr="007C7623" w:rsidRDefault="00555CC9" w:rsidP="00555CC9">
            <w:pPr>
              <w:autoSpaceDE w:val="0"/>
              <w:autoSpaceDN w:val="0"/>
              <w:adjustRightInd w:val="0"/>
              <w:jc w:val="left"/>
              <w:rPr>
                <w:rStyle w:val="Instruction"/>
                <w:rFonts w:cs="Arial"/>
                <w:i w:val="0"/>
                <w:iCs w:val="0"/>
              </w:rPr>
            </w:pPr>
            <w:r w:rsidRPr="007C7623">
              <w:rPr>
                <w:rFonts w:cs="Arial"/>
                <w:szCs w:val="18"/>
              </w:rPr>
              <w:t>Value type: Number</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lang w:eastAsia="en-US"/>
              </w:rPr>
              <w:t>Real ; percentage ; ratio</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lang w:val="en-US"/>
              </w:rPr>
            </w:pPr>
            <w:r w:rsidRPr="007C7623">
              <w:rPr>
                <w:rFonts w:cs="Arial"/>
                <w:lang w:eastAsia="en-US"/>
              </w:rPr>
              <w:t>25% of the nodes within the data quality scope have error distance greater than 1 metre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31 </w:t>
            </w:r>
            <w:r w:rsidRPr="007C7623">
              <w:rPr>
                <w:rFonts w:cs="Arial"/>
                <w:lang w:val="en-US" w:eastAsia="en-US"/>
              </w:rPr>
              <w:t>(ISO 19157)</w:t>
            </w:r>
          </w:p>
        </w:tc>
      </w:tr>
    </w:tbl>
    <w:p w:rsidR="00555CC9" w:rsidRPr="007C7623" w:rsidRDefault="00555CC9" w:rsidP="00555CC9">
      <w:pPr>
        <w:rPr>
          <w:rFonts w:cs="Arial"/>
        </w:rPr>
      </w:pPr>
    </w:p>
    <w:p w:rsidR="00555CC9" w:rsidRPr="00B318DD" w:rsidRDefault="00555CC9" w:rsidP="00555CC9">
      <w:pPr>
        <w:rPr>
          <w:szCs w:val="19"/>
        </w:rPr>
      </w:pPr>
      <w:r w:rsidRPr="007C7623">
        <w:rPr>
          <w:rFonts w:cs="Arial"/>
        </w:rPr>
        <w:t>Once again, the POI nature of governmental services data and the needs expressed within the an</w:t>
      </w:r>
      <w:r w:rsidRPr="007C7623">
        <w:rPr>
          <w:rFonts w:cs="Arial"/>
        </w:rPr>
        <w:t>a</w:t>
      </w:r>
      <w:r w:rsidRPr="007C7623">
        <w:rPr>
          <w:rFonts w:cs="Arial"/>
        </w:rPr>
        <w:t>lyzed use cases have clear implications regarding their expected positional accuracy, in the sense that it can be stated that this parameter is not to be critical to assure their quality and their usability</w:t>
      </w:r>
    </w:p>
    <w:p w:rsidR="00BB13EF" w:rsidRPr="00B318DD" w:rsidRDefault="00BB13EF" w:rsidP="00BB13EF">
      <w:pPr>
        <w:rPr>
          <w:szCs w:val="19"/>
        </w:rPr>
      </w:pPr>
    </w:p>
    <w:p w:rsidR="00BB13EF" w:rsidRPr="00686565" w:rsidRDefault="00BB13EF" w:rsidP="0086064B">
      <w:pPr>
        <w:pStyle w:val="Titolo3"/>
      </w:pPr>
      <w:bookmarkStart w:id="279" w:name="_Ref315336386"/>
      <w:bookmarkStart w:id="280" w:name="_Toc339566054"/>
      <w:bookmarkStart w:id="281" w:name="_Toc374519904"/>
      <w:r w:rsidRPr="00686565">
        <w:t>Positional accuracy – Relative or internal accuracy</w:t>
      </w:r>
      <w:bookmarkEnd w:id="278"/>
      <w:bookmarkEnd w:id="279"/>
      <w:bookmarkEnd w:id="280"/>
      <w:bookmarkEnd w:id="281"/>
    </w:p>
    <w:p w:rsidR="00BB13EF" w:rsidRPr="00B318DD" w:rsidRDefault="00BB13EF" w:rsidP="00BB13EF">
      <w:pPr>
        <w:rPr>
          <w:szCs w:val="19"/>
        </w:rPr>
      </w:pPr>
      <w:bookmarkStart w:id="282" w:name="_Ref314650645"/>
    </w:p>
    <w:p w:rsidR="00555CC9" w:rsidRDefault="00555CC9" w:rsidP="00555CC9">
      <w:pPr>
        <w:pStyle w:val="Recommendation"/>
      </w:pPr>
      <w:r>
        <w:t>Relative or internal accuracy</w:t>
      </w:r>
      <w:r w:rsidRPr="007848BE">
        <w:t xml:space="preserve"> should be </w:t>
      </w:r>
      <w:r>
        <w:t xml:space="preserve">evaluated and </w:t>
      </w:r>
      <w:r w:rsidRPr="007848BE">
        <w:t xml:space="preserve">documented using </w:t>
      </w:r>
      <w:r w:rsidRPr="00E95E35">
        <w:rPr>
          <w:rFonts w:cs="Arial"/>
          <w:bCs/>
        </w:rPr>
        <w:t>Relative horizontal error</w:t>
      </w:r>
      <w:r w:rsidRPr="002758C9">
        <w:rPr>
          <w:rFonts w:cs="Arial"/>
        </w:rPr>
        <w:t xml:space="preserve"> as specified in the tables b</w:t>
      </w:r>
      <w:r w:rsidRPr="002758C9">
        <w:rPr>
          <w:rFonts w:cs="Arial"/>
        </w:rPr>
        <w:t>e</w:t>
      </w:r>
      <w:r w:rsidRPr="002758C9">
        <w:rPr>
          <w:rFonts w:cs="Arial"/>
        </w:rPr>
        <w:t>low</w:t>
      </w:r>
      <w:r w:rsidRPr="007848BE">
        <w:t>.</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rFonts w:cs="Arial"/>
                <w:b/>
                <w:bCs/>
              </w:rPr>
              <w:t>Relative horizontal error</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rPr>
                <w:rFonts w:cs="Arial"/>
              </w:rPr>
            </w:pPr>
            <w:r w:rsidRPr="007C7623">
              <w:rPr>
                <w:rFonts w:cs="Arial"/>
              </w:rPr>
              <w:t>Rel CE90</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w:t>
            </w:r>
            <w:r w:rsidRPr="007C7623">
              <w:rPr>
                <w:rFonts w:cs="Arial"/>
              </w:rPr>
              <w:t>l</w:t>
            </w:r>
            <w:r w:rsidRPr="007C7623">
              <w:rPr>
                <w:rFonts w:cs="Arial"/>
              </w:rPr>
              <w:t xml:space="preserve">ity element </w:t>
            </w:r>
          </w:p>
        </w:tc>
        <w:tc>
          <w:tcPr>
            <w:tcW w:w="6087" w:type="dxa"/>
            <w:shd w:val="clear" w:color="auto" w:fill="FFFFFF"/>
          </w:tcPr>
          <w:p w:rsidR="00555CC9" w:rsidRPr="007C7623" w:rsidRDefault="00555CC9" w:rsidP="00555CC9">
            <w:pPr>
              <w:rPr>
                <w:rFonts w:cs="Arial"/>
                <w:lang w:eastAsia="ja-JP"/>
              </w:rPr>
            </w:pPr>
            <w:r w:rsidRPr="007C7623">
              <w:rPr>
                <w:rFonts w:cs="Arial"/>
                <w:lang w:eastAsia="ja-JP"/>
              </w:rPr>
              <w:t>Positional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w:t>
            </w:r>
            <w:r w:rsidRPr="007C7623">
              <w:rPr>
                <w:rFonts w:cs="Arial"/>
              </w:rPr>
              <w:t>l</w:t>
            </w:r>
            <w:r w:rsidRPr="007C7623">
              <w:rPr>
                <w:rFonts w:cs="Arial"/>
              </w:rPr>
              <w:t>ity sub-element</w:t>
            </w:r>
          </w:p>
        </w:tc>
        <w:tc>
          <w:tcPr>
            <w:tcW w:w="6087" w:type="dxa"/>
            <w:shd w:val="clear" w:color="auto" w:fill="FFFFFF"/>
          </w:tcPr>
          <w:p w:rsidR="00555CC9" w:rsidRPr="007C7623" w:rsidRDefault="00555CC9" w:rsidP="00555CC9">
            <w:pPr>
              <w:rPr>
                <w:rFonts w:cs="Arial"/>
                <w:lang w:eastAsia="ja-JP"/>
              </w:rPr>
            </w:pPr>
            <w:r w:rsidRPr="007C7623">
              <w:rPr>
                <w:rFonts w:cs="Arial"/>
                <w:lang w:eastAsia="ja-JP"/>
              </w:rPr>
              <w:t>Relative or internal accuracy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w:t>
            </w:r>
            <w:r w:rsidRPr="007C7623">
              <w:rPr>
                <w:rFonts w:cs="Arial"/>
              </w:rPr>
              <w:t>l</w:t>
            </w:r>
            <w:r w:rsidRPr="007C7623">
              <w:rPr>
                <w:rFonts w:cs="Arial"/>
              </w:rPr>
              <w:t>ity basic measure</w:t>
            </w:r>
          </w:p>
        </w:tc>
        <w:tc>
          <w:tcPr>
            <w:tcW w:w="6087" w:type="dxa"/>
            <w:shd w:val="clear" w:color="auto" w:fill="auto"/>
          </w:tcPr>
          <w:p w:rsidR="00555CC9" w:rsidRPr="007C7623" w:rsidRDefault="00555CC9" w:rsidP="00555CC9">
            <w:pPr>
              <w:rPr>
                <w:rFonts w:cs="Arial"/>
              </w:rPr>
            </w:pPr>
            <w:r w:rsidRPr="007C7623">
              <w:rPr>
                <w:rFonts w:cs="Arial"/>
              </w:rPr>
              <w:t>Not applicable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GB"/>
              </w:rPr>
              <w:t>Closeness of the relative positions of features in the scope to their respective relative positions a</w:t>
            </w:r>
            <w:r w:rsidRPr="007C7623">
              <w:rPr>
                <w:rFonts w:cs="Arial"/>
                <w:lang w:eastAsia="en-GB"/>
              </w:rPr>
              <w:t>c</w:t>
            </w:r>
            <w:r w:rsidRPr="007C7623">
              <w:rPr>
                <w:rFonts w:cs="Arial"/>
                <w:lang w:eastAsia="en-GB"/>
              </w:rPr>
              <w:t xml:space="preserve">cepted as or being true, especially </w:t>
            </w:r>
            <w:r w:rsidRPr="007C7623">
              <w:rPr>
                <w:rFonts w:cs="Arial"/>
              </w:rPr>
              <w:t>the evaluation of the random errors in the horizontal position of one feature to another in the same dataset or on the same map/chart.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pStyle w:val="Default"/>
              <w:spacing w:after="60"/>
              <w:rPr>
                <w:color w:val="auto"/>
                <w:sz w:val="20"/>
                <w:szCs w:val="18"/>
                <w:lang w:val="en-US"/>
              </w:rPr>
            </w:pPr>
            <w:r w:rsidRPr="007C7623">
              <w:rPr>
                <w:color w:val="auto"/>
                <w:sz w:val="20"/>
                <w:szCs w:val="18"/>
                <w:lang w:val="en-US"/>
              </w:rPr>
              <w:t>A comparison of the data (measured) and the control (true) is ca</w:t>
            </w:r>
            <w:r w:rsidRPr="007C7623">
              <w:rPr>
                <w:color w:val="auto"/>
                <w:sz w:val="20"/>
                <w:szCs w:val="18"/>
                <w:lang w:val="en-US"/>
              </w:rPr>
              <w:t>l</w:t>
            </w:r>
            <w:r w:rsidRPr="007C7623">
              <w:rPr>
                <w:color w:val="auto"/>
                <w:sz w:val="20"/>
                <w:szCs w:val="18"/>
                <w:lang w:val="en-US"/>
              </w:rPr>
              <w:t xml:space="preserve">culated in the following manner: </w:t>
            </w:r>
          </w:p>
          <w:p w:rsidR="00555CC9" w:rsidRPr="007C7623" w:rsidRDefault="00555CC9" w:rsidP="00555CC9">
            <w:pPr>
              <w:pStyle w:val="Default"/>
              <w:tabs>
                <w:tab w:val="left" w:pos="279"/>
              </w:tabs>
              <w:spacing w:before="120" w:after="60"/>
              <w:ind w:left="278" w:hanging="278"/>
              <w:rPr>
                <w:color w:val="auto"/>
                <w:sz w:val="20"/>
                <w:szCs w:val="18"/>
                <w:lang w:val="en-US"/>
              </w:rPr>
            </w:pPr>
            <w:r w:rsidRPr="007C7623">
              <w:rPr>
                <w:color w:val="auto"/>
                <w:sz w:val="20"/>
                <w:szCs w:val="18"/>
                <w:lang w:val="en-US"/>
              </w:rPr>
              <w:t>1.</w:t>
            </w:r>
            <w:r w:rsidRPr="007C7623">
              <w:rPr>
                <w:color w:val="auto"/>
                <w:sz w:val="20"/>
                <w:szCs w:val="18"/>
                <w:lang w:val="en-US"/>
              </w:rPr>
              <w:tab/>
              <w:t>Determine all possible point pair combinations:</w:t>
            </w:r>
          </w:p>
          <w:p w:rsidR="00555CC9" w:rsidRPr="007C7623" w:rsidRDefault="00555CC9" w:rsidP="00555CC9">
            <w:pPr>
              <w:pStyle w:val="Default"/>
              <w:tabs>
                <w:tab w:val="left" w:pos="279"/>
              </w:tabs>
              <w:spacing w:after="60"/>
              <w:ind w:left="278" w:hanging="278"/>
              <w:rPr>
                <w:color w:val="auto"/>
                <w:sz w:val="20"/>
                <w:szCs w:val="18"/>
                <w:lang w:val="en-US"/>
              </w:rPr>
            </w:pPr>
            <w:r w:rsidRPr="007C7623">
              <w:rPr>
                <w:color w:val="auto"/>
                <w:sz w:val="20"/>
                <w:szCs w:val="18"/>
                <w:lang w:val="en-US"/>
              </w:rPr>
              <w:tab/>
              <w:t xml:space="preserve">Point Pair Combinations = </w:t>
            </w:r>
            <w:r w:rsidRPr="007C7623">
              <w:rPr>
                <w:i/>
                <w:iCs/>
                <w:color w:val="auto"/>
                <w:sz w:val="20"/>
                <w:szCs w:val="18"/>
                <w:lang w:val="en-US"/>
              </w:rPr>
              <w:t xml:space="preserve">m </w:t>
            </w:r>
            <w:r w:rsidRPr="007C7623">
              <w:rPr>
                <w:color w:val="auto"/>
                <w:sz w:val="20"/>
                <w:szCs w:val="18"/>
                <w:lang w:val="en-US"/>
              </w:rPr>
              <w:t xml:space="preserve">= </w:t>
            </w:r>
            <w:r w:rsidRPr="007C7623">
              <w:rPr>
                <w:i/>
                <w:iCs/>
                <w:color w:val="auto"/>
                <w:sz w:val="20"/>
                <w:szCs w:val="18"/>
                <w:lang w:val="en-US"/>
              </w:rPr>
              <w:t>n</w:t>
            </w:r>
            <w:r w:rsidRPr="007C7623">
              <w:rPr>
                <w:color w:val="auto"/>
                <w:sz w:val="20"/>
                <w:szCs w:val="18"/>
                <w:lang w:val="en-US"/>
              </w:rPr>
              <w:t>(</w:t>
            </w:r>
            <w:r w:rsidRPr="007C7623">
              <w:rPr>
                <w:i/>
                <w:iCs/>
                <w:color w:val="auto"/>
                <w:sz w:val="20"/>
                <w:szCs w:val="18"/>
                <w:lang w:val="en-US"/>
              </w:rPr>
              <w:t>n</w:t>
            </w:r>
            <w:r w:rsidRPr="007C7623">
              <w:rPr>
                <w:color w:val="auto"/>
                <w:sz w:val="20"/>
                <w:szCs w:val="18"/>
                <w:lang w:val="en-US"/>
              </w:rPr>
              <w:t xml:space="preserve">-1)/2 </w:t>
            </w:r>
          </w:p>
          <w:p w:rsidR="00555CC9" w:rsidRPr="007C7623" w:rsidRDefault="00555CC9" w:rsidP="00555CC9">
            <w:pPr>
              <w:pStyle w:val="Default"/>
              <w:tabs>
                <w:tab w:val="left" w:pos="279"/>
              </w:tabs>
              <w:spacing w:before="120" w:after="60"/>
              <w:ind w:left="278" w:hanging="278"/>
              <w:rPr>
                <w:color w:val="auto"/>
                <w:sz w:val="20"/>
                <w:szCs w:val="18"/>
                <w:lang w:val="en-US"/>
              </w:rPr>
            </w:pPr>
            <w:r w:rsidRPr="007C7623">
              <w:rPr>
                <w:color w:val="auto"/>
                <w:sz w:val="20"/>
                <w:szCs w:val="18"/>
                <w:lang w:val="en-US"/>
              </w:rPr>
              <w:t>2.</w:t>
            </w:r>
            <w:r w:rsidRPr="007C7623">
              <w:rPr>
                <w:color w:val="auto"/>
                <w:sz w:val="20"/>
                <w:szCs w:val="18"/>
                <w:lang w:val="en-US"/>
              </w:rPr>
              <w:tab/>
              <w:t xml:space="preserve">Calculate the absolute error in the </w:t>
            </w:r>
            <w:r w:rsidRPr="007C7623">
              <w:rPr>
                <w:i/>
                <w:iCs/>
                <w:color w:val="auto"/>
                <w:sz w:val="20"/>
                <w:szCs w:val="18"/>
                <w:lang w:val="en-US"/>
              </w:rPr>
              <w:t xml:space="preserve">X </w:t>
            </w:r>
            <w:r w:rsidRPr="007C7623">
              <w:rPr>
                <w:color w:val="auto"/>
                <w:sz w:val="20"/>
                <w:szCs w:val="18"/>
                <w:lang w:val="en-US"/>
              </w:rPr>
              <w:t xml:space="preserve">and </w:t>
            </w:r>
            <w:r w:rsidRPr="007C7623">
              <w:rPr>
                <w:i/>
                <w:iCs/>
                <w:color w:val="auto"/>
                <w:sz w:val="20"/>
                <w:szCs w:val="18"/>
                <w:lang w:val="en-US"/>
              </w:rPr>
              <w:t xml:space="preserve">Y </w:t>
            </w:r>
            <w:r w:rsidRPr="007C7623">
              <w:rPr>
                <w:color w:val="auto"/>
                <w:sz w:val="20"/>
                <w:szCs w:val="18"/>
                <w:lang w:val="en-US"/>
              </w:rPr>
              <w:t xml:space="preserve">dimensions at each point: </w:t>
            </w:r>
          </w:p>
          <w:p w:rsidR="00555CC9" w:rsidRPr="007C7623" w:rsidRDefault="00555CC9" w:rsidP="00555CC9">
            <w:pPr>
              <w:pStyle w:val="Default"/>
              <w:tabs>
                <w:tab w:val="left" w:pos="279"/>
              </w:tabs>
              <w:spacing w:after="60"/>
              <w:ind w:left="278" w:hanging="278"/>
              <w:rPr>
                <w:color w:val="auto"/>
                <w:sz w:val="20"/>
                <w:szCs w:val="18"/>
                <w:lang w:val="en-US"/>
              </w:rPr>
            </w:pPr>
            <w:r w:rsidRPr="00E95E35">
              <w:rPr>
                <w:color w:val="auto"/>
                <w:sz w:val="20"/>
                <w:szCs w:val="18"/>
                <w:lang w:val="en-US"/>
              </w:rPr>
              <w:tab/>
            </w:r>
            <w:r w:rsidRPr="007C7623">
              <w:rPr>
                <w:color w:val="auto"/>
                <w:sz w:val="20"/>
                <w:szCs w:val="18"/>
              </w:rPr>
              <w:t>Δ</w:t>
            </w:r>
            <w:r w:rsidRPr="007C7623">
              <w:rPr>
                <w:i/>
                <w:iCs/>
                <w:color w:val="auto"/>
                <w:sz w:val="20"/>
                <w:szCs w:val="18"/>
                <w:lang w:val="en-US"/>
              </w:rPr>
              <w:t>X</w:t>
            </w:r>
            <w:r w:rsidRPr="007C7623">
              <w:rPr>
                <w:i/>
                <w:iCs/>
                <w:color w:val="auto"/>
                <w:sz w:val="14"/>
                <w:szCs w:val="12"/>
                <w:lang w:val="en-US"/>
              </w:rPr>
              <w:t xml:space="preserve">i </w:t>
            </w:r>
            <w:r w:rsidRPr="007C7623">
              <w:rPr>
                <w:color w:val="auto"/>
                <w:sz w:val="20"/>
                <w:szCs w:val="18"/>
                <w:lang w:val="en-US"/>
              </w:rPr>
              <w:t xml:space="preserve">= Measured </w:t>
            </w:r>
            <w:r w:rsidRPr="007C7623">
              <w:rPr>
                <w:i/>
                <w:iCs/>
                <w:color w:val="auto"/>
                <w:sz w:val="20"/>
                <w:szCs w:val="18"/>
                <w:lang w:val="en-US"/>
              </w:rPr>
              <w:t>X</w:t>
            </w:r>
            <w:r w:rsidRPr="007C7623">
              <w:rPr>
                <w:i/>
                <w:iCs/>
                <w:color w:val="auto"/>
                <w:sz w:val="14"/>
                <w:szCs w:val="12"/>
                <w:lang w:val="en-US"/>
              </w:rPr>
              <w:t xml:space="preserve">i  </w:t>
            </w:r>
            <w:r w:rsidRPr="007C7623">
              <w:rPr>
                <w:color w:val="auto"/>
                <w:sz w:val="20"/>
                <w:szCs w:val="18"/>
                <w:lang w:val="en-US"/>
              </w:rPr>
              <w:t xml:space="preserve">- True </w:t>
            </w:r>
            <w:r w:rsidRPr="007C7623">
              <w:rPr>
                <w:i/>
                <w:iCs/>
                <w:color w:val="auto"/>
                <w:sz w:val="20"/>
                <w:szCs w:val="18"/>
                <w:lang w:val="en-US"/>
              </w:rPr>
              <w:t>X</w:t>
            </w:r>
            <w:r w:rsidRPr="007C7623">
              <w:rPr>
                <w:i/>
                <w:iCs/>
                <w:color w:val="auto"/>
                <w:sz w:val="14"/>
                <w:szCs w:val="12"/>
                <w:lang w:val="en-US"/>
              </w:rPr>
              <w:t>i</w:t>
            </w:r>
            <w:r w:rsidRPr="007C7623">
              <w:rPr>
                <w:i/>
                <w:iCs/>
                <w:color w:val="auto"/>
                <w:sz w:val="14"/>
                <w:szCs w:val="12"/>
                <w:lang w:val="en-US"/>
              </w:rPr>
              <w:tab/>
            </w:r>
            <w:r w:rsidRPr="007C7623">
              <w:rPr>
                <w:i/>
                <w:iCs/>
                <w:color w:val="auto"/>
                <w:sz w:val="14"/>
                <w:szCs w:val="12"/>
                <w:lang w:val="en-US"/>
              </w:rPr>
              <w:tab/>
            </w:r>
            <w:r w:rsidRPr="007C7623">
              <w:rPr>
                <w:color w:val="auto"/>
                <w:sz w:val="20"/>
                <w:szCs w:val="18"/>
                <w:lang w:val="en-US"/>
              </w:rPr>
              <w:t xml:space="preserve">for </w:t>
            </w:r>
            <w:r w:rsidRPr="007C7623">
              <w:rPr>
                <w:i/>
                <w:iCs/>
                <w:color w:val="auto"/>
                <w:sz w:val="20"/>
                <w:szCs w:val="18"/>
                <w:lang w:val="en-US"/>
              </w:rPr>
              <w:t xml:space="preserve">i </w:t>
            </w:r>
            <w:r w:rsidRPr="007C7623">
              <w:rPr>
                <w:color w:val="auto"/>
                <w:sz w:val="20"/>
                <w:szCs w:val="18"/>
                <w:lang w:val="en-US"/>
              </w:rPr>
              <w:t>= 1…</w:t>
            </w:r>
            <w:r w:rsidRPr="007C7623">
              <w:rPr>
                <w:i/>
                <w:iCs/>
                <w:color w:val="auto"/>
                <w:sz w:val="20"/>
                <w:szCs w:val="18"/>
                <w:lang w:val="en-US"/>
              </w:rPr>
              <w:t>n</w:t>
            </w:r>
          </w:p>
          <w:p w:rsidR="00555CC9" w:rsidRPr="007C7623" w:rsidRDefault="00555CC9" w:rsidP="00555CC9">
            <w:pPr>
              <w:pStyle w:val="Default"/>
              <w:tabs>
                <w:tab w:val="left" w:pos="279"/>
              </w:tabs>
              <w:spacing w:after="60"/>
              <w:ind w:left="278" w:hanging="278"/>
              <w:rPr>
                <w:color w:val="auto"/>
                <w:sz w:val="20"/>
                <w:szCs w:val="18"/>
                <w:lang w:val="en-US"/>
              </w:rPr>
            </w:pPr>
            <w:r w:rsidRPr="007C7623">
              <w:rPr>
                <w:color w:val="auto"/>
                <w:sz w:val="20"/>
                <w:szCs w:val="18"/>
                <w:lang w:val="en-US"/>
              </w:rPr>
              <w:tab/>
            </w:r>
            <w:r w:rsidRPr="007C7623">
              <w:rPr>
                <w:color w:val="auto"/>
                <w:sz w:val="20"/>
                <w:szCs w:val="18"/>
              </w:rPr>
              <w:t>Δ</w:t>
            </w:r>
            <w:r w:rsidRPr="007C7623">
              <w:rPr>
                <w:i/>
                <w:iCs/>
                <w:color w:val="auto"/>
                <w:sz w:val="20"/>
                <w:szCs w:val="18"/>
                <w:lang w:val="en-US"/>
              </w:rPr>
              <w:t>Y</w:t>
            </w:r>
            <w:r w:rsidRPr="007C7623">
              <w:rPr>
                <w:i/>
                <w:iCs/>
                <w:color w:val="auto"/>
                <w:sz w:val="14"/>
                <w:szCs w:val="12"/>
                <w:lang w:val="en-US"/>
              </w:rPr>
              <w:t xml:space="preserve">i </w:t>
            </w:r>
            <w:r w:rsidRPr="007C7623">
              <w:rPr>
                <w:color w:val="auto"/>
                <w:sz w:val="20"/>
                <w:szCs w:val="18"/>
                <w:lang w:val="en-US"/>
              </w:rPr>
              <w:t xml:space="preserve">= Measured </w:t>
            </w:r>
            <w:r w:rsidRPr="007C7623">
              <w:rPr>
                <w:i/>
                <w:iCs/>
                <w:color w:val="auto"/>
                <w:sz w:val="20"/>
                <w:szCs w:val="18"/>
                <w:lang w:val="en-US"/>
              </w:rPr>
              <w:t>Y</w:t>
            </w:r>
            <w:r w:rsidRPr="007C7623">
              <w:rPr>
                <w:i/>
                <w:iCs/>
                <w:color w:val="auto"/>
                <w:sz w:val="14"/>
                <w:szCs w:val="12"/>
                <w:lang w:val="en-US"/>
              </w:rPr>
              <w:t xml:space="preserve">i  </w:t>
            </w:r>
            <w:r w:rsidRPr="007C7623">
              <w:rPr>
                <w:color w:val="auto"/>
                <w:sz w:val="20"/>
                <w:szCs w:val="18"/>
                <w:lang w:val="en-US"/>
              </w:rPr>
              <w:t xml:space="preserve">- True </w:t>
            </w:r>
            <w:r w:rsidRPr="007C7623">
              <w:rPr>
                <w:i/>
                <w:iCs/>
                <w:color w:val="auto"/>
                <w:sz w:val="20"/>
                <w:szCs w:val="18"/>
                <w:lang w:val="en-US"/>
              </w:rPr>
              <w:t>Y</w:t>
            </w:r>
            <w:r w:rsidRPr="007C7623">
              <w:rPr>
                <w:i/>
                <w:iCs/>
                <w:color w:val="auto"/>
                <w:sz w:val="14"/>
                <w:szCs w:val="12"/>
                <w:lang w:val="en-US"/>
              </w:rPr>
              <w:t>i</w:t>
            </w:r>
            <w:r w:rsidRPr="007C7623">
              <w:rPr>
                <w:i/>
                <w:iCs/>
                <w:color w:val="auto"/>
                <w:sz w:val="14"/>
                <w:szCs w:val="12"/>
                <w:lang w:val="en-US"/>
              </w:rPr>
              <w:tab/>
            </w:r>
            <w:r w:rsidRPr="007C7623">
              <w:rPr>
                <w:i/>
                <w:iCs/>
                <w:color w:val="auto"/>
                <w:sz w:val="14"/>
                <w:szCs w:val="12"/>
                <w:lang w:val="en-US"/>
              </w:rPr>
              <w:tab/>
            </w:r>
            <w:r w:rsidRPr="007C7623">
              <w:rPr>
                <w:color w:val="auto"/>
                <w:sz w:val="20"/>
                <w:szCs w:val="18"/>
                <w:lang w:val="en-US"/>
              </w:rPr>
              <w:t xml:space="preserve">for </w:t>
            </w:r>
            <w:r w:rsidRPr="007C7623">
              <w:rPr>
                <w:i/>
                <w:iCs/>
                <w:color w:val="auto"/>
                <w:sz w:val="20"/>
                <w:szCs w:val="18"/>
                <w:lang w:val="en-US"/>
              </w:rPr>
              <w:t xml:space="preserve">i </w:t>
            </w:r>
            <w:r w:rsidRPr="007C7623">
              <w:rPr>
                <w:color w:val="auto"/>
                <w:sz w:val="20"/>
                <w:szCs w:val="18"/>
                <w:lang w:val="en-US"/>
              </w:rPr>
              <w:t>= 1…</w:t>
            </w:r>
            <w:r w:rsidRPr="007C7623">
              <w:rPr>
                <w:i/>
                <w:iCs/>
                <w:color w:val="auto"/>
                <w:sz w:val="20"/>
                <w:szCs w:val="18"/>
                <w:lang w:val="en-US"/>
              </w:rPr>
              <w:t>n</w:t>
            </w:r>
          </w:p>
          <w:p w:rsidR="00555CC9" w:rsidRPr="007C7623" w:rsidRDefault="00555CC9" w:rsidP="00555CC9">
            <w:pPr>
              <w:pStyle w:val="Default"/>
              <w:tabs>
                <w:tab w:val="left" w:pos="279"/>
              </w:tabs>
              <w:spacing w:before="120" w:after="60"/>
              <w:ind w:left="278" w:hanging="278"/>
              <w:rPr>
                <w:color w:val="auto"/>
                <w:sz w:val="20"/>
                <w:szCs w:val="18"/>
                <w:lang w:val="en-US"/>
              </w:rPr>
            </w:pPr>
            <w:r w:rsidRPr="007C7623">
              <w:rPr>
                <w:color w:val="auto"/>
                <w:sz w:val="20"/>
                <w:szCs w:val="18"/>
                <w:lang w:val="en-US"/>
              </w:rPr>
              <w:t>3.</w:t>
            </w:r>
            <w:r w:rsidRPr="007C7623">
              <w:rPr>
                <w:color w:val="auto"/>
                <w:sz w:val="20"/>
                <w:szCs w:val="18"/>
                <w:lang w:val="en-US"/>
              </w:rPr>
              <w:tab/>
              <w:t>Calculate the relative error in X and Y for all point pair combin</w:t>
            </w:r>
            <w:r w:rsidRPr="007C7623">
              <w:rPr>
                <w:color w:val="auto"/>
                <w:sz w:val="20"/>
                <w:szCs w:val="18"/>
                <w:lang w:val="en-US"/>
              </w:rPr>
              <w:t>a</w:t>
            </w:r>
            <w:r w:rsidRPr="007C7623">
              <w:rPr>
                <w:color w:val="auto"/>
                <w:sz w:val="20"/>
                <w:szCs w:val="18"/>
                <w:lang w:val="en-US"/>
              </w:rPr>
              <w:t xml:space="preserve">tions: </w:t>
            </w:r>
          </w:p>
          <w:p w:rsidR="00555CC9" w:rsidRPr="00E95E35" w:rsidRDefault="00555CC9" w:rsidP="00555CC9">
            <w:pPr>
              <w:pStyle w:val="Default"/>
              <w:tabs>
                <w:tab w:val="left" w:pos="279"/>
              </w:tabs>
              <w:spacing w:after="60"/>
              <w:ind w:left="278" w:hanging="278"/>
              <w:rPr>
                <w:color w:val="auto"/>
                <w:sz w:val="20"/>
                <w:szCs w:val="18"/>
                <w:lang w:val="en-US"/>
              </w:rPr>
            </w:pPr>
            <w:r w:rsidRPr="00E95E35">
              <w:rPr>
                <w:color w:val="auto"/>
                <w:sz w:val="20"/>
                <w:szCs w:val="18"/>
                <w:lang w:val="en-US"/>
              </w:rPr>
              <w:tab/>
            </w:r>
            <w:r w:rsidRPr="007C7623">
              <w:rPr>
                <w:color w:val="auto"/>
                <w:sz w:val="20"/>
                <w:szCs w:val="18"/>
              </w:rPr>
              <w:t>Δ</w:t>
            </w:r>
            <w:r w:rsidRPr="00E95E35">
              <w:rPr>
                <w:i/>
                <w:iCs/>
                <w:color w:val="auto"/>
                <w:sz w:val="20"/>
                <w:szCs w:val="18"/>
                <w:lang w:val="en-US"/>
              </w:rPr>
              <w:t>X</w:t>
            </w:r>
            <w:r w:rsidRPr="00E95E35">
              <w:rPr>
                <w:color w:val="auto"/>
                <w:sz w:val="14"/>
                <w:szCs w:val="12"/>
                <w:lang w:val="en-US"/>
              </w:rPr>
              <w:t xml:space="preserve">rel </w:t>
            </w:r>
            <w:r w:rsidRPr="00E95E35">
              <w:rPr>
                <w:i/>
                <w:iCs/>
                <w:color w:val="auto"/>
                <w:sz w:val="14"/>
                <w:szCs w:val="12"/>
                <w:lang w:val="en-US"/>
              </w:rPr>
              <w:t xml:space="preserve">kj  </w:t>
            </w:r>
            <w:r w:rsidRPr="00E95E35">
              <w:rPr>
                <w:color w:val="auto"/>
                <w:sz w:val="20"/>
                <w:szCs w:val="18"/>
                <w:lang w:val="en-US"/>
              </w:rPr>
              <w:t xml:space="preserve">= </w:t>
            </w:r>
            <w:r w:rsidRPr="007C7623">
              <w:rPr>
                <w:color w:val="auto"/>
                <w:sz w:val="20"/>
                <w:szCs w:val="18"/>
              </w:rPr>
              <w:t>Δ</w:t>
            </w:r>
            <w:r w:rsidRPr="00E95E35">
              <w:rPr>
                <w:i/>
                <w:iCs/>
                <w:color w:val="auto"/>
                <w:sz w:val="20"/>
                <w:szCs w:val="18"/>
                <w:lang w:val="en-US"/>
              </w:rPr>
              <w:t>X</w:t>
            </w:r>
            <w:r w:rsidRPr="00E95E35">
              <w:rPr>
                <w:i/>
                <w:iCs/>
                <w:color w:val="auto"/>
                <w:sz w:val="14"/>
                <w:szCs w:val="12"/>
                <w:lang w:val="en-US"/>
              </w:rPr>
              <w:t xml:space="preserve">k </w:t>
            </w:r>
            <w:r w:rsidRPr="00E95E35">
              <w:rPr>
                <w:color w:val="auto"/>
                <w:sz w:val="20"/>
                <w:szCs w:val="18"/>
                <w:lang w:val="en-US"/>
              </w:rPr>
              <w:t xml:space="preserve">- </w:t>
            </w:r>
            <w:r w:rsidRPr="007C7623">
              <w:rPr>
                <w:color w:val="auto"/>
                <w:sz w:val="20"/>
                <w:szCs w:val="18"/>
              </w:rPr>
              <w:t>Δ</w:t>
            </w:r>
            <w:r w:rsidRPr="00E95E35">
              <w:rPr>
                <w:i/>
                <w:iCs/>
                <w:color w:val="auto"/>
                <w:sz w:val="20"/>
                <w:szCs w:val="18"/>
                <w:lang w:val="en-US"/>
              </w:rPr>
              <w:t>X</w:t>
            </w:r>
            <w:r w:rsidRPr="00E95E35">
              <w:rPr>
                <w:i/>
                <w:iCs/>
                <w:color w:val="auto"/>
                <w:sz w:val="14"/>
                <w:szCs w:val="12"/>
                <w:lang w:val="en-US"/>
              </w:rPr>
              <w:t>j</w:t>
            </w:r>
            <w:r w:rsidRPr="00E95E35">
              <w:rPr>
                <w:i/>
                <w:iCs/>
                <w:color w:val="auto"/>
                <w:sz w:val="14"/>
                <w:szCs w:val="12"/>
                <w:lang w:val="en-US"/>
              </w:rPr>
              <w:tab/>
            </w:r>
            <w:r w:rsidRPr="00E95E35">
              <w:rPr>
                <w:color w:val="auto"/>
                <w:sz w:val="20"/>
                <w:szCs w:val="18"/>
                <w:lang w:val="en-US"/>
              </w:rPr>
              <w:t xml:space="preserve">for </w:t>
            </w:r>
            <w:r w:rsidRPr="00E95E35">
              <w:rPr>
                <w:i/>
                <w:iCs/>
                <w:color w:val="auto"/>
                <w:sz w:val="20"/>
                <w:szCs w:val="18"/>
                <w:lang w:val="en-US"/>
              </w:rPr>
              <w:t xml:space="preserve">k </w:t>
            </w:r>
            <w:r w:rsidRPr="00E95E35">
              <w:rPr>
                <w:color w:val="auto"/>
                <w:sz w:val="20"/>
                <w:szCs w:val="18"/>
                <w:lang w:val="en-US"/>
              </w:rPr>
              <w:t>= 1…m-1,</w:t>
            </w:r>
            <w:r w:rsidRPr="00E95E35">
              <w:rPr>
                <w:color w:val="auto"/>
                <w:sz w:val="20"/>
                <w:szCs w:val="18"/>
                <w:lang w:val="en-US"/>
              </w:rPr>
              <w:tab/>
            </w:r>
            <w:r w:rsidRPr="00E95E35">
              <w:rPr>
                <w:i/>
                <w:iCs/>
                <w:color w:val="auto"/>
                <w:sz w:val="20"/>
                <w:szCs w:val="18"/>
                <w:lang w:val="en-US"/>
              </w:rPr>
              <w:t xml:space="preserve">j </w:t>
            </w:r>
            <w:r w:rsidRPr="00E95E35">
              <w:rPr>
                <w:color w:val="auto"/>
                <w:sz w:val="20"/>
                <w:szCs w:val="18"/>
                <w:lang w:val="en-US"/>
              </w:rPr>
              <w:t xml:space="preserve">= </w:t>
            </w:r>
            <w:r w:rsidRPr="00E95E35">
              <w:rPr>
                <w:i/>
                <w:iCs/>
                <w:color w:val="auto"/>
                <w:sz w:val="20"/>
                <w:szCs w:val="18"/>
                <w:lang w:val="en-US"/>
              </w:rPr>
              <w:t>k</w:t>
            </w:r>
            <w:r w:rsidRPr="00E95E35">
              <w:rPr>
                <w:color w:val="auto"/>
                <w:sz w:val="20"/>
                <w:szCs w:val="18"/>
                <w:lang w:val="en-US"/>
              </w:rPr>
              <w:t xml:space="preserve">+1, … </w:t>
            </w:r>
            <w:r w:rsidRPr="00E95E35">
              <w:rPr>
                <w:i/>
                <w:iCs/>
                <w:color w:val="auto"/>
                <w:sz w:val="20"/>
                <w:szCs w:val="18"/>
                <w:lang w:val="en-US"/>
              </w:rPr>
              <w:t xml:space="preserve">m </w:t>
            </w:r>
          </w:p>
          <w:p w:rsidR="00555CC9" w:rsidRPr="00E95E35" w:rsidRDefault="00555CC9" w:rsidP="00555CC9">
            <w:pPr>
              <w:pStyle w:val="Default"/>
              <w:tabs>
                <w:tab w:val="left" w:pos="279"/>
              </w:tabs>
              <w:spacing w:after="60"/>
              <w:ind w:left="278" w:hanging="278"/>
              <w:rPr>
                <w:color w:val="auto"/>
                <w:sz w:val="20"/>
                <w:szCs w:val="18"/>
                <w:lang w:val="en-US"/>
              </w:rPr>
            </w:pPr>
            <w:r w:rsidRPr="00E95E35">
              <w:rPr>
                <w:color w:val="auto"/>
                <w:sz w:val="20"/>
                <w:szCs w:val="18"/>
                <w:lang w:val="en-US"/>
              </w:rPr>
              <w:tab/>
            </w:r>
            <w:r w:rsidRPr="007C7623">
              <w:rPr>
                <w:color w:val="auto"/>
                <w:sz w:val="20"/>
                <w:szCs w:val="18"/>
              </w:rPr>
              <w:t>Δ</w:t>
            </w:r>
            <w:r w:rsidRPr="00E95E35">
              <w:rPr>
                <w:i/>
                <w:iCs/>
                <w:color w:val="auto"/>
                <w:sz w:val="20"/>
                <w:szCs w:val="18"/>
                <w:lang w:val="en-US"/>
              </w:rPr>
              <w:t>Y</w:t>
            </w:r>
            <w:r w:rsidRPr="00E95E35">
              <w:rPr>
                <w:color w:val="auto"/>
                <w:sz w:val="14"/>
                <w:szCs w:val="12"/>
                <w:lang w:val="en-US"/>
              </w:rPr>
              <w:t xml:space="preserve">rel </w:t>
            </w:r>
            <w:r w:rsidRPr="00E95E35">
              <w:rPr>
                <w:i/>
                <w:iCs/>
                <w:color w:val="auto"/>
                <w:sz w:val="14"/>
                <w:szCs w:val="12"/>
                <w:lang w:val="en-US"/>
              </w:rPr>
              <w:t xml:space="preserve">kj  </w:t>
            </w:r>
            <w:r w:rsidRPr="00E95E35">
              <w:rPr>
                <w:color w:val="auto"/>
                <w:sz w:val="20"/>
                <w:szCs w:val="18"/>
                <w:lang w:val="en-US"/>
              </w:rPr>
              <w:t xml:space="preserve">= </w:t>
            </w:r>
            <w:r w:rsidRPr="007C7623">
              <w:rPr>
                <w:color w:val="auto"/>
                <w:sz w:val="20"/>
                <w:szCs w:val="18"/>
              </w:rPr>
              <w:t>Δ</w:t>
            </w:r>
            <w:r w:rsidRPr="00E95E35">
              <w:rPr>
                <w:i/>
                <w:iCs/>
                <w:color w:val="auto"/>
                <w:sz w:val="20"/>
                <w:szCs w:val="18"/>
                <w:lang w:val="en-US"/>
              </w:rPr>
              <w:t>Y</w:t>
            </w:r>
            <w:r w:rsidRPr="00E95E35">
              <w:rPr>
                <w:i/>
                <w:iCs/>
                <w:color w:val="auto"/>
                <w:sz w:val="14"/>
                <w:szCs w:val="12"/>
                <w:lang w:val="en-US"/>
              </w:rPr>
              <w:t xml:space="preserve">k </w:t>
            </w:r>
            <w:r w:rsidRPr="00E95E35">
              <w:rPr>
                <w:color w:val="auto"/>
                <w:sz w:val="20"/>
                <w:szCs w:val="18"/>
                <w:lang w:val="en-US"/>
              </w:rPr>
              <w:t xml:space="preserve">– </w:t>
            </w:r>
            <w:r w:rsidRPr="007C7623">
              <w:rPr>
                <w:color w:val="auto"/>
                <w:sz w:val="20"/>
                <w:szCs w:val="18"/>
              </w:rPr>
              <w:t>Δ</w:t>
            </w:r>
            <w:r w:rsidRPr="00E95E35">
              <w:rPr>
                <w:i/>
                <w:iCs/>
                <w:color w:val="auto"/>
                <w:sz w:val="20"/>
                <w:szCs w:val="18"/>
                <w:lang w:val="en-US"/>
              </w:rPr>
              <w:t>y</w:t>
            </w:r>
            <w:r w:rsidRPr="00E95E35">
              <w:rPr>
                <w:i/>
                <w:iCs/>
                <w:color w:val="auto"/>
                <w:sz w:val="14"/>
                <w:szCs w:val="12"/>
                <w:lang w:val="en-US"/>
              </w:rPr>
              <w:t>j</w:t>
            </w:r>
            <w:r w:rsidRPr="00E95E35">
              <w:rPr>
                <w:i/>
                <w:iCs/>
                <w:color w:val="auto"/>
                <w:sz w:val="14"/>
                <w:szCs w:val="12"/>
                <w:lang w:val="en-US"/>
              </w:rPr>
              <w:tab/>
            </w:r>
            <w:r w:rsidRPr="00E95E35">
              <w:rPr>
                <w:color w:val="auto"/>
                <w:sz w:val="20"/>
                <w:szCs w:val="18"/>
                <w:lang w:val="en-US"/>
              </w:rPr>
              <w:t xml:space="preserve">for </w:t>
            </w:r>
            <w:r w:rsidRPr="00E95E35">
              <w:rPr>
                <w:i/>
                <w:iCs/>
                <w:color w:val="auto"/>
                <w:sz w:val="20"/>
                <w:szCs w:val="18"/>
                <w:lang w:val="en-US"/>
              </w:rPr>
              <w:t xml:space="preserve">k </w:t>
            </w:r>
            <w:r w:rsidRPr="00E95E35">
              <w:rPr>
                <w:color w:val="auto"/>
                <w:sz w:val="20"/>
                <w:szCs w:val="18"/>
                <w:lang w:val="en-US"/>
              </w:rPr>
              <w:t>= 1…m-1,</w:t>
            </w:r>
            <w:r w:rsidRPr="00E95E35">
              <w:rPr>
                <w:color w:val="auto"/>
                <w:sz w:val="20"/>
                <w:szCs w:val="18"/>
                <w:lang w:val="en-US"/>
              </w:rPr>
              <w:tab/>
            </w:r>
            <w:r w:rsidRPr="00E95E35">
              <w:rPr>
                <w:i/>
                <w:iCs/>
                <w:color w:val="auto"/>
                <w:sz w:val="20"/>
                <w:szCs w:val="18"/>
                <w:lang w:val="en-US"/>
              </w:rPr>
              <w:t xml:space="preserve">j </w:t>
            </w:r>
            <w:r w:rsidRPr="00E95E35">
              <w:rPr>
                <w:color w:val="auto"/>
                <w:sz w:val="20"/>
                <w:szCs w:val="18"/>
                <w:lang w:val="en-US"/>
              </w:rPr>
              <w:t xml:space="preserve">= </w:t>
            </w:r>
            <w:r w:rsidRPr="00E95E35">
              <w:rPr>
                <w:i/>
                <w:iCs/>
                <w:color w:val="auto"/>
                <w:sz w:val="20"/>
                <w:szCs w:val="18"/>
                <w:lang w:val="en-US"/>
              </w:rPr>
              <w:t>k</w:t>
            </w:r>
            <w:r w:rsidRPr="00E95E35">
              <w:rPr>
                <w:color w:val="auto"/>
                <w:sz w:val="20"/>
                <w:szCs w:val="18"/>
                <w:lang w:val="en-US"/>
              </w:rPr>
              <w:t xml:space="preserve">+1, … </w:t>
            </w:r>
            <w:r w:rsidRPr="00E95E35">
              <w:rPr>
                <w:i/>
                <w:iCs/>
                <w:color w:val="auto"/>
                <w:sz w:val="20"/>
                <w:szCs w:val="18"/>
                <w:lang w:val="en-US"/>
              </w:rPr>
              <w:t xml:space="preserve">m </w:t>
            </w:r>
          </w:p>
          <w:p w:rsidR="00555CC9" w:rsidRPr="007C7623" w:rsidRDefault="00555CC9" w:rsidP="00555CC9">
            <w:pPr>
              <w:pStyle w:val="Default"/>
              <w:tabs>
                <w:tab w:val="left" w:pos="279"/>
              </w:tabs>
              <w:spacing w:before="120" w:after="60"/>
              <w:ind w:left="278" w:hanging="278"/>
              <w:rPr>
                <w:color w:val="auto"/>
                <w:sz w:val="20"/>
                <w:szCs w:val="18"/>
                <w:lang w:val="en-US"/>
              </w:rPr>
            </w:pPr>
            <w:r w:rsidRPr="007C7623">
              <w:rPr>
                <w:color w:val="auto"/>
                <w:sz w:val="20"/>
                <w:szCs w:val="18"/>
                <w:lang w:val="en-US"/>
              </w:rPr>
              <w:t>4.</w:t>
            </w:r>
            <w:r w:rsidRPr="007C7623">
              <w:rPr>
                <w:color w:val="auto"/>
                <w:sz w:val="20"/>
                <w:szCs w:val="18"/>
                <w:lang w:val="en-US"/>
              </w:rPr>
              <w:tab/>
              <w:t xml:space="preserve">Calculate the relative standard deviations in each axis: </w:t>
            </w:r>
          </w:p>
          <w:p w:rsidR="00555CC9" w:rsidRPr="007C7623" w:rsidRDefault="003A6388" w:rsidP="00555CC9">
            <w:pPr>
              <w:pStyle w:val="Default"/>
              <w:tabs>
                <w:tab w:val="left" w:pos="279"/>
              </w:tabs>
              <w:spacing w:after="60"/>
              <w:ind w:left="278" w:hanging="278"/>
              <w:rPr>
                <w:color w:val="auto"/>
                <w:sz w:val="20"/>
                <w:szCs w:val="18"/>
                <w:lang w:val="en-US"/>
              </w:rPr>
            </w:pPr>
            <w:r w:rsidRPr="007C7623">
              <w:rPr>
                <w:noProof/>
                <w:color w:val="auto"/>
                <w:szCs w:val="18"/>
                <w:lang w:val="it-IT" w:eastAsia="it-IT"/>
              </w:rPr>
              <w:drawing>
                <wp:inline distT="0" distB="0" distL="0" distR="0">
                  <wp:extent cx="1666875" cy="838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l="38396" t="63535" r="45996" b="26593"/>
                          <a:stretch>
                            <a:fillRect/>
                          </a:stretch>
                        </pic:blipFill>
                        <pic:spPr bwMode="auto">
                          <a:xfrm>
                            <a:off x="0" y="0"/>
                            <a:ext cx="1666875" cy="838200"/>
                          </a:xfrm>
                          <a:prstGeom prst="rect">
                            <a:avLst/>
                          </a:prstGeom>
                          <a:noFill/>
                          <a:ln>
                            <a:noFill/>
                          </a:ln>
                        </pic:spPr>
                      </pic:pic>
                    </a:graphicData>
                  </a:graphic>
                </wp:inline>
              </w:drawing>
            </w:r>
          </w:p>
          <w:p w:rsidR="00555CC9" w:rsidRPr="007C7623" w:rsidRDefault="00555CC9" w:rsidP="00555CC9">
            <w:pPr>
              <w:pStyle w:val="Default"/>
              <w:tabs>
                <w:tab w:val="left" w:pos="279"/>
              </w:tabs>
              <w:spacing w:before="120" w:after="60"/>
              <w:ind w:left="278" w:hanging="278"/>
              <w:rPr>
                <w:color w:val="auto"/>
                <w:sz w:val="20"/>
                <w:szCs w:val="18"/>
                <w:lang w:val="en-US"/>
              </w:rPr>
            </w:pPr>
            <w:r w:rsidRPr="007C7623">
              <w:rPr>
                <w:color w:val="auto"/>
                <w:sz w:val="20"/>
                <w:szCs w:val="18"/>
                <w:lang w:val="en-US"/>
              </w:rPr>
              <w:t xml:space="preserve">5. Calculate the relative horizontal standard deviation: </w:t>
            </w:r>
          </w:p>
          <w:p w:rsidR="00555CC9" w:rsidRPr="007C7623" w:rsidRDefault="003A6388" w:rsidP="00555CC9">
            <w:pPr>
              <w:pStyle w:val="Default"/>
              <w:tabs>
                <w:tab w:val="left" w:pos="279"/>
              </w:tabs>
              <w:spacing w:after="60"/>
              <w:ind w:left="278" w:hanging="278"/>
              <w:rPr>
                <w:color w:val="auto"/>
                <w:sz w:val="20"/>
                <w:szCs w:val="18"/>
                <w:lang w:val="en-US"/>
              </w:rPr>
            </w:pPr>
            <w:r w:rsidRPr="007C7623">
              <w:rPr>
                <w:noProof/>
                <w:color w:val="auto"/>
                <w:szCs w:val="18"/>
                <w:lang w:val="it-IT" w:eastAsia="it-IT"/>
              </w:rPr>
              <w:drawing>
                <wp:inline distT="0" distB="0" distL="0" distR="0">
                  <wp:extent cx="2447925" cy="495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l="38121" t="76166" r="41992" b="18648"/>
                          <a:stretch>
                            <a:fillRect/>
                          </a:stretch>
                        </pic:blipFill>
                        <pic:spPr bwMode="auto">
                          <a:xfrm>
                            <a:off x="0" y="0"/>
                            <a:ext cx="2447925" cy="495300"/>
                          </a:xfrm>
                          <a:prstGeom prst="rect">
                            <a:avLst/>
                          </a:prstGeom>
                          <a:noFill/>
                          <a:ln>
                            <a:noFill/>
                          </a:ln>
                        </pic:spPr>
                      </pic:pic>
                    </a:graphicData>
                  </a:graphic>
                </wp:inline>
              </w:drawing>
            </w:r>
          </w:p>
          <w:p w:rsidR="00555CC9" w:rsidRPr="007C7623" w:rsidRDefault="00555CC9" w:rsidP="00555CC9">
            <w:pPr>
              <w:pStyle w:val="Default"/>
              <w:tabs>
                <w:tab w:val="left" w:pos="279"/>
              </w:tabs>
              <w:spacing w:before="120" w:after="60"/>
              <w:ind w:left="278" w:hanging="278"/>
              <w:rPr>
                <w:color w:val="auto"/>
                <w:sz w:val="20"/>
                <w:szCs w:val="18"/>
                <w:lang w:val="en-US"/>
              </w:rPr>
            </w:pPr>
            <w:r w:rsidRPr="007C7623">
              <w:rPr>
                <w:color w:val="auto"/>
                <w:sz w:val="20"/>
                <w:szCs w:val="18"/>
                <w:lang w:val="en-US"/>
              </w:rPr>
              <w:t>6. Calculate the Relative CE by converting the sigma to a 90 % signif</w:t>
            </w:r>
            <w:r w:rsidRPr="007C7623">
              <w:rPr>
                <w:color w:val="auto"/>
                <w:sz w:val="20"/>
                <w:szCs w:val="18"/>
                <w:lang w:val="en-US"/>
              </w:rPr>
              <w:t>i</w:t>
            </w:r>
            <w:r w:rsidRPr="007C7623">
              <w:rPr>
                <w:color w:val="auto"/>
                <w:sz w:val="20"/>
                <w:szCs w:val="18"/>
                <w:lang w:val="en-US"/>
              </w:rPr>
              <w:t>cance level:</w:t>
            </w:r>
          </w:p>
          <w:p w:rsidR="00555CC9" w:rsidRPr="007C7623" w:rsidRDefault="00555CC9" w:rsidP="00555CC9">
            <w:pPr>
              <w:tabs>
                <w:tab w:val="clear" w:pos="284"/>
                <w:tab w:val="left" w:pos="279"/>
              </w:tabs>
              <w:autoSpaceDE w:val="0"/>
              <w:autoSpaceDN w:val="0"/>
              <w:adjustRightInd w:val="0"/>
              <w:spacing w:after="60"/>
              <w:ind w:left="278" w:hanging="278"/>
              <w:jc w:val="left"/>
              <w:rPr>
                <w:rFonts w:cs="Arial"/>
              </w:rPr>
            </w:pPr>
            <w:r w:rsidRPr="007C7623">
              <w:rPr>
                <w:rFonts w:cs="Arial"/>
                <w:szCs w:val="18"/>
              </w:rPr>
              <w:tab/>
              <w:t>Rel CE90 = 2,146 σ</w:t>
            </w:r>
            <w:r w:rsidRPr="007C7623">
              <w:rPr>
                <w:rFonts w:cs="Arial"/>
                <w:sz w:val="14"/>
                <w:szCs w:val="12"/>
              </w:rPr>
              <w:t xml:space="preserve">H rel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pStyle w:val="Default"/>
              <w:rPr>
                <w:color w:val="auto"/>
                <w:szCs w:val="23"/>
                <w:lang w:val="en-US"/>
              </w:rPr>
            </w:pPr>
            <w:r w:rsidRPr="007C7623">
              <w:rPr>
                <w:color w:val="auto"/>
                <w:sz w:val="20"/>
                <w:szCs w:val="18"/>
                <w:lang w:val="en-US"/>
              </w:rPr>
              <w:t xml:space="preserve">Name: </w:t>
            </w:r>
            <w:r w:rsidRPr="007C7623">
              <w:rPr>
                <w:i/>
                <w:iCs/>
                <w:color w:val="auto"/>
                <w:sz w:val="20"/>
                <w:szCs w:val="18"/>
                <w:lang w:val="en-US"/>
              </w:rPr>
              <w:t>n</w:t>
            </w:r>
          </w:p>
          <w:p w:rsidR="00555CC9" w:rsidRPr="007C7623" w:rsidRDefault="00555CC9" w:rsidP="00555CC9">
            <w:pPr>
              <w:pStyle w:val="Default"/>
              <w:rPr>
                <w:color w:val="auto"/>
                <w:sz w:val="20"/>
                <w:szCs w:val="18"/>
                <w:lang w:val="en-US"/>
              </w:rPr>
            </w:pPr>
            <w:r w:rsidRPr="007C7623">
              <w:rPr>
                <w:color w:val="auto"/>
                <w:sz w:val="20"/>
                <w:szCs w:val="18"/>
                <w:lang w:val="en-US"/>
              </w:rPr>
              <w:t>Definition: Sample size</w:t>
            </w:r>
          </w:p>
          <w:p w:rsidR="00555CC9" w:rsidRPr="007C7623" w:rsidRDefault="00555CC9" w:rsidP="00555CC9">
            <w:pPr>
              <w:autoSpaceDE w:val="0"/>
              <w:autoSpaceDN w:val="0"/>
              <w:adjustRightInd w:val="0"/>
              <w:jc w:val="left"/>
              <w:rPr>
                <w:rStyle w:val="Instruction"/>
                <w:rFonts w:cs="Arial"/>
                <w:i w:val="0"/>
                <w:iCs w:val="0"/>
              </w:rPr>
            </w:pPr>
            <w:r w:rsidRPr="007C7623">
              <w:rPr>
                <w:rFonts w:cs="Arial"/>
                <w:szCs w:val="18"/>
              </w:rPr>
              <w:t>Value type: Integer</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w:t>
            </w:r>
            <w:r w:rsidRPr="007C7623">
              <w:rPr>
                <w:rFonts w:cs="Arial"/>
              </w:rPr>
              <w:t>l</w:t>
            </w:r>
            <w:r w:rsidRPr="007C7623">
              <w:rPr>
                <w:rFonts w:cs="Arial"/>
              </w:rPr>
              <w:t>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w:t>
            </w:r>
            <w:r w:rsidRPr="007C7623">
              <w:rPr>
                <w:rFonts w:cs="Arial"/>
              </w:rPr>
              <w:t>l</w:t>
            </w:r>
            <w:r w:rsidRPr="007C7623">
              <w:rPr>
                <w:rFonts w:cs="Arial"/>
              </w:rPr>
              <w:t>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p w:rsidR="00555CC9" w:rsidRPr="007C7623" w:rsidRDefault="00555CC9" w:rsidP="00555CC9">
            <w:pPr>
              <w:autoSpaceDE w:val="0"/>
              <w:autoSpaceDN w:val="0"/>
              <w:adjustRightInd w:val="0"/>
              <w:jc w:val="left"/>
              <w:rPr>
                <w:rFonts w:cs="Arial"/>
              </w:rPr>
            </w:pPr>
            <w:r w:rsidRPr="007C7623">
              <w:rPr>
                <w:rFonts w:cs="Arial"/>
              </w:rPr>
              <w:t xml:space="preserve">Mapping, Charting and Geodesy Accuracy </w:t>
            </w:r>
            <w:r w:rsidRPr="007C7623">
              <w:rPr>
                <w:rFonts w:cs="Arial"/>
                <w:i/>
              </w:rPr>
              <w:t>[Department of Defense (US). Standard Practice: Mapping, Charting and Geodesy Acc</w:t>
            </w:r>
            <w:r w:rsidRPr="007C7623">
              <w:rPr>
                <w:rFonts w:cs="Arial"/>
                <w:i/>
              </w:rPr>
              <w:t>u</w:t>
            </w:r>
            <w:r w:rsidRPr="007C7623">
              <w:rPr>
                <w:rFonts w:cs="Arial"/>
                <w:i/>
              </w:rPr>
              <w:t>racy. MIL STD 600001, 1990]</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53 </w:t>
            </w:r>
            <w:r w:rsidRPr="007C7623">
              <w:rPr>
                <w:rFonts w:cs="Arial"/>
                <w:lang w:val="en-US" w:eastAsia="en-US"/>
              </w:rPr>
              <w:t>(ISO 19157)</w:t>
            </w:r>
          </w:p>
        </w:tc>
      </w:tr>
    </w:tbl>
    <w:p w:rsidR="00555CC9" w:rsidRPr="00B318DD" w:rsidRDefault="00555CC9" w:rsidP="00BB13EF">
      <w:pPr>
        <w:rPr>
          <w:szCs w:val="19"/>
        </w:rPr>
      </w:pPr>
    </w:p>
    <w:p w:rsidR="00BB13EF" w:rsidRPr="00B318DD" w:rsidRDefault="00BB13EF" w:rsidP="00BB13EF">
      <w:pPr>
        <w:rPr>
          <w:szCs w:val="19"/>
        </w:rPr>
      </w:pPr>
    </w:p>
    <w:p w:rsidR="00BB13EF" w:rsidRPr="00B318DD" w:rsidRDefault="00BB13EF" w:rsidP="00BB13EF">
      <w:pPr>
        <w:rPr>
          <w:szCs w:val="19"/>
        </w:rPr>
      </w:pPr>
      <w:bookmarkStart w:id="283" w:name="_Ref314742788"/>
      <w:bookmarkEnd w:id="282"/>
    </w:p>
    <w:p w:rsidR="00555CC9" w:rsidRPr="00B318DD" w:rsidRDefault="00555CC9" w:rsidP="00BB13EF">
      <w:pPr>
        <w:rPr>
          <w:szCs w:val="19"/>
        </w:rPr>
      </w:pPr>
    </w:p>
    <w:p w:rsidR="00BB13EF" w:rsidRPr="00B318DD" w:rsidRDefault="00BB13EF" w:rsidP="00BB13EF">
      <w:pPr>
        <w:rPr>
          <w:szCs w:val="19"/>
        </w:rPr>
      </w:pPr>
    </w:p>
    <w:p w:rsidR="00BB13EF" w:rsidRPr="00686565" w:rsidRDefault="00BB13EF" w:rsidP="0086064B">
      <w:pPr>
        <w:pStyle w:val="Titolo3"/>
      </w:pPr>
      <w:bookmarkStart w:id="284" w:name="_Ref315336395"/>
      <w:bookmarkStart w:id="285" w:name="_Toc339566056"/>
      <w:bookmarkStart w:id="286" w:name="_Toc374519905"/>
      <w:r w:rsidRPr="00686565">
        <w:t>Thematic accuracy – Classification correctness</w:t>
      </w:r>
      <w:bookmarkEnd w:id="283"/>
      <w:bookmarkEnd w:id="284"/>
      <w:bookmarkEnd w:id="285"/>
      <w:bookmarkEnd w:id="286"/>
    </w:p>
    <w:p w:rsidR="00BB13EF" w:rsidRPr="00B318DD" w:rsidRDefault="00BB13EF" w:rsidP="00BB13EF">
      <w:pPr>
        <w:rPr>
          <w:szCs w:val="19"/>
        </w:rPr>
      </w:pPr>
      <w:bookmarkStart w:id="287" w:name="_Ref314742809"/>
    </w:p>
    <w:p w:rsidR="00555CC9" w:rsidRDefault="00555CC9" w:rsidP="00555CC9">
      <w:pPr>
        <w:pStyle w:val="Recommendation"/>
      </w:pPr>
      <w:r>
        <w:t>Classification correctness</w:t>
      </w:r>
      <w:r w:rsidRPr="007848BE">
        <w:t xml:space="preserve"> should be </w:t>
      </w:r>
      <w:r>
        <w:t xml:space="preserve">evaluated and </w:t>
      </w:r>
      <w:r w:rsidRPr="007848BE">
        <w:t xml:space="preserve">documented using </w:t>
      </w:r>
      <w:r w:rsidRPr="00E95E35">
        <w:rPr>
          <w:bCs/>
        </w:rPr>
        <w:t>Mi</w:t>
      </w:r>
      <w:r w:rsidRPr="00E95E35">
        <w:rPr>
          <w:bCs/>
        </w:rPr>
        <w:t>s</w:t>
      </w:r>
      <w:r w:rsidRPr="00E95E35">
        <w:rPr>
          <w:bCs/>
        </w:rPr>
        <w:t>classification rate</w:t>
      </w:r>
      <w:r w:rsidRPr="002758C9">
        <w:rPr>
          <w:rFonts w:cs="Arial"/>
        </w:rPr>
        <w:t xml:space="preserve"> as specified in the tables below</w:t>
      </w:r>
      <w:r w:rsidRPr="007848BE">
        <w:t>.</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Misclassification rate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r w:rsidRPr="007C7623">
              <w:rPr>
                <w:lang w:eastAsia="ja-JP"/>
              </w:rPr>
              <w:t>Thematic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r w:rsidRPr="007C7623">
              <w:rPr>
                <w:lang w:eastAsia="ja-JP"/>
              </w:rPr>
              <w:t>Classification correctness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r w:rsidRPr="007C7623">
              <w:t>Error rate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r w:rsidRPr="007C7623">
              <w:t>Average number of incorrectly classified features in relation to the nu</w:t>
            </w:r>
            <w:r w:rsidRPr="007C7623">
              <w:t>m</w:t>
            </w:r>
            <w:r w:rsidRPr="007C7623">
              <w:t>ber of features that are supposed to be within the 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r w:rsidRPr="007C7623">
              <w:t>To be provided globally as an average value for the whole 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r w:rsidRPr="007C7623">
              <w:t>Real, percentage, ratio</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lang w:eastAsia="en-US"/>
              </w:rPr>
              <w:t>0.0189 ; 98.11% ; 11:582</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61 </w:t>
            </w:r>
            <w:r w:rsidRPr="007C7623">
              <w:rPr>
                <w:rFonts w:cs="Arial"/>
                <w:lang w:val="en-US" w:eastAsia="en-US"/>
              </w:rPr>
              <w:t>(ISO 19157)</w:t>
            </w:r>
          </w:p>
        </w:tc>
      </w:tr>
    </w:tbl>
    <w:p w:rsidR="00555CC9" w:rsidRPr="00D608FD" w:rsidRDefault="00555CC9" w:rsidP="00555CC9"/>
    <w:p w:rsidR="00555CC9" w:rsidRPr="00B318DD" w:rsidRDefault="00555CC9" w:rsidP="00BB13EF">
      <w:pPr>
        <w:rPr>
          <w:szCs w:val="19"/>
        </w:rPr>
      </w:pPr>
    </w:p>
    <w:p w:rsidR="00BB13EF" w:rsidRPr="00B318DD" w:rsidRDefault="00BB13EF" w:rsidP="00BB13EF">
      <w:pPr>
        <w:rPr>
          <w:szCs w:val="19"/>
        </w:rPr>
      </w:pPr>
    </w:p>
    <w:p w:rsidR="00BB13EF" w:rsidRPr="00686565" w:rsidRDefault="00BB13EF" w:rsidP="0086064B">
      <w:pPr>
        <w:pStyle w:val="Titolo3"/>
        <w:rPr>
          <w:lang w:val="it-IT"/>
        </w:rPr>
      </w:pPr>
      <w:bookmarkStart w:id="288" w:name="_Ref315336402"/>
      <w:bookmarkStart w:id="289" w:name="_Toc339566057"/>
      <w:bookmarkStart w:id="290" w:name="_Toc374519906"/>
      <w:r w:rsidRPr="00686565">
        <w:rPr>
          <w:lang w:val="it-IT"/>
        </w:rPr>
        <w:t>Thematic accuracy – Non-quantitative a</w:t>
      </w:r>
      <w:r w:rsidRPr="00686565">
        <w:rPr>
          <w:lang w:val="it-IT"/>
        </w:rPr>
        <w:t>t</w:t>
      </w:r>
      <w:r w:rsidRPr="00686565">
        <w:rPr>
          <w:lang w:val="it-IT"/>
        </w:rPr>
        <w:t>tribute correctness</w:t>
      </w:r>
      <w:bookmarkEnd w:id="287"/>
      <w:bookmarkEnd w:id="288"/>
      <w:bookmarkEnd w:id="289"/>
      <w:bookmarkEnd w:id="290"/>
    </w:p>
    <w:p w:rsidR="00BB13EF" w:rsidRPr="00B318DD" w:rsidRDefault="00BB13EF" w:rsidP="00BB13EF">
      <w:pPr>
        <w:rPr>
          <w:szCs w:val="19"/>
          <w:lang w:val="it-IT"/>
        </w:rPr>
      </w:pPr>
      <w:bookmarkStart w:id="291" w:name="_Ref314743652"/>
    </w:p>
    <w:p w:rsidR="00555CC9" w:rsidRDefault="00555CC9" w:rsidP="00555CC9">
      <w:pPr>
        <w:pStyle w:val="Recommendation"/>
      </w:pPr>
      <w:r w:rsidRPr="00622495">
        <w:t>Non-quantitative attribute correctness</w:t>
      </w:r>
      <w:r w:rsidRPr="007848BE">
        <w:t xml:space="preserve"> should be </w:t>
      </w:r>
      <w:r>
        <w:t xml:space="preserve">evaluated and </w:t>
      </w:r>
      <w:r w:rsidRPr="007848BE">
        <w:t>doc</w:t>
      </w:r>
      <w:r w:rsidRPr="007848BE">
        <w:t>u</w:t>
      </w:r>
      <w:r w:rsidRPr="007848BE">
        <w:t xml:space="preserve">mented using </w:t>
      </w:r>
      <w:r w:rsidRPr="00E95E35">
        <w:rPr>
          <w:bCs/>
        </w:rPr>
        <w:t>Rate of correct attribute values</w:t>
      </w:r>
      <w:r w:rsidRPr="002758C9">
        <w:rPr>
          <w:rFonts w:cs="Arial"/>
        </w:rPr>
        <w:t xml:space="preserve"> as specified in the tables b</w:t>
      </w:r>
      <w:r w:rsidRPr="002758C9">
        <w:rPr>
          <w:rFonts w:cs="Arial"/>
        </w:rPr>
        <w:t>e</w:t>
      </w:r>
      <w:r w:rsidRPr="002758C9">
        <w:rPr>
          <w:rFonts w:cs="Arial"/>
        </w:rPr>
        <w:t>low</w:t>
      </w:r>
      <w:r w:rsidRPr="007848BE">
        <w:t>.</w:t>
      </w:r>
    </w:p>
    <w:p w:rsidR="00555CC9" w:rsidRDefault="00555CC9" w:rsidP="00555CC9"/>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Rate of correct attribute values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Thematic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Non-quantitative attribute correctness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ind w:left="-4"/>
              <w:jc w:val="left"/>
              <w:rPr>
                <w:rFonts w:cs="Arial"/>
                <w:i/>
                <w:iCs/>
              </w:rPr>
            </w:pPr>
            <w:r w:rsidRPr="007C7623">
              <w:rPr>
                <w:rFonts w:cs="Arial"/>
                <w:lang w:eastAsia="en-US"/>
              </w:rPr>
              <w:t>Correct items rate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val="en-US" w:eastAsia="en-US"/>
              </w:rPr>
            </w:pPr>
            <w:r w:rsidRPr="007C7623">
              <w:rPr>
                <w:rFonts w:cs="Arial"/>
              </w:rPr>
              <w:t>Number of correct attribute values in relation to the total number of attribute values</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rPr>
                <w:rFonts w:cs="Arial"/>
                <w:i/>
                <w:iCs/>
              </w:rPr>
            </w:pPr>
            <w:r w:rsidRPr="007C7623">
              <w:rPr>
                <w:rFonts w:cs="Arial"/>
              </w:rPr>
              <w:t>No specific description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r w:rsidRPr="007C7623">
              <w:t>Real, percentage, ratio</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lang w:eastAsia="en-US"/>
              </w:rPr>
              <w:t>0.0189 ; 98.11% ; 11:582</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66 </w:t>
            </w:r>
            <w:r w:rsidRPr="007C7623">
              <w:rPr>
                <w:rFonts w:cs="Arial"/>
                <w:lang w:val="en-US" w:eastAsia="en-US"/>
              </w:rPr>
              <w:t>(ISO 19157)</w:t>
            </w:r>
          </w:p>
        </w:tc>
      </w:tr>
    </w:tbl>
    <w:p w:rsidR="00555CC9" w:rsidRPr="00B318DD" w:rsidRDefault="00555CC9" w:rsidP="00BB13EF">
      <w:pPr>
        <w:rPr>
          <w:szCs w:val="19"/>
        </w:rPr>
      </w:pPr>
    </w:p>
    <w:p w:rsidR="00555CC9" w:rsidRPr="00B318DD" w:rsidRDefault="00555CC9" w:rsidP="00BB13EF">
      <w:pPr>
        <w:rPr>
          <w:szCs w:val="19"/>
        </w:rPr>
      </w:pPr>
    </w:p>
    <w:p w:rsidR="00BB13EF" w:rsidRPr="00B318DD" w:rsidRDefault="00BB13EF" w:rsidP="00BB13EF">
      <w:pPr>
        <w:rPr>
          <w:szCs w:val="19"/>
        </w:rPr>
      </w:pPr>
    </w:p>
    <w:p w:rsidR="00BB13EF" w:rsidRPr="00686565" w:rsidRDefault="00BB13EF" w:rsidP="0086064B">
      <w:pPr>
        <w:pStyle w:val="Titolo3"/>
      </w:pPr>
      <w:bookmarkStart w:id="292" w:name="_Ref315336406"/>
      <w:bookmarkStart w:id="293" w:name="_Toc339566058"/>
      <w:bookmarkStart w:id="294" w:name="_Toc374519907"/>
      <w:r w:rsidRPr="00686565">
        <w:t>Thematic accuracy – Quantitative attribute accuracy</w:t>
      </w:r>
      <w:bookmarkEnd w:id="291"/>
      <w:bookmarkEnd w:id="292"/>
      <w:bookmarkEnd w:id="293"/>
      <w:bookmarkEnd w:id="294"/>
    </w:p>
    <w:p w:rsidR="00BB13EF" w:rsidRPr="00B318DD" w:rsidRDefault="00BB13EF" w:rsidP="00BB13EF">
      <w:pPr>
        <w:rPr>
          <w:szCs w:val="19"/>
        </w:rPr>
      </w:pPr>
      <w:bookmarkStart w:id="295" w:name="_Ref314742853"/>
    </w:p>
    <w:p w:rsidR="00555CC9" w:rsidRDefault="00555CC9" w:rsidP="00555CC9">
      <w:pPr>
        <w:pStyle w:val="Recommendation"/>
      </w:pPr>
      <w:r w:rsidRPr="006877C2">
        <w:t>Quantitative attribute accuracy</w:t>
      </w:r>
      <w:r w:rsidRPr="007848BE">
        <w:t xml:space="preserve"> should be </w:t>
      </w:r>
      <w:r>
        <w:t xml:space="preserve">evaluated and </w:t>
      </w:r>
      <w:r w:rsidRPr="007848BE">
        <w:t xml:space="preserve">documented using </w:t>
      </w:r>
      <w:r w:rsidRPr="00E95E35">
        <w:rPr>
          <w:bCs/>
        </w:rPr>
        <w:t>Attribute value uncertainty at 50 % significance level, Attribute value unce</w:t>
      </w:r>
      <w:r w:rsidRPr="00E95E35">
        <w:rPr>
          <w:bCs/>
        </w:rPr>
        <w:t>r</w:t>
      </w:r>
      <w:r w:rsidRPr="00E95E35">
        <w:rPr>
          <w:bCs/>
        </w:rPr>
        <w:t>tainty at 90 % significance level, Attribute value uncertainty at 99 % significance level</w:t>
      </w:r>
      <w:r>
        <w:rPr>
          <w:b/>
          <w:bCs/>
        </w:rPr>
        <w:t xml:space="preserve"> </w:t>
      </w:r>
      <w:r w:rsidRPr="002758C9">
        <w:rPr>
          <w:rFonts w:cs="Arial"/>
        </w:rPr>
        <w:t>as specified in the tables b</w:t>
      </w:r>
      <w:r w:rsidRPr="002758C9">
        <w:rPr>
          <w:rFonts w:cs="Arial"/>
        </w:rPr>
        <w:t>e</w:t>
      </w:r>
      <w:r w:rsidRPr="002758C9">
        <w:rPr>
          <w:rFonts w:cs="Arial"/>
        </w:rPr>
        <w:t>low</w:t>
      </w:r>
      <w:r w:rsidRPr="007848BE">
        <w:t>.</w:t>
      </w:r>
    </w:p>
    <w:p w:rsidR="00555CC9" w:rsidRDefault="00555CC9" w:rsidP="00555CC9"/>
    <w:p w:rsidR="00555CC9" w:rsidRPr="007C7623"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Attribute value uncertainty at 50 % significance level</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Thematic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Quantitative attribute accuracy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ind w:left="-4"/>
              <w:jc w:val="left"/>
              <w:rPr>
                <w:rFonts w:cs="Arial"/>
                <w:i/>
                <w:iCs/>
                <w:lang w:val="en-US"/>
              </w:rPr>
            </w:pPr>
            <w:r w:rsidRPr="007C7623">
              <w:rPr>
                <w:rFonts w:cs="Arial"/>
                <w:lang w:eastAsia="en-US"/>
              </w:rPr>
              <w:t>LE50 or LE50(r), depending on the evaluation procedure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val="en-US" w:eastAsia="en-US"/>
              </w:rPr>
            </w:pPr>
            <w:r w:rsidRPr="007C7623">
              <w:rPr>
                <w:rFonts w:cs="Arial"/>
              </w:rPr>
              <w:t>Half length of the interval defined by an upper and a lower limit, in which the true value for the quantitative attribute lies with probabi</w:t>
            </w:r>
            <w:r w:rsidRPr="007C7623">
              <w:rPr>
                <w:rFonts w:cs="Arial"/>
              </w:rPr>
              <w:t>l</w:t>
            </w:r>
            <w:r w:rsidRPr="007C7623">
              <w:rPr>
                <w:rFonts w:cs="Arial"/>
              </w:rPr>
              <w:t>ity 50 %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Please, cf. Annex G § 3.2 “One-dimensional random variable, Ζ” of the chapter “Uncertainty-related data quality basic measures” of the 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69 </w:t>
            </w:r>
            <w:r w:rsidRPr="007C7623">
              <w:rPr>
                <w:rFonts w:cs="Arial"/>
                <w:lang w:val="en-US" w:eastAsia="en-US"/>
              </w:rPr>
              <w:t>(ISO 19157)</w:t>
            </w:r>
          </w:p>
        </w:tc>
      </w:tr>
    </w:tbl>
    <w:p w:rsidR="00555CC9" w:rsidRPr="007C7623"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Attribute value uncertainty at 90 % significance level</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Thematic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Quantitative attribute accuracy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ind w:left="-4"/>
              <w:jc w:val="left"/>
              <w:rPr>
                <w:rFonts w:cs="Arial"/>
                <w:i/>
                <w:iCs/>
                <w:lang w:val="en-US"/>
              </w:rPr>
            </w:pPr>
            <w:r w:rsidRPr="007C7623">
              <w:rPr>
                <w:rFonts w:cs="Arial"/>
                <w:lang w:eastAsia="en-US"/>
              </w:rPr>
              <w:t>LE90 or LE90(r), depending on the evaluation procedure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val="en-US" w:eastAsia="en-US"/>
              </w:rPr>
            </w:pPr>
            <w:r w:rsidRPr="007C7623">
              <w:rPr>
                <w:rFonts w:cs="Arial"/>
              </w:rPr>
              <w:t>Half length of the interval defined by an upper and a lower limit, in which the true value for the quantitative attribute lies with probabi</w:t>
            </w:r>
            <w:r w:rsidRPr="007C7623">
              <w:rPr>
                <w:rFonts w:cs="Arial"/>
              </w:rPr>
              <w:t>l</w:t>
            </w:r>
            <w:r w:rsidRPr="007C7623">
              <w:rPr>
                <w:rFonts w:cs="Arial"/>
              </w:rPr>
              <w:t>ity 90 %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Please, cf. Annex G § 3.2 “One-dimensional random variable, Ζ” of the chapter “Uncertainty-related data quality basic measures” of the 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70 </w:t>
            </w:r>
            <w:r w:rsidRPr="007C7623">
              <w:rPr>
                <w:rFonts w:cs="Arial"/>
                <w:lang w:val="en-US" w:eastAsia="en-US"/>
              </w:rPr>
              <w:t>(ISO 19157)</w:t>
            </w:r>
          </w:p>
        </w:tc>
      </w:tr>
    </w:tbl>
    <w:p w:rsidR="00555CC9" w:rsidRPr="007C7623"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Attribute value uncertainty at 99 % significance level</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Thematic accuracy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suppressAutoHyphens/>
              <w:jc w:val="left"/>
              <w:rPr>
                <w:rFonts w:cs="Arial"/>
              </w:rPr>
            </w:pPr>
            <w:r w:rsidRPr="007C7623">
              <w:rPr>
                <w:rFonts w:cs="Arial"/>
              </w:rPr>
              <w:t>Quantitative attribute accuracy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ind w:left="-4"/>
              <w:jc w:val="left"/>
              <w:rPr>
                <w:rFonts w:cs="Arial"/>
                <w:i/>
                <w:iCs/>
                <w:lang w:val="en-US"/>
              </w:rPr>
            </w:pPr>
            <w:r w:rsidRPr="007C7623">
              <w:rPr>
                <w:rFonts w:cs="Arial"/>
                <w:lang w:eastAsia="en-US"/>
              </w:rPr>
              <w:t>LE99 or LE99(r), depending on the evaluation procedure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val="en-US" w:eastAsia="en-US"/>
              </w:rPr>
            </w:pPr>
            <w:r w:rsidRPr="007C7623">
              <w:rPr>
                <w:rFonts w:cs="Arial"/>
              </w:rPr>
              <w:t>Half length of the interval defined by an upper and a lower limit, in which the true value for the quantitative attribute lies with probabi</w:t>
            </w:r>
            <w:r w:rsidRPr="007C7623">
              <w:rPr>
                <w:rFonts w:cs="Arial"/>
              </w:rPr>
              <w:t>l</w:t>
            </w:r>
            <w:r w:rsidRPr="007C7623">
              <w:rPr>
                <w:rFonts w:cs="Arial"/>
              </w:rPr>
              <w:t>ity 99 %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Please, cf. Annex G § 3.2 “One-dimensional random variable, Ζ” of the chapter “Uncertainty-related data quality basic measures” of the 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sidRPr="007C7623">
              <w:rPr>
                <w:rFonts w:cs="Arial"/>
              </w:rPr>
              <w:t xml:space="preserve">72 </w:t>
            </w:r>
            <w:r w:rsidRPr="007C7623">
              <w:rPr>
                <w:rFonts w:cs="Arial"/>
                <w:lang w:val="en-US" w:eastAsia="en-US"/>
              </w:rPr>
              <w:t>(ISO 19157)</w:t>
            </w:r>
          </w:p>
        </w:tc>
      </w:tr>
    </w:tbl>
    <w:p w:rsidR="00555CC9" w:rsidRPr="00B318DD" w:rsidRDefault="00555CC9" w:rsidP="00BB13EF">
      <w:pPr>
        <w:rPr>
          <w:szCs w:val="19"/>
        </w:rPr>
      </w:pPr>
    </w:p>
    <w:p w:rsidR="00BB13EF" w:rsidRPr="00B318DD" w:rsidRDefault="00BB13EF"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BB13EF" w:rsidRPr="00686565" w:rsidRDefault="00BB13EF" w:rsidP="0086064B">
      <w:pPr>
        <w:pStyle w:val="Titolo3"/>
      </w:pPr>
      <w:bookmarkStart w:id="296" w:name="_Ref315336410"/>
      <w:bookmarkStart w:id="297" w:name="_Toc339566059"/>
      <w:bookmarkStart w:id="298" w:name="_Toc374519908"/>
      <w:r w:rsidRPr="00686565">
        <w:t>Temporal quality – Accuracy of a time measurement</w:t>
      </w:r>
      <w:bookmarkEnd w:id="295"/>
      <w:bookmarkEnd w:id="296"/>
      <w:bookmarkEnd w:id="297"/>
      <w:bookmarkEnd w:id="298"/>
    </w:p>
    <w:p w:rsidR="00BB13EF" w:rsidRPr="00B318DD" w:rsidRDefault="00BB13EF" w:rsidP="00BB13EF">
      <w:pPr>
        <w:rPr>
          <w:szCs w:val="19"/>
        </w:rPr>
      </w:pPr>
      <w:bookmarkStart w:id="299" w:name="_Ref314742872"/>
    </w:p>
    <w:p w:rsidR="00555CC9" w:rsidRPr="00A851D1" w:rsidRDefault="00555CC9" w:rsidP="00555CC9">
      <w:r w:rsidRPr="00A851D1">
        <w:t>Two different measuring elements are proposed:</w:t>
      </w:r>
    </w:p>
    <w:p w:rsidR="00555CC9" w:rsidRPr="00A851D1" w:rsidRDefault="00555CC9" w:rsidP="00F91CA8">
      <w:pPr>
        <w:widowControl w:val="0"/>
        <w:numPr>
          <w:ilvl w:val="0"/>
          <w:numId w:val="48"/>
        </w:numPr>
        <w:tabs>
          <w:tab w:val="clear" w:pos="284"/>
          <w:tab w:val="clear" w:pos="567"/>
          <w:tab w:val="clear" w:pos="851"/>
          <w:tab w:val="clear" w:pos="1134"/>
        </w:tabs>
        <w:suppressAutoHyphens/>
      </w:pPr>
      <w:r w:rsidRPr="00A851D1">
        <w:t>Time accuracy at 50% significance level, for the use cases related to mapping and POI querying</w:t>
      </w:r>
    </w:p>
    <w:p w:rsidR="00555CC9" w:rsidRPr="00A851D1" w:rsidRDefault="00555CC9" w:rsidP="00F91CA8">
      <w:pPr>
        <w:widowControl w:val="0"/>
        <w:numPr>
          <w:ilvl w:val="0"/>
          <w:numId w:val="48"/>
        </w:numPr>
        <w:tabs>
          <w:tab w:val="clear" w:pos="284"/>
          <w:tab w:val="clear" w:pos="567"/>
          <w:tab w:val="clear" w:pos="851"/>
          <w:tab w:val="clear" w:pos="1134"/>
        </w:tabs>
        <w:suppressAutoHyphens/>
      </w:pPr>
      <w:r w:rsidRPr="00A851D1">
        <w:t>Time accuracy at 95% significance level, for the use cases related to disaster management</w:t>
      </w:r>
    </w:p>
    <w:p w:rsidR="00555CC9" w:rsidRPr="00E95E35" w:rsidRDefault="00555CC9" w:rsidP="00555CC9">
      <w:pPr>
        <w:rPr>
          <w:b/>
        </w:rPr>
      </w:pPr>
    </w:p>
    <w:p w:rsidR="00555CC9" w:rsidRPr="00E95E35" w:rsidRDefault="00555CC9" w:rsidP="00555CC9"/>
    <w:p w:rsidR="00555CC9" w:rsidRDefault="00555CC9" w:rsidP="00555CC9">
      <w:pPr>
        <w:pStyle w:val="Recommendation"/>
      </w:pPr>
      <w:r w:rsidRPr="006877C2">
        <w:t>Accuracy of a time measurement</w:t>
      </w:r>
      <w:r w:rsidRPr="007848BE">
        <w:t xml:space="preserve"> should be </w:t>
      </w:r>
      <w:r>
        <w:t xml:space="preserve">evaluated and </w:t>
      </w:r>
      <w:r w:rsidRPr="007848BE">
        <w:t xml:space="preserve">documented using </w:t>
      </w:r>
      <w:r w:rsidRPr="00E95E35">
        <w:rPr>
          <w:bCs/>
        </w:rPr>
        <w:t>Time accuracy at 50 % significance level, Time accuracy at 95 % si</w:t>
      </w:r>
      <w:r w:rsidRPr="00E95E35">
        <w:rPr>
          <w:bCs/>
        </w:rPr>
        <w:t>g</w:t>
      </w:r>
      <w:r w:rsidRPr="00E95E35">
        <w:rPr>
          <w:bCs/>
        </w:rPr>
        <w:t>nificance level</w:t>
      </w:r>
      <w:r>
        <w:rPr>
          <w:b/>
          <w:bCs/>
        </w:rPr>
        <w:t xml:space="preserve"> </w:t>
      </w:r>
      <w:r w:rsidRPr="002758C9">
        <w:rPr>
          <w:rFonts w:cs="Arial"/>
        </w:rPr>
        <w:t>as specified in the tables below</w:t>
      </w:r>
      <w:r w:rsidRPr="007848BE">
        <w:t>.</w:t>
      </w:r>
    </w:p>
    <w:p w:rsidR="00555CC9" w:rsidRDefault="00555CC9" w:rsidP="00555CC9"/>
    <w:p w:rsidR="00555CC9" w:rsidRPr="007044F5"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Time accuracy at 50 % significance level</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autoSpaceDE w:val="0"/>
              <w:autoSpaceDN w:val="0"/>
              <w:adjustRightInd w:val="0"/>
              <w:jc w:val="left"/>
              <w:rPr>
                <w:rFonts w:cs="Arial"/>
                <w:i/>
                <w:lang w:eastAsia="en-US"/>
              </w:rPr>
            </w:pPr>
            <w:r w:rsidRPr="007C7623">
              <w:rPr>
                <w:rFonts w:cs="Arial"/>
              </w:rPr>
              <w:t>Temporal quality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autoSpaceDE w:val="0"/>
              <w:autoSpaceDN w:val="0"/>
              <w:adjustRightInd w:val="0"/>
              <w:jc w:val="left"/>
              <w:rPr>
                <w:rFonts w:cs="Arial"/>
                <w:i/>
                <w:lang w:eastAsia="en-US"/>
              </w:rPr>
            </w:pPr>
            <w:r w:rsidRPr="007C7623">
              <w:rPr>
                <w:rFonts w:cs="Arial"/>
              </w:rPr>
              <w:t>Accuracy of a time measurement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ind w:left="-4"/>
              <w:jc w:val="left"/>
              <w:rPr>
                <w:rFonts w:cs="Arial"/>
                <w:i/>
                <w:iCs/>
                <w:lang w:val="en-US"/>
              </w:rPr>
            </w:pPr>
            <w:r w:rsidRPr="007C7623">
              <w:rPr>
                <w:rFonts w:cs="Arial"/>
                <w:lang w:eastAsia="en-US"/>
              </w:rPr>
              <w:t>LE50 or LE50(r), depending on the evaluation procedure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val="en-US" w:eastAsia="en-US"/>
              </w:rPr>
            </w:pPr>
            <w:r w:rsidRPr="007C7623">
              <w:rPr>
                <w:rFonts w:cs="Arial"/>
              </w:rPr>
              <w:t>Half length of the interval defined by an upper and a lower limit, in which the true value for the time instance lies with probability 50 %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Please, cf. Annex G § 3.2 “One-dimensional random variable, Ζ” of the chapter “Uncertainty-related data quality basic measures” of the 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Pr>
                <w:rFonts w:cs="Arial"/>
              </w:rPr>
              <w:t>55</w:t>
            </w:r>
            <w:r w:rsidRPr="007C7623">
              <w:rPr>
                <w:rFonts w:cs="Arial"/>
              </w:rPr>
              <w:t xml:space="preserve"> </w:t>
            </w:r>
            <w:r w:rsidRPr="007C7623">
              <w:rPr>
                <w:rFonts w:cs="Arial"/>
                <w:lang w:val="en-US" w:eastAsia="en-US"/>
              </w:rPr>
              <w:t>(ISO 19157)</w:t>
            </w:r>
          </w:p>
        </w:tc>
      </w:tr>
    </w:tbl>
    <w:p w:rsidR="00555CC9" w:rsidRDefault="00555CC9" w:rsidP="00555CC9">
      <w:pPr>
        <w:rPr>
          <w:rFonts w:cs="Arial"/>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55CC9" w:rsidRPr="007C7623" w:rsidTr="00555CC9">
        <w:tc>
          <w:tcPr>
            <w:tcW w:w="3053" w:type="dxa"/>
            <w:shd w:val="clear" w:color="auto" w:fill="auto"/>
          </w:tcPr>
          <w:p w:rsidR="00555CC9" w:rsidRPr="007C7623" w:rsidRDefault="00555CC9" w:rsidP="00555CC9">
            <w:pPr>
              <w:jc w:val="left"/>
              <w:rPr>
                <w:rFonts w:cs="Arial"/>
                <w:b/>
              </w:rPr>
            </w:pPr>
            <w:r w:rsidRPr="007C7623">
              <w:rPr>
                <w:rFonts w:cs="Arial"/>
                <w:b/>
              </w:rPr>
              <w:t>Name</w:t>
            </w:r>
          </w:p>
        </w:tc>
        <w:tc>
          <w:tcPr>
            <w:tcW w:w="6087" w:type="dxa"/>
            <w:shd w:val="clear" w:color="auto" w:fill="auto"/>
          </w:tcPr>
          <w:p w:rsidR="00555CC9" w:rsidRPr="007C7623" w:rsidRDefault="00555CC9" w:rsidP="00555CC9">
            <w:pPr>
              <w:rPr>
                <w:rFonts w:cs="Arial"/>
                <w:b/>
              </w:rPr>
            </w:pPr>
            <w:r w:rsidRPr="007C7623">
              <w:rPr>
                <w:b/>
                <w:bCs/>
              </w:rPr>
              <w:t xml:space="preserve">Time accuracy at </w:t>
            </w:r>
            <w:r>
              <w:rPr>
                <w:b/>
                <w:bCs/>
              </w:rPr>
              <w:t>95</w:t>
            </w:r>
            <w:r w:rsidRPr="007C7623">
              <w:rPr>
                <w:b/>
                <w:bCs/>
              </w:rPr>
              <w:t xml:space="preserve"> % significance level</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Alternative name</w:t>
            </w:r>
          </w:p>
        </w:tc>
        <w:tc>
          <w:tcPr>
            <w:tcW w:w="6087" w:type="dxa"/>
            <w:shd w:val="clear" w:color="auto" w:fill="auto"/>
          </w:tcPr>
          <w:p w:rsidR="00555CC9" w:rsidRPr="007C7623" w:rsidRDefault="00555CC9" w:rsidP="00555CC9">
            <w:pPr>
              <w:autoSpaceDE w:val="0"/>
              <w:autoSpaceDN w:val="0"/>
              <w:adjustRightInd w:val="0"/>
              <w:jc w:val="left"/>
              <w:rPr>
                <w:rFonts w:cs="Arial"/>
                <w:i/>
                <w:lang w:eastAsia="en-US"/>
              </w:rPr>
            </w:pPr>
            <w:r w:rsidRPr="007C7623">
              <w:rPr>
                <w:rFonts w:cs="Arial"/>
                <w:lang w:eastAsia="en-US"/>
              </w:rPr>
              <w:t>–</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 xml:space="preserve">Data quality element </w:t>
            </w:r>
          </w:p>
        </w:tc>
        <w:tc>
          <w:tcPr>
            <w:tcW w:w="6087" w:type="dxa"/>
            <w:shd w:val="clear" w:color="auto" w:fill="FFFFFF"/>
          </w:tcPr>
          <w:p w:rsidR="00555CC9" w:rsidRPr="007C7623" w:rsidRDefault="00555CC9" w:rsidP="00555CC9">
            <w:pPr>
              <w:autoSpaceDE w:val="0"/>
              <w:autoSpaceDN w:val="0"/>
              <w:adjustRightInd w:val="0"/>
              <w:jc w:val="left"/>
              <w:rPr>
                <w:rFonts w:cs="Arial"/>
                <w:i/>
                <w:lang w:eastAsia="en-US"/>
              </w:rPr>
            </w:pPr>
            <w:r w:rsidRPr="007C7623">
              <w:rPr>
                <w:rFonts w:cs="Arial"/>
              </w:rPr>
              <w:t>Temporal quality</w:t>
            </w:r>
          </w:p>
        </w:tc>
      </w:tr>
      <w:tr w:rsidR="00555CC9" w:rsidRPr="007C7623" w:rsidTr="00555CC9">
        <w:tc>
          <w:tcPr>
            <w:tcW w:w="3053" w:type="dxa"/>
            <w:shd w:val="clear" w:color="auto" w:fill="FFFFFF"/>
          </w:tcPr>
          <w:p w:rsidR="00555CC9" w:rsidRPr="007C7623" w:rsidRDefault="00555CC9" w:rsidP="00555CC9">
            <w:pPr>
              <w:jc w:val="left"/>
              <w:rPr>
                <w:rFonts w:cs="Arial"/>
              </w:rPr>
            </w:pPr>
            <w:r w:rsidRPr="007C7623">
              <w:rPr>
                <w:rFonts w:cs="Arial"/>
              </w:rPr>
              <w:t>Data quality sub-element</w:t>
            </w:r>
          </w:p>
        </w:tc>
        <w:tc>
          <w:tcPr>
            <w:tcW w:w="6087" w:type="dxa"/>
            <w:shd w:val="clear" w:color="auto" w:fill="FFFFFF"/>
          </w:tcPr>
          <w:p w:rsidR="00555CC9" w:rsidRPr="007C7623" w:rsidRDefault="00555CC9" w:rsidP="00555CC9">
            <w:pPr>
              <w:autoSpaceDE w:val="0"/>
              <w:autoSpaceDN w:val="0"/>
              <w:adjustRightInd w:val="0"/>
              <w:jc w:val="left"/>
              <w:rPr>
                <w:rFonts w:cs="Arial"/>
                <w:i/>
                <w:lang w:eastAsia="en-US"/>
              </w:rPr>
            </w:pPr>
            <w:r w:rsidRPr="007C7623">
              <w:rPr>
                <w:rFonts w:cs="Arial"/>
              </w:rPr>
              <w:t>Accuracy of a time measurement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basic measure</w:t>
            </w:r>
          </w:p>
        </w:tc>
        <w:tc>
          <w:tcPr>
            <w:tcW w:w="6087" w:type="dxa"/>
            <w:shd w:val="clear" w:color="auto" w:fill="auto"/>
          </w:tcPr>
          <w:p w:rsidR="00555CC9" w:rsidRPr="007C7623" w:rsidRDefault="00555CC9" w:rsidP="00555CC9">
            <w:pPr>
              <w:tabs>
                <w:tab w:val="clear" w:pos="567"/>
              </w:tabs>
              <w:autoSpaceDE w:val="0"/>
              <w:autoSpaceDN w:val="0"/>
              <w:adjustRightInd w:val="0"/>
              <w:ind w:left="-4"/>
              <w:jc w:val="left"/>
              <w:rPr>
                <w:rFonts w:cs="Arial"/>
                <w:i/>
                <w:iCs/>
                <w:lang w:val="en-US"/>
              </w:rPr>
            </w:pPr>
            <w:r w:rsidRPr="007C7623">
              <w:rPr>
                <w:rFonts w:cs="Arial"/>
                <w:lang w:eastAsia="en-US"/>
              </w:rPr>
              <w:t>LE</w:t>
            </w:r>
            <w:r>
              <w:rPr>
                <w:rFonts w:cs="Arial"/>
                <w:lang w:eastAsia="en-US"/>
              </w:rPr>
              <w:t>95</w:t>
            </w:r>
            <w:r w:rsidRPr="007C7623">
              <w:rPr>
                <w:rFonts w:cs="Arial"/>
                <w:lang w:eastAsia="en-US"/>
              </w:rPr>
              <w:t xml:space="preserve"> or LE</w:t>
            </w:r>
            <w:r>
              <w:rPr>
                <w:rFonts w:cs="Arial"/>
                <w:lang w:eastAsia="en-US"/>
              </w:rPr>
              <w:t>95</w:t>
            </w:r>
            <w:r w:rsidRPr="007C7623">
              <w:rPr>
                <w:rFonts w:cs="Arial"/>
                <w:lang w:eastAsia="en-US"/>
              </w:rPr>
              <w:t>(r), depending on the evaluation procedure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Definition</w:t>
            </w:r>
          </w:p>
        </w:tc>
        <w:tc>
          <w:tcPr>
            <w:tcW w:w="6087" w:type="dxa"/>
            <w:shd w:val="clear" w:color="auto" w:fill="auto"/>
          </w:tcPr>
          <w:p w:rsidR="00555CC9" w:rsidRPr="007C7623" w:rsidRDefault="00555CC9" w:rsidP="00555CC9">
            <w:pPr>
              <w:autoSpaceDE w:val="0"/>
              <w:autoSpaceDN w:val="0"/>
              <w:adjustRightInd w:val="0"/>
              <w:jc w:val="left"/>
              <w:rPr>
                <w:rFonts w:cs="Arial"/>
                <w:i/>
                <w:lang w:val="en-US" w:eastAsia="en-US"/>
              </w:rPr>
            </w:pPr>
            <w:r w:rsidRPr="007C7623">
              <w:rPr>
                <w:rFonts w:cs="Arial"/>
              </w:rPr>
              <w:t xml:space="preserve">Half length of the interval defined by an upper and a lower limit, in which the true value for the time instance lies with probability </w:t>
            </w:r>
            <w:r>
              <w:rPr>
                <w:rFonts w:cs="Arial"/>
              </w:rPr>
              <w:t>95</w:t>
            </w:r>
            <w:r w:rsidRPr="007C7623">
              <w:rPr>
                <w:rFonts w:cs="Arial"/>
              </w:rPr>
              <w:t xml:space="preserve"> %</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Description</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Please, cf. Annex G § 3.2 “One-dimensional random variable, Ζ” of the chapter “Uncertainty-related data quality basic measures” of the 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Evaluation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Reporting scope</w:t>
            </w:r>
          </w:p>
        </w:tc>
        <w:tc>
          <w:tcPr>
            <w:tcW w:w="6087" w:type="dxa"/>
            <w:shd w:val="clear" w:color="auto" w:fill="auto"/>
          </w:tcPr>
          <w:p w:rsidR="00555CC9" w:rsidRPr="007C7623" w:rsidRDefault="00555CC9" w:rsidP="00555CC9">
            <w:pPr>
              <w:rPr>
                <w:rFonts w:cs="Arial"/>
              </w:rPr>
            </w:pPr>
            <w:r w:rsidRPr="007C7623">
              <w:rPr>
                <w:rFonts w:cs="Arial"/>
              </w:rPr>
              <w:t>dataset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Parameter</w:t>
            </w:r>
          </w:p>
        </w:tc>
        <w:tc>
          <w:tcPr>
            <w:tcW w:w="6087" w:type="dxa"/>
            <w:shd w:val="clear" w:color="auto" w:fill="auto"/>
          </w:tcPr>
          <w:p w:rsidR="00555CC9" w:rsidRPr="007C7623" w:rsidRDefault="00555CC9" w:rsidP="00555CC9">
            <w:pPr>
              <w:autoSpaceDE w:val="0"/>
              <w:autoSpaceDN w:val="0"/>
              <w:adjustRightInd w:val="0"/>
              <w:jc w:val="left"/>
              <w:rPr>
                <w:rStyle w:val="Instruction"/>
                <w:rFonts w:cs="Arial"/>
                <w:i w:val="0"/>
                <w:iCs w:val="0"/>
              </w:rPr>
            </w:pPr>
            <w:r w:rsidRPr="007C7623">
              <w:rPr>
                <w:rFonts w:cs="Arial"/>
                <w:lang w:eastAsia="en-US"/>
              </w:rPr>
              <w:t>–</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type</w:t>
            </w:r>
          </w:p>
        </w:tc>
        <w:tc>
          <w:tcPr>
            <w:tcW w:w="6087" w:type="dxa"/>
            <w:shd w:val="clear" w:color="auto" w:fill="auto"/>
          </w:tcPr>
          <w:p w:rsidR="00555CC9" w:rsidRPr="007C7623" w:rsidRDefault="00555CC9" w:rsidP="00555CC9">
            <w:pPr>
              <w:rPr>
                <w:rFonts w:cs="Arial"/>
              </w:rPr>
            </w:pPr>
            <w:r w:rsidRPr="007C7623">
              <w:rPr>
                <w:rFonts w:cs="Arial"/>
              </w:rPr>
              <w:t>Measure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Data quality value structure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Source reference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Example</w:t>
            </w:r>
          </w:p>
        </w:tc>
        <w:tc>
          <w:tcPr>
            <w:tcW w:w="6087" w:type="dxa"/>
            <w:shd w:val="clear" w:color="auto" w:fill="auto"/>
          </w:tcPr>
          <w:p w:rsidR="00555CC9" w:rsidRPr="007C7623" w:rsidRDefault="00555CC9" w:rsidP="00555CC9">
            <w:pPr>
              <w:autoSpaceDE w:val="0"/>
              <w:autoSpaceDN w:val="0"/>
              <w:adjustRightInd w:val="0"/>
              <w:jc w:val="left"/>
              <w:rPr>
                <w:rFonts w:cs="Arial"/>
              </w:rPr>
            </w:pPr>
            <w:r w:rsidRPr="007C7623">
              <w:rPr>
                <w:rFonts w:cs="Arial"/>
              </w:rPr>
              <w:t>No specific example for version 2.9</w:t>
            </w:r>
          </w:p>
        </w:tc>
      </w:tr>
      <w:tr w:rsidR="00555CC9" w:rsidRPr="007C7623" w:rsidTr="00555CC9">
        <w:tc>
          <w:tcPr>
            <w:tcW w:w="3053" w:type="dxa"/>
            <w:shd w:val="clear" w:color="auto" w:fill="auto"/>
          </w:tcPr>
          <w:p w:rsidR="00555CC9" w:rsidRPr="007C7623" w:rsidRDefault="00555CC9" w:rsidP="00555CC9">
            <w:pPr>
              <w:jc w:val="left"/>
              <w:rPr>
                <w:rFonts w:cs="Arial"/>
              </w:rPr>
            </w:pPr>
            <w:r w:rsidRPr="007C7623">
              <w:rPr>
                <w:rFonts w:cs="Arial"/>
              </w:rPr>
              <w:t>Measure identifier</w:t>
            </w:r>
          </w:p>
        </w:tc>
        <w:tc>
          <w:tcPr>
            <w:tcW w:w="6087" w:type="dxa"/>
            <w:shd w:val="clear" w:color="auto" w:fill="auto"/>
          </w:tcPr>
          <w:p w:rsidR="00555CC9" w:rsidRPr="007C7623" w:rsidRDefault="00555CC9" w:rsidP="00555CC9">
            <w:pPr>
              <w:tabs>
                <w:tab w:val="left" w:pos="284"/>
                <w:tab w:val="left" w:pos="567"/>
                <w:tab w:val="left" w:pos="851"/>
                <w:tab w:val="left" w:pos="1134"/>
              </w:tabs>
              <w:rPr>
                <w:rFonts w:cs="Arial"/>
              </w:rPr>
            </w:pPr>
            <w:r>
              <w:rPr>
                <w:rFonts w:cs="Arial"/>
              </w:rPr>
              <w:t>57</w:t>
            </w:r>
            <w:r w:rsidRPr="007C7623">
              <w:rPr>
                <w:rFonts w:cs="Arial"/>
              </w:rPr>
              <w:t xml:space="preserve"> </w:t>
            </w:r>
            <w:r w:rsidRPr="007C7623">
              <w:rPr>
                <w:rFonts w:cs="Arial"/>
                <w:lang w:val="en-US" w:eastAsia="en-US"/>
              </w:rPr>
              <w:t>(ISO 19157)</w:t>
            </w:r>
          </w:p>
        </w:tc>
      </w:tr>
    </w:tbl>
    <w:p w:rsidR="00555CC9" w:rsidRPr="00B318DD" w:rsidRDefault="00555CC9" w:rsidP="00BB13EF">
      <w:pPr>
        <w:rPr>
          <w:szCs w:val="19"/>
        </w:rPr>
      </w:pPr>
    </w:p>
    <w:p w:rsidR="00BB13EF" w:rsidRPr="00B318DD" w:rsidRDefault="00BB13EF" w:rsidP="00BB13EF">
      <w:pPr>
        <w:rPr>
          <w:szCs w:val="19"/>
        </w:rPr>
      </w:pPr>
    </w:p>
    <w:p w:rsidR="00555872" w:rsidRPr="00B318DD" w:rsidRDefault="00555872" w:rsidP="00BB13EF">
      <w:pPr>
        <w:rPr>
          <w:szCs w:val="19"/>
        </w:rPr>
      </w:pPr>
    </w:p>
    <w:p w:rsidR="00555872" w:rsidRPr="00B318DD" w:rsidRDefault="00555872" w:rsidP="00BB13EF">
      <w:pPr>
        <w:rPr>
          <w:szCs w:val="19"/>
        </w:rPr>
      </w:pPr>
    </w:p>
    <w:p w:rsidR="00555872" w:rsidRPr="00B318DD" w:rsidRDefault="00555872" w:rsidP="00BB13EF">
      <w:pPr>
        <w:rPr>
          <w:szCs w:val="19"/>
        </w:rPr>
      </w:pPr>
    </w:p>
    <w:p w:rsidR="00BB13EF" w:rsidRPr="00686565" w:rsidRDefault="00BB13EF" w:rsidP="0086064B">
      <w:pPr>
        <w:pStyle w:val="Titolo3"/>
      </w:pPr>
      <w:bookmarkStart w:id="300" w:name="_Ref315336414"/>
      <w:bookmarkStart w:id="301" w:name="_Toc339566060"/>
      <w:bookmarkStart w:id="302" w:name="_Toc374519909"/>
      <w:r w:rsidRPr="00686565">
        <w:t>Temporal quality – Temporal consistency</w:t>
      </w:r>
      <w:bookmarkEnd w:id="299"/>
      <w:bookmarkEnd w:id="300"/>
      <w:bookmarkEnd w:id="301"/>
      <w:bookmarkEnd w:id="302"/>
    </w:p>
    <w:p w:rsidR="00BB13EF" w:rsidRPr="00B318DD" w:rsidRDefault="00BB13EF" w:rsidP="00BB13EF">
      <w:pPr>
        <w:rPr>
          <w:szCs w:val="19"/>
        </w:rPr>
      </w:pPr>
      <w:bookmarkStart w:id="303" w:name="_Ref314742901"/>
    </w:p>
    <w:p w:rsidR="00506D38" w:rsidRDefault="00506D38" w:rsidP="00506D38">
      <w:pPr>
        <w:pStyle w:val="Recommendation"/>
      </w:pPr>
      <w:r w:rsidRPr="006877C2">
        <w:t xml:space="preserve">Temporal </w:t>
      </w:r>
      <w:r w:rsidRPr="00B71A75">
        <w:t>consistency</w:t>
      </w:r>
      <w:r w:rsidRPr="007848BE">
        <w:t xml:space="preserve"> should be </w:t>
      </w:r>
      <w:r>
        <w:t xml:space="preserve">evaluated and </w:t>
      </w:r>
      <w:r w:rsidRPr="007848BE">
        <w:t xml:space="preserve">documented using </w:t>
      </w:r>
      <w:r w:rsidRPr="00E95E35">
        <w:rPr>
          <w:bCs/>
        </w:rPr>
        <w:t>Value domain conformance rate</w:t>
      </w:r>
      <w:r w:rsidRPr="002758C9">
        <w:rPr>
          <w:rFonts w:cs="Arial"/>
        </w:rPr>
        <w:t xml:space="preserve"> as specified in the tables below</w:t>
      </w:r>
      <w:r w:rsidRPr="007848BE">
        <w:t>.</w:t>
      </w:r>
    </w:p>
    <w:p w:rsidR="00506D38" w:rsidRDefault="00506D38" w:rsidP="00506D3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506D38" w:rsidRPr="007044F5" w:rsidTr="00B55BB6">
        <w:tc>
          <w:tcPr>
            <w:tcW w:w="3053" w:type="dxa"/>
            <w:shd w:val="clear" w:color="auto" w:fill="auto"/>
          </w:tcPr>
          <w:p w:rsidR="00506D38" w:rsidRPr="007044F5" w:rsidRDefault="00506D38" w:rsidP="00B55BB6">
            <w:pPr>
              <w:jc w:val="left"/>
              <w:rPr>
                <w:rFonts w:cs="Arial"/>
                <w:b/>
              </w:rPr>
            </w:pPr>
            <w:r w:rsidRPr="007044F5">
              <w:rPr>
                <w:rFonts w:cs="Arial"/>
                <w:b/>
              </w:rPr>
              <w:t>Name</w:t>
            </w:r>
          </w:p>
        </w:tc>
        <w:tc>
          <w:tcPr>
            <w:tcW w:w="6087" w:type="dxa"/>
            <w:shd w:val="clear" w:color="auto" w:fill="auto"/>
          </w:tcPr>
          <w:p w:rsidR="00506D38" w:rsidRPr="007044F5" w:rsidRDefault="00506D38" w:rsidP="00B55BB6">
            <w:pPr>
              <w:rPr>
                <w:rFonts w:cs="Arial"/>
                <w:b/>
              </w:rPr>
            </w:pPr>
            <w:r>
              <w:rPr>
                <w:b/>
                <w:bCs/>
              </w:rPr>
              <w:t>Value domain conformance rate</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Alternative name</w:t>
            </w:r>
          </w:p>
        </w:tc>
        <w:tc>
          <w:tcPr>
            <w:tcW w:w="6087" w:type="dxa"/>
            <w:shd w:val="clear" w:color="auto" w:fill="auto"/>
          </w:tcPr>
          <w:p w:rsidR="00506D38" w:rsidRPr="007C7623" w:rsidRDefault="00506D38" w:rsidP="00B55BB6">
            <w:pPr>
              <w:autoSpaceDE w:val="0"/>
              <w:autoSpaceDN w:val="0"/>
              <w:adjustRightInd w:val="0"/>
              <w:jc w:val="left"/>
              <w:rPr>
                <w:rFonts w:cs="Arial"/>
                <w:i/>
                <w:lang w:eastAsia="en-US"/>
              </w:rPr>
            </w:pPr>
            <w:r w:rsidRPr="007C7623">
              <w:rPr>
                <w:rFonts w:cs="Arial"/>
                <w:lang w:eastAsia="en-US"/>
              </w:rPr>
              <w:t>–</w:t>
            </w:r>
          </w:p>
        </w:tc>
      </w:tr>
      <w:tr w:rsidR="00506D38" w:rsidRPr="007044F5" w:rsidTr="00B55BB6">
        <w:tc>
          <w:tcPr>
            <w:tcW w:w="3053" w:type="dxa"/>
            <w:shd w:val="clear" w:color="auto" w:fill="FFFFFF"/>
          </w:tcPr>
          <w:p w:rsidR="00506D38" w:rsidRPr="007044F5" w:rsidRDefault="00506D38" w:rsidP="00B55BB6">
            <w:pPr>
              <w:jc w:val="left"/>
              <w:rPr>
                <w:rFonts w:cs="Arial"/>
              </w:rPr>
            </w:pPr>
            <w:r w:rsidRPr="007044F5">
              <w:rPr>
                <w:rFonts w:cs="Arial"/>
              </w:rPr>
              <w:t xml:space="preserve">Data quality element </w:t>
            </w:r>
          </w:p>
        </w:tc>
        <w:tc>
          <w:tcPr>
            <w:tcW w:w="6087" w:type="dxa"/>
            <w:shd w:val="clear" w:color="auto" w:fill="FFFFFF"/>
          </w:tcPr>
          <w:p w:rsidR="00506D38" w:rsidRPr="007C7623" w:rsidRDefault="00506D38" w:rsidP="00B55BB6">
            <w:pPr>
              <w:autoSpaceDE w:val="0"/>
              <w:autoSpaceDN w:val="0"/>
              <w:adjustRightInd w:val="0"/>
              <w:jc w:val="left"/>
              <w:rPr>
                <w:rFonts w:cs="Arial"/>
                <w:i/>
                <w:lang w:eastAsia="en-US"/>
              </w:rPr>
            </w:pPr>
            <w:r w:rsidRPr="007C7623">
              <w:rPr>
                <w:rFonts w:cs="Arial"/>
              </w:rPr>
              <w:t>Temporal quality</w:t>
            </w:r>
          </w:p>
        </w:tc>
      </w:tr>
      <w:tr w:rsidR="00506D38" w:rsidRPr="007044F5" w:rsidTr="00B55BB6">
        <w:tc>
          <w:tcPr>
            <w:tcW w:w="3053" w:type="dxa"/>
            <w:shd w:val="clear" w:color="auto" w:fill="FFFFFF"/>
          </w:tcPr>
          <w:p w:rsidR="00506D38" w:rsidRPr="007044F5" w:rsidRDefault="00506D38" w:rsidP="00B55BB6">
            <w:pPr>
              <w:jc w:val="left"/>
              <w:rPr>
                <w:rFonts w:cs="Arial"/>
              </w:rPr>
            </w:pPr>
            <w:r w:rsidRPr="007044F5">
              <w:rPr>
                <w:rFonts w:cs="Arial"/>
              </w:rPr>
              <w:t>Data quality sub-element</w:t>
            </w:r>
          </w:p>
        </w:tc>
        <w:tc>
          <w:tcPr>
            <w:tcW w:w="6087" w:type="dxa"/>
            <w:shd w:val="clear" w:color="auto" w:fill="FFFFFF"/>
          </w:tcPr>
          <w:p w:rsidR="00506D38" w:rsidRPr="007C7623" w:rsidRDefault="00506D38" w:rsidP="00B55BB6">
            <w:pPr>
              <w:autoSpaceDE w:val="0"/>
              <w:autoSpaceDN w:val="0"/>
              <w:adjustRightInd w:val="0"/>
              <w:jc w:val="left"/>
              <w:rPr>
                <w:rFonts w:cs="Arial"/>
                <w:i/>
                <w:lang w:eastAsia="en-US"/>
              </w:rPr>
            </w:pPr>
            <w:r w:rsidRPr="007044F5">
              <w:rPr>
                <w:rFonts w:cs="Arial"/>
              </w:rPr>
              <w:t>Temporal consistency</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Data quality basic measure</w:t>
            </w:r>
          </w:p>
        </w:tc>
        <w:tc>
          <w:tcPr>
            <w:tcW w:w="6087" w:type="dxa"/>
            <w:shd w:val="clear" w:color="auto" w:fill="auto"/>
          </w:tcPr>
          <w:p w:rsidR="00506D38" w:rsidRPr="007C7623" w:rsidRDefault="00506D38" w:rsidP="00B55BB6">
            <w:pPr>
              <w:tabs>
                <w:tab w:val="clear" w:pos="567"/>
              </w:tabs>
              <w:autoSpaceDE w:val="0"/>
              <w:autoSpaceDN w:val="0"/>
              <w:adjustRightInd w:val="0"/>
              <w:ind w:left="-4"/>
              <w:jc w:val="left"/>
              <w:rPr>
                <w:rFonts w:cs="Arial"/>
                <w:i/>
                <w:iCs/>
                <w:lang w:val="en-US"/>
              </w:rPr>
            </w:pPr>
            <w:r w:rsidRPr="007044F5">
              <w:rPr>
                <w:rFonts w:cs="Arial"/>
                <w:lang w:eastAsia="en-US"/>
              </w:rPr>
              <w:t>Correct items rate</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Definition</w:t>
            </w:r>
          </w:p>
        </w:tc>
        <w:tc>
          <w:tcPr>
            <w:tcW w:w="6087" w:type="dxa"/>
            <w:shd w:val="clear" w:color="auto" w:fill="auto"/>
          </w:tcPr>
          <w:p w:rsidR="00506D38" w:rsidRPr="007C7623" w:rsidRDefault="00506D38" w:rsidP="00B55BB6">
            <w:pPr>
              <w:autoSpaceDE w:val="0"/>
              <w:autoSpaceDN w:val="0"/>
              <w:adjustRightInd w:val="0"/>
              <w:jc w:val="left"/>
              <w:rPr>
                <w:rFonts w:cs="Arial"/>
                <w:i/>
                <w:lang w:val="en-US" w:eastAsia="en-US"/>
              </w:rPr>
            </w:pPr>
            <w:r>
              <w:rPr>
                <w:rFonts w:cs="Arial"/>
              </w:rPr>
              <w:t>N</w:t>
            </w:r>
            <w:r w:rsidRPr="00E73CDD">
              <w:rPr>
                <w:rFonts w:cs="Arial"/>
              </w:rPr>
              <w:t>umber of items in the dataset that are in conformance with their value domain in relation to the total number of items in the dataset</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Description</w:t>
            </w:r>
          </w:p>
        </w:tc>
        <w:tc>
          <w:tcPr>
            <w:tcW w:w="6087" w:type="dxa"/>
            <w:shd w:val="clear" w:color="auto" w:fill="auto"/>
          </w:tcPr>
          <w:p w:rsidR="00506D38" w:rsidRPr="007C7623" w:rsidRDefault="00506D38" w:rsidP="00B55BB6">
            <w:pPr>
              <w:rPr>
                <w:rFonts w:cs="Arial"/>
                <w:i/>
                <w:iCs/>
              </w:rPr>
            </w:pPr>
            <w:r w:rsidRPr="007C7623">
              <w:rPr>
                <w:rFonts w:cs="Arial"/>
              </w:rPr>
              <w:t>No specific description for version 2.9</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Evaluation scope</w:t>
            </w:r>
          </w:p>
        </w:tc>
        <w:tc>
          <w:tcPr>
            <w:tcW w:w="6087" w:type="dxa"/>
            <w:shd w:val="clear" w:color="auto" w:fill="auto"/>
          </w:tcPr>
          <w:p w:rsidR="00506D38" w:rsidRPr="007C7623" w:rsidRDefault="00506D38" w:rsidP="00B55BB6">
            <w:pPr>
              <w:rPr>
                <w:rFonts w:cs="Arial"/>
              </w:rPr>
            </w:pPr>
            <w:r w:rsidRPr="007C7623">
              <w:rPr>
                <w:rFonts w:cs="Arial"/>
              </w:rPr>
              <w:t>dataset</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Reporting scope</w:t>
            </w:r>
          </w:p>
        </w:tc>
        <w:tc>
          <w:tcPr>
            <w:tcW w:w="6087" w:type="dxa"/>
            <w:shd w:val="clear" w:color="auto" w:fill="auto"/>
          </w:tcPr>
          <w:p w:rsidR="00506D38" w:rsidRPr="007C7623" w:rsidRDefault="00506D38" w:rsidP="00B55BB6">
            <w:pPr>
              <w:rPr>
                <w:rFonts w:cs="Arial"/>
              </w:rPr>
            </w:pPr>
            <w:r w:rsidRPr="007C7623">
              <w:rPr>
                <w:rFonts w:cs="Arial"/>
              </w:rPr>
              <w:t>dataset</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Parameter</w:t>
            </w:r>
          </w:p>
        </w:tc>
        <w:tc>
          <w:tcPr>
            <w:tcW w:w="6087" w:type="dxa"/>
            <w:shd w:val="clear" w:color="auto" w:fill="auto"/>
          </w:tcPr>
          <w:p w:rsidR="00506D38" w:rsidRPr="007C7623" w:rsidRDefault="00506D38" w:rsidP="00B55BB6">
            <w:pPr>
              <w:autoSpaceDE w:val="0"/>
              <w:autoSpaceDN w:val="0"/>
              <w:adjustRightInd w:val="0"/>
              <w:jc w:val="left"/>
              <w:rPr>
                <w:rStyle w:val="Instruction"/>
                <w:rFonts w:cs="Arial"/>
                <w:i w:val="0"/>
                <w:iCs w:val="0"/>
              </w:rPr>
            </w:pPr>
            <w:r w:rsidRPr="007C7623">
              <w:rPr>
                <w:rFonts w:cs="Arial"/>
                <w:lang w:eastAsia="en-US"/>
              </w:rPr>
              <w:t>–</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Data quality value type</w:t>
            </w:r>
          </w:p>
        </w:tc>
        <w:tc>
          <w:tcPr>
            <w:tcW w:w="6087" w:type="dxa"/>
            <w:shd w:val="clear" w:color="auto" w:fill="auto"/>
          </w:tcPr>
          <w:p w:rsidR="00506D38" w:rsidRPr="007C7623" w:rsidRDefault="00506D38" w:rsidP="00B55BB6">
            <w:r w:rsidRPr="007C7623">
              <w:t>Real, percentage, ratio</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Data quality value structure</w:t>
            </w:r>
          </w:p>
        </w:tc>
        <w:tc>
          <w:tcPr>
            <w:tcW w:w="6087" w:type="dxa"/>
            <w:shd w:val="clear" w:color="auto" w:fill="auto"/>
          </w:tcPr>
          <w:p w:rsidR="00506D38" w:rsidRPr="007C7623" w:rsidRDefault="00506D38" w:rsidP="00B55BB6">
            <w:pPr>
              <w:autoSpaceDE w:val="0"/>
              <w:autoSpaceDN w:val="0"/>
              <w:adjustRightInd w:val="0"/>
              <w:jc w:val="left"/>
              <w:rPr>
                <w:rFonts w:cs="Arial"/>
              </w:rPr>
            </w:pPr>
            <w:r w:rsidRPr="007C7623">
              <w:rPr>
                <w:rFonts w:cs="Arial"/>
              </w:rPr>
              <w:t>Single value, Bag, Set, Sequence, Table, Matrix or Co</w:t>
            </w:r>
            <w:r w:rsidRPr="007C7623">
              <w:rPr>
                <w:rFonts w:cs="Arial"/>
              </w:rPr>
              <w:t>v</w:t>
            </w:r>
            <w:r w:rsidRPr="007C7623">
              <w:rPr>
                <w:rFonts w:cs="Arial"/>
              </w:rPr>
              <w:t>erage</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Source reference</w:t>
            </w:r>
          </w:p>
        </w:tc>
        <w:tc>
          <w:tcPr>
            <w:tcW w:w="6087" w:type="dxa"/>
            <w:shd w:val="clear" w:color="auto" w:fill="auto"/>
          </w:tcPr>
          <w:p w:rsidR="00506D38" w:rsidRPr="007C7623" w:rsidRDefault="00506D38" w:rsidP="00B55BB6">
            <w:pPr>
              <w:autoSpaceDE w:val="0"/>
              <w:autoSpaceDN w:val="0"/>
              <w:adjustRightInd w:val="0"/>
              <w:jc w:val="left"/>
              <w:rPr>
                <w:rFonts w:cs="Arial"/>
              </w:rPr>
            </w:pPr>
            <w:r w:rsidRPr="007C7623">
              <w:rPr>
                <w:rFonts w:cs="Arial"/>
              </w:rPr>
              <w:t>ISO/DIS 19157 Geographic information – Data qua</w:t>
            </w:r>
            <w:r w:rsidRPr="007C7623">
              <w:rPr>
                <w:rFonts w:cs="Arial"/>
              </w:rPr>
              <w:t>l</w:t>
            </w:r>
            <w:r w:rsidRPr="007C7623">
              <w:rPr>
                <w:rFonts w:cs="Arial"/>
              </w:rPr>
              <w:t>ity</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Example</w:t>
            </w:r>
          </w:p>
        </w:tc>
        <w:tc>
          <w:tcPr>
            <w:tcW w:w="6087" w:type="dxa"/>
            <w:shd w:val="clear" w:color="auto" w:fill="auto"/>
          </w:tcPr>
          <w:p w:rsidR="00506D38" w:rsidRPr="007C7623" w:rsidRDefault="00506D38" w:rsidP="00B55BB6">
            <w:pPr>
              <w:autoSpaceDE w:val="0"/>
              <w:autoSpaceDN w:val="0"/>
              <w:adjustRightInd w:val="0"/>
              <w:jc w:val="left"/>
              <w:rPr>
                <w:rFonts w:cs="Arial"/>
              </w:rPr>
            </w:pPr>
            <w:r w:rsidRPr="007C7623">
              <w:rPr>
                <w:rFonts w:cs="Arial"/>
                <w:lang w:eastAsia="en-US"/>
              </w:rPr>
              <w:t>0.0189 ; 98.11% ; 11:582</w:t>
            </w:r>
          </w:p>
        </w:tc>
      </w:tr>
      <w:tr w:rsidR="00506D38" w:rsidRPr="007044F5" w:rsidTr="00B55BB6">
        <w:tc>
          <w:tcPr>
            <w:tcW w:w="3053" w:type="dxa"/>
            <w:shd w:val="clear" w:color="auto" w:fill="auto"/>
          </w:tcPr>
          <w:p w:rsidR="00506D38" w:rsidRPr="007044F5" w:rsidRDefault="00506D38" w:rsidP="00B55BB6">
            <w:pPr>
              <w:jc w:val="left"/>
              <w:rPr>
                <w:rFonts w:cs="Arial"/>
              </w:rPr>
            </w:pPr>
            <w:r w:rsidRPr="007044F5">
              <w:rPr>
                <w:rFonts w:cs="Arial"/>
              </w:rPr>
              <w:t>Measure identifier</w:t>
            </w:r>
          </w:p>
        </w:tc>
        <w:tc>
          <w:tcPr>
            <w:tcW w:w="6087" w:type="dxa"/>
            <w:shd w:val="clear" w:color="auto" w:fill="auto"/>
          </w:tcPr>
          <w:p w:rsidR="00506D38" w:rsidRPr="007C7623" w:rsidRDefault="00506D38" w:rsidP="00B55BB6">
            <w:pPr>
              <w:tabs>
                <w:tab w:val="left" w:pos="284"/>
                <w:tab w:val="left" w:pos="567"/>
                <w:tab w:val="left" w:pos="851"/>
                <w:tab w:val="left" w:pos="1134"/>
              </w:tabs>
              <w:rPr>
                <w:rFonts w:cs="Arial"/>
              </w:rPr>
            </w:pPr>
            <w:r>
              <w:rPr>
                <w:rFonts w:cs="Arial"/>
              </w:rPr>
              <w:t>17</w:t>
            </w:r>
            <w:r w:rsidRPr="007C7623">
              <w:rPr>
                <w:rFonts w:cs="Arial"/>
              </w:rPr>
              <w:t xml:space="preserve"> </w:t>
            </w:r>
            <w:r w:rsidRPr="007C7623">
              <w:rPr>
                <w:rFonts w:cs="Arial"/>
                <w:lang w:val="en-US" w:eastAsia="en-US"/>
              </w:rPr>
              <w:t>(ISO 19157)</w:t>
            </w:r>
          </w:p>
        </w:tc>
      </w:tr>
      <w:bookmarkEnd w:id="303"/>
    </w:tbl>
    <w:p w:rsidR="00BB13EF" w:rsidRPr="00B318DD" w:rsidRDefault="00BB13EF" w:rsidP="00BB13EF">
      <w:pPr>
        <w:rPr>
          <w:szCs w:val="19"/>
        </w:rPr>
      </w:pPr>
    </w:p>
    <w:p w:rsidR="00BB13EF" w:rsidRDefault="00BB13EF" w:rsidP="00BB13EF">
      <w:pPr>
        <w:pStyle w:val="Titolo2"/>
        <w:rPr>
          <w:sz w:val="27"/>
          <w:szCs w:val="27"/>
        </w:rPr>
      </w:pPr>
      <w:bookmarkStart w:id="304" w:name="_Ref314831605"/>
      <w:bookmarkStart w:id="305" w:name="_Toc339566063"/>
      <w:bookmarkStart w:id="306" w:name="_Toc374519910"/>
      <w:r w:rsidRPr="00686565">
        <w:rPr>
          <w:sz w:val="27"/>
          <w:szCs w:val="27"/>
        </w:rPr>
        <w:t>Minimum data quality requirements</w:t>
      </w:r>
      <w:bookmarkEnd w:id="304"/>
      <w:bookmarkEnd w:id="305"/>
      <w:bookmarkEnd w:id="306"/>
    </w:p>
    <w:p w:rsidR="00506D38" w:rsidRPr="00506D38" w:rsidRDefault="00506D38" w:rsidP="00506D38"/>
    <w:p w:rsidR="00BB13EF" w:rsidRPr="00B318DD" w:rsidRDefault="00BB13EF" w:rsidP="00BB13EF">
      <w:pPr>
        <w:rPr>
          <w:szCs w:val="19"/>
        </w:rPr>
      </w:pPr>
      <w:r w:rsidRPr="00B318DD">
        <w:rPr>
          <w:szCs w:val="19"/>
        </w:rPr>
        <w:t xml:space="preserve">No minimum data quality requirements are defined for the spatial data theme </w:t>
      </w:r>
      <w:r w:rsidR="00AB28DD" w:rsidRPr="00AB28DD">
        <w:rPr>
          <w:i/>
          <w:szCs w:val="19"/>
        </w:rPr>
        <w:t>Utility and Government Services</w:t>
      </w:r>
      <w:r w:rsidRPr="00B318DD">
        <w:rPr>
          <w:szCs w:val="19"/>
        </w:rPr>
        <w:t>.</w:t>
      </w:r>
    </w:p>
    <w:p w:rsidR="00BB13EF" w:rsidRPr="00686565" w:rsidRDefault="00BB13EF" w:rsidP="00BB13EF">
      <w:pPr>
        <w:pStyle w:val="Titolo2"/>
        <w:rPr>
          <w:sz w:val="27"/>
          <w:szCs w:val="27"/>
        </w:rPr>
      </w:pPr>
      <w:bookmarkStart w:id="307" w:name="_Ref314831618"/>
      <w:bookmarkStart w:id="308" w:name="_Toc339566064"/>
      <w:bookmarkStart w:id="309" w:name="_Toc374519911"/>
      <w:r w:rsidRPr="00686565">
        <w:rPr>
          <w:sz w:val="27"/>
          <w:szCs w:val="27"/>
        </w:rPr>
        <w:t>Recommendation on data quality</w:t>
      </w:r>
      <w:bookmarkEnd w:id="307"/>
      <w:bookmarkEnd w:id="308"/>
      <w:bookmarkEnd w:id="309"/>
    </w:p>
    <w:p w:rsidR="00BB13EF" w:rsidRPr="00B318DD" w:rsidRDefault="00BB13EF" w:rsidP="00BB13EF">
      <w:pPr>
        <w:rPr>
          <w:i/>
          <w:color w:val="008000"/>
          <w:szCs w:val="19"/>
        </w:rPr>
      </w:pPr>
    </w:p>
    <w:p w:rsidR="00BB13EF" w:rsidRPr="00B318DD" w:rsidRDefault="00BB13EF" w:rsidP="00BB13EF">
      <w:pPr>
        <w:rPr>
          <w:szCs w:val="19"/>
        </w:rPr>
      </w:pPr>
      <w:r w:rsidRPr="00B318DD">
        <w:rPr>
          <w:szCs w:val="19"/>
        </w:rPr>
        <w:t>No minimum data quality recommend</w:t>
      </w:r>
      <w:r w:rsidRPr="00B318DD">
        <w:rPr>
          <w:szCs w:val="19"/>
        </w:rPr>
        <w:t>a</w:t>
      </w:r>
      <w:r w:rsidRPr="00B318DD">
        <w:rPr>
          <w:szCs w:val="19"/>
        </w:rPr>
        <w:t>tions are defined.</w:t>
      </w:r>
    </w:p>
    <w:p w:rsidR="00BB13EF" w:rsidRPr="00B318DD" w:rsidRDefault="00BB13EF" w:rsidP="00BB13EF">
      <w:pPr>
        <w:rPr>
          <w:szCs w:val="19"/>
        </w:rPr>
      </w:pPr>
    </w:p>
    <w:p w:rsidR="00BB13EF" w:rsidRPr="00B318DD" w:rsidRDefault="00BB13EF" w:rsidP="00BB13EF">
      <w:pPr>
        <w:rPr>
          <w:szCs w:val="19"/>
        </w:rPr>
      </w:pPr>
    </w:p>
    <w:p w:rsidR="00506D38" w:rsidRPr="00B318DD" w:rsidRDefault="00506D38"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555872" w:rsidRPr="00B318DD" w:rsidRDefault="00555872" w:rsidP="00D50B36">
      <w:pPr>
        <w:rPr>
          <w:szCs w:val="19"/>
        </w:rPr>
      </w:pPr>
    </w:p>
    <w:p w:rsidR="007D7225" w:rsidRPr="00686565" w:rsidRDefault="007D7225" w:rsidP="007D7225">
      <w:pPr>
        <w:pStyle w:val="Titolo1"/>
        <w:rPr>
          <w:sz w:val="31"/>
          <w:szCs w:val="31"/>
        </w:rPr>
      </w:pPr>
      <w:bookmarkStart w:id="310" w:name="_Toc339566065"/>
      <w:bookmarkStart w:id="311" w:name="_Toc374519912"/>
      <w:r w:rsidRPr="00686565">
        <w:rPr>
          <w:sz w:val="31"/>
          <w:szCs w:val="31"/>
        </w:rPr>
        <w:t>Dataset-level metadata</w:t>
      </w:r>
      <w:bookmarkEnd w:id="310"/>
      <w:bookmarkEnd w:id="311"/>
    </w:p>
    <w:p w:rsidR="0062021A" w:rsidRPr="008B3241" w:rsidRDefault="0062021A" w:rsidP="003D2FF9">
      <w:pPr>
        <w:shd w:val="clear" w:color="auto" w:fill="E6E6E6"/>
        <w:rPr>
          <w:b/>
          <w:i/>
          <w:color w:val="008000"/>
        </w:rPr>
      </w:pPr>
    </w:p>
    <w:p w:rsidR="0062021A" w:rsidRDefault="0062021A" w:rsidP="003D2FF9">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62021A" w:rsidRDefault="0062021A" w:rsidP="003D2FF9">
      <w:pPr>
        <w:pStyle w:val="Testocommento"/>
        <w:shd w:val="clear" w:color="auto" w:fill="E6E6E6"/>
      </w:pPr>
    </w:p>
    <w:p w:rsidR="0062021A" w:rsidRDefault="0062021A" w:rsidP="003D2FF9">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62021A" w:rsidRDefault="0062021A" w:rsidP="003D2FF9">
      <w:pPr>
        <w:pStyle w:val="Testocommento"/>
        <w:shd w:val="clear" w:color="auto" w:fill="E6E6E6"/>
        <w:tabs>
          <w:tab w:val="clear" w:pos="284"/>
          <w:tab w:val="clear" w:pos="567"/>
        </w:tabs>
      </w:pPr>
    </w:p>
    <w:p w:rsidR="0062021A" w:rsidRDefault="0062021A" w:rsidP="003D2FF9">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62021A" w:rsidRPr="008B3241" w:rsidRDefault="0062021A" w:rsidP="0062021A">
      <w:pPr>
        <w:pStyle w:val="Titolo2"/>
        <w:shd w:val="clear" w:color="auto" w:fill="E6E6E6"/>
      </w:pPr>
      <w:bookmarkStart w:id="312" w:name="_Toc232663642"/>
      <w:bookmarkStart w:id="313" w:name="_Ref232332707"/>
      <w:bookmarkStart w:id="314" w:name="_Toc254251687"/>
      <w:bookmarkStart w:id="315" w:name="Ch8_1_CommonMDElements"/>
      <w:bookmarkStart w:id="316" w:name="_Toc374519913"/>
      <w:bookmarkEnd w:id="312"/>
      <w:r>
        <w:t>M</w:t>
      </w:r>
      <w:r w:rsidRPr="008B3241">
        <w:t>etadata elements</w:t>
      </w:r>
      <w:bookmarkEnd w:id="313"/>
      <w:bookmarkEnd w:id="314"/>
      <w:r>
        <w:t xml:space="preserve"> defined in INSPIRE Metadata Regulation</w:t>
      </w:r>
      <w:bookmarkEnd w:id="316"/>
    </w:p>
    <w:bookmarkEnd w:id="315"/>
    <w:p w:rsidR="0062021A" w:rsidRDefault="0062021A" w:rsidP="003D2FF9">
      <w:pPr>
        <w:shd w:val="clear" w:color="auto" w:fill="E6E6E6"/>
        <w:rPr>
          <w:rFonts w:cs="Arial"/>
        </w:rPr>
      </w:pPr>
    </w:p>
    <w:p w:rsidR="0062021A" w:rsidRDefault="00C42249" w:rsidP="003D2FF9">
      <w:pPr>
        <w:shd w:val="clear" w:color="auto" w:fill="E6E6E6"/>
      </w:pPr>
      <w:r w:rsidRPr="008B3241">
        <w:t xml:space="preserve">Table </w:t>
      </w:r>
      <w:r>
        <w:rPr>
          <w:noProof/>
        </w:rPr>
        <w:t>4</w:t>
      </w:r>
      <w:r w:rsidR="0062021A">
        <w:rPr>
          <w:rFonts w:cs="Arial"/>
        </w:rPr>
        <w:t xml:space="preserve"> gives an overview of the me</w:t>
      </w:r>
      <w:r w:rsidR="0062021A" w:rsidRPr="008B3241">
        <w:t xml:space="preserve">tadata </w:t>
      </w:r>
      <w:r w:rsidR="0062021A">
        <w:t xml:space="preserve">elements </w:t>
      </w:r>
      <w:r w:rsidR="0062021A" w:rsidRPr="008B3241">
        <w:t>specified in Regulation 1205/2008/EC</w:t>
      </w:r>
      <w:r w:rsidR="0062021A">
        <w:t xml:space="preserve"> </w:t>
      </w:r>
      <w:r w:rsidR="0062021A" w:rsidRPr="008B3241">
        <w:t>(impl</w:t>
      </w:r>
      <w:r w:rsidR="0062021A" w:rsidRPr="008B3241">
        <w:t>e</w:t>
      </w:r>
      <w:r w:rsidR="0062021A" w:rsidRPr="008B3241">
        <w:t>menting Directive 2007/2/EC of the European Parliament and of the Council as regards metadata)</w:t>
      </w:r>
      <w:r w:rsidR="0062021A">
        <w:t>.</w:t>
      </w:r>
    </w:p>
    <w:p w:rsidR="0062021A" w:rsidRDefault="0062021A" w:rsidP="003D2FF9">
      <w:pPr>
        <w:shd w:val="clear" w:color="auto" w:fill="E6E6E6"/>
        <w:rPr>
          <w:rFonts w:cs="Arial"/>
          <w:b/>
        </w:rPr>
      </w:pPr>
    </w:p>
    <w:p w:rsidR="0062021A" w:rsidRPr="008B3241" w:rsidRDefault="0062021A" w:rsidP="003D2FF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62021A" w:rsidRPr="008B3241" w:rsidRDefault="0062021A" w:rsidP="0062021A">
      <w:pPr>
        <w:pStyle w:val="Testocommento"/>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62021A" w:rsidRPr="008B3241" w:rsidRDefault="0062021A" w:rsidP="0062021A">
      <w:pPr>
        <w:pStyle w:val="Testocommento"/>
        <w:numPr>
          <w:ilvl w:val="0"/>
          <w:numId w:val="5"/>
        </w:numPr>
        <w:shd w:val="clear" w:color="auto" w:fill="E6E6E6"/>
      </w:pPr>
      <w:r w:rsidRPr="008B3241">
        <w:t>The second column specifies the name of the metadata element.</w:t>
      </w:r>
    </w:p>
    <w:p w:rsidR="0062021A" w:rsidRPr="008B3241" w:rsidRDefault="0062021A" w:rsidP="0062021A">
      <w:pPr>
        <w:pStyle w:val="Testocommento"/>
        <w:numPr>
          <w:ilvl w:val="0"/>
          <w:numId w:val="5"/>
        </w:numPr>
        <w:shd w:val="clear" w:color="auto" w:fill="E6E6E6"/>
      </w:pPr>
      <w:r w:rsidRPr="008B3241">
        <w:t>The third column specifies the multiplicity.</w:t>
      </w:r>
    </w:p>
    <w:p w:rsidR="0062021A" w:rsidRDefault="0062021A" w:rsidP="0062021A">
      <w:pPr>
        <w:pStyle w:val="Testocommento"/>
        <w:numPr>
          <w:ilvl w:val="0"/>
          <w:numId w:val="5"/>
        </w:numPr>
        <w:shd w:val="clear" w:color="auto" w:fill="E6E6E6"/>
      </w:pPr>
      <w:r w:rsidRPr="008B3241">
        <w:t>The fourth column specifies the condition, under which the given element becomes mand</w:t>
      </w:r>
      <w:r w:rsidRPr="008B3241">
        <w:t>a</w:t>
      </w:r>
      <w:r>
        <w:t>tory</w:t>
      </w:r>
      <w:r w:rsidRPr="008B3241">
        <w:t>.</w:t>
      </w:r>
    </w:p>
    <w:p w:rsidR="0062021A" w:rsidRPr="00B964B9" w:rsidRDefault="0062021A" w:rsidP="003D2FF9">
      <w:pPr>
        <w:shd w:val="clear" w:color="auto" w:fill="E6E6E6"/>
        <w:rPr>
          <w:rFonts w:cs="Arial"/>
          <w:b/>
        </w:rPr>
      </w:pPr>
    </w:p>
    <w:p w:rsidR="0062021A" w:rsidRPr="008B3241" w:rsidRDefault="0062021A" w:rsidP="003D2FF9">
      <w:pPr>
        <w:pStyle w:val="Didascalia"/>
        <w:shd w:val="clear" w:color="auto" w:fill="E6E6E6"/>
        <w:rPr>
          <w:rFonts w:cs="Arial"/>
          <w:b w:val="0"/>
        </w:rPr>
      </w:pPr>
      <w:bookmarkStart w:id="317" w:name="_Ref214079273"/>
      <w:r w:rsidRPr="008B3241">
        <w:t xml:space="preserve">Table </w:t>
      </w:r>
      <w:r w:rsidR="00C42249">
        <w:rPr>
          <w:noProof/>
        </w:rPr>
        <w:t>4</w:t>
      </w:r>
      <w:bookmarkEnd w:id="317"/>
      <w:r w:rsidRPr="008B3241">
        <w:t xml:space="preserve"> – </w:t>
      </w:r>
      <w:bookmarkStart w:id="318" w:name="_Ref214079268"/>
      <w:r w:rsidRPr="008B3241">
        <w:t xml:space="preserve">Metadata for spatial datasets and spatial dataset series specified in </w:t>
      </w:r>
      <w:bookmarkEnd w:id="318"/>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62021A" w:rsidRPr="008B3241" w:rsidTr="003D2FF9">
        <w:tblPrEx>
          <w:tblCellMar>
            <w:top w:w="0" w:type="dxa"/>
            <w:bottom w:w="0" w:type="dxa"/>
          </w:tblCellMar>
        </w:tblPrEx>
        <w:trPr>
          <w:cantSplit/>
          <w:tblHeader/>
        </w:trPr>
        <w:tc>
          <w:tcPr>
            <w:tcW w:w="1382" w:type="dxa"/>
            <w:shd w:val="clear" w:color="auto" w:fill="E6E6E6"/>
            <w:vAlign w:val="center"/>
          </w:tcPr>
          <w:p w:rsidR="0062021A" w:rsidRPr="008B3241" w:rsidRDefault="0062021A" w:rsidP="003D2FF9">
            <w:pPr>
              <w:rPr>
                <w:rFonts w:cs="Arial"/>
                <w:b/>
              </w:rPr>
            </w:pPr>
            <w:r w:rsidRPr="008B3241">
              <w:rPr>
                <w:rFonts w:cs="Arial"/>
                <w:b/>
              </w:rPr>
              <w:t>Metadata Regulation Section</w:t>
            </w:r>
          </w:p>
        </w:tc>
        <w:tc>
          <w:tcPr>
            <w:tcW w:w="2600" w:type="dxa"/>
            <w:shd w:val="clear" w:color="auto" w:fill="E6E6E6"/>
            <w:vAlign w:val="center"/>
          </w:tcPr>
          <w:p w:rsidR="0062021A" w:rsidRPr="008B3241" w:rsidRDefault="0062021A" w:rsidP="003D2FF9">
            <w:pPr>
              <w:rPr>
                <w:rFonts w:cs="Arial"/>
                <w:b/>
              </w:rPr>
            </w:pPr>
            <w:r w:rsidRPr="008B3241">
              <w:rPr>
                <w:rFonts w:cs="Arial"/>
                <w:b/>
              </w:rPr>
              <w:t>Metadata element</w:t>
            </w:r>
          </w:p>
        </w:tc>
        <w:tc>
          <w:tcPr>
            <w:tcW w:w="1448" w:type="dxa"/>
            <w:shd w:val="clear" w:color="auto" w:fill="E6E6E6"/>
            <w:vAlign w:val="center"/>
          </w:tcPr>
          <w:p w:rsidR="0062021A" w:rsidRPr="008B3241" w:rsidRDefault="0062021A" w:rsidP="003D2FF9">
            <w:pPr>
              <w:jc w:val="center"/>
              <w:rPr>
                <w:rFonts w:cs="Arial"/>
                <w:b/>
              </w:rPr>
            </w:pPr>
            <w:r w:rsidRPr="008B3241">
              <w:rPr>
                <w:rFonts w:cs="Arial"/>
                <w:b/>
              </w:rPr>
              <w:t>Multiplicity</w:t>
            </w:r>
          </w:p>
        </w:tc>
        <w:tc>
          <w:tcPr>
            <w:tcW w:w="3642" w:type="dxa"/>
            <w:shd w:val="clear" w:color="auto" w:fill="E6E6E6"/>
            <w:vAlign w:val="center"/>
          </w:tcPr>
          <w:p w:rsidR="0062021A" w:rsidRPr="008B3241" w:rsidRDefault="0062021A" w:rsidP="003D2FF9">
            <w:pPr>
              <w:rPr>
                <w:rFonts w:cs="Arial"/>
                <w:b/>
              </w:rPr>
            </w:pPr>
            <w:r w:rsidRPr="008B3241">
              <w:rPr>
                <w:rFonts w:cs="Arial"/>
                <w:b/>
              </w:rPr>
              <w:t xml:space="preserve">Condition </w:t>
            </w: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1.1</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1.2</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1.3</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1.4</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0..*</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1.5</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1.7</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0..*</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2.1</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3</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Keyword</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4.1</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t>Geographic bounding box</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5</w:t>
            </w:r>
          </w:p>
        </w:tc>
        <w:tc>
          <w:tcPr>
            <w:tcW w:w="2600"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62021A" w:rsidRPr="008B3241" w:rsidRDefault="0062021A" w:rsidP="003D2FF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lang w:eastAsia="nl-NL"/>
              </w:rPr>
            </w:pPr>
          </w:p>
        </w:tc>
      </w:tr>
      <w:tr w:rsidR="0062021A" w:rsidRPr="008B3241" w:rsidTr="003D2FF9">
        <w:tblPrEx>
          <w:tblCellMar>
            <w:top w:w="0" w:type="dxa"/>
            <w:bottom w:w="0" w:type="dxa"/>
          </w:tblCellMar>
        </w:tblPrEx>
        <w:trPr>
          <w:cantSplit/>
          <w:trHeight w:val="419"/>
          <w:tblHeader/>
        </w:trPr>
        <w:tc>
          <w:tcPr>
            <w:tcW w:w="1382"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t>6.1</w:t>
            </w:r>
          </w:p>
        </w:tc>
        <w:tc>
          <w:tcPr>
            <w:tcW w:w="2600"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62021A" w:rsidRPr="008B3241" w:rsidRDefault="0062021A" w:rsidP="003D2FF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lang w:eastAsia="nl-NL"/>
              </w:rPr>
            </w:pPr>
          </w:p>
        </w:tc>
      </w:tr>
      <w:tr w:rsidR="0062021A" w:rsidRPr="008B3241" w:rsidTr="003D2FF9">
        <w:tblPrEx>
          <w:tblCellMar>
            <w:top w:w="0" w:type="dxa"/>
            <w:bottom w:w="0" w:type="dxa"/>
          </w:tblCellMar>
        </w:tblPrEx>
        <w:trPr>
          <w:cantSplit/>
          <w:trHeight w:val="483"/>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6.2</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0..*</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t>7</w:t>
            </w:r>
          </w:p>
        </w:tc>
        <w:tc>
          <w:tcPr>
            <w:tcW w:w="2600"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lang w:eastAsia="nl-N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t>8.1</w:t>
            </w:r>
          </w:p>
        </w:tc>
        <w:tc>
          <w:tcPr>
            <w:tcW w:w="2600"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lang w:eastAsia="nl-N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t>8.2</w:t>
            </w:r>
          </w:p>
        </w:tc>
        <w:tc>
          <w:tcPr>
            <w:tcW w:w="2600"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62021A" w:rsidRPr="008B3241" w:rsidRDefault="0062021A" w:rsidP="003D2FF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lang w:eastAsia="nl-N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t>9</w:t>
            </w:r>
          </w:p>
        </w:tc>
        <w:tc>
          <w:tcPr>
            <w:tcW w:w="2600" w:type="dxa"/>
            <w:shd w:val="clear" w:color="auto" w:fill="E6E6E6"/>
          </w:tcPr>
          <w:p w:rsidR="0062021A" w:rsidRPr="008B3241" w:rsidRDefault="0062021A" w:rsidP="003D2FF9">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62021A" w:rsidRPr="008B3241" w:rsidRDefault="0062021A" w:rsidP="003D2FF9">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lang w:eastAsia="nl-N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10.1</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10.2</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r w:rsidR="0062021A" w:rsidRPr="008B3241" w:rsidTr="003D2FF9">
        <w:tblPrEx>
          <w:tblCellMar>
            <w:top w:w="0" w:type="dxa"/>
            <w:bottom w:w="0" w:type="dxa"/>
          </w:tblCellMar>
        </w:tblPrEx>
        <w:trPr>
          <w:cantSplit/>
          <w:tblHeader/>
        </w:trPr>
        <w:tc>
          <w:tcPr>
            <w:tcW w:w="1382" w:type="dxa"/>
            <w:shd w:val="clear" w:color="auto" w:fill="E6E6E6"/>
          </w:tcPr>
          <w:p w:rsidR="0062021A" w:rsidRPr="008B3241" w:rsidRDefault="0062021A" w:rsidP="003D2FF9">
            <w:pPr>
              <w:spacing w:before="100" w:beforeAutospacing="1" w:after="100" w:afterAutospacing="1"/>
              <w:jc w:val="left"/>
              <w:rPr>
                <w:rFonts w:cs="Arial"/>
              </w:rPr>
            </w:pPr>
            <w:r w:rsidRPr="008B3241">
              <w:t>10.3</w:t>
            </w:r>
          </w:p>
        </w:tc>
        <w:tc>
          <w:tcPr>
            <w:tcW w:w="2600" w:type="dxa"/>
            <w:shd w:val="clear" w:color="auto" w:fill="E6E6E6"/>
          </w:tcPr>
          <w:p w:rsidR="0062021A" w:rsidRPr="008B3241" w:rsidRDefault="0062021A" w:rsidP="003D2FF9">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62021A" w:rsidRPr="008B3241" w:rsidRDefault="0062021A" w:rsidP="003D2FF9">
            <w:pPr>
              <w:spacing w:before="100" w:beforeAutospacing="1" w:after="100" w:afterAutospacing="1"/>
              <w:jc w:val="center"/>
              <w:rPr>
                <w:rFonts w:cs="Arial"/>
              </w:rPr>
            </w:pPr>
            <w:r w:rsidRPr="008B3241">
              <w:rPr>
                <w:rFonts w:cs="Arial"/>
              </w:rPr>
              <w:t>1</w:t>
            </w:r>
          </w:p>
        </w:tc>
        <w:tc>
          <w:tcPr>
            <w:tcW w:w="3642" w:type="dxa"/>
            <w:shd w:val="clear" w:color="auto" w:fill="E6E6E6"/>
          </w:tcPr>
          <w:p w:rsidR="0062021A" w:rsidRPr="008B3241" w:rsidRDefault="0062021A" w:rsidP="003D2FF9">
            <w:pPr>
              <w:spacing w:before="100" w:beforeAutospacing="1" w:after="100" w:afterAutospacing="1"/>
              <w:jc w:val="left"/>
              <w:rPr>
                <w:rFonts w:cs="Arial"/>
              </w:rPr>
            </w:pPr>
          </w:p>
        </w:tc>
      </w:tr>
    </w:tbl>
    <w:p w:rsidR="0062021A" w:rsidRDefault="0062021A" w:rsidP="003D2FF9">
      <w:pPr>
        <w:shd w:val="clear" w:color="auto" w:fill="E6E6E6"/>
      </w:pPr>
    </w:p>
    <w:p w:rsidR="0062021A" w:rsidRPr="00B964B9" w:rsidRDefault="0062021A" w:rsidP="003D2FF9">
      <w:pPr>
        <w:shd w:val="clear" w:color="auto" w:fill="E6E6E6"/>
        <w:rPr>
          <w:rFonts w:cs="Arial"/>
          <w:b/>
        </w:rPr>
      </w:pPr>
      <w:r>
        <w:t xml:space="preserve">Generic guidelines for implementing these elements using ISO 19115 and 19119 are available at </w:t>
      </w:r>
      <w:r w:rsidRPr="0039406C">
        <w:rPr>
          <w:i/>
        </w:rPr>
        <w:t>http://inspire.jrc.ec.europa.eu/index.cfm/pageid/101</w:t>
      </w:r>
      <w:r>
        <w:t>. The following sections describe additional theme-specific recommendations and requirements for implementing these elements.</w:t>
      </w:r>
    </w:p>
    <w:p w:rsidR="0062021A" w:rsidRDefault="0062021A" w:rsidP="003D2FF9">
      <w:pPr>
        <w:shd w:val="clear" w:color="auto" w:fill="E6E6E6"/>
      </w:pPr>
    </w:p>
    <w:p w:rsidR="007D7225" w:rsidRPr="00B318DD" w:rsidRDefault="007D7225" w:rsidP="007D7225">
      <w:pPr>
        <w:rPr>
          <w:szCs w:val="19"/>
        </w:rPr>
      </w:pPr>
      <w:r w:rsidRPr="00B318DD">
        <w:rPr>
          <w:szCs w:val="19"/>
        </w:rPr>
        <w:tab/>
      </w:r>
    </w:p>
    <w:p w:rsidR="0062021A" w:rsidRPr="008B3241" w:rsidRDefault="0062021A" w:rsidP="0062021A">
      <w:pPr>
        <w:pStyle w:val="Titolo3"/>
        <w:shd w:val="clear" w:color="auto" w:fill="E6E6E6"/>
        <w:tabs>
          <w:tab w:val="num" w:pos="720"/>
        </w:tabs>
        <w:spacing w:after="60"/>
        <w:ind w:left="720" w:hanging="720"/>
      </w:pPr>
      <w:bookmarkStart w:id="319" w:name="_Toc254191112"/>
      <w:bookmarkStart w:id="320" w:name="Conformity"/>
      <w:bookmarkStart w:id="321" w:name="_Toc374519914"/>
      <w:r w:rsidRPr="008B3241">
        <w:t>Conformity</w:t>
      </w:r>
      <w:bookmarkEnd w:id="319"/>
      <w:bookmarkEnd w:id="321"/>
    </w:p>
    <w:p w:rsidR="0062021A" w:rsidRPr="008B3241" w:rsidRDefault="0062021A" w:rsidP="003D2FF9">
      <w:pPr>
        <w:shd w:val="clear" w:color="auto" w:fill="E6E6E6"/>
      </w:pPr>
    </w:p>
    <w:p w:rsidR="0062021A" w:rsidRDefault="0062021A" w:rsidP="003D2FF9">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w:t>
      </w:r>
      <w:r w:rsidRPr="00DC31C2">
        <w:t>n</w:t>
      </w:r>
      <w:r w:rsidRPr="00DC31C2">
        <w:t>other specification.</w:t>
      </w:r>
    </w:p>
    <w:p w:rsidR="0062021A" w:rsidRDefault="0062021A" w:rsidP="003D2FF9">
      <w:pPr>
        <w:shd w:val="clear" w:color="auto" w:fill="E6E6E6"/>
      </w:pPr>
    </w:p>
    <w:p w:rsidR="0062021A" w:rsidRDefault="0062021A" w:rsidP="0062021A">
      <w:pPr>
        <w:pStyle w:val="Recommendationgrey"/>
      </w:pPr>
      <w:r>
        <w:t>Dataset metadata should include a statement on the overall co</w:t>
      </w:r>
      <w:r>
        <w:t>n</w:t>
      </w:r>
      <w:r>
        <w:t>formance of the dataset with this data specification (i.e. conformance with all r</w:t>
      </w:r>
      <w:r>
        <w:t>e</w:t>
      </w:r>
      <w:r>
        <w:t>quirements).</w:t>
      </w:r>
    </w:p>
    <w:p w:rsidR="0062021A" w:rsidRDefault="0062021A" w:rsidP="003D2FF9">
      <w:pPr>
        <w:shd w:val="clear" w:color="auto" w:fill="E6E6E6"/>
      </w:pPr>
    </w:p>
    <w:p w:rsidR="0062021A" w:rsidRDefault="0062021A" w:rsidP="0062021A">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62021A" w:rsidRDefault="0062021A" w:rsidP="003D2FF9">
      <w:pPr>
        <w:shd w:val="clear" w:color="auto" w:fill="E6E6E6"/>
      </w:pPr>
    </w:p>
    <w:p w:rsidR="0062021A" w:rsidRDefault="0062021A" w:rsidP="003D2FF9">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62021A" w:rsidRDefault="0062021A" w:rsidP="003D2FF9">
      <w:pPr>
        <w:shd w:val="clear" w:color="auto" w:fill="E6E6E6"/>
      </w:pPr>
    </w:p>
    <w:p w:rsidR="0062021A" w:rsidRDefault="0062021A" w:rsidP="0062021A">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62021A" w:rsidRDefault="0062021A" w:rsidP="003D2FF9">
      <w:pPr>
        <w:shd w:val="clear" w:color="auto" w:fill="E6E6E6"/>
      </w:pPr>
    </w:p>
    <w:p w:rsidR="0062021A" w:rsidRDefault="0062021A" w:rsidP="0062021A">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62021A" w:rsidRPr="008A3E46" w:rsidRDefault="0062021A" w:rsidP="003D2FF9">
      <w:pPr>
        <w:shd w:val="clear" w:color="auto" w:fill="E6E6E6"/>
      </w:pPr>
    </w:p>
    <w:p w:rsidR="0062021A" w:rsidRPr="007F1953" w:rsidRDefault="0062021A" w:rsidP="0062021A">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62021A" w:rsidRDefault="0062021A" w:rsidP="003D2FF9">
      <w:pPr>
        <w:shd w:val="clear" w:color="auto" w:fill="E6E6E6"/>
      </w:pPr>
    </w:p>
    <w:p w:rsidR="0062021A" w:rsidRDefault="0062021A" w:rsidP="003D2FF9">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62021A" w:rsidRDefault="0062021A" w:rsidP="003D2FF9">
      <w:pPr>
        <w:shd w:val="clear" w:color="auto" w:fill="E6E6E6"/>
      </w:pPr>
    </w:p>
    <w:p w:rsidR="0062021A" w:rsidRPr="00C4477F" w:rsidRDefault="0062021A" w:rsidP="0062021A">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62021A" w:rsidRPr="00C4477F" w:rsidRDefault="0062021A" w:rsidP="003D2FF9">
      <w:pPr>
        <w:pStyle w:val="Recommendationgrey"/>
        <w:numPr>
          <w:ilvl w:val="0"/>
          <w:numId w:val="0"/>
        </w:numPr>
        <w:ind w:left="2268" w:hanging="2155"/>
      </w:pPr>
      <w:r w:rsidRPr="00C4477F">
        <w:tab/>
        <w:t xml:space="preserve">- title: “INSPIRE Data Specification on </w:t>
      </w:r>
      <w:r w:rsidR="00AB28DD" w:rsidRPr="00AB28DD">
        <w:rPr>
          <w:i/>
        </w:rPr>
        <w:t>Utility and Government Services</w:t>
      </w:r>
      <w:r>
        <w:t xml:space="preserve"> </w:t>
      </w:r>
      <w:r w:rsidRPr="00C4477F">
        <w:t xml:space="preserve">– </w:t>
      </w:r>
      <w:r w:rsidR="00367F2B">
        <w:t>Technical</w:t>
      </w:r>
      <w:r w:rsidRPr="00C4477F">
        <w:t xml:space="preserve"> Guid</w:t>
      </w:r>
      <w:r w:rsidRPr="00C4477F">
        <w:t>e</w:t>
      </w:r>
      <w:r w:rsidRPr="00C4477F">
        <w:t>lines</w:t>
      </w:r>
      <w:r>
        <w:t xml:space="preserve"> – &lt;name of the conformance class&gt;</w:t>
      </w:r>
      <w:r w:rsidRPr="00C4477F">
        <w:t>”</w:t>
      </w:r>
    </w:p>
    <w:p w:rsidR="0062021A" w:rsidRPr="00C4477F" w:rsidRDefault="0062021A" w:rsidP="003D2FF9">
      <w:pPr>
        <w:pStyle w:val="Recommendationgrey"/>
        <w:numPr>
          <w:ilvl w:val="0"/>
          <w:numId w:val="0"/>
        </w:numPr>
        <w:ind w:left="2268" w:hanging="2155"/>
      </w:pPr>
      <w:r w:rsidRPr="00C4477F">
        <w:tab/>
        <w:t>- date:</w:t>
      </w:r>
    </w:p>
    <w:p w:rsidR="0062021A" w:rsidRPr="00C4477F" w:rsidRDefault="0062021A" w:rsidP="003D2FF9">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62021A" w:rsidRPr="008B3241" w:rsidRDefault="0062021A" w:rsidP="003D2FF9">
      <w:pPr>
        <w:pStyle w:val="Recommendationgrey"/>
        <w:numPr>
          <w:ilvl w:val="0"/>
          <w:numId w:val="0"/>
        </w:numPr>
        <w:tabs>
          <w:tab w:val="left" w:pos="2552"/>
        </w:tabs>
        <w:ind w:left="2268" w:hanging="2155"/>
      </w:pPr>
      <w:r w:rsidRPr="00C4477F">
        <w:tab/>
      </w:r>
      <w:r w:rsidRPr="00C4477F">
        <w:tab/>
        <w:t xml:space="preserve">- date: </w:t>
      </w:r>
      <w:r>
        <w:t>2013-12-10</w:t>
      </w:r>
    </w:p>
    <w:p w:rsidR="0062021A" w:rsidRDefault="0062021A" w:rsidP="003D2FF9">
      <w:pPr>
        <w:shd w:val="clear" w:color="auto" w:fill="E6E6E6"/>
      </w:pPr>
    </w:p>
    <w:p w:rsidR="0062021A" w:rsidRDefault="0062021A" w:rsidP="003D2FF9">
      <w:pPr>
        <w:shd w:val="clear" w:color="auto" w:fill="E6E6E6"/>
      </w:pPr>
      <w:r>
        <w:t>EXAMPLE 1:</w:t>
      </w:r>
      <w:r>
        <w:tab/>
        <w:t xml:space="preserve">The XML snippets below show how to fill the </w:t>
      </w:r>
      <w:r w:rsidRPr="00150087">
        <w:rPr>
          <w:i/>
        </w:rPr>
        <w:t>Specification</w:t>
      </w:r>
      <w:r>
        <w:t xml:space="preserve"> sub-element for documenting confo</w:t>
      </w:r>
      <w:r>
        <w:t>r</w:t>
      </w:r>
      <w:r>
        <w:t>mance with the whole data specification on Addresses v3.0.1.</w:t>
      </w:r>
    </w:p>
    <w:p w:rsidR="0062021A" w:rsidRDefault="0062021A" w:rsidP="003D2FF9">
      <w:pPr>
        <w:shd w:val="clear" w:color="auto" w:fill="E6E6E6"/>
      </w:pP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62021A" w:rsidRDefault="0062021A" w:rsidP="003D2FF9">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Default="0062021A" w:rsidP="003D2FF9">
      <w:pPr>
        <w:shd w:val="clear" w:color="auto" w:fill="E6E6E6"/>
        <w:tabs>
          <w:tab w:val="left" w:pos="284"/>
          <w:tab w:val="left" w:pos="567"/>
        </w:tabs>
        <w:rPr>
          <w:sz w:val="18"/>
          <w:szCs w:val="18"/>
        </w:rPr>
      </w:pPr>
    </w:p>
    <w:p w:rsidR="0062021A" w:rsidRDefault="0062021A" w:rsidP="003D2FF9">
      <w:pPr>
        <w:shd w:val="clear" w:color="auto" w:fill="E6E6E6"/>
        <w:tabs>
          <w:tab w:val="left" w:pos="284"/>
          <w:tab w:val="left" w:pos="567"/>
        </w:tabs>
        <w:rPr>
          <w:sz w:val="18"/>
          <w:szCs w:val="18"/>
        </w:rPr>
      </w:pPr>
      <w:r>
        <w:rPr>
          <w:sz w:val="18"/>
          <w:szCs w:val="18"/>
        </w:rPr>
        <w:t>or (using a citation):</w:t>
      </w:r>
    </w:p>
    <w:p w:rsidR="0062021A" w:rsidRPr="00150087" w:rsidRDefault="0062021A" w:rsidP="003D2FF9">
      <w:pPr>
        <w:shd w:val="clear" w:color="auto" w:fill="E6E6E6"/>
        <w:tabs>
          <w:tab w:val="left" w:pos="284"/>
          <w:tab w:val="left" w:pos="567"/>
        </w:tabs>
        <w:rPr>
          <w:sz w:val="18"/>
          <w:szCs w:val="18"/>
        </w:rPr>
      </w:pP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Utility and Government Services</w:t>
      </w:r>
      <w:r w:rsidRPr="00163D4F">
        <w:rPr>
          <w:rFonts w:cs="Arial"/>
          <w:b/>
          <w:color w:val="000000"/>
          <w:sz w:val="18"/>
          <w:szCs w:val="18"/>
          <w:lang w:eastAsia="en-GB"/>
        </w:rPr>
        <w:t xml:space="preserve"> – </w:t>
      </w:r>
      <w:r w:rsidR="00367F2B">
        <w:rPr>
          <w:rFonts w:cs="Arial"/>
          <w:b/>
          <w:color w:val="000000"/>
          <w:sz w:val="18"/>
          <w:szCs w:val="18"/>
          <w:lang w:eastAsia="en-GB"/>
        </w:rPr>
        <w:t>Technical</w:t>
      </w:r>
      <w:r w:rsidRPr="00163D4F">
        <w:rPr>
          <w:rFonts w:cs="Arial"/>
          <w:b/>
          <w:color w:val="000000"/>
          <w:sz w:val="18"/>
          <w:szCs w:val="18"/>
          <w:lang w:eastAsia="en-GB"/>
        </w:rPr>
        <w:t xml:space="preserve"> Guid</w:t>
      </w:r>
      <w:r w:rsidRPr="00163D4F">
        <w:rPr>
          <w:rFonts w:cs="Arial"/>
          <w:b/>
          <w:color w:val="000000"/>
          <w:sz w:val="18"/>
          <w:szCs w:val="18"/>
          <w:lang w:eastAsia="en-GB"/>
        </w:rPr>
        <w:t>e</w:t>
      </w:r>
      <w:r w:rsidRPr="00163D4F">
        <w:rPr>
          <w:rFonts w:cs="Arial"/>
          <w:b/>
          <w:color w:val="000000"/>
          <w:sz w:val="18"/>
          <w:szCs w:val="18"/>
          <w:lang w:eastAsia="en-GB"/>
        </w:rPr>
        <w:t>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2013-12-10</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63D4F" w:rsidRDefault="0062021A" w:rsidP="003D2FF9">
      <w:pPr>
        <w:shd w:val="clear" w:color="auto" w:fill="E6E6E6"/>
      </w:pPr>
    </w:p>
    <w:p w:rsidR="0062021A" w:rsidRPr="00163D4F" w:rsidRDefault="0062021A" w:rsidP="003D2FF9">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w:t>
      </w:r>
      <w:r w:rsidRPr="00163D4F">
        <w:t>r</w:t>
      </w:r>
      <w:r w:rsidRPr="00163D4F">
        <w:t>mance with the CRS conformance class of the data specification on Addresses v3.0.1.</w:t>
      </w:r>
    </w:p>
    <w:p w:rsidR="0062021A" w:rsidRPr="00163D4F" w:rsidRDefault="0062021A" w:rsidP="003D2FF9">
      <w:pPr>
        <w:shd w:val="clear" w:color="auto" w:fill="E6E6E6"/>
      </w:pPr>
      <w:r w:rsidRPr="00163D4F">
        <w:t xml:space="preserve"> </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62021A" w:rsidRPr="00163D4F" w:rsidRDefault="0062021A" w:rsidP="003D2FF9">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s>
        <w:rPr>
          <w:sz w:val="18"/>
          <w:szCs w:val="18"/>
        </w:rPr>
      </w:pPr>
    </w:p>
    <w:p w:rsidR="0062021A" w:rsidRPr="00163D4F" w:rsidRDefault="0062021A" w:rsidP="003D2FF9">
      <w:pPr>
        <w:shd w:val="clear" w:color="auto" w:fill="E6E6E6"/>
        <w:tabs>
          <w:tab w:val="left" w:pos="284"/>
          <w:tab w:val="left" w:pos="567"/>
        </w:tabs>
        <w:rPr>
          <w:sz w:val="18"/>
          <w:szCs w:val="18"/>
        </w:rPr>
      </w:pPr>
      <w:r w:rsidRPr="00163D4F">
        <w:rPr>
          <w:sz w:val="18"/>
          <w:szCs w:val="18"/>
        </w:rPr>
        <w:t>or (using a citation):</w:t>
      </w:r>
    </w:p>
    <w:p w:rsidR="0062021A" w:rsidRPr="00163D4F" w:rsidRDefault="0062021A" w:rsidP="003D2FF9">
      <w:pPr>
        <w:shd w:val="clear" w:color="auto" w:fill="E6E6E6"/>
        <w:tabs>
          <w:tab w:val="left" w:pos="284"/>
          <w:tab w:val="left" w:pos="567"/>
        </w:tabs>
        <w:rPr>
          <w:sz w:val="18"/>
          <w:szCs w:val="18"/>
        </w:rPr>
      </w:pP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Utility and Government Services</w:t>
      </w:r>
      <w:r w:rsidRPr="00163D4F">
        <w:rPr>
          <w:rFonts w:cs="Arial"/>
          <w:b/>
          <w:color w:val="000000"/>
          <w:sz w:val="18"/>
          <w:szCs w:val="18"/>
          <w:lang w:eastAsia="en-GB"/>
        </w:rPr>
        <w:t xml:space="preserve"> – </w:t>
      </w:r>
      <w:r w:rsidR="00367F2B">
        <w:rPr>
          <w:rFonts w:cs="Arial"/>
          <w:b/>
          <w:color w:val="000000"/>
          <w:sz w:val="18"/>
          <w:szCs w:val="18"/>
          <w:lang w:eastAsia="en-GB"/>
        </w:rPr>
        <w:t>Technical</w:t>
      </w:r>
      <w:r w:rsidRPr="00163D4F">
        <w:rPr>
          <w:rFonts w:cs="Arial"/>
          <w:b/>
          <w:color w:val="000000"/>
          <w:sz w:val="18"/>
          <w:szCs w:val="18"/>
          <w:lang w:eastAsia="en-GB"/>
        </w:rPr>
        <w:t xml:space="preserve"> Guid</w:t>
      </w:r>
      <w:r w:rsidRPr="00163D4F">
        <w:rPr>
          <w:rFonts w:cs="Arial"/>
          <w:b/>
          <w:color w:val="000000"/>
          <w:sz w:val="18"/>
          <w:szCs w:val="18"/>
          <w:lang w:eastAsia="en-GB"/>
        </w:rPr>
        <w:t>e</w:t>
      </w:r>
      <w:r w:rsidRPr="00163D4F">
        <w:rPr>
          <w:rFonts w:cs="Arial"/>
          <w:b/>
          <w:color w:val="000000"/>
          <w:sz w:val="18"/>
          <w:szCs w:val="18"/>
          <w:lang w:eastAsia="en-GB"/>
        </w:rPr>
        <w:t>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2013-12-10</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62021A" w:rsidRPr="005E5DA7"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62021A" w:rsidRPr="00163D4F" w:rsidRDefault="0062021A" w:rsidP="003D2FF9">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62021A" w:rsidRPr="00A302A8" w:rsidRDefault="0062021A" w:rsidP="003D2FF9">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62021A" w:rsidRPr="001B59DE" w:rsidRDefault="0062021A" w:rsidP="003D2FF9">
      <w:pPr>
        <w:shd w:val="clear" w:color="auto" w:fill="E6E6E6"/>
      </w:pPr>
    </w:p>
    <w:p w:rsidR="0062021A" w:rsidRPr="008B3241" w:rsidRDefault="0062021A" w:rsidP="0062021A">
      <w:pPr>
        <w:pStyle w:val="Titolo3"/>
        <w:shd w:val="clear" w:color="auto" w:fill="E6E6E6"/>
        <w:tabs>
          <w:tab w:val="num" w:pos="720"/>
        </w:tabs>
        <w:spacing w:after="60"/>
        <w:ind w:left="720" w:hanging="720"/>
      </w:pPr>
      <w:bookmarkStart w:id="322" w:name="_Toc254191113"/>
      <w:bookmarkStart w:id="323" w:name="Lineage"/>
      <w:bookmarkStart w:id="324" w:name="_Toc374519915"/>
      <w:bookmarkEnd w:id="320"/>
      <w:r w:rsidRPr="008B3241">
        <w:t>Lineage</w:t>
      </w:r>
      <w:bookmarkEnd w:id="322"/>
      <w:bookmarkEnd w:id="324"/>
    </w:p>
    <w:p w:rsidR="0062021A" w:rsidRPr="008B3241" w:rsidRDefault="0062021A" w:rsidP="003D2FF9">
      <w:pPr>
        <w:shd w:val="clear" w:color="auto" w:fill="E6E6E6"/>
      </w:pPr>
    </w:p>
    <w:p w:rsidR="0062021A" w:rsidRPr="008B3241" w:rsidRDefault="0062021A" w:rsidP="0062021A">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62021A" w:rsidRPr="008B3241" w:rsidRDefault="0062021A" w:rsidP="003D2FF9">
      <w:pPr>
        <w:shd w:val="clear" w:color="auto" w:fill="E6E6E6"/>
      </w:pPr>
    </w:p>
    <w:p w:rsidR="0062021A" w:rsidRDefault="0062021A" w:rsidP="003D2FF9">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62021A" w:rsidRDefault="0062021A" w:rsidP="003D2FF9">
      <w:pPr>
        <w:shd w:val="clear" w:color="auto" w:fill="E6E6E6"/>
      </w:pPr>
    </w:p>
    <w:p w:rsidR="0062021A" w:rsidRDefault="0062021A" w:rsidP="003D2FF9">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62021A" w:rsidRDefault="0062021A" w:rsidP="003D2FF9">
      <w:pPr>
        <w:shd w:val="clear" w:color="auto" w:fill="E6E6E6"/>
      </w:pPr>
    </w:p>
    <w:p w:rsidR="0062021A" w:rsidRDefault="0062021A" w:rsidP="0062021A">
      <w:pPr>
        <w:pStyle w:val="Recommendation"/>
        <w:shd w:val="clear" w:color="auto" w:fill="E6E6E6"/>
      </w:pPr>
      <w:r>
        <w:t>To describe the transformation steps and related source data, it is reco</w:t>
      </w:r>
      <w:r>
        <w:t>m</w:t>
      </w:r>
      <w:r>
        <w:t xml:space="preserve">mended to use the following sub-elements of LI_Lineage: </w:t>
      </w:r>
    </w:p>
    <w:p w:rsidR="0062021A" w:rsidRDefault="0062021A" w:rsidP="003D2FF9">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62021A" w:rsidRDefault="0062021A" w:rsidP="003D2FF9">
      <w:pPr>
        <w:pStyle w:val="Recommendationfurtherparagraph"/>
        <w:shd w:val="clear" w:color="auto" w:fill="E6E6E6"/>
        <w:ind w:left="2410" w:hanging="2297"/>
      </w:pPr>
      <w:r>
        <w:tab/>
        <w:t xml:space="preserve">- For the description of the source data the LI_Source sub-element should be used. </w:t>
      </w:r>
    </w:p>
    <w:p w:rsidR="0062021A" w:rsidRDefault="0062021A" w:rsidP="003D2FF9">
      <w:pPr>
        <w:shd w:val="clear" w:color="auto" w:fill="E6E6E6"/>
        <w:tabs>
          <w:tab w:val="clear" w:pos="567"/>
        </w:tabs>
      </w:pPr>
    </w:p>
    <w:p w:rsidR="0062021A" w:rsidRDefault="0062021A" w:rsidP="003D2FF9">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62021A" w:rsidRDefault="0062021A" w:rsidP="003D2FF9">
      <w:pPr>
        <w:shd w:val="clear" w:color="auto" w:fill="E6E6E6"/>
      </w:pPr>
    </w:p>
    <w:p w:rsidR="0062021A" w:rsidRPr="008B3241" w:rsidRDefault="0062021A" w:rsidP="0062021A">
      <w:pPr>
        <w:pStyle w:val="Titolo3"/>
        <w:shd w:val="clear" w:color="auto" w:fill="E6E6E6"/>
        <w:tabs>
          <w:tab w:val="num" w:pos="720"/>
        </w:tabs>
        <w:spacing w:after="60"/>
        <w:ind w:left="720" w:hanging="720"/>
      </w:pPr>
      <w:bookmarkStart w:id="325" w:name="_Toc254191114"/>
      <w:bookmarkStart w:id="326" w:name="Temporal_reference"/>
      <w:bookmarkStart w:id="327" w:name="_Toc374519916"/>
      <w:bookmarkEnd w:id="323"/>
      <w:r w:rsidRPr="008B3241">
        <w:t>Temporal reference</w:t>
      </w:r>
      <w:bookmarkEnd w:id="325"/>
      <w:bookmarkEnd w:id="327"/>
    </w:p>
    <w:p w:rsidR="0062021A" w:rsidRPr="008B3241" w:rsidRDefault="0062021A" w:rsidP="003D2FF9">
      <w:pPr>
        <w:shd w:val="clear" w:color="auto" w:fill="E6E6E6"/>
        <w:rPr>
          <w:b/>
        </w:rPr>
      </w:pPr>
    </w:p>
    <w:p w:rsidR="0062021A" w:rsidRDefault="0062021A" w:rsidP="003D2FF9">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62021A" w:rsidRDefault="0062021A" w:rsidP="003D2FF9">
      <w:pPr>
        <w:shd w:val="clear" w:color="auto" w:fill="E6E6E6"/>
      </w:pPr>
    </w:p>
    <w:p w:rsidR="0062021A" w:rsidRPr="008B3241" w:rsidRDefault="0062021A" w:rsidP="0062021A">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62021A" w:rsidRDefault="0062021A" w:rsidP="003D2FF9">
      <w:pPr>
        <w:shd w:val="clear" w:color="auto" w:fill="E6E6E6"/>
      </w:pPr>
    </w:p>
    <w:bookmarkEnd w:id="326"/>
    <w:p w:rsidR="007D7225" w:rsidRPr="00B318DD" w:rsidRDefault="007D7225" w:rsidP="007D7225">
      <w:pPr>
        <w:rPr>
          <w:szCs w:val="19"/>
        </w:rPr>
      </w:pPr>
    </w:p>
    <w:p w:rsidR="007D7225" w:rsidRPr="00B318DD" w:rsidRDefault="007D7225" w:rsidP="007D7225">
      <w:pPr>
        <w:rPr>
          <w:szCs w:val="19"/>
        </w:rPr>
      </w:pPr>
    </w:p>
    <w:p w:rsidR="007D7225" w:rsidRPr="00B318DD" w:rsidRDefault="007D7225" w:rsidP="007D7225">
      <w:pPr>
        <w:rPr>
          <w:szCs w:val="19"/>
        </w:rPr>
      </w:pPr>
    </w:p>
    <w:p w:rsidR="0062021A" w:rsidRDefault="0062021A" w:rsidP="0062021A">
      <w:pPr>
        <w:pStyle w:val="Titolo2"/>
        <w:shd w:val="clear" w:color="auto" w:fill="E6E6E6"/>
      </w:pPr>
      <w:bookmarkStart w:id="328" w:name="_Ref323220216"/>
      <w:bookmarkStart w:id="329" w:name="_Toc374519917"/>
      <w:r w:rsidRPr="00371911">
        <w:rPr>
          <w:shd w:val="clear" w:color="auto" w:fill="E6E6E6"/>
        </w:rPr>
        <w:t>Metadata elements for interoperability</w:t>
      </w:r>
      <w:bookmarkEnd w:id="328"/>
      <w:bookmarkEnd w:id="329"/>
    </w:p>
    <w:p w:rsidR="0062021A" w:rsidRDefault="0062021A" w:rsidP="003D2FF9">
      <w:pPr>
        <w:keepNext/>
        <w:shd w:val="clear" w:color="auto" w:fill="E6E6E6"/>
      </w:pPr>
    </w:p>
    <w:p w:rsidR="0062021A" w:rsidRPr="006E64D9" w:rsidRDefault="0062021A" w:rsidP="003D2FF9">
      <w:pPr>
        <w:pStyle w:val="IRrequirementgrey"/>
        <w:jc w:val="center"/>
        <w:rPr>
          <w:b/>
          <w:color w:val="FF0000"/>
        </w:rPr>
      </w:pPr>
      <w:r w:rsidRPr="006E64D9">
        <w:rPr>
          <w:b/>
          <w:color w:val="FF0000"/>
        </w:rPr>
        <w:t>IR Requirement</w:t>
      </w:r>
    </w:p>
    <w:p w:rsidR="0062021A" w:rsidRDefault="0062021A" w:rsidP="003D2FF9">
      <w:pPr>
        <w:pStyle w:val="IRrequirementgrey"/>
        <w:jc w:val="center"/>
      </w:pPr>
      <w:r>
        <w:t>Article 13</w:t>
      </w:r>
    </w:p>
    <w:p w:rsidR="0062021A" w:rsidRDefault="0062021A" w:rsidP="003D2FF9">
      <w:pPr>
        <w:pStyle w:val="IRrequirementgrey"/>
        <w:jc w:val="center"/>
        <w:rPr>
          <w:b/>
        </w:rPr>
      </w:pPr>
      <w:r w:rsidRPr="00A963F4">
        <w:rPr>
          <w:b/>
        </w:rPr>
        <w:t>Metadata required for Interoperability</w:t>
      </w:r>
    </w:p>
    <w:p w:rsidR="0062021A" w:rsidRPr="00A963F4" w:rsidRDefault="0062021A" w:rsidP="003D2FF9">
      <w:pPr>
        <w:pStyle w:val="IRrequirementgrey"/>
        <w:rPr>
          <w:b/>
        </w:rPr>
      </w:pPr>
    </w:p>
    <w:p w:rsidR="0062021A" w:rsidRDefault="0062021A" w:rsidP="003D2FF9">
      <w:pPr>
        <w:pStyle w:val="IRrequirementgrey"/>
      </w:pPr>
      <w:r>
        <w:t>The metadata describing a spatial data set shall include the following metadata elements required for interoperability:</w:t>
      </w:r>
    </w:p>
    <w:p w:rsidR="0062021A" w:rsidRDefault="0062021A" w:rsidP="003D2FF9">
      <w:pPr>
        <w:pStyle w:val="IRrequirementgrey"/>
      </w:pPr>
    </w:p>
    <w:p w:rsidR="0062021A" w:rsidRDefault="0062021A" w:rsidP="003D2FF9">
      <w:pPr>
        <w:pStyle w:val="IRrequirementgrey"/>
        <w:keepNext w:val="0"/>
        <w:tabs>
          <w:tab w:val="left" w:pos="426"/>
        </w:tabs>
        <w:ind w:left="426" w:hanging="313"/>
      </w:pPr>
      <w:r>
        <w:t>1.</w:t>
      </w:r>
      <w:r>
        <w:tab/>
        <w:t>Coordinate Reference System: Description of the coordinate reference system(s) used in the data set.</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2.</w:t>
      </w:r>
      <w:r>
        <w:tab/>
        <w:t>Temporal Reference System: Description of the temporal reference system(s) used in the data set.</w:t>
      </w:r>
    </w:p>
    <w:p w:rsidR="0062021A" w:rsidRDefault="0062021A" w:rsidP="003D2FF9">
      <w:pPr>
        <w:pStyle w:val="IRrequirementgrey"/>
        <w:keepNext w:val="0"/>
        <w:tabs>
          <w:tab w:val="left" w:pos="426"/>
        </w:tabs>
      </w:pPr>
    </w:p>
    <w:p w:rsidR="0062021A" w:rsidRDefault="0062021A" w:rsidP="003D2FF9">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5.</w:t>
      </w:r>
      <w:r>
        <w:tab/>
        <w:t>Character Encoding: The character encoding used in the data set.</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ab/>
        <w:t>This element is mandatory only if an encoding is used that is not based on UTF-8.</w:t>
      </w:r>
    </w:p>
    <w:p w:rsidR="0062021A" w:rsidRDefault="0062021A" w:rsidP="003D2FF9">
      <w:pPr>
        <w:pStyle w:val="IRrequirementgrey"/>
        <w:keepNext w:val="0"/>
        <w:tabs>
          <w:tab w:val="left" w:pos="426"/>
        </w:tabs>
        <w:ind w:left="426" w:hanging="313"/>
      </w:pPr>
    </w:p>
    <w:p w:rsidR="0062021A" w:rsidRDefault="0062021A" w:rsidP="003D2FF9">
      <w:pPr>
        <w:pStyle w:val="IRrequirementgrey"/>
        <w:keepNext w:val="0"/>
        <w:tabs>
          <w:tab w:val="left" w:pos="426"/>
        </w:tabs>
        <w:ind w:left="426" w:hanging="313"/>
      </w:pPr>
      <w:r>
        <w:t>6.</w:t>
      </w:r>
      <w:r>
        <w:tab/>
      </w:r>
      <w:r>
        <w:rPr>
          <w:noProof/>
        </w:rPr>
        <w:t>Spatial Representation Type: The method used to spatially represent geographic information.</w:t>
      </w:r>
    </w:p>
    <w:p w:rsidR="0062021A" w:rsidRDefault="0062021A" w:rsidP="003D2FF9">
      <w:pPr>
        <w:shd w:val="clear" w:color="auto" w:fill="E6E6E6"/>
      </w:pPr>
    </w:p>
    <w:p w:rsidR="0062021A" w:rsidRDefault="0062021A" w:rsidP="003D2FF9">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62021A" w:rsidRDefault="0062021A" w:rsidP="003D2FF9">
      <w:pPr>
        <w:shd w:val="clear" w:color="auto" w:fill="E6E6E6"/>
      </w:pPr>
    </w:p>
    <w:p w:rsidR="0062021A" w:rsidRDefault="0062021A" w:rsidP="003D2FF9">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62021A" w:rsidRDefault="0062021A" w:rsidP="003D2FF9">
      <w:pPr>
        <w:shd w:val="clear" w:color="auto" w:fill="E6E6E6"/>
        <w:tabs>
          <w:tab w:val="clear" w:pos="284"/>
          <w:tab w:val="clear" w:pos="567"/>
        </w:tabs>
      </w:pPr>
    </w:p>
    <w:p w:rsidR="0062021A" w:rsidRPr="008D2215" w:rsidRDefault="0062021A" w:rsidP="003D2FF9">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62021A" w:rsidRDefault="0062021A" w:rsidP="003D2FF9">
      <w:pPr>
        <w:shd w:val="clear" w:color="auto" w:fill="E6E6E6"/>
      </w:pPr>
    </w:p>
    <w:p w:rsidR="0062021A" w:rsidRPr="00A214D5" w:rsidRDefault="0062021A" w:rsidP="003D2FF9">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62021A" w:rsidRPr="00A214D5" w:rsidRDefault="0062021A" w:rsidP="003D2FF9">
      <w:pPr>
        <w:shd w:val="clear" w:color="auto" w:fill="E6E6E6"/>
      </w:pPr>
    </w:p>
    <w:p w:rsidR="0062021A" w:rsidRPr="008D2215" w:rsidRDefault="0062021A" w:rsidP="003D2FF9">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62021A" w:rsidRDefault="0062021A" w:rsidP="003D2FF9">
      <w:pPr>
        <w:shd w:val="clear" w:color="auto" w:fill="E6E6E6"/>
      </w:pPr>
    </w:p>
    <w:p w:rsidR="0062021A" w:rsidRPr="008D2215" w:rsidRDefault="0062021A" w:rsidP="003D2FF9">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62021A" w:rsidRPr="00A214D5" w:rsidRDefault="0062021A" w:rsidP="003D2FF9">
      <w:pPr>
        <w:shd w:val="clear" w:color="auto" w:fill="E6E6E6"/>
      </w:pPr>
    </w:p>
    <w:p w:rsidR="0062021A" w:rsidRDefault="0062021A" w:rsidP="0062021A">
      <w:pPr>
        <w:pStyle w:val="Recommendationgrey"/>
      </w:pPr>
      <w:r>
        <w:t>The metadata elements for interoperability should be made available t</w:t>
      </w:r>
      <w:r>
        <w:t>o</w:t>
      </w:r>
      <w:r>
        <w:t>gether with the metadata elements defined in the Metadata Regulation through an INSPIRE discovery service.</w:t>
      </w:r>
    </w:p>
    <w:p w:rsidR="0062021A" w:rsidRDefault="0062021A" w:rsidP="003D2FF9">
      <w:pPr>
        <w:shd w:val="clear" w:color="auto" w:fill="E6E6E6"/>
      </w:pPr>
    </w:p>
    <w:p w:rsidR="0062021A" w:rsidRPr="008B3241" w:rsidRDefault="0062021A" w:rsidP="003D2FF9">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62021A" w:rsidRPr="00846106" w:rsidRDefault="0062021A" w:rsidP="003D2FF9">
      <w:pPr>
        <w:shd w:val="clear" w:color="auto" w:fill="E6E6E6"/>
      </w:pPr>
    </w:p>
    <w:p w:rsidR="0062021A" w:rsidRDefault="0062021A" w:rsidP="0062021A">
      <w:pPr>
        <w:pStyle w:val="Titolo3"/>
        <w:shd w:val="clear" w:color="auto" w:fill="E6E6E6"/>
      </w:pPr>
      <w:bookmarkStart w:id="330" w:name="_Toc214340057"/>
      <w:bookmarkStart w:id="331" w:name="_Toc202867258"/>
      <w:bookmarkStart w:id="332" w:name="_Toc202872586"/>
      <w:bookmarkStart w:id="333" w:name="_Toc203821275"/>
      <w:bookmarkStart w:id="334" w:name="_Toc204079978"/>
      <w:bookmarkStart w:id="335" w:name="_Toc204080386"/>
      <w:bookmarkStart w:id="336" w:name="_Toc202873571"/>
      <w:bookmarkStart w:id="337" w:name="_Toc207684639"/>
      <w:bookmarkStart w:id="338" w:name="_Ref214253793"/>
      <w:bookmarkStart w:id="339" w:name="_Ref214253803"/>
      <w:bookmarkStart w:id="340" w:name="_Ref230431092"/>
      <w:bookmarkStart w:id="341" w:name="_Toc254251688"/>
      <w:bookmarkStart w:id="342" w:name="_Toc374519918"/>
      <w:bookmarkEnd w:id="330"/>
      <w:r w:rsidRPr="008B3241">
        <w:t>Coordinate Reference System</w:t>
      </w:r>
      <w:bookmarkEnd w:id="340"/>
      <w:bookmarkEnd w:id="341"/>
      <w:bookmarkEnd w:id="342"/>
    </w:p>
    <w:p w:rsidR="0062021A" w:rsidRPr="007E23F9" w:rsidRDefault="0062021A" w:rsidP="003D2FF9">
      <w:pPr>
        <w:keepNext/>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62021A" w:rsidRPr="008B3241" w:rsidTr="003D2FF9">
        <w:trPr>
          <w:cantSplit/>
        </w:trPr>
        <w:tc>
          <w:tcPr>
            <w:tcW w:w="2977" w:type="dxa"/>
            <w:shd w:val="clear" w:color="auto" w:fill="E6E6E6"/>
            <w:vAlign w:val="center"/>
          </w:tcPr>
          <w:p w:rsidR="0062021A" w:rsidRPr="008B3241" w:rsidRDefault="0062021A" w:rsidP="003D2FF9">
            <w:pPr>
              <w:pStyle w:val="Soggettocommento"/>
              <w:rPr>
                <w:rFonts w:cs="Arial"/>
                <w:bCs w:val="0"/>
              </w:rPr>
            </w:pPr>
            <w:r w:rsidRPr="008B3241">
              <w:rPr>
                <w:rFonts w:cs="Arial"/>
                <w:bCs w:val="0"/>
              </w:rPr>
              <w:t>Metadata element name</w:t>
            </w:r>
          </w:p>
        </w:tc>
        <w:tc>
          <w:tcPr>
            <w:tcW w:w="6095" w:type="dxa"/>
            <w:shd w:val="clear" w:color="auto" w:fill="E6E6E6"/>
            <w:vAlign w:val="center"/>
          </w:tcPr>
          <w:p w:rsidR="0062021A" w:rsidRPr="008B3241" w:rsidRDefault="0062021A" w:rsidP="003D2FF9">
            <w:pPr>
              <w:rPr>
                <w:b/>
              </w:rPr>
            </w:pPr>
            <w:r w:rsidRPr="008B3241">
              <w:rPr>
                <w:b/>
              </w:rPr>
              <w:t>Coordinate Reference System</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Definition</w:t>
            </w:r>
          </w:p>
        </w:tc>
        <w:tc>
          <w:tcPr>
            <w:tcW w:w="6095" w:type="dxa"/>
            <w:shd w:val="clear" w:color="auto" w:fill="E6E6E6"/>
            <w:vAlign w:val="center"/>
          </w:tcPr>
          <w:p w:rsidR="0062021A" w:rsidRPr="008B3241" w:rsidRDefault="0062021A" w:rsidP="003D2FF9">
            <w:pPr>
              <w:rPr>
                <w:rStyle w:val="Instruction"/>
                <w:rFonts w:cs="Arial"/>
                <w:color w:val="FF0000"/>
              </w:rPr>
            </w:pPr>
            <w:r w:rsidRPr="008B3241">
              <w:t>Description of the coordinate reference system used in the d</w:t>
            </w:r>
            <w:r w:rsidRPr="008B3241">
              <w:t>a</w:t>
            </w:r>
            <w:r w:rsidRPr="008B3241">
              <w:t>taset.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ISO 19115 number and name</w:t>
            </w:r>
          </w:p>
        </w:tc>
        <w:tc>
          <w:tcPr>
            <w:tcW w:w="6095" w:type="dxa"/>
            <w:shd w:val="clear" w:color="auto" w:fill="E6E6E6"/>
            <w:vAlign w:val="center"/>
          </w:tcPr>
          <w:p w:rsidR="0062021A" w:rsidRPr="008B3241" w:rsidRDefault="0062021A" w:rsidP="003D2FF9">
            <w:pPr>
              <w:jc w:val="left"/>
              <w:rPr>
                <w:rFonts w:cs="Arial"/>
              </w:rPr>
            </w:pPr>
            <w:r w:rsidRPr="008B3241">
              <w:rPr>
                <w:rFonts w:cs="Arial"/>
              </w:rPr>
              <w:t>13. referenceSystemInfo</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 xml:space="preserve">ISO/TS 19139 path </w:t>
            </w:r>
          </w:p>
        </w:tc>
        <w:tc>
          <w:tcPr>
            <w:tcW w:w="6095" w:type="dxa"/>
            <w:shd w:val="clear" w:color="auto" w:fill="E6E6E6"/>
            <w:vAlign w:val="center"/>
          </w:tcPr>
          <w:p w:rsidR="0062021A" w:rsidRPr="008B3241" w:rsidRDefault="0062021A" w:rsidP="003D2FF9">
            <w:pPr>
              <w:jc w:val="left"/>
              <w:rPr>
                <w:rFonts w:cs="Arial"/>
                <w:b/>
                <w:color w:val="FF0000"/>
                <w:lang w:eastAsia="nl-NL"/>
              </w:rPr>
            </w:pPr>
            <w:r w:rsidRPr="008B3241">
              <w:rPr>
                <w:rFonts w:cs="Arial"/>
              </w:rPr>
              <w:t>referenceSystemInfo</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obligation / condition</w:t>
            </w:r>
          </w:p>
        </w:tc>
        <w:tc>
          <w:tcPr>
            <w:tcW w:w="6095" w:type="dxa"/>
            <w:shd w:val="clear" w:color="auto" w:fill="E6E6E6"/>
            <w:vAlign w:val="center"/>
          </w:tcPr>
          <w:p w:rsidR="0062021A" w:rsidRPr="008B3241" w:rsidRDefault="0062021A" w:rsidP="003D2FF9">
            <w:pPr>
              <w:jc w:val="left"/>
              <w:rPr>
                <w:rFonts w:cs="Arial"/>
              </w:rPr>
            </w:pPr>
            <w:r w:rsidRPr="008B3241">
              <w:rPr>
                <w:rFonts w:cs="Arial"/>
              </w:rPr>
              <w:t>mandatory</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multiplicity</w:t>
            </w:r>
          </w:p>
        </w:tc>
        <w:tc>
          <w:tcPr>
            <w:tcW w:w="6095" w:type="dxa"/>
            <w:shd w:val="clear" w:color="auto" w:fill="E6E6E6"/>
            <w:vAlign w:val="center"/>
          </w:tcPr>
          <w:p w:rsidR="0062021A" w:rsidRPr="008B3241" w:rsidRDefault="0062021A" w:rsidP="003D2FF9">
            <w:pPr>
              <w:jc w:val="left"/>
              <w:rPr>
                <w:rFonts w:cs="Arial"/>
              </w:rPr>
            </w:pPr>
            <w:r w:rsidRPr="008B3241">
              <w:rPr>
                <w:rFonts w:cs="Arial"/>
              </w:rPr>
              <w:t>1</w:t>
            </w:r>
            <w:r>
              <w:rPr>
                <w:rFonts w:cs="Arial"/>
              </w:rPr>
              <w: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Data type(and ISO 19115 no.)</w:t>
            </w:r>
          </w:p>
        </w:tc>
        <w:tc>
          <w:tcPr>
            <w:tcW w:w="6095" w:type="dxa"/>
            <w:shd w:val="clear" w:color="auto" w:fill="E6E6E6"/>
            <w:vAlign w:val="center"/>
          </w:tcPr>
          <w:p w:rsidR="0062021A" w:rsidRPr="008B3241" w:rsidRDefault="0062021A" w:rsidP="003D2FF9">
            <w:pPr>
              <w:jc w:val="left"/>
              <w:rPr>
                <w:rFonts w:cs="Arial"/>
              </w:rPr>
            </w:pPr>
            <w:r>
              <w:rPr>
                <w:rFonts w:cs="Arial"/>
              </w:rPr>
              <w:t>186</w:t>
            </w:r>
            <w:r w:rsidRPr="008B3241">
              <w:rPr>
                <w:rFonts w:cs="Arial"/>
              </w:rPr>
              <w:t>. MD_</w:t>
            </w:r>
            <w:r>
              <w:rPr>
                <w:rFonts w:cs="Arial"/>
              </w:rPr>
              <w:t>ReferenceSystem</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Domain</w:t>
            </w:r>
          </w:p>
        </w:tc>
        <w:tc>
          <w:tcPr>
            <w:tcW w:w="6095" w:type="dxa"/>
            <w:shd w:val="clear" w:color="auto" w:fill="E6E6E6"/>
            <w:vAlign w:val="center"/>
          </w:tcPr>
          <w:p w:rsidR="0062021A" w:rsidRPr="008B3241" w:rsidRDefault="0062021A" w:rsidP="003D2FF9">
            <w:r>
              <w:t xml:space="preserve">To identify the reference system, </w:t>
            </w:r>
            <w:r w:rsidRPr="008B3241">
              <w:t>the referenceSystemIde</w:t>
            </w:r>
            <w:r w:rsidRPr="008B3241">
              <w:t>n</w:t>
            </w:r>
            <w:r w:rsidRPr="008B3241">
              <w:t>tifier (RS_Identifier) shall be pr</w:t>
            </w:r>
            <w:r w:rsidRPr="008B3241">
              <w:t>o</w:t>
            </w:r>
            <w:r w:rsidRPr="008B3241">
              <w:t>vided.</w:t>
            </w:r>
          </w:p>
          <w:p w:rsidR="0062021A" w:rsidRPr="008B3241" w:rsidRDefault="0062021A" w:rsidP="003D2FF9">
            <w:pPr>
              <w:jc w:val="left"/>
              <w:rPr>
                <w:rFonts w:cs="Arial"/>
                <w:color w:val="FF0000"/>
              </w:rPr>
            </w:pPr>
          </w:p>
          <w:p w:rsidR="0062021A" w:rsidRPr="00FD6836" w:rsidRDefault="0062021A" w:rsidP="003D2FF9">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Implementing instructions</w:t>
            </w:r>
          </w:p>
        </w:tc>
        <w:tc>
          <w:tcPr>
            <w:tcW w:w="6095" w:type="dxa"/>
            <w:shd w:val="clear" w:color="auto" w:fill="E6E6E6"/>
            <w:vAlign w:val="center"/>
          </w:tcPr>
          <w:p w:rsidR="0062021A" w:rsidRPr="008B3241" w:rsidRDefault="0062021A" w:rsidP="003D2FF9">
            <w:pPr>
              <w:jc w:val="left"/>
              <w:rPr>
                <w:rFonts w:cs="Arial"/>
                <w:color w:val="FF0000"/>
              </w:rPr>
            </w:pP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w:t>
            </w:r>
          </w:p>
        </w:tc>
        <w:tc>
          <w:tcPr>
            <w:tcW w:w="6095" w:type="dxa"/>
            <w:shd w:val="clear" w:color="auto" w:fill="E6E6E6"/>
            <w:vAlign w:val="center"/>
          </w:tcPr>
          <w:p w:rsidR="0062021A" w:rsidRPr="008B3241" w:rsidRDefault="0062021A" w:rsidP="003D2FF9">
            <w:pPr>
              <w:jc w:val="left"/>
              <w:rPr>
                <w:rFonts w:cs="Arial"/>
              </w:rPr>
            </w:pPr>
            <w:r w:rsidRPr="008B3241">
              <w:rPr>
                <w:rFonts w:cs="Arial"/>
              </w:rPr>
              <w:t>referenceSystemIdentifier:</w:t>
            </w:r>
          </w:p>
          <w:p w:rsidR="0062021A" w:rsidRPr="008B3241" w:rsidRDefault="0062021A" w:rsidP="003D2FF9">
            <w:pPr>
              <w:jc w:val="left"/>
              <w:rPr>
                <w:rFonts w:cs="Arial"/>
              </w:rPr>
            </w:pPr>
            <w:r w:rsidRPr="008B3241">
              <w:rPr>
                <w:rFonts w:cs="Arial"/>
              </w:rPr>
              <w:tab/>
              <w:t>code: ETRS_89</w:t>
            </w:r>
          </w:p>
          <w:p w:rsidR="0062021A" w:rsidRPr="008B3241" w:rsidRDefault="0062021A" w:rsidP="003D2FF9">
            <w:pPr>
              <w:jc w:val="left"/>
              <w:rPr>
                <w:rFonts w:cs="Arial"/>
                <w:b/>
                <w:color w:val="FF0000"/>
              </w:rPr>
            </w:pPr>
            <w:r w:rsidRPr="008B3241">
              <w:rPr>
                <w:rFonts w:cs="Arial"/>
              </w:rPr>
              <w:tab/>
              <w:t>codeSpace: INSPIRE RS registry</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 XML encoding</w:t>
            </w:r>
          </w:p>
        </w:tc>
        <w:tc>
          <w:tcPr>
            <w:tcW w:w="6095" w:type="dxa"/>
            <w:shd w:val="clear" w:color="auto" w:fill="E6E6E6"/>
            <w:vAlign w:val="center"/>
          </w:tcPr>
          <w:p w:rsidR="0062021A" w:rsidRPr="00E04880" w:rsidRDefault="0062021A" w:rsidP="003D2FF9">
            <w:pPr>
              <w:jc w:val="left"/>
              <w:rPr>
                <w:rFonts w:cs="Arial"/>
              </w:rPr>
            </w:pPr>
            <w:r w:rsidRPr="00E04880">
              <w:rPr>
                <w:rFonts w:cs="Arial"/>
              </w:rPr>
              <w:t>&lt;gmd:referenceSystemInfo&gt;</w:t>
            </w:r>
          </w:p>
          <w:p w:rsidR="0062021A" w:rsidRPr="00E04880" w:rsidRDefault="0062021A" w:rsidP="003D2FF9">
            <w:pPr>
              <w:jc w:val="left"/>
              <w:rPr>
                <w:rFonts w:cs="Arial"/>
              </w:rPr>
            </w:pPr>
            <w:r w:rsidRPr="00E04880">
              <w:rPr>
                <w:rFonts w:cs="Arial"/>
              </w:rPr>
              <w:tab/>
            </w:r>
            <w:r w:rsidRPr="00E04880">
              <w:rPr>
                <w:rFonts w:cs="Arial"/>
              </w:rPr>
              <w:tab/>
              <w:t>&lt;gmd:MD_ReferenceSystem&gt;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t>&lt;gmd:referenceSystemIdentifier&gt;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62021A" w:rsidRPr="00E04880" w:rsidRDefault="0062021A" w:rsidP="003D2FF9">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62021A" w:rsidRPr="00E04880" w:rsidRDefault="0062021A" w:rsidP="003D2FF9">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62021A" w:rsidRPr="00E04880" w:rsidRDefault="0062021A" w:rsidP="003D2FF9">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62021A" w:rsidRPr="00E04880" w:rsidRDefault="0062021A" w:rsidP="003D2FF9">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62021A" w:rsidRPr="00E04880" w:rsidRDefault="0062021A" w:rsidP="003D2FF9">
            <w:pPr>
              <w:jc w:val="left"/>
              <w:rPr>
                <w:rFonts w:cs="Arial"/>
              </w:rPr>
            </w:pPr>
            <w:r w:rsidRPr="00E04880">
              <w:rPr>
                <w:rFonts w:cs="Arial"/>
              </w:rPr>
              <w:tab/>
            </w:r>
            <w:r w:rsidRPr="00E04880">
              <w:rPr>
                <w:rFonts w:cs="Arial"/>
              </w:rPr>
              <w:tab/>
              <w:t>&lt;/gmd:MD_ReferenceSystem&gt;</w:t>
            </w:r>
          </w:p>
          <w:p w:rsidR="0062021A" w:rsidRPr="008B3241" w:rsidRDefault="0062021A" w:rsidP="003D2FF9">
            <w:pPr>
              <w:jc w:val="left"/>
              <w:rPr>
                <w:rFonts w:cs="Arial"/>
                <w:color w:val="FF0000"/>
              </w:rPr>
            </w:pPr>
            <w:r w:rsidRPr="00E04880">
              <w:rPr>
                <w:rFonts w:cs="Arial"/>
              </w:rPr>
              <w:t>&lt;/gmd:referenceSystemInfo&gt;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Comments</w:t>
            </w:r>
          </w:p>
        </w:tc>
        <w:tc>
          <w:tcPr>
            <w:tcW w:w="6095" w:type="dxa"/>
            <w:shd w:val="clear" w:color="auto" w:fill="E6E6E6"/>
            <w:vAlign w:val="center"/>
          </w:tcPr>
          <w:p w:rsidR="0062021A" w:rsidRPr="008B3241" w:rsidRDefault="0062021A" w:rsidP="003D2FF9">
            <w:pPr>
              <w:jc w:val="left"/>
              <w:rPr>
                <w:rFonts w:cs="Arial"/>
              </w:rPr>
            </w:pPr>
          </w:p>
        </w:tc>
      </w:tr>
    </w:tbl>
    <w:p w:rsidR="0062021A" w:rsidRPr="008B3241" w:rsidRDefault="0062021A" w:rsidP="003D2FF9">
      <w:pPr>
        <w:shd w:val="clear" w:color="auto" w:fill="E6E6E6"/>
      </w:pPr>
    </w:p>
    <w:p w:rsidR="0062021A" w:rsidRPr="005F6C36" w:rsidRDefault="0062021A" w:rsidP="0062021A">
      <w:pPr>
        <w:pStyle w:val="Titolo3"/>
        <w:shd w:val="clear" w:color="auto" w:fill="E6E6E6"/>
      </w:pPr>
      <w:bookmarkStart w:id="343" w:name="_Ref230431101"/>
      <w:bookmarkStart w:id="344" w:name="_Toc254251689"/>
      <w:bookmarkStart w:id="345" w:name="_Toc374519919"/>
      <w:r w:rsidRPr="005F6C36">
        <w:t>Temporal Reference System</w:t>
      </w:r>
      <w:bookmarkEnd w:id="343"/>
      <w:bookmarkEnd w:id="344"/>
      <w:bookmarkEnd w:id="345"/>
    </w:p>
    <w:p w:rsidR="0062021A" w:rsidRPr="005F6C36" w:rsidRDefault="0062021A" w:rsidP="003D2FF9">
      <w:pPr>
        <w:keepNext/>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62021A" w:rsidRPr="008B3241" w:rsidTr="003D2FF9">
        <w:trPr>
          <w:cantSplit/>
        </w:trPr>
        <w:tc>
          <w:tcPr>
            <w:tcW w:w="2977" w:type="dxa"/>
            <w:shd w:val="clear" w:color="auto" w:fill="E6E6E6"/>
            <w:vAlign w:val="center"/>
          </w:tcPr>
          <w:p w:rsidR="0062021A" w:rsidRPr="008B3241" w:rsidRDefault="0062021A" w:rsidP="003D2FF9">
            <w:pPr>
              <w:pStyle w:val="Soggettocommento"/>
              <w:rPr>
                <w:rFonts w:cs="Arial"/>
                <w:bCs w:val="0"/>
              </w:rPr>
            </w:pPr>
            <w:r w:rsidRPr="008B3241">
              <w:rPr>
                <w:rFonts w:cs="Arial"/>
                <w:bCs w:val="0"/>
              </w:rPr>
              <w:t>Metadata element name</w:t>
            </w:r>
          </w:p>
        </w:tc>
        <w:tc>
          <w:tcPr>
            <w:tcW w:w="6095" w:type="dxa"/>
            <w:shd w:val="clear" w:color="auto" w:fill="E6E6E6"/>
            <w:vAlign w:val="center"/>
          </w:tcPr>
          <w:p w:rsidR="0062021A" w:rsidRPr="008B3241" w:rsidRDefault="0062021A" w:rsidP="003D2FF9">
            <w:pPr>
              <w:rPr>
                <w:rFonts w:cs="Arial"/>
                <w:b/>
              </w:rPr>
            </w:pPr>
            <w:r w:rsidRPr="008B3241">
              <w:rPr>
                <w:b/>
              </w:rPr>
              <w:t>Temporal Reference System</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Definition</w:t>
            </w:r>
          </w:p>
        </w:tc>
        <w:tc>
          <w:tcPr>
            <w:tcW w:w="6095" w:type="dxa"/>
            <w:shd w:val="clear" w:color="auto" w:fill="E6E6E6"/>
            <w:vAlign w:val="center"/>
          </w:tcPr>
          <w:p w:rsidR="0062021A" w:rsidRPr="008B3241" w:rsidRDefault="0062021A" w:rsidP="003D2FF9">
            <w:pPr>
              <w:jc w:val="left"/>
              <w:rPr>
                <w:rStyle w:val="Instruction"/>
              </w:rPr>
            </w:pPr>
            <w:r w:rsidRPr="008B3241">
              <w:t>Description of the temporal reference systems used in the d</w:t>
            </w:r>
            <w:r w:rsidRPr="008B3241">
              <w:t>a</w:t>
            </w:r>
            <w:r w:rsidRPr="008B3241">
              <w:t>taset.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ISO 19115 number and name</w:t>
            </w:r>
          </w:p>
        </w:tc>
        <w:tc>
          <w:tcPr>
            <w:tcW w:w="6095" w:type="dxa"/>
            <w:shd w:val="clear" w:color="auto" w:fill="E6E6E6"/>
            <w:vAlign w:val="center"/>
          </w:tcPr>
          <w:p w:rsidR="0062021A" w:rsidRPr="008B3241" w:rsidRDefault="0062021A" w:rsidP="003D2FF9">
            <w:pPr>
              <w:jc w:val="left"/>
              <w:rPr>
                <w:rFonts w:cs="Arial"/>
              </w:rPr>
            </w:pPr>
            <w:r w:rsidRPr="008B3241">
              <w:rPr>
                <w:rFonts w:cs="Arial"/>
              </w:rPr>
              <w:t>13. referenceSystemInfo</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 xml:space="preserve">ISO/TS 19139 path </w:t>
            </w:r>
          </w:p>
        </w:tc>
        <w:tc>
          <w:tcPr>
            <w:tcW w:w="6095" w:type="dxa"/>
            <w:shd w:val="clear" w:color="auto" w:fill="E6E6E6"/>
            <w:vAlign w:val="center"/>
          </w:tcPr>
          <w:p w:rsidR="0062021A" w:rsidRPr="008B3241" w:rsidRDefault="0062021A" w:rsidP="003D2FF9">
            <w:pPr>
              <w:jc w:val="left"/>
              <w:rPr>
                <w:rFonts w:cs="Arial"/>
                <w:color w:val="FF0000"/>
                <w:lang w:eastAsia="nl-NL"/>
              </w:rPr>
            </w:pPr>
            <w:r w:rsidRPr="008B3241">
              <w:rPr>
                <w:rFonts w:cs="Arial"/>
              </w:rPr>
              <w:t>referenceSystemInfo</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obligation / condition</w:t>
            </w:r>
          </w:p>
        </w:tc>
        <w:tc>
          <w:tcPr>
            <w:tcW w:w="6095" w:type="dxa"/>
            <w:shd w:val="clear" w:color="auto" w:fill="E6E6E6"/>
            <w:vAlign w:val="center"/>
          </w:tcPr>
          <w:p w:rsidR="0062021A" w:rsidRPr="008B3241" w:rsidRDefault="0062021A" w:rsidP="003D2FF9">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multiplicity</w:t>
            </w:r>
          </w:p>
        </w:tc>
        <w:tc>
          <w:tcPr>
            <w:tcW w:w="6095" w:type="dxa"/>
            <w:shd w:val="clear" w:color="auto" w:fill="E6E6E6"/>
            <w:vAlign w:val="center"/>
          </w:tcPr>
          <w:p w:rsidR="0062021A" w:rsidRPr="008B3241" w:rsidRDefault="0062021A" w:rsidP="003D2FF9">
            <w:pPr>
              <w:jc w:val="left"/>
              <w:rPr>
                <w:rFonts w:cs="Arial"/>
              </w:rPr>
            </w:pPr>
            <w:r w:rsidRPr="008B3241">
              <w:rPr>
                <w:rFonts w:cs="Arial"/>
              </w:rPr>
              <w:t>0..*</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Data type(and ISO 19115 no.)</w:t>
            </w:r>
          </w:p>
        </w:tc>
        <w:tc>
          <w:tcPr>
            <w:tcW w:w="6095" w:type="dxa"/>
            <w:shd w:val="clear" w:color="auto" w:fill="E6E6E6"/>
            <w:vAlign w:val="center"/>
          </w:tcPr>
          <w:p w:rsidR="0062021A" w:rsidRPr="008B3241" w:rsidRDefault="0062021A" w:rsidP="003D2FF9">
            <w:pPr>
              <w:jc w:val="left"/>
              <w:rPr>
                <w:rFonts w:cs="Arial"/>
                <w:color w:val="FF0000"/>
              </w:rPr>
            </w:pPr>
            <w:r w:rsidRPr="008B3241">
              <w:rPr>
                <w:rFonts w:cs="Arial"/>
              </w:rPr>
              <w:t>186. MD_ReferenceSystem</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Domain</w:t>
            </w:r>
          </w:p>
        </w:tc>
        <w:tc>
          <w:tcPr>
            <w:tcW w:w="6095" w:type="dxa"/>
            <w:shd w:val="clear" w:color="auto" w:fill="E6E6E6"/>
            <w:vAlign w:val="center"/>
          </w:tcPr>
          <w:p w:rsidR="0062021A" w:rsidRPr="008B3241" w:rsidRDefault="0062021A" w:rsidP="003D2FF9">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62021A" w:rsidRPr="008B3241" w:rsidRDefault="0062021A" w:rsidP="003D2FF9">
            <w:pPr>
              <w:jc w:val="left"/>
              <w:rPr>
                <w:rFonts w:cs="Arial"/>
                <w:color w:val="FF0000"/>
              </w:rPr>
            </w:pPr>
          </w:p>
          <w:p w:rsidR="0062021A" w:rsidRPr="008B3241" w:rsidRDefault="0062021A" w:rsidP="003D2FF9">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Implementing instructions</w:t>
            </w:r>
          </w:p>
        </w:tc>
        <w:tc>
          <w:tcPr>
            <w:tcW w:w="6095" w:type="dxa"/>
            <w:shd w:val="clear" w:color="auto" w:fill="E6E6E6"/>
            <w:vAlign w:val="center"/>
          </w:tcPr>
          <w:p w:rsidR="0062021A" w:rsidRPr="008B3241" w:rsidRDefault="0062021A" w:rsidP="003D2FF9">
            <w:pPr>
              <w:jc w:val="left"/>
              <w:rPr>
                <w:rFonts w:cs="Arial"/>
                <w:color w:val="FF0000"/>
              </w:rPr>
            </w:pP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w:t>
            </w:r>
          </w:p>
        </w:tc>
        <w:tc>
          <w:tcPr>
            <w:tcW w:w="6095" w:type="dxa"/>
            <w:shd w:val="clear" w:color="auto" w:fill="E6E6E6"/>
            <w:vAlign w:val="center"/>
          </w:tcPr>
          <w:p w:rsidR="0062021A" w:rsidRPr="008B3241" w:rsidRDefault="0062021A" w:rsidP="003D2FF9">
            <w:pPr>
              <w:jc w:val="left"/>
              <w:rPr>
                <w:rFonts w:cs="Arial"/>
              </w:rPr>
            </w:pPr>
            <w:r w:rsidRPr="008B3241">
              <w:rPr>
                <w:rFonts w:cs="Arial"/>
              </w:rPr>
              <w:t>referenceSystemIdentifier:</w:t>
            </w:r>
          </w:p>
          <w:p w:rsidR="0062021A" w:rsidRPr="008B3241" w:rsidRDefault="0062021A" w:rsidP="003D2FF9">
            <w:pPr>
              <w:jc w:val="left"/>
              <w:rPr>
                <w:rFonts w:cs="Arial"/>
              </w:rPr>
            </w:pPr>
            <w:r w:rsidRPr="008B3241">
              <w:rPr>
                <w:rFonts w:cs="Arial"/>
              </w:rPr>
              <w:tab/>
              <w:t>code: GregorianCalendar</w:t>
            </w:r>
          </w:p>
          <w:p w:rsidR="0062021A" w:rsidRPr="008B3241" w:rsidRDefault="0062021A" w:rsidP="003D2FF9">
            <w:pPr>
              <w:jc w:val="left"/>
              <w:rPr>
                <w:rFonts w:cs="Arial"/>
                <w:b/>
                <w:color w:val="FF0000"/>
              </w:rPr>
            </w:pPr>
            <w:r w:rsidRPr="008B3241">
              <w:rPr>
                <w:rFonts w:cs="Arial"/>
              </w:rPr>
              <w:tab/>
              <w:t>codeSpace: INSPIRE RS registry</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 XML encoding</w:t>
            </w:r>
          </w:p>
        </w:tc>
        <w:tc>
          <w:tcPr>
            <w:tcW w:w="6095" w:type="dxa"/>
            <w:shd w:val="clear" w:color="auto" w:fill="E6E6E6"/>
            <w:vAlign w:val="center"/>
          </w:tcPr>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62021A" w:rsidRPr="00E04880"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62021A" w:rsidRPr="008B3241" w:rsidRDefault="0062021A" w:rsidP="003D2FF9">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Comments</w:t>
            </w:r>
          </w:p>
        </w:tc>
        <w:tc>
          <w:tcPr>
            <w:tcW w:w="6095" w:type="dxa"/>
            <w:shd w:val="clear" w:color="auto" w:fill="E6E6E6"/>
            <w:vAlign w:val="center"/>
          </w:tcPr>
          <w:p w:rsidR="0062021A" w:rsidRPr="008B3241" w:rsidRDefault="0062021A" w:rsidP="003D2FF9">
            <w:pPr>
              <w:jc w:val="left"/>
              <w:rPr>
                <w:rFonts w:cs="Arial"/>
                <w:color w:val="FF0000"/>
              </w:rPr>
            </w:pPr>
          </w:p>
        </w:tc>
      </w:tr>
    </w:tbl>
    <w:p w:rsidR="0062021A" w:rsidRPr="008B3241" w:rsidRDefault="0062021A" w:rsidP="003D2FF9">
      <w:pPr>
        <w:shd w:val="clear" w:color="auto" w:fill="E6E6E6"/>
      </w:pPr>
    </w:p>
    <w:p w:rsidR="0062021A" w:rsidRPr="008B3241" w:rsidRDefault="0062021A" w:rsidP="0062021A">
      <w:pPr>
        <w:pStyle w:val="Titolo3"/>
        <w:shd w:val="clear" w:color="auto" w:fill="E6E6E6"/>
      </w:pPr>
      <w:bookmarkStart w:id="346" w:name="_Ref230431108"/>
      <w:bookmarkStart w:id="347" w:name="_Toc254251690"/>
      <w:bookmarkStart w:id="348" w:name="_Toc374519920"/>
      <w:r w:rsidRPr="008B3241">
        <w:t>Encoding</w:t>
      </w:r>
      <w:bookmarkEnd w:id="346"/>
      <w:bookmarkEnd w:id="347"/>
      <w:bookmarkEnd w:id="348"/>
    </w:p>
    <w:p w:rsidR="0062021A" w:rsidRPr="008B3241" w:rsidRDefault="0062021A" w:rsidP="003D2FF9">
      <w:pPr>
        <w:keepNext/>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62021A" w:rsidRPr="008B3241" w:rsidTr="003D2FF9">
        <w:trPr>
          <w:cantSplit/>
        </w:trPr>
        <w:tc>
          <w:tcPr>
            <w:tcW w:w="2977" w:type="dxa"/>
            <w:shd w:val="clear" w:color="auto" w:fill="E6E6E6"/>
            <w:vAlign w:val="center"/>
          </w:tcPr>
          <w:p w:rsidR="0062021A" w:rsidRPr="008B3241" w:rsidRDefault="0062021A" w:rsidP="003D2FF9">
            <w:pPr>
              <w:pStyle w:val="Soggettocommento"/>
              <w:rPr>
                <w:rFonts w:cs="Arial"/>
                <w:bCs w:val="0"/>
              </w:rPr>
            </w:pPr>
            <w:r w:rsidRPr="008B3241">
              <w:rPr>
                <w:rFonts w:cs="Arial"/>
                <w:bCs w:val="0"/>
              </w:rPr>
              <w:t>Metadata element name</w:t>
            </w:r>
          </w:p>
        </w:tc>
        <w:tc>
          <w:tcPr>
            <w:tcW w:w="6095" w:type="dxa"/>
            <w:shd w:val="clear" w:color="auto" w:fill="E6E6E6"/>
            <w:vAlign w:val="center"/>
          </w:tcPr>
          <w:p w:rsidR="0062021A" w:rsidRPr="008B3241" w:rsidRDefault="0062021A" w:rsidP="003D2FF9">
            <w:pPr>
              <w:rPr>
                <w:rFonts w:cs="Arial"/>
                <w:b/>
              </w:rPr>
            </w:pPr>
            <w:r w:rsidRPr="008B3241">
              <w:rPr>
                <w:rFonts w:cs="Arial"/>
                <w:b/>
              </w:rPr>
              <w:t>Encoding</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Definition</w:t>
            </w:r>
          </w:p>
        </w:tc>
        <w:tc>
          <w:tcPr>
            <w:tcW w:w="6095" w:type="dxa"/>
            <w:shd w:val="clear" w:color="auto" w:fill="E6E6E6"/>
            <w:vAlign w:val="center"/>
          </w:tcPr>
          <w:p w:rsidR="0062021A" w:rsidRPr="008B3241" w:rsidRDefault="0062021A" w:rsidP="003D2FF9">
            <w:r w:rsidRPr="008B3241">
              <w:t>Description of the computer language construct that specifies the representation of data objects in a record, file, message, storage device or transmission channel</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ISO 19115 number and name</w:t>
            </w:r>
          </w:p>
        </w:tc>
        <w:tc>
          <w:tcPr>
            <w:tcW w:w="6095" w:type="dxa"/>
            <w:shd w:val="clear" w:color="auto" w:fill="E6E6E6"/>
            <w:vAlign w:val="center"/>
          </w:tcPr>
          <w:p w:rsidR="0062021A" w:rsidRPr="008B3241" w:rsidRDefault="0062021A" w:rsidP="003D2FF9">
            <w:r w:rsidRPr="008B3241">
              <w:t>271. distributionFormat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 xml:space="preserve">ISO/TS 19139 path </w:t>
            </w:r>
          </w:p>
        </w:tc>
        <w:tc>
          <w:tcPr>
            <w:tcW w:w="6095" w:type="dxa"/>
            <w:shd w:val="clear" w:color="auto" w:fill="E6E6E6"/>
            <w:vAlign w:val="center"/>
          </w:tcPr>
          <w:p w:rsidR="0062021A" w:rsidRPr="008B3241" w:rsidRDefault="0062021A" w:rsidP="003D2FF9">
            <w:r w:rsidRPr="008B3241">
              <w:t>distributionInfo/MD_Distribution/distributionFormat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obligation / condition</w:t>
            </w:r>
          </w:p>
        </w:tc>
        <w:tc>
          <w:tcPr>
            <w:tcW w:w="6095" w:type="dxa"/>
            <w:shd w:val="clear" w:color="auto" w:fill="E6E6E6"/>
            <w:vAlign w:val="center"/>
          </w:tcPr>
          <w:p w:rsidR="0062021A" w:rsidRPr="008B3241" w:rsidRDefault="0062021A" w:rsidP="003D2FF9">
            <w:pPr>
              <w:jc w:val="left"/>
            </w:pPr>
            <w:r w:rsidRPr="008B3241">
              <w:t>mandatory</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multiplicity</w:t>
            </w:r>
          </w:p>
        </w:tc>
        <w:tc>
          <w:tcPr>
            <w:tcW w:w="6095" w:type="dxa"/>
            <w:shd w:val="clear" w:color="auto" w:fill="E6E6E6"/>
            <w:vAlign w:val="center"/>
          </w:tcPr>
          <w:p w:rsidR="0062021A" w:rsidRPr="008B3241" w:rsidRDefault="0062021A" w:rsidP="003D2FF9">
            <w:pPr>
              <w:jc w:val="left"/>
            </w:pPr>
            <w:r w:rsidRPr="008B3241">
              <w:t>1</w:t>
            </w:r>
            <w:r>
              <w: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Data type (and ISO 19115 no.)</w:t>
            </w:r>
          </w:p>
        </w:tc>
        <w:tc>
          <w:tcPr>
            <w:tcW w:w="6095" w:type="dxa"/>
            <w:shd w:val="clear" w:color="auto" w:fill="E6E6E6"/>
            <w:vAlign w:val="center"/>
          </w:tcPr>
          <w:p w:rsidR="0062021A" w:rsidRPr="008B3241" w:rsidRDefault="0062021A" w:rsidP="003D2FF9">
            <w:pPr>
              <w:jc w:val="left"/>
              <w:rPr>
                <w:rFonts w:cs="Arial"/>
                <w:color w:val="FF0000"/>
              </w:rPr>
            </w:pPr>
            <w:r w:rsidRPr="008B3241">
              <w:t>284. MD_Format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Domain</w:t>
            </w:r>
          </w:p>
        </w:tc>
        <w:tc>
          <w:tcPr>
            <w:tcW w:w="6095" w:type="dxa"/>
            <w:shd w:val="clear" w:color="auto" w:fill="E6E6E6"/>
            <w:vAlign w:val="center"/>
          </w:tcPr>
          <w:p w:rsidR="0062021A" w:rsidRPr="008B3241" w:rsidRDefault="0062021A" w:rsidP="003D2FF9">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Implementing instructions</w:t>
            </w:r>
          </w:p>
        </w:tc>
        <w:tc>
          <w:tcPr>
            <w:tcW w:w="6095" w:type="dxa"/>
            <w:shd w:val="clear" w:color="auto" w:fill="E6E6E6"/>
            <w:vAlign w:val="center"/>
          </w:tcPr>
          <w:p w:rsidR="0062021A" w:rsidRPr="008B3241" w:rsidRDefault="0062021A" w:rsidP="003D2FF9">
            <w:pPr>
              <w:jc w:val="left"/>
              <w:rPr>
                <w:rFonts w:cs="Arial"/>
                <w:color w:val="FF0000"/>
              </w:rPr>
            </w:pP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w:t>
            </w:r>
          </w:p>
        </w:tc>
        <w:tc>
          <w:tcPr>
            <w:tcW w:w="6095" w:type="dxa"/>
            <w:shd w:val="clear" w:color="auto" w:fill="E6E6E6"/>
            <w:vAlign w:val="center"/>
          </w:tcPr>
          <w:p w:rsidR="0062021A" w:rsidRPr="008B3241" w:rsidRDefault="0062021A" w:rsidP="003D2FF9">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62021A" w:rsidRPr="008D330B" w:rsidRDefault="0062021A" w:rsidP="003D2FF9">
            <w:pPr>
              <w:rPr>
                <w:rFonts w:cs="Arial"/>
                <w:iCs/>
              </w:rPr>
            </w:pPr>
            <w:r w:rsidRPr="00560E77">
              <w:rPr>
                <w:rFonts w:cs="Arial"/>
                <w:lang w:val="de-DE"/>
              </w:rPr>
              <w:t xml:space="preserve">version: version </w:t>
            </w:r>
            <w:r>
              <w:rPr>
                <w:rFonts w:cs="Arial"/>
                <w:lang w:val="de-DE"/>
              </w:rPr>
              <w:t>3.0</w:t>
            </w:r>
          </w:p>
          <w:p w:rsidR="0062021A" w:rsidRPr="008B3241" w:rsidRDefault="0062021A" w:rsidP="003D2FF9">
            <w:pPr>
              <w:jc w:val="left"/>
              <w:rPr>
                <w:rFonts w:cs="Arial"/>
              </w:rPr>
            </w:pPr>
            <w:r w:rsidRPr="008B3241">
              <w:rPr>
                <w:rFonts w:cs="Arial"/>
              </w:rPr>
              <w:t>specification: D2.8</w:t>
            </w:r>
            <w:r w:rsidRPr="008B3241">
              <w:t>.</w:t>
            </w:r>
            <w:r>
              <w:rPr>
                <w:rFonts w:cs="Arial"/>
                <w:lang w:eastAsia="ko-KR"/>
              </w:rPr>
              <w:t>III.6</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sidR="00AB28DD" w:rsidRPr="00AB28DD">
              <w:rPr>
                <w:rFonts w:cs="Arial"/>
                <w:i/>
              </w:rPr>
              <w:t>Utility and Government Services</w:t>
            </w:r>
            <w:r w:rsidRPr="008B3241">
              <w:rPr>
                <w:rFonts w:cs="Arial"/>
              </w:rPr>
              <w:t xml:space="preserve"> –</w:t>
            </w:r>
            <w:r>
              <w:rPr>
                <w:rFonts w:cs="Arial"/>
              </w:rPr>
              <w:t xml:space="preserve"> Technical</w:t>
            </w:r>
            <w:r w:rsidRPr="008B3241">
              <w:rPr>
                <w:rFonts w:cs="Arial"/>
              </w:rPr>
              <w:t xml:space="preserve"> Guidelines</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 XML encoding</w:t>
            </w:r>
          </w:p>
        </w:tc>
        <w:tc>
          <w:tcPr>
            <w:tcW w:w="6095" w:type="dxa"/>
            <w:shd w:val="clear" w:color="auto" w:fill="E6E6E6"/>
            <w:vAlign w:val="center"/>
          </w:tcPr>
          <w:p w:rsidR="0062021A" w:rsidRPr="00E04880" w:rsidRDefault="0062021A" w:rsidP="003D2FF9">
            <w:pPr>
              <w:jc w:val="left"/>
              <w:rPr>
                <w:rFonts w:cs="Arial"/>
                <w:lang w:val="de-DE"/>
              </w:rPr>
            </w:pPr>
            <w:r w:rsidRPr="00E04880">
              <w:rPr>
                <w:rFonts w:cs="Arial"/>
                <w:lang w:val="de-DE"/>
              </w:rPr>
              <w:t>&lt;gmd:MD_Format&gt;</w:t>
            </w:r>
          </w:p>
          <w:p w:rsidR="0062021A" w:rsidRPr="00E04880" w:rsidRDefault="0062021A" w:rsidP="003D2FF9">
            <w:pPr>
              <w:jc w:val="left"/>
              <w:rPr>
                <w:rFonts w:cs="Arial"/>
                <w:lang w:val="de-DE"/>
              </w:rPr>
            </w:pPr>
            <w:r w:rsidRPr="00E04880">
              <w:rPr>
                <w:rFonts w:cs="Arial"/>
                <w:lang w:val="de-DE"/>
              </w:rPr>
              <w:tab/>
              <w:t>&lt;gmd:name&gt;</w:t>
            </w:r>
          </w:p>
          <w:p w:rsidR="0062021A" w:rsidRPr="00E04880" w:rsidRDefault="0062021A" w:rsidP="003D2FF9">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w:t>
            </w:r>
            <w:r>
              <w:rPr>
                <w:rFonts w:cs="Arial"/>
              </w:rPr>
              <w:t>e</w:t>
            </w:r>
            <w:r>
              <w:rPr>
                <w:rFonts w:cs="Arial"/>
              </w:rPr>
              <w:t>ma</w:t>
            </w:r>
            <w:r w:rsidRPr="00E04880">
              <w:rPr>
                <w:rFonts w:cs="Arial"/>
              </w:rPr>
              <w:t>&lt;/gco:CharacterString&gt;</w:t>
            </w:r>
          </w:p>
          <w:p w:rsidR="0062021A" w:rsidRPr="00E04880" w:rsidRDefault="0062021A" w:rsidP="003D2FF9">
            <w:pPr>
              <w:jc w:val="left"/>
              <w:rPr>
                <w:rFonts w:cs="Arial"/>
              </w:rPr>
            </w:pPr>
            <w:r w:rsidRPr="00E04880">
              <w:rPr>
                <w:rFonts w:cs="Arial"/>
              </w:rPr>
              <w:tab/>
              <w:t>&lt;/gmd:name&gt;</w:t>
            </w:r>
          </w:p>
          <w:p w:rsidR="0062021A" w:rsidRPr="00E04880" w:rsidRDefault="0062021A" w:rsidP="003D2FF9">
            <w:pPr>
              <w:jc w:val="left"/>
              <w:rPr>
                <w:rFonts w:cs="Arial"/>
              </w:rPr>
            </w:pPr>
            <w:r w:rsidRPr="00E04880">
              <w:rPr>
                <w:rFonts w:cs="Arial"/>
              </w:rPr>
              <w:tab/>
              <w:t>&lt;gmd:version&gt;</w:t>
            </w:r>
          </w:p>
          <w:p w:rsidR="0062021A" w:rsidRPr="00E04880" w:rsidRDefault="0062021A" w:rsidP="003D2FF9">
            <w:pPr>
              <w:jc w:val="left"/>
              <w:rPr>
                <w:rFonts w:cs="Arial"/>
              </w:rPr>
            </w:pPr>
            <w:r w:rsidRPr="00E04880">
              <w:rPr>
                <w:rFonts w:cs="Arial"/>
              </w:rPr>
              <w:tab/>
            </w:r>
            <w:r w:rsidRPr="00E04880">
              <w:rPr>
                <w:rFonts w:cs="Arial"/>
              </w:rPr>
              <w:tab/>
              <w:t>&lt;gco:CharacterString&gt;</w:t>
            </w:r>
            <w:r>
              <w:rPr>
                <w:rFonts w:cs="Arial"/>
              </w:rPr>
              <w:t>3.0</w:t>
            </w:r>
            <w:r w:rsidRPr="00E04880">
              <w:rPr>
                <w:rFonts w:cs="Arial"/>
              </w:rPr>
              <w:t>&lt;/gco:CharacterString&gt;</w:t>
            </w:r>
          </w:p>
          <w:p w:rsidR="0062021A" w:rsidRPr="00E04880" w:rsidRDefault="0062021A" w:rsidP="003D2FF9">
            <w:pPr>
              <w:jc w:val="left"/>
              <w:rPr>
                <w:rFonts w:cs="Arial"/>
              </w:rPr>
            </w:pPr>
            <w:r>
              <w:rPr>
                <w:rFonts w:cs="Arial"/>
              </w:rPr>
              <w:tab/>
            </w:r>
            <w:r w:rsidRPr="00E04880">
              <w:rPr>
                <w:rFonts w:cs="Arial"/>
              </w:rPr>
              <w:t>&lt;/gmd:version&gt;</w:t>
            </w:r>
          </w:p>
          <w:p w:rsidR="0062021A" w:rsidRPr="00E04880" w:rsidRDefault="0062021A" w:rsidP="003D2FF9">
            <w:pPr>
              <w:jc w:val="left"/>
              <w:rPr>
                <w:rFonts w:cs="Arial"/>
              </w:rPr>
            </w:pPr>
            <w:r w:rsidRPr="00E04880">
              <w:rPr>
                <w:rFonts w:cs="Arial"/>
              </w:rPr>
              <w:tab/>
              <w:t>&lt;gmd:specification&gt;</w:t>
            </w:r>
          </w:p>
          <w:p w:rsidR="0062021A" w:rsidRPr="00E04880" w:rsidRDefault="0062021A" w:rsidP="003D2FF9">
            <w:pPr>
              <w:jc w:val="left"/>
              <w:rPr>
                <w:rFonts w:cs="Arial"/>
              </w:rPr>
            </w:pPr>
            <w:r w:rsidRPr="00E04880">
              <w:rPr>
                <w:rFonts w:cs="Arial"/>
              </w:rPr>
              <w:tab/>
            </w:r>
            <w:r w:rsidRPr="00E04880">
              <w:rPr>
                <w:rFonts w:cs="Arial"/>
              </w:rPr>
              <w:tab/>
              <w:t>&lt;gco:CharacterString&gt;D2.8</w:t>
            </w:r>
            <w:r w:rsidRPr="00E04880">
              <w:t>.</w:t>
            </w:r>
            <w:r>
              <w:rPr>
                <w:rFonts w:cs="Arial"/>
                <w:lang w:eastAsia="ko-KR"/>
              </w:rPr>
              <w:t>III</w:t>
            </w:r>
            <w:r w:rsidRPr="00E04880">
              <w:rPr>
                <w:rFonts w:cs="Arial"/>
                <w:lang w:eastAsia="ko-KR"/>
              </w:rPr>
              <w:t>.</w:t>
            </w:r>
            <w:r>
              <w:rPr>
                <w:rFonts w:cs="Arial"/>
                <w:lang w:eastAsia="ko-KR"/>
              </w:rPr>
              <w:t>6</w:t>
            </w:r>
            <w:r w:rsidRPr="00E04880">
              <w:rPr>
                <w:sz w:val="32"/>
              </w:rPr>
              <w:t xml:space="preserve"> </w:t>
            </w:r>
            <w:r w:rsidRPr="00E04880">
              <w:rPr>
                <w:rFonts w:cs="Arial"/>
              </w:rPr>
              <w:t>Data Specific</w:t>
            </w:r>
            <w:r w:rsidRPr="00E04880">
              <w:rPr>
                <w:rFonts w:cs="Arial"/>
              </w:rPr>
              <w:t>a</w:t>
            </w:r>
            <w:r w:rsidRPr="00E04880">
              <w:rPr>
                <w:rFonts w:cs="Arial"/>
              </w:rPr>
              <w:t xml:space="preserve">tion on </w:t>
            </w:r>
            <w:r w:rsidR="00AB28DD" w:rsidRPr="00AB28DD">
              <w:rPr>
                <w:rFonts w:cs="Arial"/>
                <w:i/>
              </w:rPr>
              <w:t>Utility and Government Services</w:t>
            </w:r>
            <w:r w:rsidRPr="00E04880">
              <w:rPr>
                <w:rFonts w:cs="Arial"/>
              </w:rPr>
              <w:t xml:space="preserve"> –</w:t>
            </w:r>
            <w:r>
              <w:rPr>
                <w:rFonts w:cs="Arial"/>
              </w:rPr>
              <w:t xml:space="preserve"> Technical</w:t>
            </w:r>
            <w:r w:rsidRPr="00E04880">
              <w:rPr>
                <w:rFonts w:cs="Arial"/>
              </w:rPr>
              <w:t xml:space="preserve"> Guidelines&lt;/gco:CharacterString&gt;</w:t>
            </w:r>
          </w:p>
          <w:p w:rsidR="0062021A" w:rsidRPr="00E04880" w:rsidRDefault="0062021A" w:rsidP="003D2FF9">
            <w:pPr>
              <w:jc w:val="left"/>
              <w:rPr>
                <w:rFonts w:cs="Arial"/>
              </w:rPr>
            </w:pPr>
            <w:r>
              <w:rPr>
                <w:rFonts w:cs="Arial"/>
              </w:rPr>
              <w:tab/>
            </w:r>
            <w:r w:rsidRPr="00E04880">
              <w:rPr>
                <w:rFonts w:cs="Arial"/>
              </w:rPr>
              <w:t>&lt;/gmd:specification&gt;</w:t>
            </w:r>
          </w:p>
          <w:p w:rsidR="0062021A" w:rsidRPr="008B3241" w:rsidRDefault="0062021A" w:rsidP="003D2FF9">
            <w:pPr>
              <w:jc w:val="left"/>
              <w:rPr>
                <w:rFonts w:cs="Arial"/>
                <w:color w:val="FF0000"/>
              </w:rPr>
            </w:pPr>
            <w:r w:rsidRPr="00E04880">
              <w:rPr>
                <w:rFonts w:cs="Arial"/>
              </w:rPr>
              <w:t>&lt;/gmd:MD_Format&gt;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Comments</w:t>
            </w:r>
          </w:p>
        </w:tc>
        <w:tc>
          <w:tcPr>
            <w:tcW w:w="6095" w:type="dxa"/>
            <w:shd w:val="clear" w:color="auto" w:fill="E6E6E6"/>
            <w:vAlign w:val="center"/>
          </w:tcPr>
          <w:p w:rsidR="0062021A" w:rsidRPr="008B3241" w:rsidRDefault="0062021A" w:rsidP="003D2FF9">
            <w:pPr>
              <w:jc w:val="left"/>
              <w:rPr>
                <w:rFonts w:cs="Arial"/>
                <w:color w:val="FF0000"/>
              </w:rPr>
            </w:pPr>
          </w:p>
        </w:tc>
      </w:tr>
    </w:tbl>
    <w:p w:rsidR="0062021A" w:rsidRPr="008B3241" w:rsidRDefault="0062021A" w:rsidP="003D2FF9">
      <w:pPr>
        <w:shd w:val="clear" w:color="auto" w:fill="E6E6E6"/>
      </w:pPr>
    </w:p>
    <w:p w:rsidR="0062021A" w:rsidRPr="00D3055F" w:rsidRDefault="0062021A" w:rsidP="0062021A">
      <w:pPr>
        <w:pStyle w:val="Titolo3"/>
        <w:shd w:val="clear" w:color="auto" w:fill="E6E6E6"/>
      </w:pPr>
      <w:bookmarkStart w:id="349" w:name="_Ref255910625"/>
      <w:bookmarkStart w:id="350" w:name="_Toc374519921"/>
      <w:bookmarkEnd w:id="331"/>
      <w:bookmarkEnd w:id="332"/>
      <w:bookmarkEnd w:id="333"/>
      <w:bookmarkEnd w:id="334"/>
      <w:bookmarkEnd w:id="335"/>
      <w:bookmarkEnd w:id="336"/>
      <w:bookmarkEnd w:id="337"/>
      <w:bookmarkEnd w:id="338"/>
      <w:bookmarkEnd w:id="339"/>
      <w:r>
        <w:t>Character Encoding</w:t>
      </w:r>
      <w:bookmarkEnd w:id="349"/>
      <w:bookmarkEnd w:id="350"/>
    </w:p>
    <w:p w:rsidR="0062021A" w:rsidRPr="009F4BFE" w:rsidRDefault="0062021A" w:rsidP="003D2FF9">
      <w:pPr>
        <w:keepNext/>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62021A" w:rsidRPr="009F4BFE" w:rsidTr="003D2FF9">
        <w:trPr>
          <w:cantSplit/>
        </w:trPr>
        <w:tc>
          <w:tcPr>
            <w:tcW w:w="2934" w:type="dxa"/>
            <w:shd w:val="clear" w:color="auto" w:fill="E6E6E6"/>
            <w:vAlign w:val="center"/>
          </w:tcPr>
          <w:p w:rsidR="0062021A" w:rsidRPr="00D3055F" w:rsidRDefault="0062021A" w:rsidP="003D2FF9">
            <w:pPr>
              <w:pStyle w:val="Soggettocommento"/>
              <w:rPr>
                <w:rFonts w:cs="Arial"/>
                <w:bCs w:val="0"/>
              </w:rPr>
            </w:pPr>
            <w:r w:rsidRPr="00D3055F">
              <w:rPr>
                <w:rFonts w:cs="Arial"/>
                <w:bCs w:val="0"/>
              </w:rPr>
              <w:t>Metadata element name</w:t>
            </w:r>
          </w:p>
        </w:tc>
        <w:tc>
          <w:tcPr>
            <w:tcW w:w="6138" w:type="dxa"/>
            <w:shd w:val="clear" w:color="auto" w:fill="E6E6E6"/>
            <w:vAlign w:val="center"/>
          </w:tcPr>
          <w:p w:rsidR="0062021A" w:rsidRPr="00D3055F" w:rsidRDefault="0062021A" w:rsidP="003D2FF9">
            <w:pPr>
              <w:rPr>
                <w:rFonts w:cs="Arial"/>
                <w:b/>
              </w:rPr>
            </w:pPr>
            <w:r>
              <w:rPr>
                <w:rFonts w:cs="Arial"/>
                <w:b/>
                <w:lang w:eastAsia="ko-KR"/>
              </w:rPr>
              <w:t>Character Encoding</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Definition</w:t>
            </w:r>
          </w:p>
        </w:tc>
        <w:tc>
          <w:tcPr>
            <w:tcW w:w="6138" w:type="dxa"/>
            <w:shd w:val="clear" w:color="auto" w:fill="E6E6E6"/>
            <w:vAlign w:val="center"/>
          </w:tcPr>
          <w:p w:rsidR="0062021A" w:rsidRPr="00D3055F" w:rsidRDefault="0062021A" w:rsidP="003D2FF9">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ISO 19115 number and name</w:t>
            </w:r>
          </w:p>
        </w:tc>
        <w:tc>
          <w:tcPr>
            <w:tcW w:w="6138" w:type="dxa"/>
            <w:shd w:val="clear" w:color="auto" w:fill="E6E6E6"/>
            <w:vAlign w:val="center"/>
          </w:tcPr>
          <w:p w:rsidR="0062021A" w:rsidRPr="00D3055F" w:rsidRDefault="0062021A" w:rsidP="003D2FF9">
            <w:pPr>
              <w:autoSpaceDE w:val="0"/>
              <w:autoSpaceDN w:val="0"/>
              <w:adjustRightInd w:val="0"/>
              <w:jc w:val="left"/>
              <w:rPr>
                <w:rFonts w:cs="Arial"/>
                <w:lang w:eastAsia="ko-KR"/>
              </w:rPr>
            </w:pP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 xml:space="preserve">ISO/TS 19139 path </w:t>
            </w:r>
          </w:p>
        </w:tc>
        <w:tc>
          <w:tcPr>
            <w:tcW w:w="6138" w:type="dxa"/>
            <w:shd w:val="clear" w:color="auto" w:fill="E6E6E6"/>
            <w:vAlign w:val="center"/>
          </w:tcPr>
          <w:p w:rsidR="0062021A" w:rsidRPr="00D3055F" w:rsidRDefault="0062021A" w:rsidP="003D2FF9">
            <w:pPr>
              <w:rPr>
                <w:rFonts w:cs="Arial"/>
                <w:lang w:eastAsia="nl-NL"/>
              </w:rPr>
            </w:pP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INSPIRE obligation / condition</w:t>
            </w:r>
          </w:p>
        </w:tc>
        <w:tc>
          <w:tcPr>
            <w:tcW w:w="6138" w:type="dxa"/>
            <w:shd w:val="clear" w:color="auto" w:fill="E6E6E6"/>
            <w:vAlign w:val="center"/>
          </w:tcPr>
          <w:p w:rsidR="0062021A" w:rsidRPr="00D3055F" w:rsidRDefault="0062021A" w:rsidP="003D2FF9">
            <w:pPr>
              <w:jc w:val="left"/>
              <w:rPr>
                <w:rFonts w:cs="Arial"/>
              </w:rPr>
            </w:pPr>
            <w:r>
              <w:rPr>
                <w:rFonts w:cs="Arial"/>
              </w:rPr>
              <w:t xml:space="preserve">Mandatory, </w:t>
            </w:r>
            <w:r w:rsidRPr="001F3BD5">
              <w:rPr>
                <w:rFonts w:cs="Arial"/>
              </w:rPr>
              <w:t>if an encoding is used that is not based on UTF-8.</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INSPIRE multiplicity</w:t>
            </w:r>
          </w:p>
        </w:tc>
        <w:tc>
          <w:tcPr>
            <w:tcW w:w="6138" w:type="dxa"/>
            <w:shd w:val="clear" w:color="auto" w:fill="E6E6E6"/>
            <w:vAlign w:val="center"/>
          </w:tcPr>
          <w:p w:rsidR="0062021A" w:rsidRPr="00D3055F" w:rsidRDefault="0062021A" w:rsidP="003D2FF9">
            <w:pPr>
              <w:jc w:val="left"/>
              <w:rPr>
                <w:rFonts w:cs="Arial"/>
              </w:rPr>
            </w:pPr>
            <w:r>
              <w:rPr>
                <w:rFonts w:cs="Arial"/>
              </w:rPr>
              <w:t>0..*</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Data type (and ISO 19115 no.)</w:t>
            </w:r>
          </w:p>
        </w:tc>
        <w:tc>
          <w:tcPr>
            <w:tcW w:w="6138" w:type="dxa"/>
            <w:shd w:val="clear" w:color="auto" w:fill="E6E6E6"/>
            <w:vAlign w:val="center"/>
          </w:tcPr>
          <w:p w:rsidR="0062021A" w:rsidRPr="00D3055F" w:rsidRDefault="0062021A" w:rsidP="003D2FF9">
            <w:pPr>
              <w:autoSpaceDE w:val="0"/>
              <w:autoSpaceDN w:val="0"/>
              <w:adjustRightInd w:val="0"/>
              <w:jc w:val="left"/>
              <w:rPr>
                <w:rFonts w:cs="Arial"/>
                <w:lang w:eastAsia="ko-KR"/>
              </w:rPr>
            </w:pP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Domain</w:t>
            </w:r>
          </w:p>
        </w:tc>
        <w:tc>
          <w:tcPr>
            <w:tcW w:w="6138" w:type="dxa"/>
            <w:shd w:val="clear" w:color="auto" w:fill="E6E6E6"/>
            <w:vAlign w:val="center"/>
          </w:tcPr>
          <w:p w:rsidR="0062021A" w:rsidRPr="00D3055F" w:rsidRDefault="0062021A" w:rsidP="003D2FF9">
            <w:pPr>
              <w:jc w:val="left"/>
              <w:rPr>
                <w:rFonts w:cs="Arial"/>
              </w:rPr>
            </w:pPr>
          </w:p>
        </w:tc>
      </w:tr>
      <w:tr w:rsidR="0062021A" w:rsidRPr="009F4BFE" w:rsidTr="003D2FF9">
        <w:trPr>
          <w:cantSplit/>
        </w:trPr>
        <w:tc>
          <w:tcPr>
            <w:tcW w:w="2934" w:type="dxa"/>
            <w:shd w:val="clear" w:color="auto" w:fill="E6E6E6"/>
            <w:vAlign w:val="center"/>
          </w:tcPr>
          <w:p w:rsidR="0062021A" w:rsidRPr="00A94F1B" w:rsidRDefault="0062021A" w:rsidP="003D2FF9">
            <w:pPr>
              <w:jc w:val="left"/>
              <w:rPr>
                <w:rFonts w:cs="Arial"/>
                <w:highlight w:val="yellow"/>
              </w:rPr>
            </w:pPr>
            <w:r w:rsidRPr="00DE7D92">
              <w:rPr>
                <w:rFonts w:cs="Arial"/>
              </w:rPr>
              <w:t>Implementing instructions</w:t>
            </w:r>
          </w:p>
        </w:tc>
        <w:tc>
          <w:tcPr>
            <w:tcW w:w="6138" w:type="dxa"/>
            <w:shd w:val="clear" w:color="auto" w:fill="E6E6E6"/>
            <w:vAlign w:val="center"/>
          </w:tcPr>
          <w:p w:rsidR="0062021A" w:rsidRPr="00A94F1B" w:rsidRDefault="0062021A" w:rsidP="003D2FF9">
            <w:pPr>
              <w:jc w:val="left"/>
              <w:rPr>
                <w:rFonts w:cs="Arial"/>
                <w:highlight w:val="yellow"/>
              </w:rPr>
            </w:pP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Example</w:t>
            </w:r>
          </w:p>
        </w:tc>
        <w:tc>
          <w:tcPr>
            <w:tcW w:w="6138" w:type="dxa"/>
            <w:shd w:val="clear" w:color="auto" w:fill="E6E6E6"/>
            <w:vAlign w:val="center"/>
          </w:tcPr>
          <w:p w:rsidR="0062021A" w:rsidRPr="00D3055F" w:rsidRDefault="0062021A" w:rsidP="003D2FF9">
            <w:pPr>
              <w:jc w:val="left"/>
              <w:rPr>
                <w:rFonts w:cs="Arial"/>
              </w:rPr>
            </w:pPr>
            <w:r w:rsidRPr="00D3055F">
              <w:rPr>
                <w:rFonts w:cs="Arial"/>
              </w:rPr>
              <w:t>-</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Example XML encoding</w:t>
            </w:r>
          </w:p>
        </w:tc>
        <w:tc>
          <w:tcPr>
            <w:tcW w:w="6138" w:type="dxa"/>
            <w:shd w:val="clear" w:color="auto" w:fill="E6E6E6"/>
            <w:vAlign w:val="center"/>
          </w:tcPr>
          <w:p w:rsidR="0062021A" w:rsidRPr="00E04880" w:rsidRDefault="0062021A" w:rsidP="003D2FF9">
            <w:pPr>
              <w:jc w:val="left"/>
              <w:rPr>
                <w:rFonts w:cs="Arial"/>
              </w:rPr>
            </w:pPr>
            <w:r w:rsidRPr="00E04880">
              <w:rPr>
                <w:rFonts w:cs="Arial"/>
              </w:rPr>
              <w:t>&lt;gmd:characterSet&gt;</w:t>
            </w:r>
          </w:p>
          <w:p w:rsidR="0062021A" w:rsidRPr="00E04880" w:rsidRDefault="0062021A" w:rsidP="003D2FF9">
            <w:pPr>
              <w:jc w:val="left"/>
              <w:rPr>
                <w:rFonts w:cs="Arial"/>
              </w:rPr>
            </w:pPr>
            <w:r>
              <w:rPr>
                <w:rFonts w:cs="Arial"/>
              </w:rPr>
              <w:tab/>
            </w:r>
            <w:r w:rsidRPr="00E04880">
              <w:rPr>
                <w:rFonts w:cs="Arial"/>
              </w:rPr>
              <w:t>&lt;gmd:MD_CharacterSetCode codeListValue="8859part2" code</w:t>
            </w:r>
            <w:r w:rsidRPr="00E04880">
              <w:rPr>
                <w:rFonts w:cs="Arial"/>
              </w:rPr>
              <w:t>L</w:t>
            </w:r>
            <w:r w:rsidRPr="00E04880">
              <w:rPr>
                <w:rFonts w:cs="Arial"/>
              </w:rPr>
              <w:t>ist="http://standards.iso.org/ittf/PubliclyAvailableStandards/ISO_19139_Schemas/resources/Codelist/ML_gmxCodelists.xml#CharacterSetCode"&gt;8859-2&lt;/gmd:MD_CharacterSetCode&gt;</w:t>
            </w:r>
          </w:p>
          <w:p w:rsidR="0062021A" w:rsidRPr="00D3055F" w:rsidRDefault="0062021A" w:rsidP="003D2FF9">
            <w:pPr>
              <w:jc w:val="left"/>
              <w:rPr>
                <w:rFonts w:cs="Arial"/>
              </w:rPr>
            </w:pPr>
            <w:r w:rsidRPr="00E04880">
              <w:rPr>
                <w:rFonts w:cs="Arial"/>
              </w:rPr>
              <w:t>&lt;/gmd:characterSet&gt;</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Comments</w:t>
            </w:r>
          </w:p>
        </w:tc>
        <w:tc>
          <w:tcPr>
            <w:tcW w:w="6138" w:type="dxa"/>
            <w:shd w:val="clear" w:color="auto" w:fill="E6E6E6"/>
            <w:vAlign w:val="center"/>
          </w:tcPr>
          <w:p w:rsidR="0062021A" w:rsidRPr="009F4BFE" w:rsidRDefault="0062021A" w:rsidP="003D2FF9">
            <w:pPr>
              <w:jc w:val="left"/>
              <w:rPr>
                <w:rFonts w:cs="Arial"/>
                <w:highlight w:val="yellow"/>
              </w:rPr>
            </w:pPr>
          </w:p>
        </w:tc>
      </w:tr>
    </w:tbl>
    <w:p w:rsidR="0062021A" w:rsidRDefault="0062021A" w:rsidP="003D2FF9">
      <w:pPr>
        <w:shd w:val="clear" w:color="auto" w:fill="E6E6E6"/>
      </w:pPr>
    </w:p>
    <w:p w:rsidR="0062021A" w:rsidRPr="00D3055F" w:rsidRDefault="0062021A" w:rsidP="0062021A">
      <w:pPr>
        <w:pStyle w:val="Titolo3"/>
        <w:shd w:val="clear" w:color="auto" w:fill="E6E6E6"/>
      </w:pPr>
      <w:bookmarkStart w:id="351" w:name="_Ref323220222"/>
      <w:bookmarkStart w:id="352" w:name="_Toc374519922"/>
      <w:r>
        <w:t>Spatial representation type</w:t>
      </w:r>
      <w:bookmarkEnd w:id="351"/>
      <w:bookmarkEnd w:id="352"/>
    </w:p>
    <w:p w:rsidR="0062021A" w:rsidRPr="009F4BFE" w:rsidRDefault="0062021A" w:rsidP="003D2FF9">
      <w:pPr>
        <w:keepNext/>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62021A" w:rsidRPr="009F4BFE" w:rsidTr="003D2FF9">
        <w:trPr>
          <w:cantSplit/>
        </w:trPr>
        <w:tc>
          <w:tcPr>
            <w:tcW w:w="2934" w:type="dxa"/>
            <w:shd w:val="clear" w:color="auto" w:fill="E6E6E6"/>
            <w:vAlign w:val="center"/>
          </w:tcPr>
          <w:p w:rsidR="0062021A" w:rsidRPr="00D3055F" w:rsidRDefault="0062021A" w:rsidP="003D2FF9">
            <w:pPr>
              <w:pStyle w:val="Soggettocommento"/>
              <w:rPr>
                <w:rFonts w:cs="Arial"/>
                <w:bCs w:val="0"/>
              </w:rPr>
            </w:pPr>
            <w:r w:rsidRPr="00D3055F">
              <w:rPr>
                <w:rFonts w:cs="Arial"/>
                <w:bCs w:val="0"/>
              </w:rPr>
              <w:t>Metadata element name</w:t>
            </w:r>
          </w:p>
        </w:tc>
        <w:tc>
          <w:tcPr>
            <w:tcW w:w="6138" w:type="dxa"/>
            <w:shd w:val="clear" w:color="auto" w:fill="E6E6E6"/>
            <w:vAlign w:val="center"/>
          </w:tcPr>
          <w:p w:rsidR="0062021A" w:rsidRPr="00D3055F" w:rsidRDefault="0062021A" w:rsidP="003D2FF9">
            <w:pPr>
              <w:rPr>
                <w:rFonts w:cs="Arial"/>
                <w:b/>
              </w:rPr>
            </w:pPr>
            <w:r w:rsidRPr="0031199B">
              <w:rPr>
                <w:rFonts w:cs="Arial"/>
                <w:b/>
                <w:lang w:eastAsia="ko-KR"/>
              </w:rPr>
              <w:t>Spatial representation type</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Definition</w:t>
            </w:r>
          </w:p>
        </w:tc>
        <w:tc>
          <w:tcPr>
            <w:tcW w:w="6138" w:type="dxa"/>
            <w:shd w:val="clear" w:color="auto" w:fill="E6E6E6"/>
            <w:vAlign w:val="center"/>
          </w:tcPr>
          <w:p w:rsidR="0062021A" w:rsidRPr="00D3055F" w:rsidRDefault="0062021A" w:rsidP="003D2FF9">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ISO 19115 number and name</w:t>
            </w:r>
          </w:p>
        </w:tc>
        <w:tc>
          <w:tcPr>
            <w:tcW w:w="6138" w:type="dxa"/>
            <w:shd w:val="clear" w:color="auto" w:fill="E6E6E6"/>
            <w:vAlign w:val="center"/>
          </w:tcPr>
          <w:p w:rsidR="0062021A" w:rsidRPr="00D3055F" w:rsidRDefault="0062021A" w:rsidP="003D2FF9">
            <w:pPr>
              <w:autoSpaceDE w:val="0"/>
              <w:autoSpaceDN w:val="0"/>
              <w:adjustRightInd w:val="0"/>
              <w:jc w:val="left"/>
              <w:rPr>
                <w:rFonts w:cs="Arial"/>
                <w:lang w:eastAsia="ko-KR"/>
              </w:rPr>
            </w:pPr>
            <w:r>
              <w:rPr>
                <w:rFonts w:cs="Arial"/>
                <w:lang w:eastAsia="ko-KR"/>
              </w:rPr>
              <w:t>37. spatialRepresentationType</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 xml:space="preserve">ISO/TS 19139 path </w:t>
            </w:r>
          </w:p>
        </w:tc>
        <w:tc>
          <w:tcPr>
            <w:tcW w:w="6138" w:type="dxa"/>
            <w:shd w:val="clear" w:color="auto" w:fill="E6E6E6"/>
            <w:vAlign w:val="center"/>
          </w:tcPr>
          <w:p w:rsidR="0062021A" w:rsidRPr="00D3055F" w:rsidRDefault="0062021A" w:rsidP="003D2FF9">
            <w:pPr>
              <w:rPr>
                <w:rFonts w:cs="Arial"/>
                <w:lang w:eastAsia="nl-NL"/>
              </w:rPr>
            </w:pP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INSPIRE obligation / condition</w:t>
            </w:r>
          </w:p>
        </w:tc>
        <w:tc>
          <w:tcPr>
            <w:tcW w:w="6138" w:type="dxa"/>
            <w:shd w:val="clear" w:color="auto" w:fill="E6E6E6"/>
            <w:vAlign w:val="center"/>
          </w:tcPr>
          <w:p w:rsidR="0062021A" w:rsidRPr="00D3055F" w:rsidRDefault="0062021A" w:rsidP="003D2FF9">
            <w:pPr>
              <w:jc w:val="left"/>
              <w:rPr>
                <w:rFonts w:cs="Arial"/>
              </w:rPr>
            </w:pPr>
            <w:r>
              <w:rPr>
                <w:rFonts w:cs="Arial"/>
              </w:rPr>
              <w:t>Mandatory</w:t>
            </w:r>
            <w:r w:rsidRPr="001F3BD5">
              <w:rPr>
                <w:rFonts w:cs="Arial"/>
              </w:rPr>
              <w:t xml:space="preserve"> </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INSPIRE multiplicity</w:t>
            </w:r>
          </w:p>
        </w:tc>
        <w:tc>
          <w:tcPr>
            <w:tcW w:w="6138" w:type="dxa"/>
            <w:shd w:val="clear" w:color="auto" w:fill="E6E6E6"/>
            <w:vAlign w:val="center"/>
          </w:tcPr>
          <w:p w:rsidR="0062021A" w:rsidRPr="00D3055F" w:rsidRDefault="0062021A" w:rsidP="003D2FF9">
            <w:pPr>
              <w:jc w:val="left"/>
              <w:rPr>
                <w:rFonts w:cs="Arial"/>
              </w:rPr>
            </w:pPr>
            <w:r>
              <w:rPr>
                <w:rFonts w:cs="Arial"/>
              </w:rPr>
              <w:t>1..*</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Data type (and ISO 19115 no.)</w:t>
            </w:r>
          </w:p>
        </w:tc>
        <w:tc>
          <w:tcPr>
            <w:tcW w:w="6138" w:type="dxa"/>
            <w:shd w:val="clear" w:color="auto" w:fill="E6E6E6"/>
            <w:vAlign w:val="center"/>
          </w:tcPr>
          <w:p w:rsidR="0062021A" w:rsidRPr="00D3055F" w:rsidRDefault="0062021A" w:rsidP="003D2FF9">
            <w:pPr>
              <w:autoSpaceDE w:val="0"/>
              <w:autoSpaceDN w:val="0"/>
              <w:adjustRightInd w:val="0"/>
              <w:jc w:val="left"/>
              <w:rPr>
                <w:rFonts w:cs="Arial"/>
                <w:lang w:eastAsia="ko-KR"/>
              </w:rPr>
            </w:pPr>
            <w:r w:rsidRPr="00116BBA">
              <w:rPr>
                <w:rFonts w:cs="Arial"/>
                <w:lang w:eastAsia="ko-KR"/>
              </w:rPr>
              <w:t>B.5.26 MD_SpatialRepresentationTypeCode</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Domain</w:t>
            </w:r>
          </w:p>
        </w:tc>
        <w:tc>
          <w:tcPr>
            <w:tcW w:w="6138" w:type="dxa"/>
            <w:shd w:val="clear" w:color="auto" w:fill="E6E6E6"/>
            <w:vAlign w:val="center"/>
          </w:tcPr>
          <w:p w:rsidR="0062021A" w:rsidRPr="00D3055F" w:rsidRDefault="0062021A" w:rsidP="003D2FF9">
            <w:pPr>
              <w:jc w:val="left"/>
              <w:rPr>
                <w:rFonts w:cs="Arial"/>
              </w:rPr>
            </w:pPr>
          </w:p>
        </w:tc>
      </w:tr>
      <w:tr w:rsidR="0062021A" w:rsidRPr="009F4BFE" w:rsidTr="003D2FF9">
        <w:trPr>
          <w:cantSplit/>
        </w:trPr>
        <w:tc>
          <w:tcPr>
            <w:tcW w:w="2934" w:type="dxa"/>
            <w:shd w:val="clear" w:color="auto" w:fill="E6E6E6"/>
            <w:vAlign w:val="center"/>
          </w:tcPr>
          <w:p w:rsidR="0062021A" w:rsidRPr="00A94F1B" w:rsidRDefault="0062021A" w:rsidP="003D2FF9">
            <w:pPr>
              <w:jc w:val="left"/>
              <w:rPr>
                <w:rFonts w:cs="Arial"/>
                <w:highlight w:val="yellow"/>
              </w:rPr>
            </w:pPr>
            <w:r w:rsidRPr="00DE7D92">
              <w:rPr>
                <w:rFonts w:cs="Arial"/>
              </w:rPr>
              <w:t>Implementing instructions</w:t>
            </w:r>
          </w:p>
        </w:tc>
        <w:tc>
          <w:tcPr>
            <w:tcW w:w="6138" w:type="dxa"/>
            <w:shd w:val="clear" w:color="auto" w:fill="E6E6E6"/>
            <w:vAlign w:val="center"/>
          </w:tcPr>
          <w:p w:rsidR="0062021A" w:rsidRDefault="0062021A" w:rsidP="003D2FF9">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62021A" w:rsidRDefault="0062021A" w:rsidP="003D2FF9">
            <w:pPr>
              <w:jc w:val="left"/>
              <w:rPr>
                <w:rFonts w:cs="Arial"/>
              </w:rPr>
            </w:pPr>
          </w:p>
          <w:p w:rsidR="0062021A" w:rsidRPr="00A94F1B" w:rsidRDefault="0062021A" w:rsidP="003D2FF9">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Example</w:t>
            </w:r>
          </w:p>
        </w:tc>
        <w:tc>
          <w:tcPr>
            <w:tcW w:w="6138" w:type="dxa"/>
            <w:shd w:val="clear" w:color="auto" w:fill="E6E6E6"/>
            <w:vAlign w:val="center"/>
          </w:tcPr>
          <w:p w:rsidR="0062021A" w:rsidRPr="00D3055F" w:rsidRDefault="0062021A" w:rsidP="003D2FF9">
            <w:pPr>
              <w:jc w:val="left"/>
              <w:rPr>
                <w:rFonts w:cs="Arial"/>
              </w:rPr>
            </w:pPr>
            <w:r w:rsidRPr="00D3055F">
              <w:rPr>
                <w:rFonts w:cs="Arial"/>
              </w:rPr>
              <w:t>-</w:t>
            </w: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Example XML encoding</w:t>
            </w:r>
          </w:p>
        </w:tc>
        <w:tc>
          <w:tcPr>
            <w:tcW w:w="6138" w:type="dxa"/>
            <w:shd w:val="clear" w:color="auto" w:fill="E6E6E6"/>
            <w:vAlign w:val="center"/>
          </w:tcPr>
          <w:p w:rsidR="0062021A" w:rsidRPr="00D3055F" w:rsidRDefault="0062021A" w:rsidP="003D2FF9">
            <w:pPr>
              <w:jc w:val="left"/>
              <w:rPr>
                <w:rFonts w:cs="Arial"/>
              </w:rPr>
            </w:pPr>
          </w:p>
        </w:tc>
      </w:tr>
      <w:tr w:rsidR="0062021A" w:rsidRPr="009F4BFE" w:rsidTr="003D2FF9">
        <w:trPr>
          <w:cantSplit/>
        </w:trPr>
        <w:tc>
          <w:tcPr>
            <w:tcW w:w="2934" w:type="dxa"/>
            <w:shd w:val="clear" w:color="auto" w:fill="E6E6E6"/>
            <w:vAlign w:val="center"/>
          </w:tcPr>
          <w:p w:rsidR="0062021A" w:rsidRPr="00D3055F" w:rsidRDefault="0062021A" w:rsidP="003D2FF9">
            <w:pPr>
              <w:jc w:val="left"/>
              <w:rPr>
                <w:rFonts w:cs="Arial"/>
              </w:rPr>
            </w:pPr>
            <w:r w:rsidRPr="00D3055F">
              <w:rPr>
                <w:rFonts w:cs="Arial"/>
              </w:rPr>
              <w:t>Comments</w:t>
            </w:r>
          </w:p>
        </w:tc>
        <w:tc>
          <w:tcPr>
            <w:tcW w:w="6138" w:type="dxa"/>
            <w:shd w:val="clear" w:color="auto" w:fill="E6E6E6"/>
            <w:vAlign w:val="center"/>
          </w:tcPr>
          <w:p w:rsidR="0062021A" w:rsidRPr="009F4BFE" w:rsidRDefault="0062021A" w:rsidP="003D2FF9">
            <w:pPr>
              <w:jc w:val="left"/>
              <w:rPr>
                <w:rFonts w:cs="Arial"/>
                <w:highlight w:val="yellow"/>
              </w:rPr>
            </w:pPr>
          </w:p>
        </w:tc>
      </w:tr>
    </w:tbl>
    <w:p w:rsidR="0062021A" w:rsidRDefault="0062021A" w:rsidP="003D2FF9">
      <w:pPr>
        <w:shd w:val="clear" w:color="auto" w:fill="E6E6E6"/>
      </w:pPr>
    </w:p>
    <w:p w:rsidR="0062021A" w:rsidRDefault="0062021A" w:rsidP="0062021A">
      <w:pPr>
        <w:pStyle w:val="Titolo3"/>
        <w:shd w:val="clear" w:color="auto" w:fill="E6E6E6"/>
      </w:pPr>
      <w:bookmarkStart w:id="353" w:name="_Ref323283994"/>
      <w:bookmarkStart w:id="354" w:name="_Toc374519923"/>
      <w:r>
        <w:t>D</w:t>
      </w:r>
      <w:r w:rsidRPr="008B3241">
        <w:t>ata Quality – Logical Consistency – Topolo</w:t>
      </w:r>
      <w:r w:rsidRPr="008B3241">
        <w:t>g</w:t>
      </w:r>
      <w:r w:rsidRPr="008B3241">
        <w:t>ical Consistency</w:t>
      </w:r>
      <w:bookmarkEnd w:id="353"/>
      <w:bookmarkEnd w:id="354"/>
    </w:p>
    <w:p w:rsidR="0062021A" w:rsidRPr="008B3241" w:rsidRDefault="0062021A" w:rsidP="003D2FF9">
      <w:pPr>
        <w:keepNext/>
        <w:shd w:val="clear" w:color="auto" w:fill="E6E6E6"/>
      </w:pPr>
    </w:p>
    <w:p w:rsidR="0062021A" w:rsidRPr="00F6399A" w:rsidRDefault="0062021A" w:rsidP="003D2FF9">
      <w:pPr>
        <w:shd w:val="clear" w:color="auto" w:fill="E6E6E6"/>
        <w:rPr>
          <w:rFonts w:eastAsia="Times New Roman"/>
          <w:lang w:val="en-US" w:eastAsia="it-IT"/>
        </w:rPr>
      </w:pPr>
      <w:r>
        <w:t xml:space="preserve">See section </w:t>
      </w:r>
      <w:r w:rsidR="00C42249">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62021A" w:rsidRDefault="0062021A" w:rsidP="003D2FF9">
      <w:pPr>
        <w:shd w:val="clear" w:color="auto" w:fill="E6E6E6"/>
      </w:pPr>
    </w:p>
    <w:p w:rsidR="007D7225" w:rsidRPr="00686565" w:rsidRDefault="007D7225" w:rsidP="007D7225">
      <w:pPr>
        <w:pStyle w:val="Titolo2"/>
        <w:rPr>
          <w:sz w:val="27"/>
          <w:szCs w:val="27"/>
        </w:rPr>
      </w:pPr>
      <w:bookmarkStart w:id="355" w:name="_Toc339566078"/>
      <w:bookmarkStart w:id="356" w:name="_Toc374519924"/>
      <w:r w:rsidRPr="00686565">
        <w:rPr>
          <w:sz w:val="27"/>
          <w:szCs w:val="27"/>
        </w:rPr>
        <w:t>Recommended theme-specific metad</w:t>
      </w:r>
      <w:r w:rsidRPr="00686565">
        <w:rPr>
          <w:sz w:val="27"/>
          <w:szCs w:val="27"/>
        </w:rPr>
        <w:t>a</w:t>
      </w:r>
      <w:r w:rsidRPr="00686565">
        <w:rPr>
          <w:sz w:val="27"/>
          <w:szCs w:val="27"/>
        </w:rPr>
        <w:t>ta elements</w:t>
      </w:r>
      <w:bookmarkEnd w:id="355"/>
      <w:bookmarkEnd w:id="356"/>
    </w:p>
    <w:p w:rsidR="007D7225" w:rsidRPr="00B318DD" w:rsidRDefault="007D7225" w:rsidP="007D7225">
      <w:pPr>
        <w:pStyle w:val="Tabelletab"/>
        <w:spacing w:before="0" w:after="0"/>
        <w:rPr>
          <w:rFonts w:ascii="Arial" w:hAnsi="Arial" w:cs="Arial"/>
          <w:szCs w:val="19"/>
          <w:lang w:val="en-GB"/>
        </w:rPr>
      </w:pPr>
    </w:p>
    <w:p w:rsidR="007D7225" w:rsidRPr="00B318DD" w:rsidRDefault="007D7225" w:rsidP="007D7225">
      <w:pPr>
        <w:pStyle w:val="Tabelletab"/>
        <w:shd w:val="clear" w:color="auto" w:fill="EAEAEA"/>
        <w:spacing w:before="0" w:after="0"/>
        <w:rPr>
          <w:rFonts w:ascii="Arial" w:hAnsi="Arial" w:cs="Arial"/>
          <w:szCs w:val="19"/>
          <w:lang w:val="en-GB"/>
        </w:rPr>
      </w:pPr>
    </w:p>
    <w:p w:rsidR="007D7225" w:rsidRPr="00B318DD" w:rsidRDefault="007D7225" w:rsidP="007D7225">
      <w:pPr>
        <w:pStyle w:val="Recommendationgrey"/>
        <w:rPr>
          <w:szCs w:val="19"/>
        </w:rPr>
      </w:pPr>
      <w:r w:rsidRPr="00B318DD">
        <w:rPr>
          <w:szCs w:val="19"/>
        </w:rPr>
        <w:t xml:space="preserve">The </w:t>
      </w:r>
      <w:r w:rsidRPr="00B318DD">
        <w:rPr>
          <w:rFonts w:cs="Arial"/>
          <w:szCs w:val="19"/>
        </w:rPr>
        <w:t>metadata describing a spatial data set or a spatial data set series r</w:t>
      </w:r>
      <w:r w:rsidRPr="00B318DD">
        <w:rPr>
          <w:rFonts w:cs="Arial"/>
          <w:szCs w:val="19"/>
        </w:rPr>
        <w:t>e</w:t>
      </w:r>
      <w:r w:rsidRPr="00B318DD">
        <w:rPr>
          <w:rFonts w:cs="Arial"/>
          <w:szCs w:val="19"/>
        </w:rPr>
        <w:t xml:space="preserve">lated to the theme </w:t>
      </w:r>
      <w:r w:rsidR="0062021A" w:rsidRPr="00B318DD">
        <w:rPr>
          <w:i/>
          <w:szCs w:val="19"/>
        </w:rPr>
        <w:t>Utility and Government Services</w:t>
      </w:r>
      <w:r w:rsidRPr="00B318DD">
        <w:rPr>
          <w:szCs w:val="19"/>
        </w:rPr>
        <w:t xml:space="preserve"> should </w:t>
      </w:r>
      <w:r w:rsidRPr="00B318DD">
        <w:rPr>
          <w:rFonts w:cs="Arial"/>
          <w:szCs w:val="19"/>
        </w:rPr>
        <w:t xml:space="preserve">comprise </w:t>
      </w:r>
      <w:r w:rsidRPr="00B318DD">
        <w:rPr>
          <w:szCs w:val="19"/>
        </w:rPr>
        <w:t>the theme-specific metadata elements specified in</w:t>
      </w:r>
      <w:r w:rsidR="003274BB" w:rsidRPr="00B318DD">
        <w:rPr>
          <w:szCs w:val="19"/>
        </w:rPr>
        <w:t xml:space="preserve"> </w:t>
      </w:r>
      <w:r w:rsidR="00C42249" w:rsidRPr="00B318DD">
        <w:rPr>
          <w:szCs w:val="19"/>
        </w:rPr>
        <w:t xml:space="preserve">Table </w:t>
      </w:r>
      <w:r w:rsidR="00C42249">
        <w:rPr>
          <w:noProof/>
          <w:szCs w:val="19"/>
        </w:rPr>
        <w:t>5</w:t>
      </w:r>
      <w:r w:rsidRPr="00B318DD">
        <w:rPr>
          <w:szCs w:val="19"/>
        </w:rPr>
        <w:t>.</w:t>
      </w:r>
    </w:p>
    <w:p w:rsidR="00F54B19" w:rsidRPr="00B318DD" w:rsidRDefault="00F54B19" w:rsidP="00F54B19">
      <w:pPr>
        <w:pStyle w:val="Testocommento"/>
        <w:shd w:val="clear" w:color="auto" w:fill="E6E6E6"/>
        <w:rPr>
          <w:szCs w:val="19"/>
          <w:lang w:val="en-US"/>
        </w:rPr>
      </w:pPr>
    </w:p>
    <w:p w:rsidR="00F54B19" w:rsidRPr="00B318DD" w:rsidRDefault="00F54B19" w:rsidP="00F54B19">
      <w:pPr>
        <w:pStyle w:val="Testocommento"/>
        <w:shd w:val="clear" w:color="auto" w:fill="E6E6E6"/>
        <w:rPr>
          <w:szCs w:val="19"/>
        </w:rPr>
      </w:pPr>
      <w:r w:rsidRPr="00B318DD">
        <w:rPr>
          <w:szCs w:val="19"/>
        </w:rPr>
        <w:t>The table contains the following info</w:t>
      </w:r>
      <w:r w:rsidRPr="00B318DD">
        <w:rPr>
          <w:szCs w:val="19"/>
        </w:rPr>
        <w:t>r</w:t>
      </w:r>
      <w:r w:rsidRPr="00B318DD">
        <w:rPr>
          <w:szCs w:val="19"/>
        </w:rPr>
        <w:t>mation:</w:t>
      </w:r>
    </w:p>
    <w:p w:rsidR="00F54B19" w:rsidRPr="00B318DD" w:rsidRDefault="00F54B19" w:rsidP="00F54B19">
      <w:pPr>
        <w:pStyle w:val="Testocommento"/>
        <w:numPr>
          <w:ilvl w:val="0"/>
          <w:numId w:val="5"/>
        </w:numPr>
        <w:shd w:val="clear" w:color="auto" w:fill="E6E6E6"/>
        <w:rPr>
          <w:szCs w:val="19"/>
        </w:rPr>
      </w:pPr>
      <w:r w:rsidRPr="00B318DD">
        <w:rPr>
          <w:szCs w:val="19"/>
        </w:rPr>
        <w:t>The first column provides a reference to a more detailed description.</w:t>
      </w:r>
    </w:p>
    <w:p w:rsidR="00F54B19" w:rsidRPr="00B318DD" w:rsidRDefault="00F54B19" w:rsidP="00F54B19">
      <w:pPr>
        <w:pStyle w:val="Testocommento"/>
        <w:numPr>
          <w:ilvl w:val="0"/>
          <w:numId w:val="5"/>
        </w:numPr>
        <w:shd w:val="clear" w:color="auto" w:fill="E6E6E6"/>
        <w:rPr>
          <w:szCs w:val="19"/>
        </w:rPr>
      </w:pPr>
      <w:r w:rsidRPr="00B318DD">
        <w:rPr>
          <w:szCs w:val="19"/>
        </w:rPr>
        <w:t>The second column specifies the name of the metadata element.</w:t>
      </w:r>
    </w:p>
    <w:p w:rsidR="00F54B19" w:rsidRPr="00B318DD" w:rsidRDefault="00F54B19" w:rsidP="00F54B19">
      <w:pPr>
        <w:pStyle w:val="Testocommento"/>
        <w:numPr>
          <w:ilvl w:val="0"/>
          <w:numId w:val="5"/>
        </w:numPr>
        <w:shd w:val="clear" w:color="auto" w:fill="E6E6E6"/>
        <w:rPr>
          <w:szCs w:val="19"/>
        </w:rPr>
      </w:pPr>
      <w:r w:rsidRPr="00B318DD">
        <w:rPr>
          <w:szCs w:val="19"/>
        </w:rPr>
        <w:t>The third column specifies the multiplicity.</w:t>
      </w:r>
    </w:p>
    <w:p w:rsidR="007D7225" w:rsidRPr="00B318DD" w:rsidRDefault="007D7225" w:rsidP="007D7225">
      <w:pPr>
        <w:pStyle w:val="Tabelletab"/>
        <w:spacing w:before="0" w:after="0"/>
        <w:rPr>
          <w:rFonts w:ascii="Arial" w:hAnsi="Arial" w:cs="Arial"/>
          <w:i/>
          <w:color w:val="008000"/>
          <w:szCs w:val="19"/>
          <w:lang w:val="en-US"/>
        </w:rPr>
      </w:pPr>
    </w:p>
    <w:p w:rsidR="00506D38" w:rsidRPr="00B318DD" w:rsidRDefault="00506D38" w:rsidP="007D7225">
      <w:pPr>
        <w:pStyle w:val="Tabelletab"/>
        <w:spacing w:before="0" w:after="0"/>
        <w:rPr>
          <w:rFonts w:ascii="Arial" w:hAnsi="Arial" w:cs="Arial"/>
          <w:i/>
          <w:color w:val="008000"/>
          <w:szCs w:val="19"/>
          <w:lang w:val="en-US"/>
        </w:rPr>
      </w:pPr>
    </w:p>
    <w:p w:rsidR="007D7225" w:rsidRPr="00B318DD" w:rsidRDefault="007D7225" w:rsidP="007D7225">
      <w:pPr>
        <w:pStyle w:val="Didascalia"/>
        <w:shd w:val="clear" w:color="auto" w:fill="FFFFFF"/>
        <w:rPr>
          <w:rStyle w:val="Instruction"/>
          <w:rFonts w:cs="Arial"/>
          <w:i w:val="0"/>
          <w:iCs w:val="0"/>
          <w:szCs w:val="19"/>
        </w:rPr>
      </w:pPr>
      <w:bookmarkStart w:id="357" w:name="_Ref341183900"/>
      <w:r w:rsidRPr="00B318DD">
        <w:rPr>
          <w:szCs w:val="19"/>
        </w:rPr>
        <w:t xml:space="preserve">Table </w:t>
      </w:r>
      <w:r w:rsidR="00C42249">
        <w:rPr>
          <w:noProof/>
          <w:szCs w:val="19"/>
        </w:rPr>
        <w:t>5</w:t>
      </w:r>
      <w:bookmarkEnd w:id="357"/>
      <w:r w:rsidRPr="00B318DD">
        <w:rPr>
          <w:szCs w:val="19"/>
        </w:rPr>
        <w:t xml:space="preserve"> – Optional theme-specific </w:t>
      </w:r>
      <w:r w:rsidRPr="00B318DD">
        <w:rPr>
          <w:rFonts w:cs="Arial"/>
          <w:szCs w:val="19"/>
        </w:rPr>
        <w:t xml:space="preserve">metadata elements for the theme </w:t>
      </w:r>
      <w:r w:rsidR="0062021A" w:rsidRPr="00B318DD">
        <w:rPr>
          <w:rFonts w:cs="Arial"/>
          <w:bCs/>
          <w:i/>
          <w:szCs w:val="19"/>
          <w:lang w:val="en-US"/>
        </w:rPr>
        <w:t>Utility and</w:t>
      </w:r>
      <w:r w:rsidR="0062021A" w:rsidRPr="00B318DD">
        <w:rPr>
          <w:rFonts w:cs="Arial"/>
          <w:i/>
          <w:szCs w:val="19"/>
        </w:rPr>
        <w:t xml:space="preserve"> Government Services</w:t>
      </w:r>
    </w:p>
    <w:p w:rsidR="007D7225" w:rsidRPr="00B318DD" w:rsidRDefault="007D7225" w:rsidP="007D7225">
      <w:pPr>
        <w:rPr>
          <w:i/>
          <w:color w:val="008000"/>
          <w:szCs w:val="19"/>
        </w:rPr>
      </w:pPr>
    </w:p>
    <w:p w:rsidR="007D7225" w:rsidRPr="00B318DD" w:rsidRDefault="007D7225" w:rsidP="007D7225">
      <w:pPr>
        <w:rPr>
          <w:i/>
          <w:color w:val="008000"/>
          <w:szCs w:val="19"/>
        </w:rPr>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506D38" w:rsidRPr="008B3241" w:rsidTr="00B55BB6">
        <w:tblPrEx>
          <w:tblCellMar>
            <w:top w:w="0" w:type="dxa"/>
            <w:bottom w:w="0" w:type="dxa"/>
          </w:tblCellMar>
        </w:tblPrEx>
        <w:trPr>
          <w:cantSplit/>
          <w:tblHeader/>
        </w:trPr>
        <w:tc>
          <w:tcPr>
            <w:tcW w:w="993" w:type="dxa"/>
            <w:shd w:val="clear" w:color="auto" w:fill="FFFFFF"/>
            <w:vAlign w:val="center"/>
          </w:tcPr>
          <w:p w:rsidR="00506D38" w:rsidRPr="008B3241" w:rsidRDefault="00506D38" w:rsidP="00B55BB6">
            <w:pPr>
              <w:shd w:val="clear" w:color="auto" w:fill="FFFFFF"/>
              <w:jc w:val="left"/>
              <w:rPr>
                <w:rFonts w:cs="Arial"/>
                <w:b/>
              </w:rPr>
            </w:pPr>
            <w:r w:rsidRPr="008B3241">
              <w:rPr>
                <w:rFonts w:cs="Arial"/>
                <w:b/>
              </w:rPr>
              <w:t>Se</w:t>
            </w:r>
            <w:r w:rsidRPr="008B3241">
              <w:rPr>
                <w:rFonts w:cs="Arial"/>
                <w:b/>
              </w:rPr>
              <w:t>c</w:t>
            </w:r>
            <w:r w:rsidRPr="008B3241">
              <w:rPr>
                <w:rFonts w:cs="Arial"/>
                <w:b/>
              </w:rPr>
              <w:t>tion</w:t>
            </w:r>
          </w:p>
        </w:tc>
        <w:tc>
          <w:tcPr>
            <w:tcW w:w="6662" w:type="dxa"/>
            <w:shd w:val="clear" w:color="auto" w:fill="FFFFFF"/>
            <w:vAlign w:val="center"/>
          </w:tcPr>
          <w:p w:rsidR="00506D38" w:rsidRPr="008B3241" w:rsidRDefault="00506D38" w:rsidP="00B55BB6">
            <w:pPr>
              <w:shd w:val="clear" w:color="auto" w:fill="FFFFFF"/>
              <w:jc w:val="left"/>
              <w:rPr>
                <w:rFonts w:cs="Arial"/>
                <w:b/>
              </w:rPr>
            </w:pPr>
            <w:r w:rsidRPr="008B3241">
              <w:rPr>
                <w:rFonts w:cs="Arial"/>
                <w:b/>
              </w:rPr>
              <w:t>Metadata element</w:t>
            </w:r>
          </w:p>
        </w:tc>
        <w:tc>
          <w:tcPr>
            <w:tcW w:w="1417" w:type="dxa"/>
            <w:shd w:val="clear" w:color="auto" w:fill="FFFFFF"/>
            <w:vAlign w:val="center"/>
          </w:tcPr>
          <w:p w:rsidR="00506D38" w:rsidRPr="008B3241" w:rsidRDefault="00506D38" w:rsidP="00B55BB6">
            <w:pPr>
              <w:shd w:val="clear" w:color="auto" w:fill="FFFFFF"/>
              <w:jc w:val="center"/>
              <w:rPr>
                <w:rFonts w:cs="Arial"/>
                <w:b/>
              </w:rPr>
            </w:pPr>
            <w:r w:rsidRPr="008B3241">
              <w:rPr>
                <w:rFonts w:cs="Arial"/>
                <w:b/>
              </w:rPr>
              <w:t>Multiplicity</w:t>
            </w:r>
          </w:p>
        </w:tc>
      </w:tr>
      <w:tr w:rsidR="00506D38" w:rsidRPr="008B3241" w:rsidTr="00B55BB6">
        <w:tblPrEx>
          <w:tblCellMar>
            <w:top w:w="0" w:type="dxa"/>
            <w:bottom w:w="0" w:type="dxa"/>
          </w:tblCellMar>
        </w:tblPrEx>
        <w:trPr>
          <w:cantSplit/>
          <w:tblHeader/>
        </w:trPr>
        <w:tc>
          <w:tcPr>
            <w:tcW w:w="993" w:type="dxa"/>
            <w:shd w:val="clear" w:color="auto" w:fill="FFFFFF"/>
          </w:tcPr>
          <w:p w:rsidR="00506D38" w:rsidRPr="008B3241" w:rsidRDefault="00506D38" w:rsidP="00B55BB6">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506D38" w:rsidRPr="008B3241" w:rsidRDefault="00506D38" w:rsidP="00B55BB6">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506D38" w:rsidRPr="008B3241" w:rsidRDefault="00506D38" w:rsidP="00B55BB6">
            <w:pPr>
              <w:shd w:val="clear" w:color="auto" w:fill="FFFFFF"/>
              <w:spacing w:before="100" w:beforeAutospacing="1" w:after="100" w:afterAutospacing="1"/>
              <w:jc w:val="center"/>
              <w:rPr>
                <w:rFonts w:cs="Arial"/>
              </w:rPr>
            </w:pPr>
            <w:r w:rsidRPr="008B3241">
              <w:rPr>
                <w:rFonts w:cs="Arial"/>
              </w:rPr>
              <w:t>0..1</w:t>
            </w:r>
          </w:p>
        </w:tc>
      </w:tr>
      <w:tr w:rsidR="00506D38" w:rsidRPr="008B3241" w:rsidTr="00B55BB6">
        <w:tblPrEx>
          <w:tblCellMar>
            <w:top w:w="0" w:type="dxa"/>
            <w:bottom w:w="0" w:type="dxa"/>
          </w:tblCellMar>
        </w:tblPrEx>
        <w:trPr>
          <w:cantSplit/>
          <w:tblHeader/>
        </w:trPr>
        <w:tc>
          <w:tcPr>
            <w:tcW w:w="993" w:type="dxa"/>
            <w:shd w:val="clear" w:color="auto" w:fill="FFFFFF"/>
          </w:tcPr>
          <w:p w:rsidR="00506D38" w:rsidRPr="006827C3" w:rsidRDefault="00506D38" w:rsidP="00B55BB6">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506D38" w:rsidRPr="008B3241" w:rsidRDefault="00506D38" w:rsidP="00B55BB6">
            <w:pPr>
              <w:shd w:val="clear" w:color="auto" w:fill="FFFFFF"/>
              <w:spacing w:before="100" w:beforeAutospacing="1" w:after="100" w:afterAutospacing="1"/>
              <w:jc w:val="left"/>
              <w:rPr>
                <w:rFonts w:cs="Arial"/>
                <w:lang w:eastAsia="ko-KR"/>
              </w:rPr>
            </w:pPr>
            <w:r>
              <w:rPr>
                <w:rFonts w:cs="Arial"/>
                <w:lang w:eastAsia="ko-KR"/>
              </w:rPr>
              <w:t>Logical Consistency – Conceptual Consistency</w:t>
            </w:r>
          </w:p>
        </w:tc>
        <w:tc>
          <w:tcPr>
            <w:tcW w:w="1417" w:type="dxa"/>
            <w:shd w:val="clear" w:color="auto" w:fill="FFFFFF"/>
          </w:tcPr>
          <w:p w:rsidR="00506D38" w:rsidRPr="008B3241" w:rsidRDefault="00506D38" w:rsidP="00B55BB6">
            <w:pPr>
              <w:shd w:val="clear" w:color="auto" w:fill="FFFFFF"/>
              <w:spacing w:before="100" w:beforeAutospacing="1" w:after="100" w:afterAutospacing="1"/>
              <w:jc w:val="center"/>
              <w:rPr>
                <w:rFonts w:cs="Arial"/>
              </w:rPr>
            </w:pPr>
            <w:r>
              <w:rPr>
                <w:rFonts w:cs="Arial"/>
              </w:rPr>
              <w:t>0..*</w:t>
            </w:r>
          </w:p>
        </w:tc>
      </w:tr>
      <w:tr w:rsidR="00506D38" w:rsidRPr="008B3241" w:rsidTr="00B55BB6">
        <w:tblPrEx>
          <w:tblCellMar>
            <w:top w:w="0" w:type="dxa"/>
            <w:bottom w:w="0" w:type="dxa"/>
          </w:tblCellMar>
        </w:tblPrEx>
        <w:trPr>
          <w:cantSplit/>
          <w:tblHeader/>
        </w:trPr>
        <w:tc>
          <w:tcPr>
            <w:tcW w:w="993" w:type="dxa"/>
            <w:shd w:val="clear" w:color="auto" w:fill="FFFFFF"/>
          </w:tcPr>
          <w:p w:rsidR="00506D38" w:rsidRPr="006827C3" w:rsidRDefault="00506D38" w:rsidP="00B55BB6">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506D38" w:rsidRPr="008B3241" w:rsidRDefault="00506D38" w:rsidP="00B55BB6">
            <w:pPr>
              <w:shd w:val="clear" w:color="auto" w:fill="FFFFFF"/>
              <w:spacing w:before="100" w:beforeAutospacing="1" w:after="100" w:afterAutospacing="1"/>
              <w:jc w:val="left"/>
              <w:rPr>
                <w:rFonts w:cs="Arial"/>
                <w:lang w:eastAsia="ko-KR"/>
              </w:rPr>
            </w:pPr>
            <w:r>
              <w:rPr>
                <w:rFonts w:cs="Arial"/>
                <w:lang w:eastAsia="ko-KR"/>
              </w:rPr>
              <w:t>Logical Consistency – Domain Consistency</w:t>
            </w:r>
          </w:p>
        </w:tc>
        <w:tc>
          <w:tcPr>
            <w:tcW w:w="1417" w:type="dxa"/>
            <w:shd w:val="clear" w:color="auto" w:fill="FFFFFF"/>
          </w:tcPr>
          <w:p w:rsidR="00506D38" w:rsidRPr="008B3241" w:rsidRDefault="00506D38" w:rsidP="00B55BB6">
            <w:pPr>
              <w:shd w:val="clear" w:color="auto" w:fill="FFFFFF"/>
              <w:spacing w:before="100" w:beforeAutospacing="1" w:after="100" w:afterAutospacing="1"/>
              <w:jc w:val="center"/>
              <w:rPr>
                <w:rFonts w:cs="Arial"/>
              </w:rPr>
            </w:pPr>
            <w:r>
              <w:rPr>
                <w:rFonts w:cs="Arial"/>
              </w:rPr>
              <w:t>0..*</w:t>
            </w:r>
          </w:p>
        </w:tc>
      </w:tr>
    </w:tbl>
    <w:p w:rsidR="00506D38" w:rsidRPr="00B318DD" w:rsidRDefault="00506D38" w:rsidP="007D7225">
      <w:pPr>
        <w:rPr>
          <w:i/>
          <w:color w:val="008000"/>
          <w:szCs w:val="19"/>
        </w:rPr>
      </w:pPr>
    </w:p>
    <w:p w:rsidR="00506D38" w:rsidRPr="00B318DD" w:rsidRDefault="00506D38" w:rsidP="007D7225">
      <w:pPr>
        <w:rPr>
          <w:i/>
          <w:color w:val="008000"/>
          <w:szCs w:val="19"/>
        </w:rPr>
      </w:pPr>
    </w:p>
    <w:p w:rsidR="00506D38" w:rsidRPr="00B318DD" w:rsidRDefault="00506D38" w:rsidP="007D7225">
      <w:pPr>
        <w:rPr>
          <w:i/>
          <w:color w:val="008000"/>
          <w:szCs w:val="19"/>
        </w:rPr>
      </w:pPr>
    </w:p>
    <w:p w:rsidR="007D7225" w:rsidRPr="00B318DD" w:rsidRDefault="007D7225" w:rsidP="007D7225">
      <w:pPr>
        <w:pStyle w:val="Tabelletab"/>
        <w:shd w:val="clear" w:color="auto" w:fill="E6E6E6"/>
        <w:spacing w:before="0" w:after="0"/>
        <w:rPr>
          <w:rFonts w:ascii="Arial" w:hAnsi="Arial" w:cs="Arial"/>
          <w:szCs w:val="19"/>
          <w:lang w:val="en-GB"/>
        </w:rPr>
      </w:pPr>
    </w:p>
    <w:p w:rsidR="007D7225" w:rsidRPr="00B318DD" w:rsidRDefault="007D7225" w:rsidP="007D7225">
      <w:pPr>
        <w:pStyle w:val="Recommendationgrey"/>
        <w:rPr>
          <w:szCs w:val="19"/>
        </w:rPr>
      </w:pPr>
      <w:r w:rsidRPr="00B318DD">
        <w:rPr>
          <w:szCs w:val="19"/>
        </w:rPr>
        <w:t xml:space="preserve">For implementing the metadata elements included in this section using ISO 19115, ISO/DIS 19157 and ISO/TS 19139, the instructions included in the relevant sub-sections should be followed. </w:t>
      </w:r>
    </w:p>
    <w:p w:rsidR="007D7225" w:rsidRPr="00B318DD" w:rsidRDefault="007D7225" w:rsidP="007D7225">
      <w:pPr>
        <w:pStyle w:val="Tabelletab"/>
        <w:shd w:val="clear" w:color="auto" w:fill="E6E6E6"/>
        <w:spacing w:before="0" w:after="0"/>
        <w:rPr>
          <w:rFonts w:ascii="Arial" w:hAnsi="Arial" w:cs="Arial"/>
          <w:szCs w:val="19"/>
          <w:lang w:val="en-GB"/>
        </w:rPr>
      </w:pPr>
    </w:p>
    <w:p w:rsidR="007D7225" w:rsidRPr="00B318DD" w:rsidRDefault="007D7225" w:rsidP="007D7225">
      <w:pPr>
        <w:shd w:val="clear" w:color="auto" w:fill="FFFFFF"/>
        <w:rPr>
          <w:i/>
          <w:iCs/>
          <w:color w:val="008000"/>
          <w:szCs w:val="19"/>
        </w:rPr>
      </w:pPr>
    </w:p>
    <w:p w:rsidR="0062021A" w:rsidRPr="008B3241" w:rsidRDefault="0062021A" w:rsidP="0062021A">
      <w:pPr>
        <w:pStyle w:val="Titolo3"/>
        <w:shd w:val="clear" w:color="auto" w:fill="FFFFFF"/>
      </w:pPr>
      <w:bookmarkStart w:id="358" w:name="_Ref231377102"/>
      <w:bookmarkStart w:id="359" w:name="_Toc254251692"/>
      <w:bookmarkStart w:id="360" w:name="_Toc374519925"/>
      <w:r w:rsidRPr="008B3241">
        <w:t>Maintenance Information</w:t>
      </w:r>
      <w:bookmarkEnd w:id="358"/>
      <w:bookmarkEnd w:id="359"/>
      <w:bookmarkEnd w:id="360"/>
    </w:p>
    <w:p w:rsidR="0062021A" w:rsidRPr="008B3241" w:rsidRDefault="0062021A" w:rsidP="003D2FF9">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62021A" w:rsidRPr="008B3241" w:rsidTr="003D2FF9">
        <w:trPr>
          <w:cantSplit/>
        </w:trPr>
        <w:tc>
          <w:tcPr>
            <w:tcW w:w="2977" w:type="dxa"/>
            <w:shd w:val="clear" w:color="auto" w:fill="E6E6E6"/>
            <w:vAlign w:val="center"/>
          </w:tcPr>
          <w:p w:rsidR="0062021A" w:rsidRPr="008B3241" w:rsidRDefault="0062021A" w:rsidP="003D2FF9">
            <w:pPr>
              <w:pStyle w:val="Soggettocommento"/>
              <w:rPr>
                <w:rFonts w:cs="Arial"/>
                <w:bCs w:val="0"/>
              </w:rPr>
            </w:pPr>
            <w:r w:rsidRPr="008B3241">
              <w:rPr>
                <w:rFonts w:cs="Arial"/>
                <w:bCs w:val="0"/>
              </w:rPr>
              <w:t>Metadata element name</w:t>
            </w:r>
          </w:p>
        </w:tc>
        <w:tc>
          <w:tcPr>
            <w:tcW w:w="6095" w:type="dxa"/>
            <w:shd w:val="clear" w:color="auto" w:fill="E6E6E6"/>
            <w:vAlign w:val="center"/>
          </w:tcPr>
          <w:p w:rsidR="0062021A" w:rsidRPr="008B3241" w:rsidRDefault="0062021A" w:rsidP="003D2FF9">
            <w:pPr>
              <w:autoSpaceDE w:val="0"/>
              <w:autoSpaceDN w:val="0"/>
              <w:adjustRightInd w:val="0"/>
              <w:jc w:val="left"/>
              <w:rPr>
                <w:rFonts w:cs="Arial"/>
                <w:b/>
                <w:lang w:eastAsia="ko-KR"/>
              </w:rPr>
            </w:pPr>
            <w:r w:rsidRPr="008B3241">
              <w:rPr>
                <w:rFonts w:cs="Arial"/>
                <w:b/>
                <w:lang w:eastAsia="ko-KR"/>
              </w:rPr>
              <w:t>Maintenance information</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Definition</w:t>
            </w:r>
          </w:p>
        </w:tc>
        <w:tc>
          <w:tcPr>
            <w:tcW w:w="6095" w:type="dxa"/>
            <w:shd w:val="clear" w:color="auto" w:fill="E6E6E6"/>
            <w:vAlign w:val="center"/>
          </w:tcPr>
          <w:p w:rsidR="0062021A" w:rsidRPr="008B3241" w:rsidRDefault="0062021A" w:rsidP="003D2FF9">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ISO 19115 number and name</w:t>
            </w:r>
          </w:p>
        </w:tc>
        <w:tc>
          <w:tcPr>
            <w:tcW w:w="6095" w:type="dxa"/>
            <w:shd w:val="clear" w:color="auto" w:fill="E6E6E6"/>
            <w:vAlign w:val="center"/>
          </w:tcPr>
          <w:p w:rsidR="0062021A" w:rsidRPr="008B3241" w:rsidRDefault="0062021A" w:rsidP="003D2FF9">
            <w:r w:rsidRPr="008B3241">
              <w:t>30.</w:t>
            </w:r>
            <w:r w:rsidRPr="008B3241">
              <w:rPr>
                <w:rFonts w:cs="Arial"/>
                <w:lang w:eastAsia="ko-KR"/>
              </w:rPr>
              <w:t xml:space="preserve"> </w:t>
            </w:r>
            <w:r w:rsidRPr="008B3241">
              <w:rPr>
                <w:rFonts w:cs="Arial"/>
                <w:lang w:eastAsia="nl-NL"/>
              </w:rPr>
              <w:t>resourceMaintenance</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 xml:space="preserve">ISO/TS 19139 path </w:t>
            </w:r>
          </w:p>
        </w:tc>
        <w:tc>
          <w:tcPr>
            <w:tcW w:w="6095" w:type="dxa"/>
            <w:shd w:val="clear" w:color="auto" w:fill="E6E6E6"/>
            <w:vAlign w:val="center"/>
          </w:tcPr>
          <w:p w:rsidR="0062021A" w:rsidRPr="008B3241" w:rsidRDefault="0062021A" w:rsidP="003D2FF9">
            <w:pPr>
              <w:rPr>
                <w:rFonts w:cs="Arial"/>
                <w:b/>
                <w:lang w:val="fr-FR" w:eastAsia="nl-NL"/>
              </w:rPr>
            </w:pPr>
            <w:r w:rsidRPr="008B3241">
              <w:rPr>
                <w:rFonts w:cs="Arial"/>
                <w:lang w:val="fr-FR" w:eastAsia="nl-NL"/>
              </w:rPr>
              <w:t>identificationInfo/MD_Identification/resourceMaintenance</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62021A" w:rsidRPr="008B3241" w:rsidRDefault="0062021A" w:rsidP="003D2FF9">
            <w:pPr>
              <w:jc w:val="left"/>
              <w:rPr>
                <w:rFonts w:cs="Arial"/>
              </w:rPr>
            </w:pPr>
            <w:r w:rsidRPr="008B3241">
              <w:rPr>
                <w:rFonts w:cs="Arial"/>
              </w:rPr>
              <w:t>optional</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INSPIRE multiplicity</w:t>
            </w:r>
          </w:p>
        </w:tc>
        <w:tc>
          <w:tcPr>
            <w:tcW w:w="6095" w:type="dxa"/>
            <w:shd w:val="clear" w:color="auto" w:fill="E6E6E6"/>
            <w:vAlign w:val="center"/>
          </w:tcPr>
          <w:p w:rsidR="0062021A" w:rsidRPr="008B3241" w:rsidRDefault="0062021A" w:rsidP="003D2FF9">
            <w:pPr>
              <w:jc w:val="left"/>
              <w:rPr>
                <w:rFonts w:cs="Arial"/>
              </w:rPr>
            </w:pPr>
            <w:r w:rsidRPr="008B3241">
              <w:rPr>
                <w:rFonts w:cs="Arial"/>
              </w:rPr>
              <w:t>0..1</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Data type(and ISO 19115 no.)</w:t>
            </w:r>
          </w:p>
        </w:tc>
        <w:tc>
          <w:tcPr>
            <w:tcW w:w="6095" w:type="dxa"/>
            <w:shd w:val="clear" w:color="auto" w:fill="E6E6E6"/>
            <w:vAlign w:val="center"/>
          </w:tcPr>
          <w:p w:rsidR="0062021A" w:rsidRPr="008B3241" w:rsidRDefault="0062021A" w:rsidP="003D2FF9">
            <w:pPr>
              <w:autoSpaceDE w:val="0"/>
              <w:autoSpaceDN w:val="0"/>
              <w:adjustRightInd w:val="0"/>
              <w:jc w:val="left"/>
              <w:rPr>
                <w:rFonts w:cs="Arial"/>
                <w:lang w:eastAsia="ko-KR"/>
              </w:rPr>
            </w:pPr>
            <w:r w:rsidRPr="008B3241">
              <w:rPr>
                <w:rFonts w:cs="Arial"/>
                <w:lang w:eastAsia="ko-KR"/>
              </w:rPr>
              <w:t>142. MD_MaintenanceInformation</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Domain</w:t>
            </w:r>
          </w:p>
        </w:tc>
        <w:tc>
          <w:tcPr>
            <w:tcW w:w="6095" w:type="dxa"/>
            <w:shd w:val="clear" w:color="auto" w:fill="E6E6E6"/>
            <w:vAlign w:val="center"/>
          </w:tcPr>
          <w:p w:rsidR="0062021A" w:rsidRPr="008B3241" w:rsidRDefault="0062021A" w:rsidP="003D2FF9">
            <w:pPr>
              <w:jc w:val="left"/>
              <w:rPr>
                <w:rFonts w:cs="Arial"/>
              </w:rPr>
            </w:pPr>
            <w:r w:rsidRPr="008B3241">
              <w:rPr>
                <w:rFonts w:cs="Arial"/>
              </w:rPr>
              <w:t xml:space="preserve">This is a complex type (lines 143-148 from ISO 19115). </w:t>
            </w:r>
          </w:p>
          <w:p w:rsidR="0062021A" w:rsidRPr="008B3241" w:rsidRDefault="0062021A" w:rsidP="003D2FF9">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62021A" w:rsidRPr="008B3241" w:rsidRDefault="0062021A" w:rsidP="0062021A">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62021A" w:rsidRPr="008B3241" w:rsidRDefault="0062021A" w:rsidP="0062021A">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62021A" w:rsidRPr="008B3241" w:rsidRDefault="0062021A" w:rsidP="0062021A">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Implementing instructions</w:t>
            </w:r>
          </w:p>
        </w:tc>
        <w:tc>
          <w:tcPr>
            <w:tcW w:w="6095" w:type="dxa"/>
            <w:shd w:val="clear" w:color="auto" w:fill="E6E6E6"/>
            <w:vAlign w:val="center"/>
          </w:tcPr>
          <w:p w:rsidR="0062021A" w:rsidRPr="008B3241" w:rsidRDefault="0062021A" w:rsidP="003D2FF9">
            <w:pPr>
              <w:jc w:val="left"/>
              <w:rPr>
                <w:rFonts w:cs="Arial"/>
                <w:color w:val="FF0000"/>
              </w:rPr>
            </w:pP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w:t>
            </w:r>
          </w:p>
        </w:tc>
        <w:tc>
          <w:tcPr>
            <w:tcW w:w="6095" w:type="dxa"/>
            <w:shd w:val="clear" w:color="auto" w:fill="E6E6E6"/>
            <w:vAlign w:val="center"/>
          </w:tcPr>
          <w:p w:rsidR="0062021A" w:rsidRPr="008B3241" w:rsidRDefault="0062021A" w:rsidP="003D2FF9">
            <w:pPr>
              <w:jc w:val="left"/>
              <w:rPr>
                <w:rFonts w:cs="Arial"/>
              </w:rPr>
            </w:pP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Example XML encoding</w:t>
            </w:r>
          </w:p>
        </w:tc>
        <w:tc>
          <w:tcPr>
            <w:tcW w:w="6095" w:type="dxa"/>
            <w:shd w:val="clear" w:color="auto" w:fill="E6E6E6"/>
            <w:vAlign w:val="center"/>
          </w:tcPr>
          <w:p w:rsidR="0062021A" w:rsidRPr="008B3241" w:rsidRDefault="0062021A" w:rsidP="003D2FF9">
            <w:pPr>
              <w:jc w:val="left"/>
              <w:rPr>
                <w:rFonts w:cs="Arial"/>
                <w:color w:val="FF0000"/>
              </w:rPr>
            </w:pPr>
          </w:p>
        </w:tc>
      </w:tr>
      <w:tr w:rsidR="0062021A" w:rsidRPr="008B3241" w:rsidTr="003D2FF9">
        <w:trPr>
          <w:cantSplit/>
        </w:trPr>
        <w:tc>
          <w:tcPr>
            <w:tcW w:w="2977" w:type="dxa"/>
            <w:shd w:val="clear" w:color="auto" w:fill="E6E6E6"/>
            <w:vAlign w:val="center"/>
          </w:tcPr>
          <w:p w:rsidR="0062021A" w:rsidRPr="008B3241" w:rsidRDefault="0062021A" w:rsidP="003D2FF9">
            <w:pPr>
              <w:jc w:val="left"/>
              <w:rPr>
                <w:rFonts w:cs="Arial"/>
              </w:rPr>
            </w:pPr>
            <w:r w:rsidRPr="008B3241">
              <w:rPr>
                <w:rFonts w:cs="Arial"/>
              </w:rPr>
              <w:t>Comments</w:t>
            </w:r>
          </w:p>
        </w:tc>
        <w:tc>
          <w:tcPr>
            <w:tcW w:w="6095" w:type="dxa"/>
            <w:shd w:val="clear" w:color="auto" w:fill="E6E6E6"/>
            <w:vAlign w:val="center"/>
          </w:tcPr>
          <w:p w:rsidR="0062021A" w:rsidRPr="008B3241" w:rsidRDefault="0062021A" w:rsidP="003D2FF9">
            <w:pPr>
              <w:jc w:val="left"/>
              <w:rPr>
                <w:rFonts w:cs="Arial"/>
                <w:color w:val="FF0000"/>
              </w:rPr>
            </w:pPr>
          </w:p>
        </w:tc>
      </w:tr>
    </w:tbl>
    <w:p w:rsidR="0062021A" w:rsidRDefault="0062021A"/>
    <w:p w:rsidR="007D7225" w:rsidRPr="00B318DD" w:rsidRDefault="007D7225" w:rsidP="007D7225">
      <w:pPr>
        <w:rPr>
          <w:szCs w:val="19"/>
        </w:rPr>
      </w:pPr>
    </w:p>
    <w:p w:rsidR="0062021A" w:rsidRDefault="0062021A" w:rsidP="0062021A">
      <w:pPr>
        <w:pStyle w:val="Titolo3"/>
        <w:shd w:val="clear" w:color="auto" w:fill="E6E6E6"/>
        <w:rPr>
          <w:rStyle w:val="StyleHeading3H3Subparagraafh3sub-clause3hd33Red"/>
        </w:rPr>
      </w:pPr>
      <w:bookmarkStart w:id="361" w:name="_Ref322361813"/>
      <w:bookmarkStart w:id="362" w:name="_Toc374519926"/>
      <w:r>
        <w:rPr>
          <w:rStyle w:val="StyleHeading3H3Subparagraafh3sub-clause3hd33Red"/>
        </w:rPr>
        <w:t>Metadata elements for reporting data quality</w:t>
      </w:r>
      <w:bookmarkEnd w:id="361"/>
      <w:bookmarkEnd w:id="362"/>
    </w:p>
    <w:p w:rsidR="0062021A" w:rsidRDefault="0062021A" w:rsidP="003D2FF9">
      <w:pPr>
        <w:shd w:val="clear" w:color="auto" w:fill="E6E6E6"/>
        <w:rPr>
          <w:lang w:eastAsia="fr-FR"/>
        </w:rPr>
      </w:pPr>
    </w:p>
    <w:p w:rsidR="0062021A" w:rsidRPr="00891367" w:rsidRDefault="0062021A" w:rsidP="0062021A">
      <w:pPr>
        <w:pStyle w:val="Recommendation"/>
        <w:shd w:val="clear" w:color="auto" w:fill="E6E6E6"/>
      </w:pPr>
      <w:r w:rsidRPr="00891367">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62021A" w:rsidRDefault="0062021A" w:rsidP="003D2FF9">
      <w:pPr>
        <w:shd w:val="clear" w:color="auto" w:fill="E6E6E6"/>
        <w:rPr>
          <w:lang w:eastAsia="fr-FR"/>
        </w:rPr>
      </w:pPr>
    </w:p>
    <w:p w:rsidR="0062021A" w:rsidRDefault="0062021A" w:rsidP="0062021A">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62021A" w:rsidRDefault="0062021A" w:rsidP="003D2FF9">
      <w:pPr>
        <w:shd w:val="clear" w:color="auto" w:fill="E6E6E6"/>
        <w:rPr>
          <w:lang w:eastAsia="fr-FR"/>
        </w:rPr>
      </w:pPr>
    </w:p>
    <w:p w:rsidR="0062021A" w:rsidRDefault="0062021A" w:rsidP="003D2FF9">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62021A" w:rsidRDefault="0062021A" w:rsidP="003D2FF9">
      <w:pPr>
        <w:shd w:val="clear" w:color="auto" w:fill="E6E6E6"/>
      </w:pPr>
    </w:p>
    <w:p w:rsidR="0062021A" w:rsidRDefault="0062021A" w:rsidP="0062021A">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C42249">
        <w:t>8.3.2.1</w:t>
      </w:r>
      <w:r>
        <w:t xml:space="preserve"> and </w:t>
      </w:r>
      <w:r w:rsidR="00C42249">
        <w:t>8.3.2.2</w:t>
      </w:r>
      <w:r>
        <w:t>.</w:t>
      </w:r>
    </w:p>
    <w:p w:rsidR="0062021A" w:rsidRDefault="0062021A" w:rsidP="003D2FF9">
      <w:pPr>
        <w:shd w:val="clear" w:color="auto" w:fill="E6E6E6"/>
      </w:pPr>
    </w:p>
    <w:p w:rsidR="0062021A" w:rsidRDefault="0062021A" w:rsidP="003D2FF9">
      <w:pPr>
        <w:shd w:val="clear" w:color="auto" w:fill="E6E6E6"/>
      </w:pPr>
      <w:r>
        <w:t>NOTE 1</w:t>
      </w:r>
      <w:r>
        <w:tab/>
        <w:t>If using non-quantitative description, the results of several tests do not have to be reported separately, but may be combined into one descriptive statement.</w:t>
      </w:r>
    </w:p>
    <w:p w:rsidR="0062021A" w:rsidRDefault="0062021A" w:rsidP="003D2FF9">
      <w:pPr>
        <w:shd w:val="clear" w:color="auto" w:fill="E6E6E6"/>
      </w:pPr>
    </w:p>
    <w:p w:rsidR="0062021A" w:rsidRDefault="0062021A" w:rsidP="003D2FF9">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C42249">
        <w:t>8.3.2.1</w:t>
      </w:r>
      <w:r>
        <w:t xml:space="preserve"> and </w:t>
      </w:r>
      <w:r w:rsidR="00C42249">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62021A" w:rsidRDefault="0062021A" w:rsidP="003D2FF9">
      <w:pPr>
        <w:shd w:val="clear" w:color="auto" w:fill="E6E6E6"/>
        <w:tabs>
          <w:tab w:val="clear" w:pos="284"/>
          <w:tab w:val="clear" w:pos="567"/>
        </w:tabs>
        <w:rPr>
          <w:rFonts w:ascii="ArialMT" w:hAnsi="ArialMT" w:cs="ArialMT"/>
          <w:color w:val="000000"/>
          <w:lang w:eastAsia="en-US"/>
        </w:rPr>
      </w:pPr>
    </w:p>
    <w:p w:rsidR="0062021A" w:rsidRDefault="0062021A" w:rsidP="003D2FF9">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62021A" w:rsidRDefault="0062021A" w:rsidP="003D2FF9">
      <w:pPr>
        <w:shd w:val="clear" w:color="auto" w:fill="E6E6E6"/>
        <w:rPr>
          <w:lang w:eastAsia="fr-FR"/>
        </w:rPr>
      </w:pPr>
    </w:p>
    <w:p w:rsidR="0062021A" w:rsidRDefault="0062021A" w:rsidP="0062021A">
      <w:pPr>
        <w:pStyle w:val="Recommendationgrey"/>
      </w:pPr>
      <w:r w:rsidRPr="00B357E7">
        <w:t xml:space="preserve">The scope element (of type DQ_Scope) of the DQ_DataQuality subtype should be used to encode the </w:t>
      </w:r>
      <w:r>
        <w:t xml:space="preserve">reporting </w:t>
      </w:r>
      <w:r w:rsidRPr="00B357E7">
        <w:t>scope.</w:t>
      </w:r>
    </w:p>
    <w:p w:rsidR="0062021A" w:rsidRDefault="0062021A" w:rsidP="003D2FF9">
      <w:pPr>
        <w:pStyle w:val="Recommendationgrey"/>
        <w:numPr>
          <w:ilvl w:val="0"/>
          <w:numId w:val="0"/>
        </w:numPr>
        <w:ind w:left="113"/>
      </w:pPr>
    </w:p>
    <w:p w:rsidR="0062021A" w:rsidRDefault="0062021A" w:rsidP="003D2FF9">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62021A" w:rsidRDefault="0062021A" w:rsidP="003D2FF9">
      <w:pPr>
        <w:pStyle w:val="Recommendationgrey"/>
        <w:numPr>
          <w:ilvl w:val="0"/>
          <w:numId w:val="0"/>
        </w:numPr>
        <w:ind w:left="113"/>
      </w:pPr>
    </w:p>
    <w:p w:rsidR="0062021A" w:rsidRPr="002D3D50" w:rsidRDefault="0062021A" w:rsidP="003D2FF9">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62021A" w:rsidRDefault="0062021A" w:rsidP="003D2FF9">
      <w:pPr>
        <w:shd w:val="clear" w:color="auto" w:fill="E6E6E6"/>
        <w:rPr>
          <w:lang w:eastAsia="fr-FR"/>
        </w:rPr>
      </w:pPr>
    </w:p>
    <w:p w:rsidR="0062021A" w:rsidRDefault="0062021A" w:rsidP="003D2FF9">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62021A" w:rsidRDefault="0062021A" w:rsidP="003D2FF9">
      <w:pPr>
        <w:shd w:val="clear" w:color="auto" w:fill="E6E6E6"/>
        <w:rPr>
          <w:rFonts w:ascii="ArialMT" w:hAnsi="ArialMT" w:cs="ArialMT"/>
          <w:color w:val="000000"/>
          <w:lang w:eastAsia="en-US"/>
        </w:rPr>
      </w:pPr>
    </w:p>
    <w:p w:rsidR="0062021A" w:rsidRPr="003A0998" w:rsidRDefault="0062021A" w:rsidP="0062021A">
      <w:pPr>
        <w:pStyle w:val="Titolo4"/>
        <w:shd w:val="clear" w:color="auto" w:fill="E6E6E6"/>
        <w:rPr>
          <w:b w:val="0"/>
          <w:lang w:eastAsia="fr-FR"/>
        </w:rPr>
      </w:pPr>
      <w:bookmarkStart w:id="363" w:name="_Ref323308649"/>
      <w:r w:rsidRPr="003A0998">
        <w:rPr>
          <w:b w:val="0"/>
          <w:lang w:eastAsia="fr-FR"/>
        </w:rPr>
        <w:t>Guidelines for reporting quantitative results of the data quality evaluation</w:t>
      </w:r>
      <w:bookmarkEnd w:id="363"/>
    </w:p>
    <w:p w:rsidR="0062021A" w:rsidRPr="003172C5" w:rsidRDefault="0062021A" w:rsidP="003D2FF9">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62021A" w:rsidRPr="008B3241" w:rsidTr="003D2FF9">
        <w:trPr>
          <w:cantSplit/>
        </w:trPr>
        <w:tc>
          <w:tcPr>
            <w:tcW w:w="3261" w:type="dxa"/>
            <w:shd w:val="clear" w:color="auto" w:fill="E6E6E6"/>
            <w:vAlign w:val="center"/>
          </w:tcPr>
          <w:p w:rsidR="0062021A" w:rsidRPr="008B3241" w:rsidRDefault="0062021A" w:rsidP="003D2FF9">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62021A" w:rsidRPr="008B3241" w:rsidRDefault="0062021A" w:rsidP="003D2FF9">
            <w:pPr>
              <w:shd w:val="clear" w:color="auto" w:fill="E6E6E6"/>
              <w:rPr>
                <w:rFonts w:cs="Arial"/>
                <w:b/>
              </w:rPr>
            </w:pPr>
            <w:r>
              <w:rPr>
                <w:rFonts w:cs="Arial"/>
                <w:b/>
                <w:lang w:eastAsia="ko-KR"/>
              </w:rPr>
              <w:t>See chapter 7</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Definition</w:t>
            </w:r>
          </w:p>
        </w:tc>
        <w:tc>
          <w:tcPr>
            <w:tcW w:w="5811" w:type="dxa"/>
            <w:shd w:val="clear" w:color="auto" w:fill="E6E6E6"/>
            <w:vAlign w:val="center"/>
          </w:tcPr>
          <w:p w:rsidR="0062021A" w:rsidRPr="008B3241" w:rsidRDefault="0062021A" w:rsidP="003D2FF9">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62021A" w:rsidRPr="008B3241" w:rsidRDefault="0062021A" w:rsidP="003D2FF9">
            <w:pPr>
              <w:shd w:val="clear" w:color="auto" w:fill="E6E6E6"/>
              <w:autoSpaceDE w:val="0"/>
              <w:autoSpaceDN w:val="0"/>
              <w:adjustRightInd w:val="0"/>
              <w:jc w:val="left"/>
              <w:rPr>
                <w:rFonts w:cs="Arial"/>
                <w:lang w:eastAsia="ko-KR"/>
              </w:rPr>
            </w:pPr>
            <w:r>
              <w:rPr>
                <w:rFonts w:cs="Arial"/>
                <w:lang w:eastAsia="ko-KR"/>
              </w:rPr>
              <w:t>3. report</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62021A" w:rsidRPr="008B3241" w:rsidRDefault="0062021A" w:rsidP="003D2FF9">
            <w:pPr>
              <w:shd w:val="clear" w:color="auto" w:fill="E6E6E6"/>
              <w:rPr>
                <w:rFonts w:cs="Arial"/>
                <w:lang w:eastAsia="nl-NL"/>
              </w:rPr>
            </w:pPr>
            <w:r w:rsidRPr="008B3241">
              <w:rPr>
                <w:rFonts w:cs="Arial"/>
                <w:lang w:eastAsia="nl-NL"/>
              </w:rPr>
              <w:t>dataQualityInfo</w:t>
            </w:r>
            <w:r>
              <w:rPr>
                <w:rFonts w:cs="Arial"/>
                <w:lang w:eastAsia="nl-NL"/>
              </w:rPr>
              <w:t>/*/report</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optional</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INSPIRE multiplicity</w:t>
            </w:r>
          </w:p>
        </w:tc>
        <w:tc>
          <w:tcPr>
            <w:tcW w:w="581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0..*</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62021A" w:rsidRPr="008B3241" w:rsidRDefault="0062021A" w:rsidP="003D2FF9">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62021A" w:rsidRPr="00A17410"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Domain</w:t>
            </w:r>
          </w:p>
        </w:tc>
        <w:tc>
          <w:tcPr>
            <w:tcW w:w="5811" w:type="dxa"/>
            <w:shd w:val="clear" w:color="auto" w:fill="E6E6E6"/>
            <w:vAlign w:val="center"/>
          </w:tcPr>
          <w:p w:rsidR="0062021A" w:rsidRDefault="0062021A" w:rsidP="003D2FF9">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62021A" w:rsidRDefault="0062021A" w:rsidP="003D2FF9">
            <w:pPr>
              <w:pStyle w:val="Default"/>
              <w:shd w:val="clear" w:color="auto" w:fill="E6E6E6"/>
              <w:rPr>
                <w:sz w:val="20"/>
                <w:szCs w:val="20"/>
              </w:rPr>
            </w:pPr>
            <w:r w:rsidRPr="00A17410">
              <w:rPr>
                <w:sz w:val="20"/>
                <w:szCs w:val="20"/>
              </w:rPr>
              <w:t>7</w:t>
            </w:r>
            <w:r>
              <w:rPr>
                <w:sz w:val="20"/>
                <w:szCs w:val="20"/>
              </w:rPr>
              <w:t>. DQ_MeasureReference (C.2.1.3)</w:t>
            </w:r>
          </w:p>
          <w:p w:rsidR="0062021A" w:rsidRDefault="0062021A" w:rsidP="003D2FF9">
            <w:pPr>
              <w:pStyle w:val="Default"/>
              <w:shd w:val="clear" w:color="auto" w:fill="E6E6E6"/>
              <w:rPr>
                <w:sz w:val="20"/>
                <w:szCs w:val="20"/>
              </w:rPr>
            </w:pPr>
            <w:r>
              <w:rPr>
                <w:sz w:val="20"/>
                <w:szCs w:val="20"/>
              </w:rPr>
              <w:t>8. DQ_EvaluationMethod (C.2.1.4.)</w:t>
            </w:r>
          </w:p>
          <w:p w:rsidR="0062021A" w:rsidRPr="00A17410" w:rsidRDefault="0062021A" w:rsidP="003D2FF9">
            <w:pPr>
              <w:pStyle w:val="Default"/>
              <w:shd w:val="clear" w:color="auto" w:fill="E6E6E6"/>
              <w:rPr>
                <w:sz w:val="20"/>
                <w:szCs w:val="20"/>
              </w:rPr>
            </w:pPr>
            <w:r>
              <w:rPr>
                <w:sz w:val="20"/>
                <w:szCs w:val="20"/>
              </w:rPr>
              <w:t>9. DQ_Result (C2.1.5.)</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62021A" w:rsidRPr="005E3DBC" w:rsidRDefault="0062021A" w:rsidP="003D2FF9">
            <w:pPr>
              <w:shd w:val="clear" w:color="auto" w:fill="E6E6E6"/>
            </w:pPr>
            <w:r w:rsidRPr="005E3DBC">
              <w:t>39. nameOfMeasure</w:t>
            </w:r>
          </w:p>
          <w:p w:rsidR="0062021A" w:rsidRDefault="0062021A" w:rsidP="003D2FF9">
            <w:pPr>
              <w:shd w:val="clear" w:color="auto" w:fill="E6E6E6"/>
              <w:tabs>
                <w:tab w:val="clear" w:pos="567"/>
                <w:tab w:val="clear" w:pos="851"/>
                <w:tab w:val="left" w:pos="742"/>
              </w:tabs>
            </w:pPr>
          </w:p>
          <w:p w:rsidR="0062021A" w:rsidRPr="005E3DBC" w:rsidRDefault="0062021A" w:rsidP="003D2FF9">
            <w:pPr>
              <w:shd w:val="clear" w:color="auto" w:fill="E6E6E6"/>
              <w:tabs>
                <w:tab w:val="clear" w:pos="567"/>
                <w:tab w:val="clear" w:pos="851"/>
                <w:tab w:val="left" w:pos="742"/>
              </w:tabs>
            </w:pPr>
            <w:r w:rsidRPr="005E3DBC">
              <w:t>NOTE</w:t>
            </w:r>
            <w:r w:rsidRPr="005E3DBC">
              <w:tab/>
              <w:t xml:space="preserve">This should be the name as defined in Chapter 7. </w:t>
            </w:r>
          </w:p>
          <w:p w:rsidR="0062021A" w:rsidRPr="005E3DBC" w:rsidRDefault="0062021A" w:rsidP="003D2FF9">
            <w:pPr>
              <w:shd w:val="clear" w:color="auto" w:fill="E6E6E6"/>
            </w:pPr>
          </w:p>
          <w:p w:rsidR="0062021A" w:rsidRPr="005E3DBC" w:rsidRDefault="0062021A" w:rsidP="003D2FF9">
            <w:pPr>
              <w:shd w:val="clear" w:color="auto" w:fill="E6E6E6"/>
            </w:pPr>
            <w:r w:rsidRPr="005E3DBC">
              <w:t>42. evaluationMethodType</w:t>
            </w:r>
          </w:p>
          <w:p w:rsidR="0062021A" w:rsidRPr="005E3DBC" w:rsidRDefault="0062021A" w:rsidP="003D2FF9">
            <w:pPr>
              <w:shd w:val="clear" w:color="auto" w:fill="E6E6E6"/>
            </w:pPr>
          </w:p>
          <w:p w:rsidR="0062021A" w:rsidRPr="005E3DBC" w:rsidRDefault="0062021A" w:rsidP="003D2FF9">
            <w:pPr>
              <w:shd w:val="clear" w:color="auto" w:fill="E6E6E6"/>
            </w:pPr>
            <w:r w:rsidRPr="005E3DBC">
              <w:t>43. evaluationMethodDescription</w:t>
            </w:r>
          </w:p>
          <w:p w:rsidR="0062021A" w:rsidRDefault="0062021A" w:rsidP="003D2FF9">
            <w:pPr>
              <w:shd w:val="clear" w:color="auto" w:fill="E6E6E6"/>
            </w:pPr>
          </w:p>
          <w:p w:rsidR="0062021A" w:rsidRPr="005E3DBC" w:rsidRDefault="0062021A" w:rsidP="003D2FF9">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62021A" w:rsidRPr="005E3DBC" w:rsidRDefault="0062021A" w:rsidP="003D2FF9">
            <w:pPr>
              <w:shd w:val="clear" w:color="auto" w:fill="E6E6E6"/>
            </w:pPr>
          </w:p>
          <w:p w:rsidR="0062021A" w:rsidRPr="005E3DBC" w:rsidRDefault="0062021A" w:rsidP="003D2FF9">
            <w:pPr>
              <w:shd w:val="clear" w:color="auto" w:fill="E6E6E6"/>
            </w:pPr>
            <w:r w:rsidRPr="005E3DBC">
              <w:t>46. dateTime</w:t>
            </w:r>
          </w:p>
          <w:p w:rsidR="0062021A" w:rsidRDefault="0062021A" w:rsidP="003D2FF9">
            <w:pPr>
              <w:shd w:val="clear" w:color="auto" w:fill="E6E6E6"/>
            </w:pPr>
          </w:p>
          <w:p w:rsidR="0062021A" w:rsidRPr="005E3DBC" w:rsidRDefault="0062021A" w:rsidP="003D2FF9">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62021A" w:rsidRPr="005E3DBC" w:rsidRDefault="0062021A" w:rsidP="003D2FF9">
            <w:pPr>
              <w:shd w:val="clear" w:color="auto" w:fill="E6E6E6"/>
            </w:pPr>
          </w:p>
          <w:p w:rsidR="0062021A" w:rsidRPr="005E3DBC" w:rsidRDefault="0062021A" w:rsidP="003D2FF9">
            <w:pPr>
              <w:shd w:val="clear" w:color="auto" w:fill="E6E6E6"/>
            </w:pPr>
            <w:r w:rsidRPr="005E3DBC">
              <w:t>63. DQ_QuantitativeResult /</w:t>
            </w:r>
            <w:r>
              <w:t xml:space="preserve"> </w:t>
            </w:r>
            <w:r w:rsidRPr="005E3DBC">
              <w:t>64. value</w:t>
            </w:r>
          </w:p>
          <w:p w:rsidR="0062021A" w:rsidRDefault="0062021A" w:rsidP="003D2FF9">
            <w:pPr>
              <w:shd w:val="clear" w:color="auto" w:fill="E6E6E6"/>
              <w:tabs>
                <w:tab w:val="clear" w:pos="284"/>
                <w:tab w:val="clear" w:pos="567"/>
                <w:tab w:val="clear" w:pos="851"/>
                <w:tab w:val="left" w:pos="742"/>
              </w:tabs>
              <w:rPr>
                <w:rFonts w:ascii="ArialMT" w:hAnsi="ArialMT" w:cs="ArialMT"/>
                <w:color w:val="000000"/>
                <w:lang w:val="en-US" w:eastAsia="en-US"/>
              </w:rPr>
            </w:pPr>
          </w:p>
          <w:p w:rsidR="0062021A" w:rsidRPr="00653325" w:rsidRDefault="0062021A" w:rsidP="003D2FF9">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62021A" w:rsidRPr="00FE3884"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Example</w:t>
            </w:r>
          </w:p>
        </w:tc>
        <w:tc>
          <w:tcPr>
            <w:tcW w:w="5811" w:type="dxa"/>
            <w:shd w:val="clear" w:color="auto" w:fill="E6E6E6"/>
            <w:vAlign w:val="center"/>
          </w:tcPr>
          <w:p w:rsidR="0062021A" w:rsidRPr="00FE3884" w:rsidRDefault="0062021A" w:rsidP="003D2FF9">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Example XML encoding</w:t>
            </w:r>
          </w:p>
        </w:tc>
        <w:tc>
          <w:tcPr>
            <w:tcW w:w="5811" w:type="dxa"/>
            <w:shd w:val="clear" w:color="auto" w:fill="E6E6E6"/>
            <w:vAlign w:val="center"/>
          </w:tcPr>
          <w:p w:rsidR="0062021A" w:rsidRPr="008B3241" w:rsidRDefault="0062021A" w:rsidP="003D2FF9">
            <w:pPr>
              <w:shd w:val="clear" w:color="auto" w:fill="E6E6E6"/>
              <w:jc w:val="left"/>
              <w:rPr>
                <w:rFonts w:cs="Arial"/>
                <w:color w:val="FF0000"/>
              </w:rPr>
            </w:pPr>
          </w:p>
        </w:tc>
      </w:tr>
    </w:tbl>
    <w:p w:rsidR="0062021A" w:rsidRDefault="0062021A" w:rsidP="003D2FF9">
      <w:pPr>
        <w:shd w:val="clear" w:color="auto" w:fill="E6E6E6"/>
      </w:pPr>
    </w:p>
    <w:p w:rsidR="0062021A" w:rsidRPr="003A0998" w:rsidRDefault="0062021A" w:rsidP="0062021A">
      <w:pPr>
        <w:pStyle w:val="Titolo4"/>
        <w:shd w:val="clear" w:color="auto" w:fill="E6E6E6"/>
        <w:rPr>
          <w:b w:val="0"/>
          <w:lang w:eastAsia="fr-FR"/>
        </w:rPr>
      </w:pPr>
      <w:bookmarkStart w:id="364" w:name="_Ref323308651"/>
      <w:r w:rsidRPr="003A0998">
        <w:rPr>
          <w:b w:val="0"/>
          <w:lang w:eastAsia="fr-FR"/>
        </w:rPr>
        <w:t>Guidelines for reporting descriptive results of the Data Quality evaluation</w:t>
      </w:r>
      <w:bookmarkEnd w:id="364"/>
    </w:p>
    <w:p w:rsidR="0062021A" w:rsidRPr="00C366C3" w:rsidRDefault="0062021A" w:rsidP="003D2FF9">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62021A" w:rsidRPr="008B3241" w:rsidTr="003D2FF9">
        <w:trPr>
          <w:cantSplit/>
        </w:trPr>
        <w:tc>
          <w:tcPr>
            <w:tcW w:w="3261" w:type="dxa"/>
            <w:shd w:val="clear" w:color="auto" w:fill="E6E6E6"/>
            <w:vAlign w:val="center"/>
          </w:tcPr>
          <w:p w:rsidR="0062021A" w:rsidRPr="008B3241" w:rsidRDefault="0062021A" w:rsidP="003D2FF9">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62021A" w:rsidRPr="008B3241" w:rsidRDefault="0062021A" w:rsidP="003D2FF9">
            <w:pPr>
              <w:shd w:val="clear" w:color="auto" w:fill="E6E6E6"/>
              <w:rPr>
                <w:rFonts w:cs="Arial"/>
                <w:b/>
              </w:rPr>
            </w:pPr>
            <w:r>
              <w:rPr>
                <w:rFonts w:cs="Arial"/>
                <w:b/>
                <w:lang w:eastAsia="ko-KR"/>
              </w:rPr>
              <w:t>See chapter 7</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Definition</w:t>
            </w:r>
          </w:p>
        </w:tc>
        <w:tc>
          <w:tcPr>
            <w:tcW w:w="5811" w:type="dxa"/>
            <w:shd w:val="clear" w:color="auto" w:fill="E6E6E6"/>
            <w:vAlign w:val="center"/>
          </w:tcPr>
          <w:p w:rsidR="0062021A" w:rsidRPr="008B3241" w:rsidRDefault="0062021A" w:rsidP="003D2FF9">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62021A" w:rsidRPr="008B3241" w:rsidRDefault="0062021A" w:rsidP="003D2FF9">
            <w:pPr>
              <w:shd w:val="clear" w:color="auto" w:fill="E6E6E6"/>
              <w:autoSpaceDE w:val="0"/>
              <w:autoSpaceDN w:val="0"/>
              <w:adjustRightInd w:val="0"/>
              <w:jc w:val="left"/>
              <w:rPr>
                <w:rFonts w:cs="Arial"/>
                <w:lang w:eastAsia="ko-KR"/>
              </w:rPr>
            </w:pPr>
            <w:r>
              <w:rPr>
                <w:rFonts w:cs="Arial"/>
                <w:lang w:eastAsia="ko-KR"/>
              </w:rPr>
              <w:t>3. report</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62021A" w:rsidRPr="008B3241" w:rsidRDefault="0062021A" w:rsidP="003D2FF9">
            <w:pPr>
              <w:shd w:val="clear" w:color="auto" w:fill="E6E6E6"/>
              <w:rPr>
                <w:rFonts w:cs="Arial"/>
                <w:lang w:eastAsia="nl-NL"/>
              </w:rPr>
            </w:pPr>
            <w:r w:rsidRPr="008B3241">
              <w:rPr>
                <w:rFonts w:cs="Arial"/>
                <w:lang w:eastAsia="nl-NL"/>
              </w:rPr>
              <w:t>dataQualityInfo</w:t>
            </w:r>
            <w:r>
              <w:rPr>
                <w:rFonts w:cs="Arial"/>
                <w:lang w:eastAsia="nl-NL"/>
              </w:rPr>
              <w:t>/*/report</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optional</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INSPIRE multiplicity</w:t>
            </w:r>
          </w:p>
        </w:tc>
        <w:tc>
          <w:tcPr>
            <w:tcW w:w="581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0..*</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62021A" w:rsidRPr="008B3241" w:rsidRDefault="0062021A" w:rsidP="003D2FF9">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Domain</w:t>
            </w:r>
          </w:p>
        </w:tc>
        <w:tc>
          <w:tcPr>
            <w:tcW w:w="5811" w:type="dxa"/>
            <w:shd w:val="clear" w:color="auto" w:fill="E6E6E6"/>
            <w:vAlign w:val="center"/>
          </w:tcPr>
          <w:p w:rsidR="0062021A" w:rsidRDefault="0062021A" w:rsidP="003D2FF9">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62021A" w:rsidRPr="00A17410" w:rsidRDefault="0062021A" w:rsidP="003D2FF9">
            <w:pPr>
              <w:pStyle w:val="Default"/>
              <w:shd w:val="clear" w:color="auto" w:fill="E6E6E6"/>
              <w:rPr>
                <w:sz w:val="20"/>
                <w:szCs w:val="20"/>
              </w:rPr>
            </w:pPr>
            <w:r>
              <w:rPr>
                <w:sz w:val="20"/>
                <w:szCs w:val="20"/>
              </w:rPr>
              <w:t>9. DQ_Result (C2.1.5.)</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62021A" w:rsidRPr="00382535" w:rsidRDefault="0062021A" w:rsidP="003D2FF9">
            <w:r w:rsidRPr="00382535">
              <w:t>67. DQ_DescripitveResult /</w:t>
            </w:r>
            <w:r>
              <w:t xml:space="preserve"> </w:t>
            </w:r>
            <w:r w:rsidRPr="00382535">
              <w:t>68. statement</w:t>
            </w:r>
          </w:p>
          <w:p w:rsidR="0062021A" w:rsidRDefault="0062021A" w:rsidP="003D2FF9"/>
          <w:p w:rsidR="0062021A" w:rsidRPr="005E50C1" w:rsidRDefault="0062021A" w:rsidP="003D2FF9">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Example</w:t>
            </w:r>
          </w:p>
        </w:tc>
        <w:tc>
          <w:tcPr>
            <w:tcW w:w="5811" w:type="dxa"/>
            <w:shd w:val="clear" w:color="auto" w:fill="E6E6E6"/>
            <w:vAlign w:val="center"/>
          </w:tcPr>
          <w:p w:rsidR="0062021A" w:rsidRPr="00A05AA1" w:rsidRDefault="0062021A" w:rsidP="003D2FF9">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62021A" w:rsidRPr="008B3241" w:rsidTr="003D2FF9">
        <w:trPr>
          <w:cantSplit/>
        </w:trPr>
        <w:tc>
          <w:tcPr>
            <w:tcW w:w="3261" w:type="dxa"/>
            <w:shd w:val="clear" w:color="auto" w:fill="E6E6E6"/>
            <w:vAlign w:val="center"/>
          </w:tcPr>
          <w:p w:rsidR="0062021A" w:rsidRPr="008B3241" w:rsidRDefault="0062021A" w:rsidP="003D2FF9">
            <w:pPr>
              <w:shd w:val="clear" w:color="auto" w:fill="E6E6E6"/>
              <w:jc w:val="left"/>
              <w:rPr>
                <w:rFonts w:cs="Arial"/>
              </w:rPr>
            </w:pPr>
            <w:r w:rsidRPr="008B3241">
              <w:rPr>
                <w:rFonts w:cs="Arial"/>
              </w:rPr>
              <w:t>Example XML encoding</w:t>
            </w:r>
          </w:p>
        </w:tc>
        <w:tc>
          <w:tcPr>
            <w:tcW w:w="5811" w:type="dxa"/>
            <w:shd w:val="clear" w:color="auto" w:fill="E6E6E6"/>
            <w:vAlign w:val="center"/>
          </w:tcPr>
          <w:p w:rsidR="0062021A" w:rsidRPr="008B3241" w:rsidRDefault="0062021A" w:rsidP="003D2FF9">
            <w:pPr>
              <w:shd w:val="clear" w:color="auto" w:fill="E6E6E6"/>
              <w:jc w:val="left"/>
              <w:rPr>
                <w:rFonts w:cs="Arial"/>
                <w:color w:val="FF0000"/>
              </w:rPr>
            </w:pPr>
          </w:p>
        </w:tc>
      </w:tr>
    </w:tbl>
    <w:p w:rsidR="0062021A" w:rsidRDefault="0062021A" w:rsidP="003D2FF9">
      <w:pPr>
        <w:shd w:val="clear" w:color="auto" w:fill="E6E6E6"/>
      </w:pPr>
    </w:p>
    <w:p w:rsidR="007D7225" w:rsidRPr="00B318DD" w:rsidRDefault="007D7225" w:rsidP="007D7225">
      <w:pPr>
        <w:shd w:val="clear" w:color="auto" w:fill="FFFFFF"/>
        <w:rPr>
          <w:i/>
          <w:color w:val="008000"/>
          <w:szCs w:val="19"/>
        </w:rPr>
      </w:pPr>
    </w:p>
    <w:p w:rsidR="007D7225" w:rsidRPr="00B318DD" w:rsidRDefault="007D7225" w:rsidP="007D7225">
      <w:pPr>
        <w:rPr>
          <w:rStyle w:val="Instruction"/>
          <w:i w:val="0"/>
          <w:iCs w:val="0"/>
          <w:szCs w:val="19"/>
        </w:rPr>
      </w:pPr>
    </w:p>
    <w:p w:rsidR="00506D38" w:rsidRPr="00B318DD" w:rsidRDefault="00506D38" w:rsidP="007D7225">
      <w:pPr>
        <w:rPr>
          <w:rStyle w:val="Instruction"/>
          <w:i w:val="0"/>
          <w:iCs w:val="0"/>
          <w:szCs w:val="19"/>
        </w:rPr>
      </w:pPr>
    </w:p>
    <w:p w:rsidR="00506D38" w:rsidRPr="00B318DD" w:rsidRDefault="00506D38" w:rsidP="007D7225">
      <w:pPr>
        <w:rPr>
          <w:rStyle w:val="Instruction"/>
          <w:i w:val="0"/>
          <w:iCs w:val="0"/>
          <w:szCs w:val="19"/>
        </w:rPr>
      </w:pPr>
    </w:p>
    <w:p w:rsidR="00506D38" w:rsidRPr="00B318DD" w:rsidRDefault="00506D38"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555872" w:rsidRPr="00B318DD" w:rsidRDefault="00555872" w:rsidP="007D7225">
      <w:pPr>
        <w:rPr>
          <w:rStyle w:val="Instruction"/>
          <w:i w:val="0"/>
          <w:iCs w:val="0"/>
          <w:szCs w:val="19"/>
        </w:rPr>
      </w:pPr>
    </w:p>
    <w:p w:rsidR="00D50B36" w:rsidRPr="00B318DD" w:rsidRDefault="00D50B36" w:rsidP="00C76566">
      <w:pPr>
        <w:rPr>
          <w:szCs w:val="19"/>
        </w:rPr>
      </w:pPr>
    </w:p>
    <w:p w:rsidR="0078624E" w:rsidRPr="00686565" w:rsidRDefault="0078624E" w:rsidP="0078624E">
      <w:pPr>
        <w:pStyle w:val="Titolo1"/>
        <w:rPr>
          <w:sz w:val="31"/>
          <w:szCs w:val="31"/>
        </w:rPr>
      </w:pPr>
      <w:bookmarkStart w:id="365" w:name="_Toc202867259"/>
      <w:bookmarkStart w:id="366" w:name="_Toc202872587"/>
      <w:bookmarkStart w:id="367" w:name="_Toc203821276"/>
      <w:bookmarkStart w:id="368" w:name="_Toc204079979"/>
      <w:bookmarkStart w:id="369" w:name="_Toc204080387"/>
      <w:bookmarkStart w:id="370" w:name="_Toc202873572"/>
      <w:bookmarkStart w:id="371" w:name="_Toc207684640"/>
      <w:bookmarkStart w:id="372" w:name="_Toc339566082"/>
      <w:bookmarkStart w:id="373" w:name="_Toc374519927"/>
      <w:bookmarkEnd w:id="77"/>
      <w:bookmarkEnd w:id="78"/>
      <w:bookmarkEnd w:id="79"/>
      <w:bookmarkEnd w:id="80"/>
      <w:bookmarkEnd w:id="81"/>
      <w:bookmarkEnd w:id="82"/>
      <w:bookmarkEnd w:id="83"/>
      <w:r w:rsidRPr="00686565">
        <w:rPr>
          <w:sz w:val="31"/>
          <w:szCs w:val="31"/>
        </w:rPr>
        <w:t>Delivery</w:t>
      </w:r>
      <w:bookmarkEnd w:id="372"/>
      <w:bookmarkEnd w:id="373"/>
    </w:p>
    <w:p w:rsidR="0078624E" w:rsidRDefault="0078624E" w:rsidP="0078624E">
      <w:pPr>
        <w:pStyle w:val="Titolo2"/>
        <w:rPr>
          <w:sz w:val="27"/>
          <w:szCs w:val="27"/>
        </w:rPr>
      </w:pPr>
      <w:bookmarkStart w:id="374" w:name="_Toc339566083"/>
      <w:bookmarkStart w:id="375" w:name="_Toc374519928"/>
      <w:r w:rsidRPr="00686565">
        <w:rPr>
          <w:sz w:val="27"/>
          <w:szCs w:val="27"/>
        </w:rPr>
        <w:t>Updates</w:t>
      </w:r>
      <w:bookmarkEnd w:id="374"/>
      <w:bookmarkEnd w:id="375"/>
    </w:p>
    <w:p w:rsidR="00506D38" w:rsidRPr="00506D38" w:rsidRDefault="00506D38" w:rsidP="00506D38"/>
    <w:p w:rsidR="0062021A" w:rsidRPr="00B31069" w:rsidRDefault="0062021A" w:rsidP="003D2FF9">
      <w:pPr>
        <w:pStyle w:val="IRrequirement"/>
        <w:shd w:val="clear" w:color="auto" w:fill="E6E6E6"/>
        <w:jc w:val="center"/>
        <w:rPr>
          <w:b/>
          <w:color w:val="FF0000"/>
        </w:rPr>
      </w:pPr>
      <w:bookmarkStart w:id="376" w:name="updates"/>
      <w:r w:rsidRPr="00B31069">
        <w:rPr>
          <w:b/>
          <w:color w:val="FF0000"/>
        </w:rPr>
        <w:t>IR Requirement</w:t>
      </w:r>
    </w:p>
    <w:p w:rsidR="0062021A" w:rsidRPr="00B31069" w:rsidRDefault="0062021A" w:rsidP="003D2FF9">
      <w:pPr>
        <w:pStyle w:val="IRrequirement"/>
        <w:shd w:val="clear" w:color="auto" w:fill="E6E6E6"/>
        <w:jc w:val="center"/>
        <w:rPr>
          <w:i/>
        </w:rPr>
      </w:pPr>
      <w:r w:rsidRPr="00B31069">
        <w:rPr>
          <w:i/>
        </w:rPr>
        <w:t>Article 8</w:t>
      </w:r>
    </w:p>
    <w:p w:rsidR="0062021A" w:rsidRPr="00B31069" w:rsidRDefault="0062021A" w:rsidP="003D2FF9">
      <w:pPr>
        <w:pStyle w:val="IRrequirement"/>
        <w:shd w:val="clear" w:color="auto" w:fill="E6E6E6"/>
        <w:jc w:val="center"/>
        <w:rPr>
          <w:b/>
        </w:rPr>
      </w:pPr>
      <w:r w:rsidRPr="00B31069">
        <w:rPr>
          <w:b/>
        </w:rPr>
        <w:t>Updates</w:t>
      </w:r>
    </w:p>
    <w:p w:rsidR="0062021A" w:rsidRDefault="0062021A" w:rsidP="003D2FF9">
      <w:pPr>
        <w:pStyle w:val="IRrequirement"/>
        <w:shd w:val="clear" w:color="auto" w:fill="E6E6E6"/>
      </w:pPr>
    </w:p>
    <w:p w:rsidR="0062021A" w:rsidRPr="00B31069" w:rsidRDefault="0062021A" w:rsidP="003D2FF9">
      <w:pPr>
        <w:pStyle w:val="IRrequirement"/>
        <w:shd w:val="clear" w:color="auto" w:fill="E6E6E6"/>
        <w:ind w:left="426" w:hanging="313"/>
      </w:pPr>
      <w:r w:rsidRPr="00B31069">
        <w:t>1.</w:t>
      </w:r>
      <w:r>
        <w:tab/>
      </w:r>
      <w:r w:rsidRPr="00B31069">
        <w:t xml:space="preserve">Member States shall make available updates of data on a regular basis. </w:t>
      </w:r>
    </w:p>
    <w:p w:rsidR="0062021A" w:rsidRPr="00B31069" w:rsidRDefault="0062021A" w:rsidP="003D2FF9">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62021A" w:rsidRPr="00E27F45" w:rsidRDefault="0062021A" w:rsidP="003D2FF9">
      <w:pPr>
        <w:rPr>
          <w:lang w:val="en-US"/>
        </w:rPr>
      </w:pPr>
    </w:p>
    <w:bookmarkEnd w:id="376"/>
    <w:p w:rsidR="0078624E" w:rsidRPr="00B318DD" w:rsidRDefault="0078624E" w:rsidP="0078624E">
      <w:pPr>
        <w:rPr>
          <w:szCs w:val="19"/>
        </w:rPr>
      </w:pPr>
    </w:p>
    <w:p w:rsidR="0078624E" w:rsidRPr="00B318DD" w:rsidRDefault="0078624E" w:rsidP="0078624E">
      <w:pPr>
        <w:shd w:val="clear" w:color="auto" w:fill="E6E6E6"/>
        <w:tabs>
          <w:tab w:val="clear" w:pos="284"/>
          <w:tab w:val="clear" w:pos="567"/>
        </w:tabs>
        <w:rPr>
          <w:szCs w:val="19"/>
        </w:rPr>
      </w:pPr>
      <w:r w:rsidRPr="00B318DD">
        <w:rPr>
          <w:szCs w:val="19"/>
        </w:rPr>
        <w:t>NOTE</w:t>
      </w:r>
      <w:r w:rsidRPr="00B318DD">
        <w:rPr>
          <w:szCs w:val="19"/>
        </w:rPr>
        <w:tab/>
        <w:t>In this data specification, no exception is specified, so all updates shall be made available at the latest 6 months after the change was applied in the source data set.</w:t>
      </w:r>
    </w:p>
    <w:p w:rsidR="0078624E" w:rsidRPr="00B318DD" w:rsidRDefault="0078624E" w:rsidP="0078624E">
      <w:pPr>
        <w:rPr>
          <w:szCs w:val="19"/>
        </w:rPr>
      </w:pPr>
    </w:p>
    <w:p w:rsidR="0062021A" w:rsidRDefault="0062021A" w:rsidP="0062021A">
      <w:pPr>
        <w:pStyle w:val="Titolo2"/>
        <w:shd w:val="clear" w:color="auto" w:fill="E6E6E6"/>
        <w:tabs>
          <w:tab w:val="left" w:pos="851"/>
        </w:tabs>
        <w:spacing w:after="60"/>
        <w:ind w:left="851" w:hanging="851"/>
      </w:pPr>
      <w:bookmarkStart w:id="377" w:name="delivery_medium"/>
      <w:bookmarkStart w:id="378" w:name="_Toc374519929"/>
      <w:r w:rsidRPr="008B3241">
        <w:t>Delivery medium</w:t>
      </w:r>
      <w:bookmarkEnd w:id="378"/>
    </w:p>
    <w:p w:rsidR="0062021A" w:rsidRDefault="0062021A" w:rsidP="003D2FF9">
      <w:pPr>
        <w:shd w:val="clear" w:color="auto" w:fill="E6E6E6"/>
      </w:pPr>
    </w:p>
    <w:p w:rsidR="0062021A" w:rsidRDefault="0062021A" w:rsidP="003D2FF9">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62021A" w:rsidRDefault="0062021A" w:rsidP="0062021A">
      <w:pPr>
        <w:numPr>
          <w:ilvl w:val="0"/>
          <w:numId w:val="24"/>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62021A" w:rsidRDefault="0062021A" w:rsidP="0062021A">
      <w:pPr>
        <w:numPr>
          <w:ilvl w:val="0"/>
          <w:numId w:val="24"/>
        </w:numPr>
        <w:shd w:val="clear" w:color="auto" w:fill="E6E6E6"/>
        <w:ind w:left="284" w:hanging="284"/>
      </w:pPr>
      <w:r w:rsidRPr="001C1F63">
        <w:rPr>
          <w:i/>
        </w:rPr>
        <w:t>download services</w:t>
      </w:r>
      <w:r>
        <w:t>, enabling copies of spatial data sets, or parts of such sets, to be downloaded and, where practicable, accessed directly;</w:t>
      </w:r>
    </w:p>
    <w:p w:rsidR="0062021A" w:rsidRPr="000C33D9" w:rsidRDefault="0062021A" w:rsidP="0062021A">
      <w:pPr>
        <w:numPr>
          <w:ilvl w:val="0"/>
          <w:numId w:val="24"/>
        </w:numPr>
        <w:shd w:val="clear" w:color="auto" w:fill="E6E6E6"/>
        <w:ind w:left="284" w:hanging="284"/>
      </w:pPr>
      <w:r w:rsidRPr="001C1F63">
        <w:rPr>
          <w:i/>
        </w:rPr>
        <w:t>transformation services</w:t>
      </w:r>
      <w:r>
        <w:t>, enabling spatial data sets to be transformed with a view to achieving i</w:t>
      </w:r>
      <w:r>
        <w:t>n</w:t>
      </w:r>
      <w:r>
        <w:t>teroperability.</w:t>
      </w:r>
    </w:p>
    <w:p w:rsidR="0062021A" w:rsidRDefault="0062021A" w:rsidP="003D2FF9">
      <w:pPr>
        <w:shd w:val="clear" w:color="auto" w:fill="E6E6E6"/>
      </w:pPr>
      <w:bookmarkStart w:id="379" w:name="_Toc202867261"/>
      <w:bookmarkStart w:id="380" w:name="_Toc202872589"/>
      <w:bookmarkStart w:id="381" w:name="_Toc203821278"/>
      <w:bookmarkStart w:id="382" w:name="_Toc204079981"/>
      <w:bookmarkStart w:id="383" w:name="_Toc204080389"/>
      <w:bookmarkStart w:id="384" w:name="_Toc202873574"/>
      <w:bookmarkStart w:id="385" w:name="_Toc207684642"/>
    </w:p>
    <w:p w:rsidR="0062021A" w:rsidRDefault="0062021A" w:rsidP="003D2FF9">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21"/>
      </w:r>
      <w:r w:rsidRPr="008B3241">
        <w:t>.</w:t>
      </w:r>
    </w:p>
    <w:p w:rsidR="0062021A" w:rsidRPr="008B3241" w:rsidRDefault="0062021A" w:rsidP="003D2FF9">
      <w:pPr>
        <w:shd w:val="clear" w:color="auto" w:fill="E6E6E6"/>
      </w:pPr>
    </w:p>
    <w:p w:rsidR="0062021A" w:rsidRPr="008B3241" w:rsidRDefault="0062021A" w:rsidP="003D2FF9">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62021A" w:rsidRPr="008B3241" w:rsidRDefault="0062021A" w:rsidP="0062021A">
      <w:pPr>
        <w:pStyle w:val="Dash"/>
        <w:numPr>
          <w:ilvl w:val="0"/>
          <w:numId w:val="14"/>
        </w:numPr>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62021A" w:rsidRPr="008B3241" w:rsidRDefault="0062021A" w:rsidP="0062021A">
      <w:pPr>
        <w:pStyle w:val="Dash"/>
        <w:numPr>
          <w:ilvl w:val="0"/>
          <w:numId w:val="14"/>
        </w:numPr>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62021A" w:rsidRPr="008B3241" w:rsidRDefault="0062021A" w:rsidP="0062021A">
      <w:pPr>
        <w:pStyle w:val="Dash"/>
        <w:numPr>
          <w:ilvl w:val="0"/>
          <w:numId w:val="14"/>
        </w:numPr>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62021A" w:rsidRPr="008B3241" w:rsidRDefault="0062021A" w:rsidP="003D2FF9">
      <w:pPr>
        <w:shd w:val="clear" w:color="auto" w:fill="E6E6E6"/>
        <w:rPr>
          <w:lang w:eastAsia="en-US"/>
        </w:rPr>
      </w:pPr>
    </w:p>
    <w:p w:rsidR="0062021A" w:rsidRPr="008B3241" w:rsidRDefault="0062021A" w:rsidP="003D2FF9">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62021A" w:rsidRPr="008B3241" w:rsidRDefault="0062021A" w:rsidP="003D2FF9">
      <w:pPr>
        <w:shd w:val="clear" w:color="auto" w:fill="E6E6E6"/>
        <w:rPr>
          <w:lang w:eastAsia="en-US"/>
        </w:rPr>
      </w:pPr>
      <w:r w:rsidRPr="008B3241">
        <w:rPr>
          <w:lang w:eastAsia="en-US"/>
        </w:rPr>
        <w:t>Input data (mandatory). The data set to be transformed.</w:t>
      </w:r>
    </w:p>
    <w:p w:rsidR="0062021A" w:rsidRPr="008B3241" w:rsidRDefault="0062021A" w:rsidP="0062021A">
      <w:pPr>
        <w:pStyle w:val="Dash"/>
        <w:numPr>
          <w:ilvl w:val="0"/>
          <w:numId w:val="14"/>
        </w:numPr>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62021A" w:rsidRPr="008B3241" w:rsidRDefault="0062021A" w:rsidP="0062021A">
      <w:pPr>
        <w:pStyle w:val="Dash"/>
        <w:numPr>
          <w:ilvl w:val="0"/>
          <w:numId w:val="14"/>
        </w:numPr>
        <w:shd w:val="clear" w:color="auto" w:fill="E6E6E6"/>
        <w:tabs>
          <w:tab w:val="clear" w:pos="284"/>
          <w:tab w:val="clear" w:pos="851"/>
          <w:tab w:val="clear" w:pos="1134"/>
        </w:tabs>
      </w:pPr>
      <w:r w:rsidRPr="008B3241">
        <w:t xml:space="preserve">Target model (mandatory). The model in which the results are expected. </w:t>
      </w:r>
    </w:p>
    <w:p w:rsidR="0062021A" w:rsidRPr="008B3241" w:rsidRDefault="0062021A" w:rsidP="0062021A">
      <w:pPr>
        <w:pStyle w:val="Dash"/>
        <w:numPr>
          <w:ilvl w:val="0"/>
          <w:numId w:val="14"/>
        </w:numPr>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379"/>
    <w:bookmarkEnd w:id="380"/>
    <w:bookmarkEnd w:id="381"/>
    <w:bookmarkEnd w:id="382"/>
    <w:bookmarkEnd w:id="383"/>
    <w:bookmarkEnd w:id="384"/>
    <w:bookmarkEnd w:id="385"/>
    <w:p w:rsidR="0062021A" w:rsidRDefault="0062021A" w:rsidP="003D2FF9">
      <w:pPr>
        <w:shd w:val="clear" w:color="auto" w:fill="E6E6E6"/>
      </w:pPr>
    </w:p>
    <w:bookmarkEnd w:id="377"/>
    <w:p w:rsidR="0078624E" w:rsidRPr="00B318DD" w:rsidRDefault="0078624E" w:rsidP="0078624E">
      <w:pPr>
        <w:rPr>
          <w:szCs w:val="19"/>
        </w:rPr>
      </w:pPr>
    </w:p>
    <w:p w:rsidR="0078624E" w:rsidRPr="00686565" w:rsidRDefault="0078624E" w:rsidP="0078624E">
      <w:pPr>
        <w:pStyle w:val="Titolo2"/>
        <w:tabs>
          <w:tab w:val="num" w:pos="709"/>
        </w:tabs>
        <w:rPr>
          <w:sz w:val="27"/>
          <w:szCs w:val="27"/>
        </w:rPr>
      </w:pPr>
      <w:bookmarkStart w:id="386" w:name="_Toc339566086"/>
      <w:bookmarkStart w:id="387" w:name="_Toc374519930"/>
      <w:r w:rsidRPr="00686565">
        <w:rPr>
          <w:sz w:val="27"/>
          <w:szCs w:val="27"/>
        </w:rPr>
        <w:t>Encodings</w:t>
      </w:r>
      <w:bookmarkEnd w:id="386"/>
      <w:bookmarkEnd w:id="387"/>
    </w:p>
    <w:p w:rsidR="0078624E" w:rsidRPr="00B318DD" w:rsidRDefault="0078624E" w:rsidP="0078624E">
      <w:pPr>
        <w:rPr>
          <w:szCs w:val="19"/>
        </w:rPr>
      </w:pPr>
    </w:p>
    <w:p w:rsidR="0062021A" w:rsidRPr="00D20669" w:rsidRDefault="0062021A" w:rsidP="003D2FF9">
      <w:pPr>
        <w:shd w:val="clear" w:color="auto" w:fill="E6E6E6"/>
      </w:pPr>
      <w:bookmarkStart w:id="388" w:name="_Ref250450301"/>
      <w:bookmarkStart w:id="389" w:name="_Toc250466050"/>
      <w:bookmarkStart w:id="390" w:name="encoding"/>
      <w:r>
        <w:t>The IRs contain the following two requirements for the encoding to be used to make data available.</w:t>
      </w:r>
    </w:p>
    <w:p w:rsidR="0062021A" w:rsidRDefault="0062021A" w:rsidP="003D2FF9">
      <w:pPr>
        <w:shd w:val="clear" w:color="auto" w:fill="E6E6E6"/>
      </w:pPr>
    </w:p>
    <w:p w:rsidR="0062021A" w:rsidRPr="0035628A" w:rsidRDefault="0062021A" w:rsidP="003D2FF9">
      <w:pPr>
        <w:pStyle w:val="IRrequirementgrey"/>
        <w:jc w:val="center"/>
        <w:rPr>
          <w:b/>
          <w:color w:val="FF0000"/>
        </w:rPr>
      </w:pPr>
      <w:r w:rsidRPr="0035628A">
        <w:rPr>
          <w:b/>
          <w:color w:val="FF0000"/>
        </w:rPr>
        <w:t>IR Requirement</w:t>
      </w:r>
    </w:p>
    <w:p w:rsidR="0062021A" w:rsidRPr="0035628A" w:rsidRDefault="0062021A" w:rsidP="003D2FF9">
      <w:pPr>
        <w:pStyle w:val="IRrequirementgrey"/>
        <w:jc w:val="center"/>
        <w:rPr>
          <w:i/>
        </w:rPr>
      </w:pPr>
      <w:r w:rsidRPr="0035628A">
        <w:rPr>
          <w:i/>
        </w:rPr>
        <w:t>Article 7</w:t>
      </w:r>
    </w:p>
    <w:p w:rsidR="0062021A" w:rsidRDefault="0062021A" w:rsidP="003D2FF9">
      <w:pPr>
        <w:pStyle w:val="IRrequirementgrey"/>
        <w:jc w:val="center"/>
        <w:rPr>
          <w:b/>
          <w:bCs/>
        </w:rPr>
      </w:pPr>
      <w:r>
        <w:rPr>
          <w:b/>
          <w:bCs/>
        </w:rPr>
        <w:t>Encoding</w:t>
      </w:r>
    </w:p>
    <w:p w:rsidR="0062021A" w:rsidRDefault="0062021A" w:rsidP="003D2FF9">
      <w:pPr>
        <w:pStyle w:val="IRrequirementgrey"/>
        <w:jc w:val="center"/>
      </w:pPr>
    </w:p>
    <w:p w:rsidR="0062021A" w:rsidRDefault="0062021A" w:rsidP="003D2FF9">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62021A" w:rsidRDefault="0062021A" w:rsidP="003D2FF9">
      <w:pPr>
        <w:pStyle w:val="IRrequirementgrey"/>
        <w:ind w:left="426" w:hanging="313"/>
      </w:pPr>
      <w:r>
        <w:t>2.</w:t>
      </w:r>
      <w:r>
        <w:tab/>
        <w:t xml:space="preserve">Every encoding rule used to encode spatial data shall be made available. </w:t>
      </w:r>
    </w:p>
    <w:p w:rsidR="0062021A" w:rsidRPr="0035628A" w:rsidRDefault="0062021A" w:rsidP="003D2FF9">
      <w:pPr>
        <w:shd w:val="clear" w:color="auto" w:fill="E6E6E6"/>
        <w:rPr>
          <w:lang w:val="en-US"/>
        </w:rPr>
      </w:pPr>
    </w:p>
    <w:p w:rsidR="0062021A" w:rsidRPr="00922A79" w:rsidRDefault="0062021A" w:rsidP="003D2FF9">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encoding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62021A" w:rsidRDefault="0062021A" w:rsidP="0062021A">
      <w:pPr>
        <w:numPr>
          <w:ilvl w:val="0"/>
          <w:numId w:val="25"/>
        </w:numPr>
        <w:shd w:val="clear" w:color="auto" w:fill="E6E6E6"/>
      </w:pPr>
      <w:r w:rsidRPr="00922A79">
        <w:t xml:space="preserve">requirements for creating encoding rules based on UML schemas, </w:t>
      </w:r>
    </w:p>
    <w:p w:rsidR="0062021A" w:rsidRDefault="0062021A" w:rsidP="0062021A">
      <w:pPr>
        <w:numPr>
          <w:ilvl w:val="0"/>
          <w:numId w:val="25"/>
        </w:numPr>
        <w:shd w:val="clear" w:color="auto" w:fill="E6E6E6"/>
      </w:pPr>
      <w:r w:rsidRPr="00922A79">
        <w:t xml:space="preserve">requirements for creating encoding services, and </w:t>
      </w:r>
    </w:p>
    <w:p w:rsidR="0062021A" w:rsidRPr="00922A79" w:rsidRDefault="0062021A" w:rsidP="0062021A">
      <w:pPr>
        <w:numPr>
          <w:ilvl w:val="0"/>
          <w:numId w:val="25"/>
        </w:numPr>
        <w:shd w:val="clear" w:color="auto" w:fill="E6E6E6"/>
      </w:pPr>
      <w:r w:rsidRPr="00922A79">
        <w:t>requirements for XML-based encoding rules for ne</w:t>
      </w:r>
      <w:r w:rsidRPr="00922A79">
        <w:t>u</w:t>
      </w:r>
      <w:r w:rsidRPr="00922A79">
        <w:t>tral interchange of data.</w:t>
      </w:r>
    </w:p>
    <w:p w:rsidR="0062021A" w:rsidRDefault="0062021A" w:rsidP="003D2FF9">
      <w:pPr>
        <w:shd w:val="clear" w:color="auto" w:fill="E6E6E6"/>
        <w:rPr>
          <w:i/>
          <w:color w:val="008000"/>
        </w:rPr>
      </w:pPr>
    </w:p>
    <w:p w:rsidR="0062021A" w:rsidRDefault="0062021A" w:rsidP="003D2FF9">
      <w:pPr>
        <w:shd w:val="clear" w:color="auto" w:fill="E6E6E6"/>
      </w:pPr>
      <w:r>
        <w:t xml:space="preserve">While the IRs do not oblige the usage of a specific encoding, these Technical </w:t>
      </w:r>
      <w:r w:rsidRPr="007B6715">
        <w:t>Guid</w:t>
      </w:r>
      <w:r>
        <w:t>elines</w:t>
      </w:r>
      <w:r w:rsidRPr="007B6715">
        <w:t xml:space="preserve"> </w:t>
      </w:r>
      <w:r>
        <w:t xml:space="preserve">propose to make data related to the spatial data theme </w:t>
      </w:r>
      <w:r w:rsidR="00AB28DD" w:rsidRPr="00AB28DD">
        <w:rPr>
          <w:i/>
        </w:rPr>
        <w:t>Utility and Government Services</w:t>
      </w:r>
      <w:r>
        <w:t xml:space="preserve"> available at least in the default enco</w:t>
      </w:r>
      <w:r>
        <w:t>d</w:t>
      </w:r>
      <w:r>
        <w:t xml:space="preserve">ing(s) specified in section </w:t>
      </w:r>
      <w:r w:rsidR="00C42249">
        <w:t>0</w:t>
      </w:r>
      <w:r>
        <w:t>. In this section, a number of TG requirements are listed that need to be met in order to be conformant with the default encoding(s).</w:t>
      </w:r>
    </w:p>
    <w:p w:rsidR="0062021A" w:rsidRDefault="0062021A" w:rsidP="003D2FF9">
      <w:pPr>
        <w:shd w:val="clear" w:color="auto" w:fill="E6E6E6"/>
      </w:pPr>
    </w:p>
    <w:p w:rsidR="0062021A" w:rsidRDefault="0062021A" w:rsidP="003D2FF9">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BB1D6D" w:rsidRPr="00B318DD" w:rsidRDefault="00BB1D6D" w:rsidP="00BB1D6D">
      <w:pPr>
        <w:rPr>
          <w:szCs w:val="19"/>
        </w:rPr>
      </w:pPr>
      <w:bookmarkStart w:id="391" w:name="_Toc339566087"/>
      <w:bookmarkEnd w:id="390"/>
      <w:bookmarkEnd w:id="391"/>
    </w:p>
    <w:p w:rsidR="0078624E" w:rsidRPr="00686565" w:rsidRDefault="0078624E" w:rsidP="0086064B">
      <w:pPr>
        <w:pStyle w:val="Titolo3"/>
      </w:pPr>
      <w:bookmarkStart w:id="392" w:name="_Toc339566088"/>
      <w:bookmarkStart w:id="393" w:name="_Toc347754984"/>
      <w:bookmarkStart w:id="394" w:name="_Toc374519931"/>
      <w:r w:rsidRPr="00686565">
        <w:t>Default Encoding(s)</w:t>
      </w:r>
      <w:bookmarkEnd w:id="388"/>
      <w:bookmarkEnd w:id="389"/>
      <w:bookmarkEnd w:id="392"/>
      <w:bookmarkEnd w:id="393"/>
      <w:bookmarkEnd w:id="394"/>
    </w:p>
    <w:p w:rsidR="0062021A" w:rsidRPr="003A0998" w:rsidRDefault="0062021A" w:rsidP="0062021A">
      <w:pPr>
        <w:pStyle w:val="Titolo4"/>
        <w:shd w:val="clear" w:color="auto" w:fill="E6E6E6"/>
        <w:rPr>
          <w:b w:val="0"/>
        </w:rPr>
      </w:pPr>
      <w:bookmarkStart w:id="395" w:name="gml"/>
      <w:r w:rsidRPr="003A0998">
        <w:rPr>
          <w:b w:val="0"/>
        </w:rPr>
        <w:t>Specific requirements for GML encoding</w:t>
      </w:r>
    </w:p>
    <w:p w:rsidR="0062021A" w:rsidRPr="003A0998" w:rsidRDefault="0062021A" w:rsidP="003D2FF9">
      <w:pPr>
        <w:shd w:val="clear" w:color="auto" w:fill="E6E6E6"/>
        <w:tabs>
          <w:tab w:val="clear" w:pos="284"/>
          <w:tab w:val="clear" w:pos="567"/>
        </w:tabs>
      </w:pPr>
    </w:p>
    <w:p w:rsidR="0062021A" w:rsidRPr="003A0998" w:rsidRDefault="0062021A" w:rsidP="003D2FF9">
      <w:pPr>
        <w:shd w:val="clear" w:color="auto" w:fill="E6E6E6"/>
        <w:tabs>
          <w:tab w:val="clear" w:pos="284"/>
          <w:tab w:val="clear" w:pos="567"/>
        </w:tabs>
      </w:pPr>
      <w:r w:rsidRPr="003A0998">
        <w:t xml:space="preserve">This data specification proposes the use of GML as the default encoding, as recommended in sections 7.2 and 7.3 of [DS-D2.7]. </w:t>
      </w:r>
      <w:r w:rsidRPr="003A0998">
        <w:rPr>
          <w:rFonts w:ascii="ArialMT" w:hAnsi="ArialMT" w:cs="ArialMT"/>
          <w:color w:val="000000"/>
          <w:szCs w:val="19"/>
          <w:lang w:eastAsia="en-GB"/>
        </w:rPr>
        <w:t>GML is an XML encoding in compliance with ISO 19118, as required in Art</w:t>
      </w:r>
      <w:r w:rsidRPr="003A0998">
        <w:rPr>
          <w:rFonts w:ascii="ArialMT" w:hAnsi="ArialMT" w:cs="ArialMT"/>
          <w:color w:val="000000"/>
          <w:szCs w:val="19"/>
          <w:lang w:eastAsia="en-GB"/>
        </w:rPr>
        <w:t>i</w:t>
      </w:r>
      <w:r w:rsidRPr="003A0998">
        <w:rPr>
          <w:rFonts w:ascii="ArialMT" w:hAnsi="ArialMT" w:cs="ArialMT"/>
          <w:color w:val="000000"/>
          <w:szCs w:val="19"/>
          <w:lang w:eastAsia="en-GB"/>
        </w:rPr>
        <w:t>cle 7(1). For details, see [ISO 19136], and in particular</w:t>
      </w:r>
      <w:r w:rsidRPr="003A0998">
        <w:t xml:space="preserve"> Annex E (UML-to-GML application schema e</w:t>
      </w:r>
      <w:r w:rsidRPr="003A0998">
        <w:t>n</w:t>
      </w:r>
      <w:r w:rsidRPr="003A0998">
        <w:t>coding rules).</w:t>
      </w:r>
    </w:p>
    <w:p w:rsidR="0062021A" w:rsidRPr="003A0998" w:rsidRDefault="0062021A" w:rsidP="003D2FF9">
      <w:pPr>
        <w:shd w:val="clear" w:color="auto" w:fill="E6E6E6"/>
        <w:tabs>
          <w:tab w:val="clear" w:pos="284"/>
          <w:tab w:val="clear" w:pos="567"/>
        </w:tabs>
      </w:pPr>
    </w:p>
    <w:p w:rsidR="0062021A" w:rsidRPr="003A0998" w:rsidRDefault="0062021A" w:rsidP="003D2FF9">
      <w:pPr>
        <w:shd w:val="clear" w:color="auto" w:fill="E6E6E6"/>
        <w:tabs>
          <w:tab w:val="clear" w:pos="284"/>
          <w:tab w:val="clear" w:pos="567"/>
        </w:tabs>
      </w:pPr>
      <w:r w:rsidRPr="003A0998">
        <w:t>The following TG requirements need to be met in o</w:t>
      </w:r>
      <w:r w:rsidRPr="003A0998">
        <w:t>r</w:t>
      </w:r>
      <w:r w:rsidRPr="003A0998">
        <w:t>der to be conformant with GML encodings.</w:t>
      </w:r>
    </w:p>
    <w:p w:rsidR="0062021A" w:rsidRPr="003A0998" w:rsidRDefault="0062021A" w:rsidP="003D2FF9">
      <w:pPr>
        <w:shd w:val="clear" w:color="auto" w:fill="E6E6E6"/>
        <w:tabs>
          <w:tab w:val="clear" w:pos="284"/>
          <w:tab w:val="clear" w:pos="567"/>
        </w:tabs>
      </w:pPr>
    </w:p>
    <w:p w:rsidR="0062021A" w:rsidRPr="003A0998" w:rsidRDefault="0062021A" w:rsidP="003D2FF9">
      <w:pPr>
        <w:pStyle w:val="TGRequirementgrey"/>
      </w:pPr>
      <w:r w:rsidRPr="003A0998">
        <w:t>Data instance (XML) documents shall validate without error against the pr</w:t>
      </w:r>
      <w:r w:rsidRPr="003A0998">
        <w:t>o</w:t>
      </w:r>
      <w:r w:rsidRPr="003A0998">
        <w:t>vided XML schema.</w:t>
      </w:r>
    </w:p>
    <w:p w:rsidR="0062021A" w:rsidRPr="003A0998" w:rsidRDefault="0062021A" w:rsidP="003D2FF9">
      <w:pPr>
        <w:shd w:val="clear" w:color="auto" w:fill="E6E6E6"/>
      </w:pPr>
    </w:p>
    <w:p w:rsidR="0062021A" w:rsidRPr="003A0998" w:rsidRDefault="0062021A" w:rsidP="003D2FF9">
      <w:pPr>
        <w:shd w:val="clear" w:color="auto" w:fill="E6E6E6"/>
        <w:tabs>
          <w:tab w:val="clear" w:pos="284"/>
          <w:tab w:val="clear" w:pos="567"/>
        </w:tabs>
      </w:pPr>
      <w:r w:rsidRPr="003A0998">
        <w:t>NOTE 1</w:t>
      </w:r>
      <w:r w:rsidRPr="003A0998">
        <w:tab/>
        <w:t>Not all constraints defined in the application schemas can be mapped to XML. Therefore, the following requirement is necessary.</w:t>
      </w:r>
    </w:p>
    <w:p w:rsidR="0062021A" w:rsidRPr="003A0998" w:rsidRDefault="0062021A" w:rsidP="003D2FF9">
      <w:pPr>
        <w:shd w:val="clear" w:color="auto" w:fill="E6E6E6"/>
      </w:pPr>
    </w:p>
    <w:p w:rsidR="0062021A" w:rsidRPr="003A0998" w:rsidRDefault="0062021A" w:rsidP="003D2FF9">
      <w:pPr>
        <w:shd w:val="clear" w:color="auto" w:fill="E6E6E6"/>
        <w:tabs>
          <w:tab w:val="clear" w:pos="284"/>
          <w:tab w:val="clear" w:pos="567"/>
        </w:tabs>
      </w:pPr>
      <w:r w:rsidRPr="003A0998">
        <w:t>NOTE 2</w:t>
      </w:r>
      <w:r w:rsidRPr="003A0998">
        <w:tab/>
        <w:t xml:space="preserve">The obligation to use only the allowed code list values specified for attributes and most of the constraints defined in the application schemas </w:t>
      </w:r>
      <w:r w:rsidRPr="003A0998">
        <w:rPr>
          <w:u w:val="single"/>
        </w:rPr>
        <w:t>cannot</w:t>
      </w:r>
      <w:r w:rsidRPr="003A0998">
        <w:t xml:space="preserve"> be mapped to the XML sch. They can ther</w:t>
      </w:r>
      <w:r w:rsidRPr="003A0998">
        <w:t>e</w:t>
      </w:r>
      <w:r w:rsidRPr="003A0998">
        <w:t xml:space="preserve">fore </w:t>
      </w:r>
      <w:r w:rsidRPr="003A0998">
        <w:rPr>
          <w:u w:val="single"/>
        </w:rPr>
        <w:t>not</w:t>
      </w:r>
      <w:r w:rsidRPr="003A0998">
        <w:t xml:space="preserve"> be enforced through schema validation. It may be possible to express some of these constraints using other schema or rule languages (e.g. Schematron), in order to enable automatic validation. </w:t>
      </w:r>
    </w:p>
    <w:bookmarkEnd w:id="395"/>
    <w:p w:rsidR="0078624E" w:rsidRPr="00B318DD" w:rsidRDefault="0078624E" w:rsidP="0078624E">
      <w:pPr>
        <w:rPr>
          <w:szCs w:val="19"/>
        </w:rPr>
      </w:pPr>
    </w:p>
    <w:p w:rsidR="00B55BB6" w:rsidRPr="003A0998" w:rsidRDefault="00766F21" w:rsidP="00766F21">
      <w:pPr>
        <w:pStyle w:val="Titolo4"/>
        <w:rPr>
          <w:lang w:val="en-US"/>
        </w:rPr>
      </w:pPr>
      <w:r w:rsidRPr="00766F21">
        <w:t>Default</w:t>
      </w:r>
      <w:r>
        <w:rPr>
          <w:lang w:val="en-US"/>
        </w:rPr>
        <w:t xml:space="preserve"> encoding </w:t>
      </w:r>
      <w:r w:rsidR="00B55BB6" w:rsidRPr="003A0998">
        <w:rPr>
          <w:lang w:val="en-US"/>
        </w:rPr>
        <w:t xml:space="preserve">for application schema </w:t>
      </w:r>
      <w:r w:rsidR="00B55BB6" w:rsidRPr="00766F21">
        <w:rPr>
          <w:rStyle w:val="StyleHeading3H3Subparagraafh3sub-clause3hd33Red"/>
          <w:lang w:val="en-US"/>
        </w:rPr>
        <w:t>AdministrativeAndSocialGo</w:t>
      </w:r>
      <w:r w:rsidR="00B55BB6" w:rsidRPr="00766F21">
        <w:rPr>
          <w:rStyle w:val="StyleHeading3H3Subparagraafh3sub-clause3hd33Red"/>
          <w:lang w:val="en-US"/>
        </w:rPr>
        <w:t>v</w:t>
      </w:r>
      <w:r w:rsidR="00B55BB6" w:rsidRPr="00766F21">
        <w:rPr>
          <w:rStyle w:val="StyleHeading3H3Subparagraafh3sub-clause3hd33Red"/>
          <w:lang w:val="en-US"/>
        </w:rPr>
        <w:t>ernmentalServices</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Name: AdministrativeAndSocialGovernmentalServices GML Application Schema</w:t>
      </w:r>
    </w:p>
    <w:p w:rsidR="00B55BB6" w:rsidRPr="00701A60" w:rsidRDefault="00B55BB6" w:rsidP="00B55BB6">
      <w:pPr>
        <w:rPr>
          <w:rFonts w:cs="Arial"/>
          <w:iCs/>
          <w:lang w:val="en-US"/>
        </w:rPr>
      </w:pPr>
      <w:r w:rsidRPr="00701A60">
        <w:rPr>
          <w:rFonts w:cs="Arial"/>
          <w:iCs/>
          <w:lang w:val="en-US"/>
        </w:rPr>
        <w:t xml:space="preserve">Version: </w:t>
      </w:r>
      <w:r>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w:t>
      </w:r>
      <w:r w:rsidR="000E440D">
        <w:rPr>
          <w:rFonts w:cs="Arial"/>
          <w:lang w:val="en-US" w:eastAsia="ko-KR"/>
        </w:rPr>
        <w:t xml:space="preserve"> Technical </w:t>
      </w:r>
      <w:r w:rsidRPr="00701A60">
        <w:rPr>
          <w:rFonts w:cs="Arial"/>
          <w:lang w:val="en-US" w:eastAsia="ko-KR"/>
        </w:rPr>
        <w:t>Guid</w:t>
      </w:r>
      <w:r w:rsidRPr="00701A60">
        <w:rPr>
          <w:rFonts w:cs="Arial"/>
          <w:lang w:val="en-US" w:eastAsia="ko-KR"/>
        </w:rPr>
        <w:t>e</w:t>
      </w:r>
      <w:r w:rsidRPr="00701A60">
        <w:rPr>
          <w:rFonts w:cs="Arial"/>
          <w:lang w:val="en-US" w:eastAsia="ko-KR"/>
        </w:rPr>
        <w:t>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Default="00B55BB6" w:rsidP="00B55BB6">
      <w:pPr>
        <w:rPr>
          <w:rFonts w:cs="Arial"/>
          <w:b/>
          <w:iCs/>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766F21" w:rsidRPr="0039406C">
        <w:rPr>
          <w:rFonts w:cs="Arial"/>
          <w:i/>
          <w:color w:val="000000"/>
          <w:highlight w:val="white"/>
        </w:rPr>
        <w:t>http://inspire.jrc.ec.europa.eu/schemas/us-govserv/3.0</w:t>
      </w:r>
      <w:r w:rsidR="00766F21">
        <w:rPr>
          <w:rFonts w:cs="Arial"/>
          <w:i/>
          <w:color w:val="000000"/>
        </w:rPr>
        <w:t xml:space="preserve"> </w:t>
      </w:r>
    </w:p>
    <w:p w:rsidR="00B55BB6" w:rsidRDefault="00B55BB6" w:rsidP="00B55BB6">
      <w:pPr>
        <w:rPr>
          <w:rFonts w:cs="Arial"/>
          <w:b/>
          <w:iCs/>
          <w:lang w:val="en-US"/>
        </w:rPr>
      </w:pPr>
    </w:p>
    <w:p w:rsidR="00B55BB6" w:rsidRDefault="00B55BB6" w:rsidP="00B55BB6">
      <w:pPr>
        <w:rPr>
          <w:rFonts w:cs="Arial"/>
          <w:b/>
          <w:iCs/>
          <w:lang w:val="en-US"/>
        </w:rPr>
      </w:pPr>
    </w:p>
    <w:p w:rsidR="00B55BB6" w:rsidRPr="003A0998" w:rsidRDefault="00766F21" w:rsidP="00766F21">
      <w:pPr>
        <w:pStyle w:val="Titolo4"/>
        <w:rPr>
          <w:lang w:val="en-US"/>
        </w:rPr>
      </w:pPr>
      <w:r>
        <w:rPr>
          <w:lang w:val="en-US"/>
        </w:rPr>
        <w:t xml:space="preserve">Default encoding </w:t>
      </w:r>
      <w:r w:rsidR="00B55BB6" w:rsidRPr="003A0998">
        <w:rPr>
          <w:lang w:val="en-US"/>
        </w:rPr>
        <w:t xml:space="preserve">for application schema </w:t>
      </w:r>
      <w:r w:rsidR="00B55BB6" w:rsidRPr="00766F21">
        <w:rPr>
          <w:lang w:val="en-US"/>
        </w:rPr>
        <w:t>Extension</w:t>
      </w:r>
      <w:r w:rsidR="00B55BB6" w:rsidRPr="00766F21">
        <w:rPr>
          <w:rStyle w:val="StyleHeading3H3Subparagraafh3sub-clause3hd33Red"/>
          <w:lang w:val="en-US"/>
        </w:rPr>
        <w:t>AdministrativeAndS</w:t>
      </w:r>
      <w:r w:rsidR="00B55BB6" w:rsidRPr="00766F21">
        <w:rPr>
          <w:rStyle w:val="StyleHeading3H3Subparagraafh3sub-clause3hd33Red"/>
          <w:lang w:val="en-US"/>
        </w:rPr>
        <w:t>o</w:t>
      </w:r>
      <w:r w:rsidR="00B55BB6" w:rsidRPr="00766F21">
        <w:rPr>
          <w:rStyle w:val="StyleHeading3H3Subparagraafh3sub-clause3hd33Red"/>
          <w:lang w:val="en-US"/>
        </w:rPr>
        <w:t>cialGovernmentalServices</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Pr>
          <w:rFonts w:cs="Arial"/>
          <w:b/>
          <w:iCs/>
          <w:lang w:val="en-US"/>
        </w:rPr>
        <w:t>Extension</w:t>
      </w:r>
      <w:r w:rsidRPr="00701A60">
        <w:rPr>
          <w:rFonts w:cs="Arial"/>
          <w:b/>
          <w:iCs/>
          <w:lang w:val="en-US"/>
        </w:rPr>
        <w:t>AdministrativeAndSocialGovernmentalServices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Default="00B55BB6" w:rsidP="00B55BB6">
      <w:pPr>
        <w:rPr>
          <w:rFonts w:cs="Arial"/>
          <w:i/>
          <w:color w:val="000000"/>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766F21" w:rsidRPr="0039406C">
        <w:rPr>
          <w:rFonts w:cs="Arial"/>
          <w:i/>
          <w:color w:val="000000"/>
          <w:highlight w:val="white"/>
        </w:rPr>
        <w:t>http://inspire.jrc.ec.europa.eu/draft-schemas/us-govserv/3.0</w:t>
      </w:r>
      <w:r w:rsidR="00766F21">
        <w:rPr>
          <w:rFonts w:cs="Arial"/>
          <w:i/>
          <w:color w:val="000000"/>
        </w:rPr>
        <w:t xml:space="preserve"> </w:t>
      </w:r>
    </w:p>
    <w:p w:rsidR="00766F21" w:rsidRDefault="00766F21" w:rsidP="00B55BB6">
      <w:pPr>
        <w:rPr>
          <w:rFonts w:cs="Arial"/>
          <w:b/>
          <w:iCs/>
          <w:lang w:val="en-US"/>
        </w:rPr>
      </w:pPr>
    </w:p>
    <w:p w:rsidR="00766F21" w:rsidRDefault="00766F21" w:rsidP="00B55BB6">
      <w:pPr>
        <w:rPr>
          <w:rFonts w:cs="Arial"/>
          <w:b/>
          <w:iCs/>
          <w:lang w:val="en-US"/>
        </w:rPr>
      </w:pPr>
    </w:p>
    <w:p w:rsidR="00B55BB6" w:rsidRPr="00766F21" w:rsidRDefault="00766F21" w:rsidP="00766F21">
      <w:pPr>
        <w:pStyle w:val="Titolo4"/>
      </w:pPr>
      <w:r w:rsidRPr="00766F21">
        <w:t xml:space="preserve">Default encoding </w:t>
      </w:r>
      <w:r w:rsidR="00B55BB6" w:rsidRPr="00766F21">
        <w:t>for application schema EnvironmentalManagementFacilities</w:t>
      </w:r>
    </w:p>
    <w:p w:rsidR="00B55BB6" w:rsidRDefault="00B55BB6" w:rsidP="00766F21">
      <w:pPr>
        <w:keepNext/>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Pr>
          <w:rFonts w:cs="Arial"/>
          <w:b/>
          <w:iCs/>
          <w:lang w:val="en-US"/>
        </w:rPr>
        <w:t>EnvironmentalManagementFacilities</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Pr="00934B1D" w:rsidRDefault="00B55BB6" w:rsidP="00B55BB6">
      <w:pPr>
        <w:rPr>
          <w:rFonts w:cs="Arial"/>
          <w:b/>
          <w:iCs/>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766F21" w:rsidRPr="0039406C">
        <w:rPr>
          <w:rFonts w:cs="Arial"/>
          <w:i/>
          <w:color w:val="000000"/>
          <w:highlight w:val="white"/>
        </w:rPr>
        <w:t>http://inspire.jrc.ec.europa.eu/schemas/us-emf/3.0</w:t>
      </w:r>
      <w:r w:rsidR="00766F21">
        <w:rPr>
          <w:rFonts w:cs="Arial"/>
          <w:i/>
          <w:color w:val="000000"/>
        </w:rPr>
        <w:t xml:space="preserve"> </w:t>
      </w:r>
    </w:p>
    <w:p w:rsidR="00B55BB6" w:rsidRDefault="00B55BB6" w:rsidP="00B55BB6">
      <w:pPr>
        <w:rPr>
          <w:rFonts w:cs="Arial"/>
          <w:b/>
          <w:iCs/>
          <w:lang w:val="en-US"/>
        </w:rPr>
      </w:pPr>
    </w:p>
    <w:p w:rsidR="00B55BB6" w:rsidRDefault="00B55BB6" w:rsidP="00B55BB6">
      <w:pPr>
        <w:rPr>
          <w:rFonts w:cs="Arial"/>
          <w:b/>
          <w:iCs/>
          <w:lang w:val="en-US"/>
        </w:rPr>
      </w:pPr>
    </w:p>
    <w:p w:rsidR="00B55BB6" w:rsidRPr="00766F21" w:rsidRDefault="00766F21" w:rsidP="00766F21">
      <w:pPr>
        <w:pStyle w:val="Titolo4"/>
      </w:pPr>
      <w:r w:rsidRPr="00766F21">
        <w:t xml:space="preserve">Default encoding </w:t>
      </w:r>
      <w:r w:rsidR="00B55BB6" w:rsidRPr="00766F21">
        <w:t>for application schema CommonUtilityNetworkElements</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Pr>
          <w:rFonts w:cs="Arial"/>
          <w:b/>
          <w:iCs/>
          <w:lang w:val="en-US"/>
        </w:rPr>
        <w:t>CommonUtilityNetwork</w:t>
      </w:r>
      <w:r w:rsidRPr="00DC4D3C">
        <w:rPr>
          <w:rFonts w:cs="Arial"/>
          <w:b/>
          <w:iCs/>
          <w:lang w:val="en-US"/>
        </w:rPr>
        <w:t>Elements</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Pr="00934B1D" w:rsidRDefault="00B55BB6" w:rsidP="00B55BB6">
      <w:pPr>
        <w:rPr>
          <w:rFonts w:cs="Arial"/>
          <w:b/>
          <w:iCs/>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766F21" w:rsidRPr="0039406C">
        <w:rPr>
          <w:rFonts w:cs="Arial"/>
          <w:i/>
          <w:color w:val="000000"/>
          <w:highlight w:val="white"/>
        </w:rPr>
        <w:t>http://inspire.jrc.ec.europa.eu/schemas/us-net-common/3.0</w:t>
      </w:r>
      <w:r w:rsidR="00766F21">
        <w:rPr>
          <w:rFonts w:cs="Arial"/>
          <w:i/>
          <w:color w:val="000000"/>
        </w:rPr>
        <w:t xml:space="preserve"> </w:t>
      </w:r>
    </w:p>
    <w:p w:rsidR="00B55BB6" w:rsidRDefault="00B55BB6" w:rsidP="00B55BB6">
      <w:pPr>
        <w:rPr>
          <w:rFonts w:cs="Arial"/>
          <w:b/>
          <w:iCs/>
          <w:lang w:val="en-US"/>
        </w:rPr>
      </w:pPr>
    </w:p>
    <w:p w:rsidR="00B55BB6" w:rsidRPr="00934B1D" w:rsidRDefault="00B55BB6" w:rsidP="00B55BB6">
      <w:pPr>
        <w:rPr>
          <w:rFonts w:cs="Arial"/>
          <w:b/>
          <w:iCs/>
          <w:lang w:val="en-US"/>
        </w:rPr>
      </w:pPr>
    </w:p>
    <w:p w:rsidR="00B55BB6" w:rsidRPr="00766F21" w:rsidRDefault="00766F21" w:rsidP="00766F21">
      <w:pPr>
        <w:pStyle w:val="Titolo4"/>
      </w:pPr>
      <w:r w:rsidRPr="00766F21">
        <w:t xml:space="preserve">Default encoding </w:t>
      </w:r>
      <w:r w:rsidR="00B55BB6" w:rsidRPr="00766F21">
        <w:t>for application schema Electricity Network</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Pr>
          <w:rFonts w:cs="Arial"/>
          <w:b/>
          <w:iCs/>
          <w:lang w:val="en-US"/>
        </w:rPr>
        <w:t>Electricity</w:t>
      </w:r>
      <w:r w:rsidRPr="00DC4D3C">
        <w:rPr>
          <w:rFonts w:cs="Arial"/>
          <w:b/>
          <w:iCs/>
          <w:lang w:val="en-US"/>
        </w:rPr>
        <w:t>Network</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Pr="00934B1D" w:rsidRDefault="00B55BB6" w:rsidP="00B55BB6">
      <w:pPr>
        <w:rPr>
          <w:rFonts w:cs="Arial"/>
          <w:b/>
          <w:iCs/>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0E440D" w:rsidRPr="0039406C">
        <w:rPr>
          <w:rFonts w:cs="Arial"/>
          <w:i/>
          <w:color w:val="000000"/>
          <w:highlight w:val="white"/>
        </w:rPr>
        <w:t>http://inspire.jrc.ec.europa.eu/schemas/us-net-el/3.0</w:t>
      </w:r>
      <w:r w:rsidR="000E440D">
        <w:rPr>
          <w:rFonts w:cs="Arial"/>
          <w:i/>
          <w:color w:val="000000"/>
        </w:rPr>
        <w:t xml:space="preserve"> </w:t>
      </w:r>
    </w:p>
    <w:p w:rsidR="00B55BB6" w:rsidRDefault="00B55BB6" w:rsidP="00B55BB6">
      <w:pPr>
        <w:rPr>
          <w:rFonts w:cs="Arial"/>
          <w:b/>
          <w:iCs/>
          <w:lang w:val="en-US"/>
        </w:rPr>
      </w:pPr>
    </w:p>
    <w:p w:rsidR="00B55BB6" w:rsidRDefault="00B55BB6" w:rsidP="00B55BB6">
      <w:pPr>
        <w:rPr>
          <w:rFonts w:cs="Arial"/>
          <w:b/>
          <w:iCs/>
          <w:lang w:val="en-US"/>
        </w:rPr>
      </w:pPr>
    </w:p>
    <w:p w:rsidR="00B55BB6" w:rsidRPr="003A0998" w:rsidRDefault="00766F21" w:rsidP="00766F21">
      <w:pPr>
        <w:pStyle w:val="Titolo4"/>
        <w:rPr>
          <w:lang w:val="en-US"/>
        </w:rPr>
      </w:pPr>
      <w:r>
        <w:rPr>
          <w:lang w:val="en-US"/>
        </w:rPr>
        <w:t xml:space="preserve">Default encoding </w:t>
      </w:r>
      <w:r w:rsidR="00B55BB6" w:rsidRPr="003A0998">
        <w:rPr>
          <w:lang w:val="en-US"/>
        </w:rPr>
        <w:t xml:space="preserve">for application schema </w:t>
      </w:r>
      <w:r w:rsidR="00B55BB6" w:rsidRPr="003A0998">
        <w:rPr>
          <w:rFonts w:cs="Arial"/>
          <w:iCs/>
          <w:lang w:val="en-US"/>
        </w:rPr>
        <w:t>Oil-Gas-Chemicals Network</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sidRPr="00DC4D3C">
        <w:rPr>
          <w:rFonts w:cs="Arial"/>
          <w:b/>
          <w:iCs/>
          <w:lang w:val="en-US"/>
        </w:rPr>
        <w:t>Oil-Gas-Chemicals Network</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rFonts w:cs="Arial"/>
          <w:b/>
          <w:iCs/>
          <w:lang w:val="en-US"/>
        </w:rPr>
      </w:pPr>
    </w:p>
    <w:p w:rsidR="00B55BB6" w:rsidRPr="00934B1D" w:rsidRDefault="00B55BB6" w:rsidP="00B55BB6">
      <w:pPr>
        <w:rPr>
          <w:lang w:val="en-US"/>
        </w:rPr>
      </w:pPr>
      <w:r w:rsidRPr="00934B1D">
        <w:rPr>
          <w:lang w:val="en-US"/>
        </w:rPr>
        <w:t xml:space="preserve">The </w:t>
      </w:r>
      <w:r w:rsidRPr="00934B1D">
        <w:rPr>
          <w:iCs/>
          <w:lang w:val="en-US"/>
        </w:rPr>
        <w:t xml:space="preserve">xml schema document </w:t>
      </w:r>
      <w:r w:rsidRPr="00934B1D">
        <w:rPr>
          <w:lang w:val="en-US"/>
        </w:rPr>
        <w:t xml:space="preserve">is available from </w:t>
      </w:r>
      <w:r w:rsidR="000E440D" w:rsidRPr="0039406C">
        <w:rPr>
          <w:rFonts w:cs="Arial"/>
          <w:i/>
          <w:color w:val="000000"/>
          <w:highlight w:val="white"/>
        </w:rPr>
        <w:t>http://inspire.jrc.ec.europa.eu/schemas/us-net-ogc/3.0</w:t>
      </w:r>
      <w:r w:rsidR="000E440D">
        <w:rPr>
          <w:rFonts w:cs="Arial"/>
          <w:i/>
          <w:color w:val="000000"/>
        </w:rPr>
        <w:t xml:space="preserve"> </w:t>
      </w:r>
    </w:p>
    <w:p w:rsidR="00B55BB6" w:rsidRDefault="00B55BB6" w:rsidP="00B55BB6">
      <w:pPr>
        <w:rPr>
          <w:rFonts w:cs="Arial"/>
          <w:b/>
          <w:iCs/>
          <w:lang w:val="en-US"/>
        </w:rPr>
      </w:pPr>
    </w:p>
    <w:p w:rsidR="000E440D" w:rsidRPr="00934B1D" w:rsidRDefault="000E440D" w:rsidP="00B55BB6">
      <w:pPr>
        <w:rPr>
          <w:rFonts w:cs="Arial"/>
          <w:b/>
          <w:iCs/>
          <w:lang w:val="en-US"/>
        </w:rPr>
      </w:pPr>
    </w:p>
    <w:p w:rsidR="00B55BB6" w:rsidRPr="003A0998" w:rsidRDefault="00766F21" w:rsidP="00766F21">
      <w:pPr>
        <w:pStyle w:val="Titolo4"/>
        <w:rPr>
          <w:lang w:val="en-US"/>
        </w:rPr>
      </w:pPr>
      <w:r>
        <w:rPr>
          <w:lang w:val="en-US"/>
        </w:rPr>
        <w:t xml:space="preserve">Default encoding </w:t>
      </w:r>
      <w:r w:rsidR="00B55BB6" w:rsidRPr="003A0998">
        <w:rPr>
          <w:lang w:val="en-US"/>
        </w:rPr>
        <w:t xml:space="preserve">for application schema </w:t>
      </w:r>
      <w:r w:rsidR="00B55BB6" w:rsidRPr="003A0998">
        <w:rPr>
          <w:rFonts w:cs="Arial"/>
          <w:iCs/>
          <w:lang w:val="en-US"/>
        </w:rPr>
        <w:t>Sewer Network</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sidRPr="00DC4D3C">
        <w:rPr>
          <w:rFonts w:cs="Arial"/>
          <w:b/>
          <w:iCs/>
          <w:lang w:val="en-US"/>
        </w:rPr>
        <w:t>Sewer Network</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Pr="00934B1D" w:rsidRDefault="00B55BB6" w:rsidP="00B55BB6">
      <w:pPr>
        <w:rPr>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0E440D" w:rsidRPr="0039406C">
        <w:rPr>
          <w:rFonts w:cs="Arial"/>
          <w:i/>
          <w:color w:val="000000"/>
          <w:highlight w:val="white"/>
        </w:rPr>
        <w:t>http://inspire.jrc.ec.europa.eu/schemas/us-net-sw/3.0</w:t>
      </w:r>
      <w:r w:rsidR="000E440D">
        <w:rPr>
          <w:rFonts w:cs="Arial"/>
          <w:i/>
          <w:color w:val="000000"/>
        </w:rPr>
        <w:t xml:space="preserve"> </w:t>
      </w:r>
    </w:p>
    <w:p w:rsidR="00B55BB6" w:rsidRDefault="00B55BB6" w:rsidP="00B55BB6">
      <w:pPr>
        <w:rPr>
          <w:rFonts w:cs="Arial"/>
          <w:b/>
          <w:iCs/>
          <w:lang w:val="en-US"/>
        </w:rPr>
      </w:pPr>
    </w:p>
    <w:p w:rsidR="000E440D" w:rsidRPr="00934B1D" w:rsidRDefault="000E440D" w:rsidP="00B55BB6">
      <w:pPr>
        <w:rPr>
          <w:rFonts w:cs="Arial"/>
          <w:b/>
          <w:iCs/>
          <w:lang w:val="en-US"/>
        </w:rPr>
      </w:pPr>
    </w:p>
    <w:p w:rsidR="00B55BB6" w:rsidRPr="003A0998" w:rsidRDefault="00766F21" w:rsidP="00766F21">
      <w:pPr>
        <w:pStyle w:val="Titolo4"/>
        <w:rPr>
          <w:lang w:val="en-US"/>
        </w:rPr>
      </w:pPr>
      <w:r>
        <w:rPr>
          <w:lang w:val="en-US"/>
        </w:rPr>
        <w:t xml:space="preserve">Default encoding </w:t>
      </w:r>
      <w:r w:rsidR="00B55BB6" w:rsidRPr="003A0998">
        <w:rPr>
          <w:lang w:val="en-US"/>
        </w:rPr>
        <w:t xml:space="preserve">for application schema </w:t>
      </w:r>
      <w:r w:rsidR="00B55BB6" w:rsidRPr="003A0998">
        <w:rPr>
          <w:rFonts w:cs="Arial"/>
          <w:iCs/>
          <w:lang w:val="en-US"/>
        </w:rPr>
        <w:t>Thermal Network</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Pr>
          <w:rFonts w:cs="Arial"/>
          <w:b/>
          <w:iCs/>
          <w:lang w:val="en-US"/>
        </w:rPr>
        <w:t>Thermal</w:t>
      </w:r>
      <w:r w:rsidRPr="00DC4D3C">
        <w:rPr>
          <w:rFonts w:cs="Arial"/>
          <w:b/>
          <w:iCs/>
          <w:lang w:val="en-US"/>
        </w:rPr>
        <w:t xml:space="preserve"> Network</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Pr="00934B1D" w:rsidRDefault="00B55BB6" w:rsidP="00B55BB6">
      <w:pPr>
        <w:rPr>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0E440D" w:rsidRPr="0039406C">
        <w:rPr>
          <w:rFonts w:cs="Arial"/>
          <w:i/>
          <w:color w:val="000000"/>
          <w:highlight w:val="white"/>
        </w:rPr>
        <w:t>http://inspire.jrc.ec.europa.eu/schemas/us-net-th/3.0</w:t>
      </w:r>
      <w:r w:rsidR="000E440D">
        <w:rPr>
          <w:rFonts w:cs="Arial"/>
          <w:i/>
          <w:color w:val="000000"/>
        </w:rPr>
        <w:t xml:space="preserve"> </w:t>
      </w:r>
    </w:p>
    <w:p w:rsidR="00B55BB6" w:rsidRDefault="00B55BB6" w:rsidP="00B55BB6">
      <w:pPr>
        <w:rPr>
          <w:rFonts w:cs="Arial"/>
          <w:b/>
          <w:iCs/>
          <w:lang w:val="en-US"/>
        </w:rPr>
      </w:pPr>
    </w:p>
    <w:p w:rsidR="000E440D" w:rsidRDefault="000E440D" w:rsidP="00B55BB6">
      <w:pPr>
        <w:rPr>
          <w:rFonts w:cs="Arial"/>
          <w:b/>
          <w:iCs/>
          <w:lang w:val="en-US"/>
        </w:rPr>
      </w:pPr>
    </w:p>
    <w:p w:rsidR="00B55BB6" w:rsidRPr="003A0998" w:rsidRDefault="00766F21" w:rsidP="00766F21">
      <w:pPr>
        <w:pStyle w:val="Titolo4"/>
        <w:rPr>
          <w:lang w:val="en-US"/>
        </w:rPr>
      </w:pPr>
      <w:r>
        <w:rPr>
          <w:lang w:val="en-US"/>
        </w:rPr>
        <w:t xml:space="preserve">Default encoding </w:t>
      </w:r>
      <w:r w:rsidR="00B55BB6" w:rsidRPr="003A0998">
        <w:rPr>
          <w:lang w:val="en-US"/>
        </w:rPr>
        <w:t xml:space="preserve">for application schema </w:t>
      </w:r>
      <w:r w:rsidR="00B55BB6" w:rsidRPr="003A0998">
        <w:rPr>
          <w:rFonts w:cs="Arial"/>
          <w:iCs/>
          <w:lang w:val="en-US"/>
        </w:rPr>
        <w:t>Water Network</w:t>
      </w:r>
    </w:p>
    <w:p w:rsidR="00B55BB6" w:rsidRDefault="00B55BB6" w:rsidP="00B55BB6">
      <w:pPr>
        <w:rPr>
          <w:rFonts w:cs="Arial"/>
          <w:b/>
          <w:iCs/>
          <w:lang w:val="en-US"/>
        </w:rPr>
      </w:pPr>
    </w:p>
    <w:p w:rsidR="00B55BB6" w:rsidRPr="00701A60" w:rsidRDefault="00B55BB6" w:rsidP="00B55BB6">
      <w:pPr>
        <w:rPr>
          <w:rFonts w:cs="Arial"/>
          <w:b/>
          <w:iCs/>
          <w:lang w:val="en-US"/>
        </w:rPr>
      </w:pPr>
      <w:r w:rsidRPr="00701A60">
        <w:rPr>
          <w:rFonts w:cs="Arial"/>
          <w:b/>
          <w:iCs/>
          <w:lang w:val="en-US"/>
        </w:rPr>
        <w:t xml:space="preserve">Name: </w:t>
      </w:r>
      <w:r>
        <w:rPr>
          <w:rFonts w:cs="Arial"/>
          <w:b/>
          <w:iCs/>
          <w:lang w:val="en-US"/>
        </w:rPr>
        <w:t>Water</w:t>
      </w:r>
      <w:r w:rsidRPr="00DC4D3C">
        <w:rPr>
          <w:rFonts w:cs="Arial"/>
          <w:b/>
          <w:iCs/>
          <w:lang w:val="en-US"/>
        </w:rPr>
        <w:t xml:space="preserve"> Network</w:t>
      </w:r>
      <w:r w:rsidRPr="00701A60">
        <w:rPr>
          <w:rFonts w:cs="Arial"/>
          <w:b/>
          <w:iCs/>
          <w:lang w:val="en-US"/>
        </w:rPr>
        <w:t xml:space="preserve"> GML Application Schema</w:t>
      </w:r>
    </w:p>
    <w:p w:rsidR="00B55BB6" w:rsidRPr="00701A60" w:rsidRDefault="00B55BB6" w:rsidP="00B55BB6">
      <w:pPr>
        <w:rPr>
          <w:rFonts w:cs="Arial"/>
          <w:iCs/>
          <w:lang w:val="en-US"/>
        </w:rPr>
      </w:pPr>
      <w:r w:rsidRPr="00701A60">
        <w:rPr>
          <w:rFonts w:cs="Arial"/>
          <w:iCs/>
          <w:lang w:val="en-US"/>
        </w:rPr>
        <w:t xml:space="preserve">Version: </w:t>
      </w:r>
      <w:r w:rsidR="00766F21">
        <w:rPr>
          <w:rFonts w:cs="Arial"/>
          <w:iCs/>
          <w:lang w:val="en-US"/>
        </w:rPr>
        <w:t>3.0</w:t>
      </w:r>
    </w:p>
    <w:p w:rsidR="00B55BB6" w:rsidRPr="00701A60" w:rsidRDefault="00B55BB6" w:rsidP="00B55BB6">
      <w:pPr>
        <w:rPr>
          <w:rFonts w:cs="Arial"/>
          <w:iCs/>
          <w:lang w:val="en-US"/>
        </w:rPr>
      </w:pPr>
      <w:r w:rsidRPr="00701A60">
        <w:rPr>
          <w:rFonts w:cs="Arial"/>
          <w:iCs/>
          <w:lang w:val="en-US"/>
        </w:rPr>
        <w:t xml:space="preserve">Specification: </w:t>
      </w:r>
      <w:r w:rsidRPr="00701A60">
        <w:rPr>
          <w:rFonts w:cs="Arial"/>
          <w:lang w:val="en-US" w:eastAsia="ko-KR"/>
        </w:rPr>
        <w:t>D2.8.</w:t>
      </w:r>
      <w:r w:rsidRPr="00C5736E">
        <w:rPr>
          <w:rFonts w:cs="Arial"/>
          <w:bCs/>
          <w:lang w:val="en-US" w:eastAsia="ko-KR"/>
        </w:rPr>
        <w:t>III</w:t>
      </w:r>
      <w:r w:rsidRPr="00701A60">
        <w:rPr>
          <w:rFonts w:cs="Arial"/>
          <w:lang w:val="en-US" w:eastAsia="ko-KR"/>
        </w:rPr>
        <w:t>.</w:t>
      </w:r>
      <w:r w:rsidRPr="00610B93">
        <w:rPr>
          <w:rFonts w:cs="Arial"/>
          <w:lang w:val="en-US" w:eastAsia="ko-KR"/>
        </w:rPr>
        <w:t>6</w:t>
      </w:r>
      <w:r w:rsidRPr="00701A60">
        <w:rPr>
          <w:rFonts w:cs="Arial"/>
          <w:lang w:val="en-US" w:eastAsia="ko-KR"/>
        </w:rPr>
        <w:t xml:space="preserve"> Data Specification on </w:t>
      </w:r>
      <w:r>
        <w:rPr>
          <w:rFonts w:cs="Arial"/>
          <w:lang w:val="en-US"/>
        </w:rPr>
        <w:t>Utility and Governmental Services</w:t>
      </w:r>
      <w:r w:rsidRPr="00701A60">
        <w:rPr>
          <w:rFonts w:cs="Arial"/>
          <w:lang w:val="en-US" w:eastAsia="ko-KR"/>
        </w:rPr>
        <w:t xml:space="preserve"> – </w:t>
      </w:r>
      <w:r w:rsidR="000E440D">
        <w:rPr>
          <w:rFonts w:cs="Arial"/>
          <w:lang w:val="en-US" w:eastAsia="ko-KR"/>
        </w:rPr>
        <w:t>Technical Guidelines</w:t>
      </w:r>
    </w:p>
    <w:p w:rsidR="00B55BB6" w:rsidRPr="00701A60" w:rsidRDefault="00B55BB6" w:rsidP="00B55BB6">
      <w:pPr>
        <w:rPr>
          <w:rFonts w:cs="Arial"/>
          <w:iCs/>
          <w:lang w:val="en-US"/>
        </w:rPr>
      </w:pPr>
      <w:r w:rsidRPr="00701A60">
        <w:rPr>
          <w:rFonts w:cs="Arial"/>
          <w:iCs/>
          <w:lang w:val="en-US"/>
        </w:rPr>
        <w:t xml:space="preserve">Character set: </w:t>
      </w:r>
      <w:r w:rsidRPr="00701A60">
        <w:rPr>
          <w:lang w:val="en-US"/>
        </w:rPr>
        <w:t xml:space="preserve"> UTF-8</w:t>
      </w:r>
    </w:p>
    <w:p w:rsidR="00B55BB6" w:rsidRDefault="00B55BB6" w:rsidP="00B55BB6">
      <w:pPr>
        <w:rPr>
          <w:lang w:val="en-US" w:eastAsia="en-US"/>
        </w:rPr>
      </w:pPr>
    </w:p>
    <w:p w:rsidR="00B55BB6" w:rsidRPr="00934B1D" w:rsidRDefault="00B55BB6" w:rsidP="00B55BB6">
      <w:pPr>
        <w:rPr>
          <w:lang w:val="en-US"/>
        </w:rPr>
      </w:pPr>
      <w:r w:rsidRPr="00701A60">
        <w:rPr>
          <w:lang w:val="en-US" w:eastAsia="en-US"/>
        </w:rPr>
        <w:t xml:space="preserve">The </w:t>
      </w:r>
      <w:r w:rsidRPr="00701A60">
        <w:rPr>
          <w:iCs/>
          <w:lang w:val="en-US"/>
        </w:rPr>
        <w:t xml:space="preserve">xml schema document </w:t>
      </w:r>
      <w:r w:rsidRPr="00701A60">
        <w:rPr>
          <w:lang w:val="en-US" w:eastAsia="en-US"/>
        </w:rPr>
        <w:t xml:space="preserve">is available from </w:t>
      </w:r>
      <w:r w:rsidR="000E440D" w:rsidRPr="0039406C">
        <w:rPr>
          <w:rFonts w:cs="Arial"/>
          <w:i/>
          <w:color w:val="000000"/>
          <w:highlight w:val="white"/>
        </w:rPr>
        <w:t>http://inspire.jrc.ec.europa.eu/schemas/us-net-wa/3.0</w:t>
      </w:r>
      <w:r w:rsidR="000E440D">
        <w:rPr>
          <w:rFonts w:cs="Arial"/>
          <w:i/>
          <w:color w:val="000000"/>
        </w:rPr>
        <w:t xml:space="preserve"> </w:t>
      </w:r>
    </w:p>
    <w:p w:rsidR="0078624E" w:rsidRPr="00686565" w:rsidRDefault="00637C75" w:rsidP="0078624E">
      <w:pPr>
        <w:pStyle w:val="Titolo1"/>
        <w:tabs>
          <w:tab w:val="clear" w:pos="425"/>
          <w:tab w:val="num" w:pos="432"/>
        </w:tabs>
        <w:spacing w:after="60"/>
        <w:ind w:left="432" w:hanging="432"/>
        <w:jc w:val="both"/>
        <w:rPr>
          <w:sz w:val="31"/>
          <w:szCs w:val="31"/>
        </w:rPr>
      </w:pPr>
      <w:bookmarkStart w:id="396" w:name="_Toc202867264"/>
      <w:bookmarkStart w:id="397" w:name="_Toc202872592"/>
      <w:bookmarkStart w:id="398" w:name="_Toc203821281"/>
      <w:bookmarkStart w:id="399" w:name="_Toc204079984"/>
      <w:bookmarkStart w:id="400" w:name="_Toc204080392"/>
      <w:bookmarkStart w:id="401" w:name="_Toc202873577"/>
      <w:bookmarkStart w:id="402" w:name="_Toc207684644"/>
      <w:bookmarkStart w:id="403" w:name="Ch10_DataCapture"/>
      <w:bookmarkStart w:id="404" w:name="_Toc339566090"/>
      <w:bookmarkStart w:id="405" w:name="_Toc374519932"/>
      <w:bookmarkEnd w:id="365"/>
      <w:bookmarkEnd w:id="366"/>
      <w:bookmarkEnd w:id="367"/>
      <w:bookmarkEnd w:id="368"/>
      <w:bookmarkEnd w:id="369"/>
      <w:bookmarkEnd w:id="370"/>
      <w:bookmarkEnd w:id="371"/>
      <w:r>
        <w:rPr>
          <w:sz w:val="31"/>
          <w:szCs w:val="31"/>
        </w:rPr>
        <w:t>D</w:t>
      </w:r>
      <w:r w:rsidR="0078624E" w:rsidRPr="00686565">
        <w:rPr>
          <w:sz w:val="31"/>
          <w:szCs w:val="31"/>
        </w:rPr>
        <w:t>ata Capture</w:t>
      </w:r>
      <w:bookmarkEnd w:id="404"/>
      <w:bookmarkEnd w:id="405"/>
    </w:p>
    <w:bookmarkEnd w:id="403"/>
    <w:p w:rsidR="0078624E" w:rsidRPr="00B318DD" w:rsidRDefault="0078624E" w:rsidP="0078624E">
      <w:pPr>
        <w:rPr>
          <w:rStyle w:val="Instruction"/>
          <w:szCs w:val="19"/>
        </w:rPr>
      </w:pPr>
    </w:p>
    <w:p w:rsidR="00B55BB6" w:rsidRPr="00E312D9" w:rsidRDefault="00B55BB6" w:rsidP="00B55BB6">
      <w:pPr>
        <w:rPr>
          <w:b/>
          <w:i/>
        </w:rPr>
      </w:pPr>
      <w:r w:rsidRPr="00E312D9">
        <w:rPr>
          <w:b/>
          <w:i/>
        </w:rPr>
        <w:t>For Utility networks</w:t>
      </w:r>
    </w:p>
    <w:p w:rsidR="00B55BB6" w:rsidRDefault="00B55BB6" w:rsidP="00B55BB6"/>
    <w:p w:rsidR="00B55BB6" w:rsidRDefault="00B55BB6" w:rsidP="00B55BB6">
      <w:r>
        <w:t>The data capture for utility networks refers a lot to any other network.</w:t>
      </w:r>
    </w:p>
    <w:p w:rsidR="00B55BB6" w:rsidRDefault="00B55BB6" w:rsidP="00B55BB6">
      <w:r>
        <w:t xml:space="preserve">Then, please have a look to what has been written in </w:t>
      </w:r>
      <w:r w:rsidRPr="00E312D9">
        <w:rPr>
          <w:i/>
        </w:rPr>
        <w:t>Transport Network</w:t>
      </w:r>
      <w:r>
        <w:rPr>
          <w:i/>
        </w:rPr>
        <w:t>s</w:t>
      </w:r>
      <w:r>
        <w:t xml:space="preserve"> data specification document, regarding network data capture, this will be relevant for </w:t>
      </w:r>
      <w:r w:rsidR="00A63C5A">
        <w:t>this</w:t>
      </w:r>
      <w:r>
        <w:t xml:space="preserve"> sub-theme too.</w:t>
      </w:r>
    </w:p>
    <w:p w:rsidR="00B55BB6" w:rsidRDefault="00B55BB6" w:rsidP="00B55BB6"/>
    <w:p w:rsidR="00B55BB6" w:rsidRPr="00E312D9" w:rsidRDefault="00B55BB6" w:rsidP="00B55BB6">
      <w:pPr>
        <w:rPr>
          <w:b/>
          <w:i/>
        </w:rPr>
      </w:pPr>
      <w:r w:rsidRPr="00E312D9">
        <w:rPr>
          <w:b/>
          <w:i/>
        </w:rPr>
        <w:t xml:space="preserve">For </w:t>
      </w:r>
      <w:r>
        <w:rPr>
          <w:b/>
          <w:i/>
        </w:rPr>
        <w:t>Administrative and social governmental services</w:t>
      </w:r>
    </w:p>
    <w:p w:rsidR="00B55BB6" w:rsidRPr="008B3241" w:rsidRDefault="00B55BB6" w:rsidP="00B55BB6"/>
    <w:p w:rsidR="00B55BB6" w:rsidRPr="00F64837" w:rsidRDefault="00B55BB6" w:rsidP="006D4FB6">
      <w:pPr>
        <w:pStyle w:val="Recommendation"/>
      </w:pPr>
      <w:r w:rsidRPr="002D1604">
        <w:t>All administrative and social governmental services data which fall under the I</w:t>
      </w:r>
      <w:r w:rsidRPr="002D1604">
        <w:t>N</w:t>
      </w:r>
      <w:r w:rsidRPr="002D1604">
        <w:t>SPIRE scope shall be published</w:t>
      </w:r>
    </w:p>
    <w:p w:rsidR="00B55BB6" w:rsidRDefault="00B55BB6" w:rsidP="00B55BB6"/>
    <w:p w:rsidR="00B55BB6" w:rsidRDefault="00B55BB6" w:rsidP="00B55BB6">
      <w:r>
        <w:t>Administrative and social governmental services data, due to their nature, may be captured and provided by different producers at different levels of (mainly) Public Administration, from local to European, d</w:t>
      </w:r>
      <w:r>
        <w:t>e</w:t>
      </w:r>
      <w:r>
        <w:t>pending on what is the level and the administrative scope of the correspondent responsible party.</w:t>
      </w:r>
    </w:p>
    <w:p w:rsidR="00B55BB6" w:rsidRDefault="00B55BB6" w:rsidP="00B55BB6"/>
    <w:p w:rsidR="00B55BB6" w:rsidRDefault="00B55BB6" w:rsidP="00B55BB6">
      <w:r>
        <w:t>Due to this fact, it is expected that data are provided at very different scales/resolutions, covering different sub-sets of service types and following different modelling approaches, depending on the concrete needs of their producers and target users. This way, it can not be expected that a single set of requirements may be established in order to harmonize this theme's data sets. In consequence, just the recommend</w:t>
      </w:r>
      <w:r>
        <w:t>a</w:t>
      </w:r>
      <w:r>
        <w:t>tions that follow are proposed:</w:t>
      </w:r>
    </w:p>
    <w:p w:rsidR="00B55BB6" w:rsidRDefault="00B55BB6" w:rsidP="00B55BB6"/>
    <w:p w:rsidR="00B55BB6" w:rsidRPr="00F64837" w:rsidRDefault="00B55BB6" w:rsidP="006D4FB6">
      <w:pPr>
        <w:pStyle w:val="Recommendation"/>
      </w:pPr>
      <w:r w:rsidRPr="00F64837">
        <w:t xml:space="preserve"> </w:t>
      </w:r>
      <w:r w:rsidRPr="002D1604">
        <w:t>Data should be captured in such conditions that they may be classified into one or several of the service types listed within ServiceTypeValue codelist</w:t>
      </w:r>
      <w:r w:rsidRPr="00F64837">
        <w:t>.</w:t>
      </w:r>
    </w:p>
    <w:p w:rsidR="00B55BB6" w:rsidRDefault="00B55BB6" w:rsidP="00B55BB6"/>
    <w:p w:rsidR="00B55BB6" w:rsidRDefault="00B55BB6" w:rsidP="00B55BB6">
      <w:r w:rsidRPr="002D1604">
        <w:t xml:space="preserve">In order to </w:t>
      </w:r>
      <w:r w:rsidRPr="002D1604">
        <w:rPr>
          <w:lang w:val="en-US"/>
        </w:rPr>
        <w:t>fulfill</w:t>
      </w:r>
      <w:r w:rsidRPr="002D1604">
        <w:t xml:space="preserve"> the previous recommendation:</w:t>
      </w:r>
    </w:p>
    <w:p w:rsidR="00B55BB6" w:rsidRDefault="00B55BB6" w:rsidP="00B55BB6"/>
    <w:p w:rsidR="00B55BB6" w:rsidRPr="00F64837" w:rsidRDefault="00B55BB6" w:rsidP="006D4FB6">
      <w:pPr>
        <w:pStyle w:val="Recommendation"/>
      </w:pPr>
      <w:r w:rsidRPr="002D1604">
        <w:t>Datasets should be built by setting different sub-sets for each of the service types covered</w:t>
      </w:r>
      <w:r w:rsidRPr="00F64837">
        <w:t>.</w:t>
      </w:r>
    </w:p>
    <w:p w:rsidR="00B55BB6" w:rsidRDefault="00B55BB6" w:rsidP="00B55BB6"/>
    <w:p w:rsidR="00B55BB6" w:rsidRDefault="00B55BB6" w:rsidP="00B55BB6">
      <w:r>
        <w:t xml:space="preserve">If the dataset </w:t>
      </w:r>
      <w:r w:rsidRPr="002D1604">
        <w:rPr>
          <w:lang w:val="en-US"/>
        </w:rPr>
        <w:t>fulfil</w:t>
      </w:r>
      <w:r>
        <w:rPr>
          <w:lang w:val="en-US"/>
        </w:rPr>
        <w:t>l</w:t>
      </w:r>
      <w:r w:rsidRPr="002D1604">
        <w:rPr>
          <w:lang w:val="en-US"/>
        </w:rPr>
        <w:t>s</w:t>
      </w:r>
      <w:r>
        <w:t xml:space="preserve"> only administrative and social governmental services model, each one of the resulting sub-sets shall correspond to one of the service types included in, at least, main level of ServiceTypeValue codelist.</w:t>
      </w:r>
    </w:p>
    <w:p w:rsidR="00B55BB6" w:rsidRDefault="00B55BB6" w:rsidP="00B55BB6"/>
    <w:p w:rsidR="00B55BB6" w:rsidRDefault="00B55BB6" w:rsidP="00B55BB6">
      <w:r>
        <w:t>When data about an instance of administrative and social governmental services is located by means of a point or an address:</w:t>
      </w:r>
    </w:p>
    <w:p w:rsidR="00B55BB6" w:rsidRDefault="00B55BB6" w:rsidP="00B55BB6"/>
    <w:p w:rsidR="00B55BB6" w:rsidRPr="00F64837" w:rsidRDefault="00B55BB6" w:rsidP="006D4FB6">
      <w:pPr>
        <w:pStyle w:val="Recommendation"/>
      </w:pPr>
      <w:r>
        <w:t>Point or address locations should correspond to the main access point to the space where the service is provided from</w:t>
      </w:r>
      <w:r w:rsidRPr="00F64837">
        <w:t>.</w:t>
      </w:r>
    </w:p>
    <w:p w:rsidR="00B55BB6" w:rsidRDefault="00B55BB6" w:rsidP="00B55BB6"/>
    <w:p w:rsidR="00B55BB6" w:rsidRDefault="00B55BB6" w:rsidP="00B55BB6">
      <w:r>
        <w:t>In the case that different services are provided from a single building/facility, they may be located by di</w:t>
      </w:r>
      <w:r>
        <w:t>f</w:t>
      </w:r>
      <w:r>
        <w:t>ferent points/addresses by following the previous recommendation to each of those points/addresses. I.e: a hospital may consist of different buildings. If hospital service is modelled as a whole, its location point or address should correspond to that of the main entrance to the hospital. In the opposite, if different se</w:t>
      </w:r>
      <w:r>
        <w:t>r</w:t>
      </w:r>
      <w:r>
        <w:t>vices (e.g. General hospital service or Specialized hospital service) within the hospital building or facility are modelled separately, their location references should correspond, whenever possible, to the main access point to each of those services.</w:t>
      </w:r>
    </w:p>
    <w:p w:rsidR="00B55BB6" w:rsidRDefault="00B55BB6" w:rsidP="00B55BB6"/>
    <w:p w:rsidR="00B55BB6" w:rsidRDefault="00B55BB6" w:rsidP="00B55BB6">
      <w:r>
        <w:t>With regards to data referring to hydrants or emergency call points, which are nodes of, respectively, water supply networks and communication networks, whenever possible:</w:t>
      </w:r>
    </w:p>
    <w:p w:rsidR="00B55BB6" w:rsidRDefault="00B55BB6" w:rsidP="00B55BB6"/>
    <w:p w:rsidR="00B55BB6" w:rsidRDefault="00B55BB6" w:rsidP="006D4FB6">
      <w:pPr>
        <w:pStyle w:val="Recommendation"/>
      </w:pPr>
      <w:r w:rsidRPr="003A0C57">
        <w:t>Data describing services provided from points within a facility network should be located, whenever possible, by referencing them to the correspondent network node elements</w:t>
      </w:r>
      <w:r w:rsidRPr="00F64837">
        <w:t>.</w:t>
      </w:r>
    </w:p>
    <w:p w:rsidR="00B55BB6" w:rsidRDefault="00B55BB6" w:rsidP="00B55BB6">
      <w:pPr>
        <w:rPr>
          <w:lang w:eastAsia="it-IT"/>
        </w:rPr>
      </w:pPr>
    </w:p>
    <w:p w:rsidR="00B55BB6" w:rsidRPr="00D065DF" w:rsidRDefault="00B55BB6" w:rsidP="00B55BB6">
      <w:pPr>
        <w:rPr>
          <w:b/>
          <w:i/>
        </w:rPr>
      </w:pPr>
      <w:r w:rsidRPr="00D065DF">
        <w:rPr>
          <w:b/>
          <w:i/>
        </w:rPr>
        <w:t>For Environmental Management Facilities</w:t>
      </w:r>
    </w:p>
    <w:p w:rsidR="00B55BB6" w:rsidRDefault="00B55BB6" w:rsidP="00B55BB6"/>
    <w:p w:rsidR="00B55BB6" w:rsidRPr="00B318DD" w:rsidRDefault="00B55BB6" w:rsidP="00B55BB6">
      <w:pPr>
        <w:rPr>
          <w:rFonts w:ascii="Helvetica" w:eastAsia="Times New Roman" w:hAnsi="Helvetica" w:cs="Helvetica"/>
          <w:szCs w:val="19"/>
          <w:lang w:val="en-US" w:eastAsia="en-US"/>
        </w:rPr>
      </w:pPr>
    </w:p>
    <w:p w:rsidR="00B55BB6" w:rsidRPr="00B318DD" w:rsidRDefault="00B55BB6" w:rsidP="00B55BB6">
      <w:pPr>
        <w:rPr>
          <w:rFonts w:ascii="Helvetica" w:eastAsia="Times New Roman" w:hAnsi="Helvetica" w:cs="Helvetica"/>
          <w:szCs w:val="19"/>
          <w:lang w:val="en-US" w:eastAsia="en-US"/>
        </w:rPr>
      </w:pPr>
    </w:p>
    <w:p w:rsidR="00B55BB6" w:rsidRDefault="00B55BB6" w:rsidP="006D4FB6">
      <w:pPr>
        <w:pStyle w:val="Recommendation"/>
      </w:pPr>
      <w:r>
        <w:t>Given that it is not expected that all of the available datasets are captured, produced and publicized by a single level of Public Administration Bodies and that it may happen that these bodies may be responsible for just one or several sub-sets of data, not necessarily categorizing the Activities fo</w:t>
      </w:r>
      <w:r>
        <w:t>l</w:t>
      </w:r>
      <w:r>
        <w:t>lowing the NACE Code List, data should be transformed in such a way that at least the main class of the model (linked with Activity Complex) should be cat</w:t>
      </w:r>
      <w:r>
        <w:t>e</w:t>
      </w:r>
      <w:r>
        <w:t xml:space="preserve">gorized by at least one of the Activities  listed within the NACE Code List. </w:t>
      </w:r>
    </w:p>
    <w:p w:rsidR="00B55BB6" w:rsidRPr="00B318DD" w:rsidRDefault="00B55BB6" w:rsidP="00B55BB6">
      <w:pPr>
        <w:rPr>
          <w:rFonts w:ascii="Helvetica" w:eastAsia="Times New Roman" w:hAnsi="Helvetica" w:cs="Helvetica"/>
          <w:szCs w:val="19"/>
          <w:lang w:val="en-US" w:eastAsia="en-US"/>
        </w:rPr>
      </w:pPr>
    </w:p>
    <w:p w:rsidR="00B55BB6" w:rsidRPr="00EA4A4A" w:rsidRDefault="00B55BB6" w:rsidP="006D4FB6">
      <w:pPr>
        <w:pStyle w:val="Recommendation"/>
      </w:pPr>
      <w:r>
        <w:t>If the current thematic Legislative Act fix certain parameters for accuracy in the Geographical location of the entities (Geographical Coord</w:t>
      </w:r>
      <w:r>
        <w:t>i</w:t>
      </w:r>
      <w:r>
        <w:t xml:space="preserve">nates), these should be considered as the minimum level of accuracy under INSPIRE (e.g. </w:t>
      </w:r>
      <w:r w:rsidRPr="002B420F">
        <w:rPr>
          <w:i/>
        </w:rPr>
        <w:t>Loc</w:t>
      </w:r>
      <w:r w:rsidRPr="002B420F">
        <w:rPr>
          <w:i/>
        </w:rPr>
        <w:t>a</w:t>
      </w:r>
      <w:r w:rsidRPr="002B420F">
        <w:rPr>
          <w:i/>
        </w:rPr>
        <w:t>tion of the Holding</w:t>
      </w:r>
      <w:r>
        <w:rPr>
          <w:i/>
        </w:rPr>
        <w:t xml:space="preserve"> </w:t>
      </w:r>
      <w:r>
        <w:t xml:space="preserve"> under </w:t>
      </w:r>
      <w:r w:rsidRPr="00B318DD">
        <w:rPr>
          <w:rFonts w:ascii="EUAlbertina_Bold" w:hAnsi="EUAlbertina_Bold" w:cs="EUAlbertina_Bold"/>
          <w:bCs/>
          <w:szCs w:val="19"/>
          <w:lang w:eastAsia="en-US"/>
        </w:rPr>
        <w:t>REGULATION (EC) No 1166/2008</w:t>
      </w:r>
      <w:r w:rsidRPr="002B420F">
        <w:t>)</w:t>
      </w:r>
    </w:p>
    <w:p w:rsidR="00B55BB6" w:rsidRPr="00B318DD" w:rsidRDefault="00B55BB6" w:rsidP="00B55BB6">
      <w:pPr>
        <w:tabs>
          <w:tab w:val="clear" w:pos="284"/>
          <w:tab w:val="clear" w:pos="567"/>
          <w:tab w:val="clear" w:pos="851"/>
          <w:tab w:val="clear" w:pos="1134"/>
        </w:tabs>
        <w:autoSpaceDE w:val="0"/>
        <w:autoSpaceDN w:val="0"/>
        <w:adjustRightInd w:val="0"/>
        <w:jc w:val="left"/>
        <w:rPr>
          <w:rFonts w:ascii="Helvetica" w:eastAsia="Times New Roman" w:hAnsi="Helvetica" w:cs="Helvetica"/>
          <w:szCs w:val="19"/>
          <w:lang w:val="en-US" w:eastAsia="en-US"/>
        </w:rPr>
      </w:pPr>
    </w:p>
    <w:p w:rsidR="00B55BB6" w:rsidRPr="002B420F" w:rsidRDefault="00B55BB6" w:rsidP="00B55BB6">
      <w:pPr>
        <w:rPr>
          <w:lang w:eastAsia="it-IT"/>
        </w:rPr>
      </w:pPr>
    </w:p>
    <w:p w:rsidR="00B55BB6" w:rsidRDefault="00B55BB6" w:rsidP="006D4FB6">
      <w:pPr>
        <w:pStyle w:val="Recommendation"/>
      </w:pPr>
      <w:r>
        <w:t>In order to minimize the risk of geometrical and positional inc</w:t>
      </w:r>
      <w:r>
        <w:t>o</w:t>
      </w:r>
      <w:r>
        <w:t>herence between different datasets Economical Activities, when data about an instance is located by means of GM_Object, it is recommended to choose GM_Point as d</w:t>
      </w:r>
      <w:r>
        <w:t>e</w:t>
      </w:r>
      <w:r>
        <w:t xml:space="preserve">fault. </w:t>
      </w:r>
    </w:p>
    <w:p w:rsidR="00B55BB6" w:rsidRPr="00082C01" w:rsidRDefault="00B55BB6" w:rsidP="00B55BB6">
      <w:pPr>
        <w:pStyle w:val="Default"/>
        <w:rPr>
          <w:sz w:val="20"/>
          <w:szCs w:val="20"/>
          <w:lang w:val="en-US"/>
        </w:rPr>
      </w:pPr>
    </w:p>
    <w:p w:rsidR="00B55BB6" w:rsidRDefault="00B55BB6" w:rsidP="006D4FB6">
      <w:pPr>
        <w:pStyle w:val="Recommendation"/>
        <w:rPr>
          <w:b/>
        </w:rPr>
      </w:pPr>
      <w:r>
        <w:t>When data about an instance of Economical Activities is located by means of a point or an address geo-location, this should correspond to the main access point to the space where the service is provided from. Only co</w:t>
      </w:r>
      <w:r>
        <w:t>n</w:t>
      </w:r>
      <w:r>
        <w:t>trasted geo-located locations against the reality should be provided in order to avoid errors and misunderstandings.</w:t>
      </w:r>
    </w:p>
    <w:p w:rsidR="00B55BB6" w:rsidRDefault="00B55BB6" w:rsidP="00B55BB6">
      <w:pPr>
        <w:rPr>
          <w:lang w:eastAsia="it-IT"/>
        </w:rPr>
      </w:pPr>
    </w:p>
    <w:p w:rsidR="00B55BB6" w:rsidRPr="00B318DD" w:rsidRDefault="00B55BB6" w:rsidP="00F14C88">
      <w:pPr>
        <w:rPr>
          <w:szCs w:val="19"/>
        </w:rPr>
      </w:pPr>
    </w:p>
    <w:p w:rsidR="000942DD" w:rsidRPr="00686565" w:rsidRDefault="000942DD" w:rsidP="000942DD">
      <w:pPr>
        <w:pStyle w:val="Titolo1"/>
        <w:rPr>
          <w:sz w:val="31"/>
          <w:szCs w:val="31"/>
          <w:lang w:val="en-US"/>
        </w:rPr>
      </w:pPr>
      <w:bookmarkStart w:id="406" w:name="_Toc202867265"/>
      <w:bookmarkStart w:id="407" w:name="_Toc202872593"/>
      <w:bookmarkStart w:id="408" w:name="_Toc203821282"/>
      <w:bookmarkStart w:id="409" w:name="_Toc204079985"/>
      <w:bookmarkStart w:id="410" w:name="_Toc204080393"/>
      <w:bookmarkStart w:id="411" w:name="_Toc202873578"/>
      <w:bookmarkStart w:id="412" w:name="_Toc207684645"/>
      <w:bookmarkStart w:id="413" w:name="_Toc339566091"/>
      <w:bookmarkStart w:id="414" w:name="_Toc374519933"/>
      <w:bookmarkEnd w:id="396"/>
      <w:bookmarkEnd w:id="397"/>
      <w:bookmarkEnd w:id="398"/>
      <w:bookmarkEnd w:id="399"/>
      <w:bookmarkEnd w:id="400"/>
      <w:bookmarkEnd w:id="401"/>
      <w:bookmarkEnd w:id="402"/>
      <w:r w:rsidRPr="00686565">
        <w:rPr>
          <w:sz w:val="31"/>
          <w:szCs w:val="31"/>
          <w:lang w:val="en-US"/>
        </w:rPr>
        <w:t>Portrayal</w:t>
      </w:r>
      <w:bookmarkEnd w:id="413"/>
      <w:bookmarkEnd w:id="414"/>
    </w:p>
    <w:p w:rsidR="0062021A" w:rsidRDefault="0062021A" w:rsidP="003D2FF9">
      <w:pPr>
        <w:shd w:val="clear" w:color="auto" w:fill="E6E6E6"/>
        <w:rPr>
          <w:rFonts w:cs="Arial"/>
        </w:rPr>
      </w:pPr>
      <w:bookmarkStart w:id="415" w:name="requirements"/>
    </w:p>
    <w:p w:rsidR="0062021A" w:rsidRPr="008B3241" w:rsidRDefault="0062021A" w:rsidP="003D2FF9">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62021A" w:rsidRDefault="0062021A" w:rsidP="003D2FF9">
      <w:pPr>
        <w:shd w:val="clear" w:color="auto" w:fill="E6E6E6"/>
        <w:rPr>
          <w:rFonts w:cs="Arial"/>
        </w:rPr>
      </w:pPr>
    </w:p>
    <w:p w:rsidR="0062021A" w:rsidRPr="00C76B03" w:rsidRDefault="0062021A" w:rsidP="003D2FF9">
      <w:pPr>
        <w:pStyle w:val="IRrequirementgrey"/>
        <w:jc w:val="center"/>
        <w:rPr>
          <w:b/>
          <w:color w:val="FF0000"/>
        </w:rPr>
      </w:pPr>
      <w:r w:rsidRPr="00C76B03">
        <w:rPr>
          <w:b/>
          <w:color w:val="FF0000"/>
        </w:rPr>
        <w:t>IR Requirement</w:t>
      </w:r>
    </w:p>
    <w:p w:rsidR="0062021A" w:rsidRPr="00C76B03" w:rsidRDefault="0062021A" w:rsidP="003D2FF9">
      <w:pPr>
        <w:pStyle w:val="IRrequirementgrey"/>
        <w:jc w:val="center"/>
        <w:rPr>
          <w:i/>
        </w:rPr>
      </w:pPr>
      <w:r w:rsidRPr="00C76B03">
        <w:rPr>
          <w:i/>
        </w:rPr>
        <w:t>Article 14</w:t>
      </w:r>
    </w:p>
    <w:p w:rsidR="0062021A" w:rsidRPr="00C76B03" w:rsidRDefault="0062021A" w:rsidP="003D2FF9">
      <w:pPr>
        <w:pStyle w:val="IRrequirementgrey"/>
        <w:jc w:val="center"/>
        <w:rPr>
          <w:b/>
        </w:rPr>
      </w:pPr>
      <w:r w:rsidRPr="00C76B03">
        <w:rPr>
          <w:b/>
        </w:rPr>
        <w:t>Portrayal</w:t>
      </w:r>
    </w:p>
    <w:p w:rsidR="0062021A" w:rsidRPr="00B2063F" w:rsidRDefault="0062021A" w:rsidP="003D2FF9">
      <w:pPr>
        <w:pStyle w:val="IRrequirementgrey"/>
      </w:pPr>
    </w:p>
    <w:p w:rsidR="0062021A" w:rsidRPr="00B2063F" w:rsidRDefault="0062021A" w:rsidP="003D2FF9">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22"/>
      </w:r>
      <w:r w:rsidRPr="00B2063F">
        <w:t xml:space="preserve">), the following shall be available: </w:t>
      </w:r>
    </w:p>
    <w:p w:rsidR="0062021A" w:rsidRPr="00B2063F" w:rsidRDefault="0062021A" w:rsidP="003D2FF9">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62021A" w:rsidRDefault="0062021A" w:rsidP="003D2FF9">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62021A" w:rsidRPr="00B2063F" w:rsidRDefault="0062021A" w:rsidP="003D2FF9">
      <w:pPr>
        <w:pStyle w:val="IRrequirementgrey"/>
        <w:tabs>
          <w:tab w:val="left" w:pos="426"/>
        </w:tabs>
        <w:ind w:left="426" w:hanging="313"/>
      </w:pPr>
    </w:p>
    <w:p w:rsidR="0062021A" w:rsidRPr="00B2063F" w:rsidRDefault="0062021A" w:rsidP="003D2FF9">
      <w:pPr>
        <w:pStyle w:val="IRrequirementgrey"/>
        <w:tabs>
          <w:tab w:val="left" w:pos="426"/>
        </w:tabs>
        <w:ind w:left="426" w:hanging="313"/>
      </w:pPr>
      <w:r>
        <w:t>2.</w:t>
      </w:r>
      <w:r>
        <w:tab/>
      </w:r>
      <w:r w:rsidRPr="00B2063F">
        <w:t xml:space="preserve">For each layer, Annex II defines the following: </w:t>
      </w:r>
    </w:p>
    <w:p w:rsidR="0062021A" w:rsidRPr="00B2063F" w:rsidRDefault="0062021A" w:rsidP="003D2FF9">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62021A" w:rsidRDefault="0062021A" w:rsidP="003D2FF9">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62021A" w:rsidRDefault="0062021A" w:rsidP="003D2FF9">
      <w:pPr>
        <w:shd w:val="clear" w:color="auto" w:fill="E6E6E6"/>
        <w:rPr>
          <w:rFonts w:cs="Arial"/>
        </w:rPr>
      </w:pPr>
    </w:p>
    <w:p w:rsidR="0062021A" w:rsidRDefault="0062021A" w:rsidP="003D2FF9">
      <w:pPr>
        <w:shd w:val="clear" w:color="auto" w:fill="E6E6E6"/>
        <w:rPr>
          <w:rFonts w:cs="Arial"/>
        </w:rPr>
      </w:pPr>
      <w:r w:rsidRPr="008B3241">
        <w:rPr>
          <w:rFonts w:cs="Arial"/>
        </w:rPr>
        <w:t xml:space="preserve">In section </w:t>
      </w:r>
      <w:r w:rsidR="00C42249">
        <w:rPr>
          <w:rFonts w:cs="Arial"/>
        </w:rPr>
        <w:t>11.1</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62021A" w:rsidRDefault="0062021A" w:rsidP="003D2FF9">
      <w:pPr>
        <w:shd w:val="clear" w:color="auto" w:fill="E6E6E6"/>
        <w:rPr>
          <w:rFonts w:cs="Arial"/>
        </w:rPr>
      </w:pPr>
    </w:p>
    <w:p w:rsidR="0062021A" w:rsidRDefault="0062021A" w:rsidP="003D2FF9">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these Tec</w:t>
      </w:r>
      <w:r>
        <w:rPr>
          <w:rFonts w:cs="Arial"/>
        </w:rPr>
        <w:t>h</w:t>
      </w:r>
      <w:r>
        <w:rPr>
          <w:rFonts w:cs="Arial"/>
        </w:rPr>
        <w:t>nical Guidelines suggest keywords for describing the layer.</w:t>
      </w:r>
    </w:p>
    <w:p w:rsidR="0062021A" w:rsidRDefault="0062021A" w:rsidP="003D2FF9">
      <w:pPr>
        <w:shd w:val="clear" w:color="auto" w:fill="E6E6E6"/>
        <w:rPr>
          <w:rFonts w:cs="Arial"/>
        </w:rPr>
      </w:pPr>
    </w:p>
    <w:p w:rsidR="0062021A" w:rsidRPr="008B3241" w:rsidRDefault="0062021A" w:rsidP="0062021A">
      <w:pPr>
        <w:pStyle w:val="Recommendationgrey"/>
      </w:pPr>
      <w:r>
        <w:t xml:space="preserve">It is recommended to use the keywords specified in section </w:t>
      </w:r>
      <w:r w:rsidR="00C42249">
        <w:t>11.1</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62021A" w:rsidRDefault="0062021A" w:rsidP="003D2FF9">
      <w:pPr>
        <w:shd w:val="clear" w:color="auto" w:fill="E6E6E6"/>
        <w:rPr>
          <w:rFonts w:cs="Arial"/>
        </w:rPr>
      </w:pPr>
    </w:p>
    <w:p w:rsidR="0062021A" w:rsidRDefault="0062021A" w:rsidP="003D2FF9">
      <w:pPr>
        <w:shd w:val="clear" w:color="auto" w:fill="E6E6E6"/>
        <w:rPr>
          <w:rFonts w:cs="Arial"/>
        </w:rPr>
      </w:pPr>
      <w:r w:rsidRPr="008B3241">
        <w:rPr>
          <w:rFonts w:cs="Arial"/>
        </w:rPr>
        <w:t xml:space="preserve">Section </w:t>
      </w:r>
      <w:r w:rsidR="00C42249">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62021A" w:rsidRDefault="0062021A" w:rsidP="003D2FF9">
      <w:pPr>
        <w:shd w:val="clear" w:color="auto" w:fill="E6E6E6"/>
        <w:rPr>
          <w:rFonts w:cs="Arial"/>
        </w:rPr>
      </w:pPr>
    </w:p>
    <w:p w:rsidR="0062021A" w:rsidRDefault="0062021A" w:rsidP="003D2FF9">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C42249">
        <w:t>11.2</w:t>
      </w:r>
      <w:r>
        <w:t xml:space="preserve"> shall be available</w:t>
      </w:r>
      <w:r w:rsidRPr="008B3241">
        <w:t>.</w:t>
      </w:r>
    </w:p>
    <w:p w:rsidR="0062021A" w:rsidRDefault="0062021A" w:rsidP="003D2FF9">
      <w:pPr>
        <w:shd w:val="clear" w:color="auto" w:fill="E6E6E6"/>
        <w:rPr>
          <w:rFonts w:cs="Arial"/>
        </w:rPr>
      </w:pPr>
    </w:p>
    <w:p w:rsidR="0062021A" w:rsidRDefault="0062021A" w:rsidP="003D2FF9">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62021A" w:rsidRDefault="0062021A" w:rsidP="003D2FF9">
      <w:pPr>
        <w:shd w:val="clear" w:color="auto" w:fill="E6E6E6"/>
        <w:rPr>
          <w:rFonts w:cs="Arial"/>
        </w:rPr>
      </w:pPr>
    </w:p>
    <w:p w:rsidR="0062021A" w:rsidRDefault="0062021A" w:rsidP="003D2FF9">
      <w:pPr>
        <w:shd w:val="clear" w:color="auto" w:fill="E6E6E6"/>
        <w:rPr>
          <w:rFonts w:cs="Arial"/>
        </w:rPr>
      </w:pPr>
      <w:r>
        <w:rPr>
          <w:rFonts w:cs="Arial"/>
        </w:rPr>
        <w:t>In s</w:t>
      </w:r>
      <w:r w:rsidRPr="008B3241">
        <w:rPr>
          <w:rFonts w:cs="Arial"/>
        </w:rPr>
        <w:t xml:space="preserve">ection </w:t>
      </w:r>
      <w:r w:rsidR="00C42249">
        <w:t>11.2</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62021A" w:rsidRDefault="0062021A" w:rsidP="003D2FF9">
      <w:pPr>
        <w:shd w:val="clear" w:color="auto" w:fill="E6E6E6"/>
        <w:rPr>
          <w:rFonts w:eastAsia="Times New Roman" w:cs="Arial"/>
          <w:lang w:eastAsia="it-IT"/>
        </w:rPr>
      </w:pPr>
    </w:p>
    <w:p w:rsidR="0062021A" w:rsidRDefault="0062021A" w:rsidP="0062021A">
      <w:pPr>
        <w:pStyle w:val="Recommendation"/>
        <w:shd w:val="clear" w:color="auto" w:fill="E6E6E6"/>
      </w:pPr>
      <w:r>
        <w:t>In addition, it is recommended that, where applicable, INSPIRE view se</w:t>
      </w:r>
      <w:r>
        <w:t>r</w:t>
      </w:r>
      <w:r>
        <w:t xml:space="preserve">vices also support the styles defined in section </w:t>
      </w:r>
      <w:r w:rsidR="00C42249" w:rsidRPr="00C42249">
        <w:rPr>
          <w:bCs/>
        </w:rPr>
        <w:t>11.2</w:t>
      </w:r>
      <w:r>
        <w:t>.</w:t>
      </w:r>
    </w:p>
    <w:p w:rsidR="0062021A" w:rsidRDefault="0062021A" w:rsidP="003D2FF9">
      <w:pPr>
        <w:shd w:val="clear" w:color="auto" w:fill="E6E6E6"/>
        <w:rPr>
          <w:lang w:eastAsia="it-IT"/>
        </w:rPr>
      </w:pPr>
    </w:p>
    <w:p w:rsidR="0062021A" w:rsidRPr="008B3241" w:rsidRDefault="0062021A" w:rsidP="003D2FF9">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62021A" w:rsidRPr="008B3241" w:rsidRDefault="0062021A" w:rsidP="0062021A">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62021A" w:rsidRPr="008B3241" w:rsidRDefault="0062021A" w:rsidP="0062021A">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62021A" w:rsidRPr="00F96007" w:rsidRDefault="0062021A" w:rsidP="0062021A">
      <w:pPr>
        <w:numPr>
          <w:ilvl w:val="0"/>
          <w:numId w:val="3"/>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416" w:name="_Toc254185506"/>
    </w:p>
    <w:bookmarkEnd w:id="416"/>
    <w:p w:rsidR="0062021A" w:rsidRDefault="0062021A" w:rsidP="003D2FF9">
      <w:pPr>
        <w:shd w:val="clear" w:color="auto" w:fill="E6E6E6"/>
        <w:rPr>
          <w:lang w:eastAsia="it-IT"/>
        </w:rPr>
      </w:pPr>
    </w:p>
    <w:bookmarkEnd w:id="415"/>
    <w:p w:rsidR="000942DD" w:rsidRPr="00B318DD" w:rsidRDefault="000942DD" w:rsidP="000942DD">
      <w:pPr>
        <w:rPr>
          <w:szCs w:val="19"/>
          <w:lang w:val="en-US"/>
        </w:rPr>
      </w:pPr>
    </w:p>
    <w:p w:rsidR="000942DD" w:rsidRPr="00686565" w:rsidRDefault="000942DD" w:rsidP="000942DD">
      <w:pPr>
        <w:pStyle w:val="Titolo2"/>
        <w:tabs>
          <w:tab w:val="num" w:pos="709"/>
          <w:tab w:val="left" w:pos="851"/>
        </w:tabs>
        <w:spacing w:after="60"/>
        <w:ind w:left="851" w:hanging="851"/>
        <w:rPr>
          <w:sz w:val="27"/>
          <w:szCs w:val="27"/>
        </w:rPr>
      </w:pPr>
      <w:bookmarkStart w:id="417" w:name="_Toc233005471"/>
      <w:bookmarkStart w:id="418" w:name="_Ref231094078"/>
      <w:bookmarkStart w:id="419" w:name="_Ref231094051"/>
      <w:bookmarkStart w:id="420" w:name="_Ref231093386"/>
      <w:bookmarkStart w:id="421" w:name="_Toc207684646"/>
      <w:bookmarkStart w:id="422" w:name="_Toc202873579"/>
      <w:bookmarkStart w:id="423" w:name="_Toc204080394"/>
      <w:bookmarkStart w:id="424" w:name="_Toc204079986"/>
      <w:bookmarkStart w:id="425" w:name="_Toc203821283"/>
      <w:bookmarkStart w:id="426" w:name="_Toc202872594"/>
      <w:bookmarkStart w:id="427" w:name="_Toc202867266"/>
      <w:bookmarkStart w:id="428" w:name="Ch11_1_LayerTypes"/>
      <w:bookmarkStart w:id="429" w:name="_Ref326158256"/>
      <w:bookmarkStart w:id="430" w:name="_Toc339566092"/>
      <w:bookmarkStart w:id="431" w:name="_Toc374519934"/>
      <w:r w:rsidRPr="00686565">
        <w:rPr>
          <w:sz w:val="27"/>
          <w:szCs w:val="27"/>
        </w:rPr>
        <w:t xml:space="preserve">Layers </w:t>
      </w:r>
      <w:bookmarkEnd w:id="417"/>
      <w:bookmarkEnd w:id="418"/>
      <w:bookmarkEnd w:id="419"/>
      <w:bookmarkEnd w:id="420"/>
      <w:bookmarkEnd w:id="421"/>
      <w:bookmarkEnd w:id="422"/>
      <w:bookmarkEnd w:id="423"/>
      <w:bookmarkEnd w:id="424"/>
      <w:bookmarkEnd w:id="425"/>
      <w:bookmarkEnd w:id="426"/>
      <w:bookmarkEnd w:id="427"/>
      <w:r w:rsidRPr="00686565">
        <w:rPr>
          <w:sz w:val="27"/>
          <w:szCs w:val="27"/>
        </w:rPr>
        <w:t>to be provided by INSPIRE view services</w:t>
      </w:r>
      <w:bookmarkEnd w:id="429"/>
      <w:bookmarkEnd w:id="430"/>
      <w:bookmarkEnd w:id="431"/>
    </w:p>
    <w:bookmarkEnd w:id="428"/>
    <w:p w:rsidR="000942DD" w:rsidRPr="00B318DD" w:rsidRDefault="000942DD" w:rsidP="000942DD">
      <w:pPr>
        <w:rPr>
          <w:rStyle w:val="Instruction"/>
          <w:szCs w:val="19"/>
        </w:rPr>
      </w:pPr>
    </w:p>
    <w:p w:rsidR="000942DD" w:rsidRPr="00B318DD" w:rsidRDefault="000942DD" w:rsidP="000942DD">
      <w:pPr>
        <w:rPr>
          <w:i/>
          <w:iCs/>
          <w:color w:val="008000"/>
          <w:szCs w:val="19"/>
        </w:rPr>
      </w:pPr>
      <w:r w:rsidRPr="00B318DD">
        <w:rPr>
          <w:rStyle w:val="Instruction"/>
          <w:szCs w:val="19"/>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1"/>
        <w:gridCol w:w="2322"/>
        <w:gridCol w:w="2322"/>
        <w:gridCol w:w="2322"/>
      </w:tblGrid>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Default="00B55BB6" w:rsidP="00B55BB6">
            <w:pPr>
              <w:keepNext/>
              <w:tabs>
                <w:tab w:val="left" w:pos="284"/>
                <w:tab w:val="left" w:pos="567"/>
                <w:tab w:val="left" w:pos="851"/>
                <w:tab w:val="left" w:pos="1134"/>
              </w:tabs>
              <w:spacing w:before="60" w:after="60"/>
              <w:jc w:val="left"/>
              <w:rPr>
                <w:rFonts w:cs="Arial"/>
                <w:b/>
              </w:rPr>
            </w:pPr>
            <w:r>
              <w:rPr>
                <w:rFonts w:cs="Arial"/>
                <w:b/>
              </w:rPr>
              <w:t>Layer Name</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keepNext/>
              <w:tabs>
                <w:tab w:val="left" w:pos="284"/>
                <w:tab w:val="left" w:pos="567"/>
                <w:tab w:val="left" w:pos="851"/>
                <w:tab w:val="left" w:pos="1134"/>
              </w:tabs>
              <w:spacing w:before="60" w:after="60"/>
              <w:jc w:val="left"/>
              <w:rPr>
                <w:rFonts w:cs="Arial"/>
                <w:b/>
              </w:rPr>
            </w:pPr>
            <w:r>
              <w:rPr>
                <w:rFonts w:cs="Arial"/>
                <w:b/>
              </w:rPr>
              <w:t>Layer Title</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keepNext/>
              <w:tabs>
                <w:tab w:val="left" w:pos="284"/>
                <w:tab w:val="left" w:pos="567"/>
                <w:tab w:val="left" w:pos="851"/>
                <w:tab w:val="left" w:pos="1134"/>
              </w:tabs>
              <w:spacing w:before="60" w:after="60"/>
              <w:jc w:val="left"/>
              <w:rPr>
                <w:rFonts w:cs="Arial"/>
                <w:b/>
                <w:i/>
                <w:caps/>
              </w:rPr>
            </w:pPr>
            <w:r>
              <w:rPr>
                <w:rFonts w:cs="Arial"/>
                <w:b/>
              </w:rPr>
              <w:t>Spatial object type(s)</w:t>
            </w:r>
            <w:r>
              <w:rPr>
                <w:i/>
                <w:color w:val="008000"/>
              </w:rPr>
              <w:t xml:space="preserve"> </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keepNext/>
              <w:tabs>
                <w:tab w:val="left" w:pos="284"/>
                <w:tab w:val="left" w:pos="567"/>
                <w:tab w:val="left" w:pos="851"/>
                <w:tab w:val="left" w:pos="1134"/>
              </w:tabs>
              <w:spacing w:before="60" w:after="60"/>
              <w:jc w:val="left"/>
              <w:rPr>
                <w:rFonts w:cs="Arial"/>
                <w:b/>
              </w:rPr>
            </w:pPr>
            <w:r>
              <w:rPr>
                <w:rFonts w:cs="Arial"/>
                <w:b/>
              </w:rPr>
              <w:t>Keywords</w:t>
            </w:r>
          </w:p>
        </w:tc>
      </w:tr>
      <w:tr w:rsidR="00B55BB6" w:rsidTr="00B55BB6">
        <w:trPr>
          <w:trHeight w:val="420"/>
        </w:trPr>
        <w:tc>
          <w:tcPr>
            <w:tcW w:w="2321" w:type="dxa"/>
            <w:tcBorders>
              <w:top w:val="single" w:sz="4" w:space="0" w:color="auto"/>
              <w:left w:val="single" w:sz="4" w:space="0" w:color="auto"/>
              <w:bottom w:val="single" w:sz="4" w:space="0" w:color="auto"/>
              <w:right w:val="single" w:sz="4" w:space="0" w:color="auto"/>
            </w:tcBorders>
          </w:tcPr>
          <w:p w:rsidR="00B55BB6" w:rsidRDefault="00B55BB6" w:rsidP="00B55BB6">
            <w:pPr>
              <w:rPr>
                <w:rFonts w:cs="Arial"/>
              </w:rPr>
            </w:pPr>
            <w:r>
              <w:rPr>
                <w:rFonts w:cs="Arial"/>
              </w:rPr>
              <w:t>US.UtilityNetwork</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rPr>
                <w:rFonts w:cs="Arial"/>
              </w:rPr>
              <w:t xml:space="preserve">Utility Network </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rPr>
                <w:rFonts w:cs="Arial"/>
              </w:rPr>
              <w:t>Appurtenance, Ma</w:t>
            </w:r>
            <w:r>
              <w:rPr>
                <w:rFonts w:cs="Arial"/>
              </w:rPr>
              <w:t>n</w:t>
            </w:r>
            <w:r>
              <w:rPr>
                <w:rFonts w:cs="Arial"/>
              </w:rPr>
              <w:t>hole, Tower, Pole, Cabinet, Duct, Pipe</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rPr>
                <w:color w:val="FF0000"/>
              </w:rPr>
            </w:pPr>
            <w:r>
              <w:rPr>
                <w:rFonts w:cs="Arial"/>
              </w:rPr>
              <w:t>Appurtenance, Ma</w:t>
            </w:r>
            <w:r>
              <w:rPr>
                <w:rFonts w:cs="Arial"/>
              </w:rPr>
              <w:t>n</w:t>
            </w:r>
            <w:r>
              <w:rPr>
                <w:rFonts w:cs="Arial"/>
              </w:rPr>
              <w:t>hole, Tower, Pole, Cabinet, Duct, Pipe</w:t>
            </w:r>
            <w:r>
              <w:rPr>
                <w:color w:val="FF0000"/>
              </w:rPr>
              <w:t xml:space="preserve"> </w:t>
            </w:r>
          </w:p>
          <w:p w:rsidR="00B55BB6" w:rsidRDefault="00B55BB6" w:rsidP="00B55BB6">
            <w:pPr>
              <w:tabs>
                <w:tab w:val="left" w:pos="284"/>
                <w:tab w:val="left" w:pos="567"/>
                <w:tab w:val="left" w:pos="851"/>
                <w:tab w:val="left" w:pos="1134"/>
              </w:tabs>
              <w:rPr>
                <w:color w:val="FF0000"/>
              </w:rPr>
            </w:pP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rPr>
                <w:rFonts w:cs="Arial"/>
              </w:rPr>
            </w:pPr>
            <w:r>
              <w:rPr>
                <w:rFonts w:cs="Arial"/>
              </w:rPr>
              <w:t>US.ElectricityNetwork</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Pr>
                <w:rFonts w:cs="Arial"/>
              </w:rPr>
              <w:t>Electricity Network</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t>Electricity Cable, A</w:t>
            </w:r>
            <w:r>
              <w:t>p</w:t>
            </w:r>
            <w:r>
              <w:t xml:space="preserve">purtenance </w:t>
            </w:r>
            <w:r>
              <w:rPr>
                <w:rFonts w:cs="Arial"/>
              </w:rPr>
              <w:t>(if included in an electricity ne</w:t>
            </w:r>
            <w:r>
              <w:rPr>
                <w:rFonts w:cs="Arial"/>
              </w:rPr>
              <w:t>t</w:t>
            </w:r>
            <w:r>
              <w:rPr>
                <w:rFonts w:cs="Arial"/>
              </w:rPr>
              <w:t>work)</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t>Electricity Network</w:t>
            </w: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rPr>
                <w:rFonts w:cs="Arial"/>
              </w:rPr>
              <w:t>US. Oil</w:t>
            </w:r>
            <w:r w:rsidRPr="00494D7E">
              <w:rPr>
                <w:rFonts w:cs="Arial"/>
              </w:rPr>
              <w:t>Gas</w:t>
            </w:r>
            <w:r>
              <w:rPr>
                <w:rFonts w:cs="Arial"/>
              </w:rPr>
              <w:t>Chemical</w:t>
            </w:r>
            <w:r>
              <w:rPr>
                <w:rFonts w:cs="Arial"/>
              </w:rPr>
              <w:t>s</w:t>
            </w:r>
            <w:r>
              <w:rPr>
                <w:rFonts w:cs="Arial"/>
              </w:rPr>
              <w:t>Network</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rPr>
                <w:rFonts w:cs="Arial"/>
              </w:rPr>
            </w:pPr>
            <w:r w:rsidRPr="00494D7E">
              <w:rPr>
                <w:rFonts w:cs="Arial"/>
              </w:rPr>
              <w:t>Oil</w:t>
            </w:r>
            <w:r>
              <w:rPr>
                <w:rFonts w:cs="Arial"/>
              </w:rPr>
              <w:t>, G</w:t>
            </w:r>
            <w:r w:rsidRPr="00494D7E">
              <w:rPr>
                <w:rFonts w:cs="Arial"/>
              </w:rPr>
              <w:t xml:space="preserve">as </w:t>
            </w:r>
            <w:r>
              <w:rPr>
                <w:rFonts w:cs="Arial"/>
              </w:rPr>
              <w:t>or Chemicals Network</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rPr>
                <w:rFonts w:cs="Arial"/>
              </w:rPr>
              <w:t>Oil</w:t>
            </w:r>
            <w:r w:rsidRPr="00494D7E">
              <w:rPr>
                <w:rFonts w:cs="Arial"/>
              </w:rPr>
              <w:t>Gas</w:t>
            </w:r>
            <w:r>
              <w:rPr>
                <w:rFonts w:cs="Arial"/>
              </w:rPr>
              <w:t>ChemicalsPipe, Appurtenance (if i</w:t>
            </w:r>
            <w:r>
              <w:rPr>
                <w:rFonts w:cs="Arial"/>
              </w:rPr>
              <w:t>n</w:t>
            </w:r>
            <w:r>
              <w:rPr>
                <w:rFonts w:cs="Arial"/>
              </w:rPr>
              <w:t>cluded in an oil, gas or chemicals network)</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rPr>
                <w:rFonts w:cs="Arial"/>
              </w:rPr>
              <w:t>Oil Pipe, Gas Pipe, Chemical Pipe.</w:t>
            </w: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Default="00B55BB6" w:rsidP="00B55BB6">
            <w:pPr>
              <w:rPr>
                <w:rFonts w:cs="Arial"/>
              </w:rPr>
            </w:pPr>
            <w:r>
              <w:rPr>
                <w:rFonts w:cs="Arial"/>
              </w:rPr>
              <w:t>US.SewerNetwork</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Pr>
                <w:rFonts w:cs="Arial"/>
              </w:rPr>
              <w:t>Sewer Network</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sidRPr="00494D7E">
              <w:rPr>
                <w:rFonts w:cs="Arial"/>
              </w:rPr>
              <w:t>Sewer</w:t>
            </w:r>
            <w:r>
              <w:rPr>
                <w:rFonts w:cs="Arial"/>
              </w:rPr>
              <w:t>Pipe, Appurt</w:t>
            </w:r>
            <w:r>
              <w:rPr>
                <w:rFonts w:cs="Arial"/>
              </w:rPr>
              <w:t>e</w:t>
            </w:r>
            <w:r>
              <w:rPr>
                <w:rFonts w:cs="Arial"/>
              </w:rPr>
              <w:t>nance (if included in a sewer network)</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rsidRPr="00494D7E">
              <w:rPr>
                <w:rFonts w:cs="Arial"/>
              </w:rPr>
              <w:t>Sewer</w:t>
            </w:r>
            <w:r>
              <w:rPr>
                <w:rFonts w:cs="Arial"/>
              </w:rPr>
              <w:t xml:space="preserve"> Network </w:t>
            </w: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Default="00B55BB6" w:rsidP="00B55BB6">
            <w:pPr>
              <w:rPr>
                <w:rFonts w:cs="Arial"/>
              </w:rPr>
            </w:pPr>
            <w:r>
              <w:rPr>
                <w:rFonts w:cs="Arial"/>
              </w:rPr>
              <w:t>US.ThermalNetwork</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rPr>
                <w:rFonts w:cs="Arial"/>
              </w:rPr>
              <w:t>Thermal Network</w:t>
            </w:r>
          </w:p>
        </w:tc>
        <w:tc>
          <w:tcPr>
            <w:tcW w:w="2322" w:type="dxa"/>
            <w:tcBorders>
              <w:top w:val="single" w:sz="4" w:space="0" w:color="auto"/>
              <w:left w:val="single" w:sz="4" w:space="0" w:color="auto"/>
              <w:bottom w:val="single" w:sz="4" w:space="0" w:color="auto"/>
              <w:right w:val="single" w:sz="4" w:space="0" w:color="auto"/>
            </w:tcBorders>
          </w:tcPr>
          <w:p w:rsidR="00B55BB6" w:rsidRDefault="00B55BB6" w:rsidP="00B55BB6">
            <w:pPr>
              <w:jc w:val="left"/>
              <w:rPr>
                <w:rFonts w:cs="Arial"/>
              </w:rPr>
            </w:pPr>
            <w:r>
              <w:rPr>
                <w:rFonts w:cs="Arial"/>
              </w:rPr>
              <w:t>ThermalPipe, Appurt</w:t>
            </w:r>
            <w:r>
              <w:rPr>
                <w:rFonts w:cs="Arial"/>
              </w:rPr>
              <w:t>e</w:t>
            </w:r>
            <w:r>
              <w:rPr>
                <w:rFonts w:cs="Arial"/>
              </w:rPr>
              <w:t>nance (if included in a thermal network)</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t>Thermal Network</w:t>
            </w: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Default="00B55BB6" w:rsidP="00B55BB6">
            <w:pPr>
              <w:rPr>
                <w:rFonts w:cs="Arial"/>
              </w:rPr>
            </w:pPr>
            <w:r>
              <w:rPr>
                <w:rFonts w:cs="Arial"/>
              </w:rPr>
              <w:t>US.WaterNetwork</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Pr>
                <w:rFonts w:cs="Arial"/>
              </w:rPr>
              <w:t>Water Network</w:t>
            </w:r>
          </w:p>
        </w:tc>
        <w:tc>
          <w:tcPr>
            <w:tcW w:w="2322" w:type="dxa"/>
            <w:tcBorders>
              <w:top w:val="single" w:sz="4" w:space="0" w:color="auto"/>
              <w:left w:val="single" w:sz="4" w:space="0" w:color="auto"/>
              <w:bottom w:val="single" w:sz="4" w:space="0" w:color="auto"/>
              <w:right w:val="single" w:sz="4" w:space="0" w:color="auto"/>
            </w:tcBorders>
          </w:tcPr>
          <w:p w:rsidR="00B55BB6" w:rsidRPr="0083372D" w:rsidRDefault="00B55BB6" w:rsidP="00B55BB6">
            <w:pPr>
              <w:jc w:val="left"/>
            </w:pPr>
            <w:r w:rsidRPr="00494D7E">
              <w:rPr>
                <w:rFonts w:cs="Arial"/>
              </w:rPr>
              <w:t>Water</w:t>
            </w:r>
            <w:r>
              <w:rPr>
                <w:rFonts w:cs="Arial"/>
              </w:rPr>
              <w:t>Pipe, Appurt</w:t>
            </w:r>
            <w:r>
              <w:rPr>
                <w:rFonts w:cs="Arial"/>
              </w:rPr>
              <w:t>e</w:t>
            </w:r>
            <w:r>
              <w:rPr>
                <w:rFonts w:cs="Arial"/>
              </w:rPr>
              <w:t>nance (if included in a water network)</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t>Water Network</w:t>
            </w: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Pr="00413E82" w:rsidRDefault="00B55BB6" w:rsidP="00B55BB6">
            <w:pPr>
              <w:jc w:val="left"/>
              <w:rPr>
                <w:rFonts w:cs="Arial"/>
              </w:rPr>
            </w:pPr>
            <w:r>
              <w:rPr>
                <w:rFonts w:cs="Arial"/>
              </w:rPr>
              <w:t>US</w:t>
            </w:r>
            <w:r w:rsidRPr="00413E82">
              <w:rPr>
                <w:rFonts w:cs="Arial"/>
              </w:rPr>
              <w:t>. &lt;CodeListValue&gt;</w:t>
            </w:r>
            <w:r>
              <w:rPr>
                <w:rStyle w:val="Rimandonotaapidipagina"/>
                <w:rFonts w:cs="Arial"/>
              </w:rPr>
              <w:footnoteReference w:id="23"/>
            </w:r>
          </w:p>
          <w:p w:rsidR="00B55BB6" w:rsidRPr="00EF4745" w:rsidRDefault="00B55BB6" w:rsidP="00B55BB6">
            <w:pPr>
              <w:jc w:val="left"/>
              <w:rPr>
                <w:rFonts w:cs="Arial"/>
              </w:rPr>
            </w:pPr>
            <w:r w:rsidRPr="00FD5EAD">
              <w:rPr>
                <w:rFonts w:cs="Arial"/>
                <w:i/>
              </w:rPr>
              <w:t>Example: US.PoliceService</w:t>
            </w:r>
          </w:p>
        </w:tc>
        <w:tc>
          <w:tcPr>
            <w:tcW w:w="2322" w:type="dxa"/>
            <w:tcBorders>
              <w:top w:val="single" w:sz="4" w:space="0" w:color="auto"/>
              <w:left w:val="single" w:sz="4" w:space="0" w:color="auto"/>
              <w:bottom w:val="single" w:sz="4" w:space="0" w:color="auto"/>
              <w:right w:val="single" w:sz="4" w:space="0" w:color="auto"/>
            </w:tcBorders>
          </w:tcPr>
          <w:p w:rsidR="00B55BB6" w:rsidRPr="00FD5EAD" w:rsidRDefault="00B55BB6" w:rsidP="00B55BB6">
            <w:pPr>
              <w:jc w:val="left"/>
              <w:rPr>
                <w:rFonts w:cs="Arial"/>
              </w:rPr>
            </w:pPr>
            <w:r w:rsidRPr="00FD5EAD">
              <w:rPr>
                <w:rFonts w:cs="Arial"/>
              </w:rPr>
              <w:t>&lt;human readable name&gt;</w:t>
            </w:r>
          </w:p>
          <w:p w:rsidR="00B55BB6" w:rsidRPr="00EF4745" w:rsidRDefault="00B55BB6" w:rsidP="00B55BB6">
            <w:pPr>
              <w:jc w:val="left"/>
              <w:rPr>
                <w:rFonts w:cs="Arial"/>
              </w:rPr>
            </w:pPr>
            <w:r w:rsidRPr="00FD5EAD">
              <w:rPr>
                <w:rFonts w:cs="Arial"/>
                <w:i/>
              </w:rPr>
              <w:t xml:space="preserve">Example: </w:t>
            </w:r>
            <w:r>
              <w:rPr>
                <w:rFonts w:cs="Arial"/>
                <w:i/>
              </w:rPr>
              <w:t>P</w:t>
            </w:r>
            <w:r w:rsidRPr="00FD5EAD">
              <w:rPr>
                <w:rFonts w:cs="Arial"/>
                <w:i/>
              </w:rPr>
              <w:t xml:space="preserve">olice </w:t>
            </w:r>
            <w:r>
              <w:rPr>
                <w:rFonts w:cs="Arial"/>
                <w:i/>
              </w:rPr>
              <w:t>S</w:t>
            </w:r>
            <w:r w:rsidRPr="00FD5EAD">
              <w:rPr>
                <w:rFonts w:cs="Arial"/>
                <w:i/>
              </w:rPr>
              <w:t>e</w:t>
            </w:r>
            <w:r w:rsidRPr="00FD5EAD">
              <w:rPr>
                <w:rFonts w:cs="Arial"/>
                <w:i/>
              </w:rPr>
              <w:t>r</w:t>
            </w:r>
            <w:r w:rsidRPr="00FD5EAD">
              <w:rPr>
                <w:rFonts w:cs="Arial"/>
                <w:i/>
              </w:rPr>
              <w:t>vice</w:t>
            </w:r>
          </w:p>
        </w:tc>
        <w:tc>
          <w:tcPr>
            <w:tcW w:w="2322" w:type="dxa"/>
            <w:tcBorders>
              <w:top w:val="single" w:sz="4" w:space="0" w:color="auto"/>
              <w:left w:val="single" w:sz="4" w:space="0" w:color="auto"/>
              <w:bottom w:val="single" w:sz="4" w:space="0" w:color="auto"/>
              <w:right w:val="single" w:sz="4" w:space="0" w:color="auto"/>
            </w:tcBorders>
          </w:tcPr>
          <w:p w:rsidR="00B55BB6" w:rsidRPr="00FD5EAD" w:rsidRDefault="00B55BB6" w:rsidP="00B55BB6">
            <w:pPr>
              <w:jc w:val="left"/>
              <w:rPr>
                <w:rFonts w:cs="Arial"/>
              </w:rPr>
            </w:pPr>
            <w:r w:rsidRPr="00FD5EAD">
              <w:rPr>
                <w:rFonts w:cs="Arial"/>
              </w:rPr>
              <w:t xml:space="preserve">GovernmentalService </w:t>
            </w:r>
          </w:p>
          <w:p w:rsidR="00B55BB6" w:rsidRPr="00EF4745" w:rsidRDefault="00B55BB6" w:rsidP="00B55BB6">
            <w:pPr>
              <w:jc w:val="left"/>
              <w:rPr>
                <w:rFonts w:cs="Arial"/>
                <w:caps/>
              </w:rPr>
            </w:pPr>
            <w:r>
              <w:rPr>
                <w:rFonts w:cs="Arial"/>
                <w:i/>
              </w:rPr>
              <w:t>(serviceType</w:t>
            </w:r>
            <w:r w:rsidRPr="00FD5EAD">
              <w:rPr>
                <w:rFonts w:cs="Arial"/>
                <w:i/>
              </w:rPr>
              <w:t>: Se</w:t>
            </w:r>
            <w:r w:rsidRPr="00FD5EAD">
              <w:rPr>
                <w:rFonts w:cs="Arial"/>
                <w:i/>
              </w:rPr>
              <w:t>r</w:t>
            </w:r>
            <w:r w:rsidRPr="00FD5EAD">
              <w:rPr>
                <w:rFonts w:cs="Arial"/>
                <w:i/>
              </w:rPr>
              <w:t>viceTypeValue)</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t>POI, Governmental Service, Administrative Service.</w:t>
            </w:r>
          </w:p>
        </w:tc>
      </w:tr>
      <w:tr w:rsidR="00B55BB6" w:rsidTr="00B55BB6">
        <w:tc>
          <w:tcPr>
            <w:tcW w:w="2321"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Pr>
                <w:rFonts w:cs="Arial"/>
              </w:rPr>
              <w:t>US.EnvironmentalManagementFacility</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Pr>
                <w:rFonts w:cs="Arial"/>
              </w:rPr>
              <w:t>Environemental Ma</w:t>
            </w:r>
            <w:r>
              <w:rPr>
                <w:rFonts w:cs="Arial"/>
              </w:rPr>
              <w:t>n</w:t>
            </w:r>
            <w:r>
              <w:rPr>
                <w:rFonts w:cs="Arial"/>
              </w:rPr>
              <w:t>agement Facility</w:t>
            </w:r>
          </w:p>
        </w:tc>
        <w:tc>
          <w:tcPr>
            <w:tcW w:w="2322" w:type="dxa"/>
            <w:tcBorders>
              <w:top w:val="single" w:sz="4" w:space="0" w:color="auto"/>
              <w:left w:val="single" w:sz="4" w:space="0" w:color="auto"/>
              <w:bottom w:val="single" w:sz="4" w:space="0" w:color="auto"/>
              <w:right w:val="single" w:sz="4" w:space="0" w:color="auto"/>
            </w:tcBorders>
          </w:tcPr>
          <w:p w:rsidR="00B55BB6" w:rsidRPr="00494D7E" w:rsidRDefault="00B55BB6" w:rsidP="00B55BB6">
            <w:pPr>
              <w:jc w:val="left"/>
              <w:rPr>
                <w:rFonts w:cs="Arial"/>
              </w:rPr>
            </w:pPr>
            <w:r w:rsidRPr="00050179">
              <w:rPr>
                <w:rFonts w:cs="Arial"/>
              </w:rPr>
              <w:t>EnvironmentalMa</w:t>
            </w:r>
            <w:r w:rsidRPr="00050179">
              <w:rPr>
                <w:rFonts w:cs="Arial"/>
              </w:rPr>
              <w:t>n</w:t>
            </w:r>
            <w:r w:rsidRPr="00050179">
              <w:rPr>
                <w:rFonts w:cs="Arial"/>
              </w:rPr>
              <w:t>agementFacility</w:t>
            </w:r>
          </w:p>
        </w:tc>
        <w:tc>
          <w:tcPr>
            <w:tcW w:w="2322" w:type="dxa"/>
            <w:tcBorders>
              <w:top w:val="single" w:sz="4" w:space="0" w:color="auto"/>
              <w:left w:val="single" w:sz="4" w:space="0" w:color="auto"/>
              <w:bottom w:val="single" w:sz="4" w:space="0" w:color="auto"/>
              <w:right w:val="single" w:sz="4" w:space="0" w:color="auto"/>
            </w:tcBorders>
          </w:tcPr>
          <w:p w:rsidR="00B55BB6" w:rsidRPr="00802B74" w:rsidRDefault="00B55BB6" w:rsidP="00B55BB6">
            <w:r>
              <w:t>Treatment Plant, Inci</w:t>
            </w:r>
            <w:r>
              <w:t>n</w:t>
            </w:r>
            <w:r>
              <w:t>eration Plant, Landfill, Biogas Plant, Classif</w:t>
            </w:r>
            <w:r>
              <w:t>i</w:t>
            </w:r>
            <w:r>
              <w:t>cation Plant</w:t>
            </w:r>
          </w:p>
        </w:tc>
      </w:tr>
    </w:tbl>
    <w:p w:rsidR="000942DD" w:rsidRPr="00B318DD" w:rsidRDefault="000942DD" w:rsidP="008F754F">
      <w:pPr>
        <w:rPr>
          <w:szCs w:val="19"/>
        </w:rPr>
      </w:pPr>
    </w:p>
    <w:p w:rsidR="008E2461" w:rsidRPr="00B318DD" w:rsidRDefault="008E2461" w:rsidP="008E2461">
      <w:pPr>
        <w:tabs>
          <w:tab w:val="clear" w:pos="284"/>
          <w:tab w:val="clear" w:pos="567"/>
        </w:tabs>
        <w:rPr>
          <w:szCs w:val="19"/>
        </w:rPr>
      </w:pPr>
      <w:r w:rsidRPr="00B318DD">
        <w:rPr>
          <w:szCs w:val="19"/>
        </w:rPr>
        <w:t>NOTE</w:t>
      </w:r>
      <w:r w:rsidRPr="00B318DD">
        <w:rPr>
          <w:szCs w:val="19"/>
        </w:rPr>
        <w:tab/>
        <w:t>The table above contains several layers for the spatial object type</w:t>
      </w:r>
      <w:r w:rsidR="00693D35" w:rsidRPr="00B318DD">
        <w:rPr>
          <w:szCs w:val="19"/>
        </w:rPr>
        <w:t xml:space="preserve"> </w:t>
      </w:r>
      <w:r w:rsidR="00693D35" w:rsidRPr="00FD5EAD">
        <w:rPr>
          <w:rFonts w:cs="Arial"/>
        </w:rPr>
        <w:t>GovernmentalService</w:t>
      </w:r>
      <w:r w:rsidRPr="00B318DD">
        <w:rPr>
          <w:szCs w:val="19"/>
        </w:rPr>
        <w:t>, which can be further classified using a code list-valued attribute. Such sets of layers are specified as described in Article 14(3) of the IRs.</w:t>
      </w:r>
    </w:p>
    <w:p w:rsidR="008E2461" w:rsidRPr="00B318DD" w:rsidRDefault="008E2461" w:rsidP="008E2461">
      <w:pPr>
        <w:tabs>
          <w:tab w:val="clear" w:pos="284"/>
          <w:tab w:val="clear" w:pos="567"/>
        </w:tabs>
        <w:rPr>
          <w:szCs w:val="19"/>
        </w:rPr>
      </w:pPr>
    </w:p>
    <w:p w:rsidR="0062021A" w:rsidRPr="00C76B03" w:rsidRDefault="0062021A" w:rsidP="003D2FF9">
      <w:pPr>
        <w:pStyle w:val="IRrequirementgrey"/>
        <w:jc w:val="center"/>
        <w:rPr>
          <w:b/>
          <w:color w:val="FF0000"/>
        </w:rPr>
      </w:pPr>
      <w:bookmarkStart w:id="432" w:name="code_list_layers"/>
      <w:r w:rsidRPr="00C76B03">
        <w:rPr>
          <w:b/>
          <w:color w:val="FF0000"/>
        </w:rPr>
        <w:t>IR Requirement</w:t>
      </w:r>
    </w:p>
    <w:p w:rsidR="0062021A" w:rsidRPr="00C76B03" w:rsidRDefault="0062021A" w:rsidP="003D2FF9">
      <w:pPr>
        <w:pStyle w:val="IRrequirementgrey"/>
        <w:jc w:val="center"/>
        <w:rPr>
          <w:i/>
        </w:rPr>
      </w:pPr>
      <w:r w:rsidRPr="00C76B03">
        <w:rPr>
          <w:i/>
        </w:rPr>
        <w:t>Article 14</w:t>
      </w:r>
    </w:p>
    <w:p w:rsidR="0062021A" w:rsidRPr="00C76B03" w:rsidRDefault="0062021A" w:rsidP="003D2FF9">
      <w:pPr>
        <w:pStyle w:val="IRrequirementgrey"/>
        <w:jc w:val="center"/>
        <w:rPr>
          <w:b/>
        </w:rPr>
      </w:pPr>
      <w:r w:rsidRPr="00C76B03">
        <w:rPr>
          <w:b/>
        </w:rPr>
        <w:t>Portrayal</w:t>
      </w:r>
    </w:p>
    <w:p w:rsidR="0062021A" w:rsidRPr="00B2063F" w:rsidRDefault="0062021A" w:rsidP="003D2FF9">
      <w:pPr>
        <w:pStyle w:val="IRrequirementgrey"/>
      </w:pPr>
    </w:p>
    <w:p w:rsidR="0062021A" w:rsidRDefault="0062021A" w:rsidP="003D2FF9">
      <w:pPr>
        <w:pStyle w:val="IRrequirementgrey"/>
        <w:tabs>
          <w:tab w:val="left" w:pos="426"/>
        </w:tabs>
        <w:ind w:left="426" w:hanging="313"/>
      </w:pPr>
      <w:r>
        <w:t>(…)</w:t>
      </w:r>
    </w:p>
    <w:p w:rsidR="0062021A" w:rsidRDefault="0062021A" w:rsidP="003D2FF9">
      <w:pPr>
        <w:pStyle w:val="IRrequirementgrey"/>
        <w:tabs>
          <w:tab w:val="left" w:pos="426"/>
        </w:tabs>
        <w:ind w:left="426" w:hanging="313"/>
      </w:pPr>
    </w:p>
    <w:p w:rsidR="0062021A" w:rsidRDefault="0062021A" w:rsidP="003D2FF9">
      <w:pPr>
        <w:pStyle w:val="IRrequirementgrey"/>
        <w:keepNext w:val="0"/>
        <w:tabs>
          <w:tab w:val="left" w:pos="426"/>
        </w:tabs>
        <w:ind w:left="426" w:hanging="313"/>
      </w:pPr>
      <w:r>
        <w:t>3.</w:t>
      </w:r>
      <w:r>
        <w:tab/>
        <w:t>For spatial object types whose objects can be further classified using a code list-valued attribute, several layers may be defined. Each of these layers shall include the spatial objects correspon</w:t>
      </w:r>
      <w:r>
        <w:t>d</w:t>
      </w:r>
      <w:r>
        <w:t>ing to one specific code list value. In the definition of such sets of layers in Annexes II-IV,</w:t>
      </w:r>
    </w:p>
    <w:p w:rsidR="0062021A" w:rsidRDefault="0062021A" w:rsidP="003D2FF9">
      <w:pPr>
        <w:pStyle w:val="IRrequirementgrey"/>
        <w:keepNext w:val="0"/>
        <w:tabs>
          <w:tab w:val="left" w:pos="426"/>
          <w:tab w:val="left" w:pos="709"/>
        </w:tabs>
        <w:ind w:left="709" w:hanging="596"/>
      </w:pPr>
      <w:r>
        <w:tab/>
        <w:t>(a) the placeholder &lt;CodeListValue&gt; shall represent the values of the relevant code list, with the first letter in upper case,</w:t>
      </w:r>
    </w:p>
    <w:p w:rsidR="0062021A" w:rsidRDefault="0062021A" w:rsidP="003D2FF9">
      <w:pPr>
        <w:pStyle w:val="IRrequirementgrey"/>
        <w:keepNext w:val="0"/>
        <w:tabs>
          <w:tab w:val="left" w:pos="426"/>
          <w:tab w:val="left" w:pos="709"/>
        </w:tabs>
        <w:ind w:left="709" w:hanging="596"/>
      </w:pPr>
      <w:r>
        <w:tab/>
        <w:t>(b)</w:t>
      </w:r>
      <w:r>
        <w:tab/>
        <w:t>the placeholder &lt;human-readable name&gt; shall represent the human-readable name of the code list values;</w:t>
      </w:r>
    </w:p>
    <w:p w:rsidR="0062021A" w:rsidRDefault="0062021A" w:rsidP="003D2FF9">
      <w:pPr>
        <w:pStyle w:val="IRrequirementgrey"/>
        <w:keepNext w:val="0"/>
        <w:tabs>
          <w:tab w:val="left" w:pos="426"/>
          <w:tab w:val="left" w:pos="709"/>
        </w:tabs>
        <w:ind w:left="709" w:hanging="596"/>
      </w:pPr>
      <w:r>
        <w:tab/>
        <w:t>(c) the spatial object type shall include the relevant attribute and code list, in parentheses;</w:t>
      </w:r>
    </w:p>
    <w:p w:rsidR="0062021A" w:rsidRPr="00450F8D" w:rsidRDefault="0062021A" w:rsidP="003D2FF9">
      <w:pPr>
        <w:pStyle w:val="IRrequirementgrey"/>
        <w:keepNext w:val="0"/>
        <w:tabs>
          <w:tab w:val="left" w:pos="426"/>
          <w:tab w:val="left" w:pos="709"/>
        </w:tabs>
        <w:ind w:left="709" w:hanging="596"/>
        <w:rPr>
          <w:lang w:val="en-GB"/>
        </w:rPr>
      </w:pPr>
      <w:r>
        <w:tab/>
        <w:t>(d) one example of a layer shall be given.</w:t>
      </w:r>
    </w:p>
    <w:bookmarkEnd w:id="432"/>
    <w:p w:rsidR="008E2461" w:rsidRPr="00B318DD" w:rsidRDefault="008E2461" w:rsidP="008E2461">
      <w:pPr>
        <w:rPr>
          <w:szCs w:val="19"/>
        </w:rPr>
      </w:pPr>
    </w:p>
    <w:p w:rsidR="000942DD" w:rsidRDefault="000942DD" w:rsidP="0086064B">
      <w:pPr>
        <w:pStyle w:val="Titolo3"/>
        <w:rPr>
          <w:lang w:eastAsia="fr-FR"/>
        </w:rPr>
      </w:pPr>
      <w:bookmarkStart w:id="433" w:name="_Toc202867268"/>
      <w:bookmarkStart w:id="434" w:name="_Toc202872596"/>
      <w:bookmarkStart w:id="435" w:name="_Toc203821285"/>
      <w:bookmarkStart w:id="436" w:name="_Toc204079988"/>
      <w:bookmarkStart w:id="437" w:name="_Toc204080396"/>
      <w:bookmarkStart w:id="438" w:name="_Toc202873581"/>
      <w:bookmarkStart w:id="439" w:name="_Toc207684648"/>
      <w:bookmarkStart w:id="440" w:name="_Toc233005474"/>
      <w:bookmarkStart w:id="441" w:name="Ch11_4_LayersOrganisation"/>
      <w:bookmarkStart w:id="442" w:name="_Toc339566093"/>
      <w:bookmarkStart w:id="443" w:name="_Toc374519935"/>
      <w:r w:rsidRPr="00686565">
        <w:rPr>
          <w:lang w:eastAsia="fr-FR"/>
        </w:rPr>
        <w:t>Layers organisation</w:t>
      </w:r>
      <w:bookmarkEnd w:id="433"/>
      <w:bookmarkEnd w:id="434"/>
      <w:bookmarkEnd w:id="435"/>
      <w:bookmarkEnd w:id="436"/>
      <w:bookmarkEnd w:id="437"/>
      <w:bookmarkEnd w:id="438"/>
      <w:bookmarkEnd w:id="439"/>
      <w:bookmarkEnd w:id="440"/>
      <w:bookmarkEnd w:id="442"/>
      <w:bookmarkEnd w:id="443"/>
    </w:p>
    <w:p w:rsidR="00B55BB6" w:rsidRPr="00B55BB6" w:rsidRDefault="00B55BB6" w:rsidP="00B55BB6">
      <w:pPr>
        <w:rPr>
          <w:lang w:eastAsia="fr-FR"/>
        </w:rPr>
      </w:pPr>
    </w:p>
    <w:bookmarkEnd w:id="441"/>
    <w:p w:rsidR="000942DD" w:rsidRPr="00B318DD" w:rsidRDefault="000942DD" w:rsidP="000942DD">
      <w:pPr>
        <w:rPr>
          <w:i/>
          <w:color w:val="008000"/>
          <w:szCs w:val="19"/>
        </w:rPr>
      </w:pPr>
    </w:p>
    <w:p w:rsidR="00B55BB6" w:rsidRDefault="00B55BB6" w:rsidP="00B55BB6">
      <w:r>
        <w:t>The layer “Utility and governmental services” could be comprised of:</w:t>
      </w:r>
    </w:p>
    <w:p w:rsidR="00B55BB6" w:rsidRDefault="00B55BB6" w:rsidP="00B55BB6"/>
    <w:p w:rsidR="00B55BB6" w:rsidRDefault="00B55BB6" w:rsidP="00F91CA8">
      <w:pPr>
        <w:numPr>
          <w:ilvl w:val="0"/>
          <w:numId w:val="49"/>
        </w:numPr>
        <w:tabs>
          <w:tab w:val="clear" w:pos="284"/>
          <w:tab w:val="clear" w:pos="567"/>
          <w:tab w:val="clear" w:pos="851"/>
          <w:tab w:val="clear" w:pos="1134"/>
        </w:tabs>
      </w:pPr>
      <w:r>
        <w:t xml:space="preserve">Administrative and social governmental service; </w:t>
      </w:r>
    </w:p>
    <w:p w:rsidR="00B55BB6" w:rsidRDefault="00B55BB6" w:rsidP="00F91CA8">
      <w:pPr>
        <w:numPr>
          <w:ilvl w:val="0"/>
          <w:numId w:val="49"/>
        </w:numPr>
        <w:tabs>
          <w:tab w:val="clear" w:pos="284"/>
          <w:tab w:val="clear" w:pos="567"/>
          <w:tab w:val="clear" w:pos="851"/>
          <w:tab w:val="clear" w:pos="1134"/>
        </w:tabs>
      </w:pPr>
      <w:r>
        <w:t>Environmental management facility;</w:t>
      </w:r>
    </w:p>
    <w:p w:rsidR="00B55BB6" w:rsidRDefault="00B55BB6" w:rsidP="00F91CA8">
      <w:pPr>
        <w:numPr>
          <w:ilvl w:val="0"/>
          <w:numId w:val="49"/>
        </w:numPr>
        <w:tabs>
          <w:tab w:val="clear" w:pos="284"/>
          <w:tab w:val="clear" w:pos="567"/>
          <w:tab w:val="clear" w:pos="851"/>
          <w:tab w:val="clear" w:pos="1134"/>
        </w:tabs>
      </w:pPr>
      <w:r>
        <w:t>Utility network;</w:t>
      </w:r>
    </w:p>
    <w:p w:rsidR="00B55BB6" w:rsidRDefault="00B55BB6" w:rsidP="00F91CA8">
      <w:pPr>
        <w:numPr>
          <w:ilvl w:val="0"/>
          <w:numId w:val="49"/>
        </w:numPr>
        <w:tabs>
          <w:tab w:val="clear" w:pos="284"/>
          <w:tab w:val="clear" w:pos="567"/>
          <w:tab w:val="clear" w:pos="851"/>
          <w:tab w:val="clear" w:pos="1134"/>
        </w:tabs>
      </w:pPr>
      <w:r>
        <w:t>Electricity network</w:t>
      </w:r>
    </w:p>
    <w:p w:rsidR="00B55BB6" w:rsidRDefault="00B55BB6" w:rsidP="00F91CA8">
      <w:pPr>
        <w:numPr>
          <w:ilvl w:val="0"/>
          <w:numId w:val="49"/>
        </w:numPr>
        <w:tabs>
          <w:tab w:val="clear" w:pos="284"/>
          <w:tab w:val="clear" w:pos="567"/>
          <w:tab w:val="clear" w:pos="851"/>
          <w:tab w:val="clear" w:pos="1134"/>
        </w:tabs>
      </w:pPr>
      <w:r>
        <w:t>Oil, gas &amp; Chemicals network</w:t>
      </w:r>
    </w:p>
    <w:p w:rsidR="00B55BB6" w:rsidRDefault="00B55BB6" w:rsidP="00F91CA8">
      <w:pPr>
        <w:numPr>
          <w:ilvl w:val="0"/>
          <w:numId w:val="49"/>
        </w:numPr>
        <w:tabs>
          <w:tab w:val="clear" w:pos="284"/>
          <w:tab w:val="clear" w:pos="567"/>
          <w:tab w:val="clear" w:pos="851"/>
          <w:tab w:val="clear" w:pos="1134"/>
        </w:tabs>
      </w:pPr>
      <w:r>
        <w:t>Water network</w:t>
      </w:r>
    </w:p>
    <w:p w:rsidR="00B55BB6" w:rsidRDefault="00B55BB6" w:rsidP="00F91CA8">
      <w:pPr>
        <w:numPr>
          <w:ilvl w:val="0"/>
          <w:numId w:val="49"/>
        </w:numPr>
        <w:tabs>
          <w:tab w:val="clear" w:pos="284"/>
          <w:tab w:val="clear" w:pos="567"/>
          <w:tab w:val="clear" w:pos="851"/>
          <w:tab w:val="clear" w:pos="1134"/>
        </w:tabs>
      </w:pPr>
      <w:r>
        <w:t>Sewer network</w:t>
      </w:r>
    </w:p>
    <w:p w:rsidR="00B55BB6" w:rsidRDefault="00B55BB6" w:rsidP="00F91CA8">
      <w:pPr>
        <w:numPr>
          <w:ilvl w:val="0"/>
          <w:numId w:val="49"/>
        </w:numPr>
        <w:tabs>
          <w:tab w:val="clear" w:pos="284"/>
          <w:tab w:val="clear" w:pos="567"/>
          <w:tab w:val="clear" w:pos="851"/>
          <w:tab w:val="clear" w:pos="1134"/>
        </w:tabs>
      </w:pPr>
      <w:r>
        <w:t>Thermal network</w:t>
      </w:r>
    </w:p>
    <w:p w:rsidR="00B55BB6" w:rsidRDefault="00B55BB6" w:rsidP="00F91CA8">
      <w:pPr>
        <w:numPr>
          <w:ilvl w:val="0"/>
          <w:numId w:val="49"/>
        </w:numPr>
        <w:tabs>
          <w:tab w:val="clear" w:pos="284"/>
          <w:tab w:val="clear" w:pos="567"/>
          <w:tab w:val="clear" w:pos="851"/>
          <w:tab w:val="clear" w:pos="1134"/>
        </w:tabs>
      </w:pPr>
      <w:r>
        <w:t>Telecommunications network</w:t>
      </w:r>
    </w:p>
    <w:p w:rsidR="00B55BB6" w:rsidRDefault="00B55BB6" w:rsidP="00B55BB6"/>
    <w:p w:rsidR="00B55BB6" w:rsidRDefault="00B55BB6" w:rsidP="00B55BB6">
      <w:pPr>
        <w:rPr>
          <w:rFonts w:cs="Arial"/>
        </w:rPr>
      </w:pPr>
      <w:r w:rsidRPr="005A0B29">
        <w:rPr>
          <w:rFonts w:cs="Arial"/>
        </w:rPr>
        <w:t>Best practices and specific recommendations for administrative and social governmental services:</w:t>
      </w:r>
    </w:p>
    <w:p w:rsidR="00B55BB6" w:rsidRPr="005A0B29" w:rsidRDefault="00B55BB6" w:rsidP="00B55BB6">
      <w:pPr>
        <w:rPr>
          <w:rFonts w:cs="Arial"/>
        </w:rPr>
      </w:pPr>
    </w:p>
    <w:p w:rsidR="00B55BB6" w:rsidRPr="00AB6318" w:rsidRDefault="00B55BB6" w:rsidP="006D4FB6">
      <w:pPr>
        <w:pStyle w:val="Recommendation"/>
        <w:rPr>
          <w:rStyle w:val="Instruction"/>
          <w:i w:val="0"/>
          <w:iCs w:val="0"/>
        </w:rPr>
      </w:pPr>
      <w:r>
        <w:t xml:space="preserve">The organisation of layers for </w:t>
      </w:r>
      <w:r w:rsidRPr="00AB6318">
        <w:t>administrative and social governmental services</w:t>
      </w:r>
      <w:r>
        <w:t xml:space="preserve"> shall correspond to the structure of</w:t>
      </w:r>
      <w:r w:rsidRPr="00AB6318">
        <w:t xml:space="preserve"> the serviceTypeValue code list</w:t>
      </w:r>
      <w:r>
        <w:t>.</w:t>
      </w:r>
      <w:r w:rsidRPr="00385BBC">
        <w:t xml:space="preserve"> </w:t>
      </w:r>
    </w:p>
    <w:p w:rsidR="00B55BB6" w:rsidRDefault="00B55BB6" w:rsidP="00B55BB6">
      <w:pPr>
        <w:rPr>
          <w:rFonts w:cs="Arial"/>
          <w:color w:val="000000"/>
          <w:lang w:val="en-US" w:eastAsia="fr-FR"/>
        </w:rPr>
      </w:pPr>
    </w:p>
    <w:p w:rsidR="00B55BB6" w:rsidRDefault="00B55BB6" w:rsidP="00B55BB6">
      <w:r>
        <w:t>“correspond to the structure of</w:t>
      </w:r>
      <w:r w:rsidRPr="00AB6318">
        <w:t xml:space="preserve"> the serviceTypeValue code list</w:t>
      </w:r>
      <w:r>
        <w:t>” means, that</w:t>
      </w:r>
      <w:r w:rsidRPr="00A00E1E">
        <w:rPr>
          <w:rFonts w:cs="Arial"/>
          <w:color w:val="000000"/>
          <w:lang w:val="en-US" w:eastAsia="fr-FR"/>
        </w:rPr>
        <w:t xml:space="preserve"> </w:t>
      </w:r>
      <w:r>
        <w:rPr>
          <w:rFonts w:cs="Arial"/>
          <w:color w:val="000000"/>
          <w:lang w:val="en-US" w:eastAsia="fr-FR"/>
        </w:rPr>
        <w:t>the layer structure</w:t>
      </w:r>
      <w:r>
        <w:t>:</w:t>
      </w:r>
    </w:p>
    <w:p w:rsidR="00B55BB6" w:rsidRDefault="00B55BB6" w:rsidP="00F91CA8">
      <w:pPr>
        <w:numPr>
          <w:ilvl w:val="0"/>
          <w:numId w:val="50"/>
        </w:numPr>
        <w:rPr>
          <w:rFonts w:cs="Arial"/>
          <w:color w:val="000000"/>
          <w:lang w:val="en-US" w:eastAsia="fr-FR"/>
        </w:rPr>
      </w:pPr>
      <w:r>
        <w:rPr>
          <w:rFonts w:cs="Arial"/>
          <w:color w:val="000000"/>
          <w:lang w:val="en-US" w:eastAsia="fr-FR"/>
        </w:rPr>
        <w:t>contains only upper items (e.g. the main group items) or</w:t>
      </w:r>
    </w:p>
    <w:p w:rsidR="00B55BB6" w:rsidRDefault="00B55BB6" w:rsidP="00F91CA8">
      <w:pPr>
        <w:numPr>
          <w:ilvl w:val="0"/>
          <w:numId w:val="50"/>
        </w:numPr>
        <w:rPr>
          <w:rFonts w:cs="Arial"/>
          <w:color w:val="000000"/>
          <w:lang w:val="en-US" w:eastAsia="fr-FR"/>
        </w:rPr>
      </w:pPr>
      <w:r>
        <w:rPr>
          <w:rFonts w:cs="Arial"/>
          <w:color w:val="000000"/>
          <w:lang w:val="en-US" w:eastAsia="fr-FR"/>
        </w:rPr>
        <w:t xml:space="preserve">(partly) refines the </w:t>
      </w:r>
      <w:r>
        <w:t xml:space="preserve">structure of the </w:t>
      </w:r>
      <w:r w:rsidRPr="00AB6318">
        <w:t>code list</w:t>
      </w:r>
      <w:r>
        <w:t xml:space="preserve"> (e.g. regarding types of specialized hospitals) or</w:t>
      </w:r>
    </w:p>
    <w:p w:rsidR="00B55BB6" w:rsidRDefault="00B55BB6" w:rsidP="00F91CA8">
      <w:pPr>
        <w:numPr>
          <w:ilvl w:val="0"/>
          <w:numId w:val="50"/>
        </w:numPr>
        <w:rPr>
          <w:rFonts w:cs="Arial"/>
          <w:color w:val="000000"/>
          <w:lang w:val="en-US" w:eastAsia="fr-FR"/>
        </w:rPr>
      </w:pPr>
      <w:r>
        <w:rPr>
          <w:rFonts w:cs="Arial"/>
          <w:color w:val="000000"/>
          <w:lang w:val="en-US" w:eastAsia="fr-FR"/>
        </w:rPr>
        <w:t>is a mixture of a) and b) or</w:t>
      </w:r>
    </w:p>
    <w:p w:rsidR="00B55BB6" w:rsidRPr="00A00E1E" w:rsidRDefault="00B55BB6" w:rsidP="00F91CA8">
      <w:pPr>
        <w:numPr>
          <w:ilvl w:val="0"/>
          <w:numId w:val="50"/>
        </w:numPr>
        <w:rPr>
          <w:rFonts w:cs="Arial"/>
          <w:color w:val="000000"/>
          <w:lang w:val="en-US" w:eastAsia="fr-FR"/>
        </w:rPr>
      </w:pPr>
      <w:r>
        <w:rPr>
          <w:rFonts w:cs="Arial"/>
          <w:color w:val="000000"/>
          <w:lang w:val="en-US" w:eastAsia="fr-FR"/>
        </w:rPr>
        <w:t xml:space="preserve">is identical to </w:t>
      </w:r>
      <w:r>
        <w:t>the structure of</w:t>
      </w:r>
      <w:r w:rsidRPr="00AB6318">
        <w:t xml:space="preserve"> the </w:t>
      </w:r>
      <w:r>
        <w:t xml:space="preserve">code </w:t>
      </w:r>
      <w:r w:rsidRPr="00AB6318">
        <w:t>list</w:t>
      </w:r>
      <w:r>
        <w:t>.</w:t>
      </w:r>
    </w:p>
    <w:p w:rsidR="00B55BB6" w:rsidRDefault="00B55BB6" w:rsidP="00B55BB6">
      <w:pPr>
        <w:rPr>
          <w:rFonts w:cs="Arial"/>
          <w:color w:val="000000"/>
          <w:lang w:val="en-US" w:eastAsia="fr-FR"/>
        </w:rPr>
      </w:pPr>
    </w:p>
    <w:p w:rsidR="00B55BB6" w:rsidRDefault="00B55BB6" w:rsidP="00B55BB6">
      <w:pPr>
        <w:rPr>
          <w:rFonts w:cs="Arial"/>
          <w:color w:val="000000"/>
          <w:lang w:val="en-US" w:eastAsia="fr-FR"/>
        </w:rPr>
      </w:pPr>
      <w:r>
        <w:rPr>
          <w:rFonts w:cs="Arial"/>
          <w:color w:val="000000"/>
          <w:lang w:val="en-US" w:eastAsia="fr-FR"/>
        </w:rPr>
        <w:t>This recommendation causes an extensive number of layers but is</w:t>
      </w:r>
      <w:r w:rsidRPr="00AB6318">
        <w:rPr>
          <w:rFonts w:cs="Arial"/>
          <w:color w:val="000000"/>
          <w:lang w:val="en-US" w:eastAsia="fr-FR"/>
        </w:rPr>
        <w:t xml:space="preserve"> conform to the fact, that the majority of governmental geo-portal</w:t>
      </w:r>
      <w:r>
        <w:rPr>
          <w:rFonts w:cs="Arial"/>
          <w:color w:val="000000"/>
          <w:lang w:val="en-US" w:eastAsia="fr-FR"/>
        </w:rPr>
        <w:t>s</w:t>
      </w:r>
      <w:r w:rsidRPr="00AB6318">
        <w:rPr>
          <w:rFonts w:cs="Arial"/>
          <w:color w:val="000000"/>
          <w:lang w:val="en-US" w:eastAsia="fr-FR"/>
        </w:rPr>
        <w:t xml:space="preserve"> co</w:t>
      </w:r>
      <w:r w:rsidRPr="00AB6318">
        <w:rPr>
          <w:rFonts w:cs="Arial"/>
          <w:color w:val="000000"/>
          <w:lang w:val="en-US" w:eastAsia="fr-FR"/>
        </w:rPr>
        <w:t>n</w:t>
      </w:r>
      <w:r>
        <w:rPr>
          <w:rFonts w:cs="Arial"/>
          <w:color w:val="000000"/>
          <w:lang w:val="en-US" w:eastAsia="fr-FR"/>
        </w:rPr>
        <w:t>tain</w:t>
      </w:r>
      <w:r w:rsidRPr="00AB6318">
        <w:rPr>
          <w:rFonts w:cs="Arial"/>
          <w:color w:val="000000"/>
          <w:lang w:val="en-US" w:eastAsia="fr-FR"/>
        </w:rPr>
        <w:t xml:space="preserve"> a very fine-grained lay</w:t>
      </w:r>
      <w:r>
        <w:rPr>
          <w:rFonts w:cs="Arial"/>
          <w:color w:val="000000"/>
          <w:lang w:val="en-US" w:eastAsia="fr-FR"/>
        </w:rPr>
        <w:t xml:space="preserve">er structure and a large number </w:t>
      </w:r>
      <w:r w:rsidRPr="00AB6318">
        <w:rPr>
          <w:rFonts w:cs="Arial"/>
          <w:color w:val="000000"/>
          <w:lang w:val="en-US" w:eastAsia="fr-FR"/>
        </w:rPr>
        <w:t>of layers.</w:t>
      </w:r>
    </w:p>
    <w:p w:rsidR="00B55BB6" w:rsidRPr="00494D7E" w:rsidRDefault="00B55BB6" w:rsidP="00B55BB6">
      <w:pPr>
        <w:jc w:val="left"/>
        <w:rPr>
          <w:rFonts w:cs="Arial"/>
        </w:rPr>
      </w:pPr>
    </w:p>
    <w:p w:rsidR="00900166" w:rsidRPr="00900166" w:rsidRDefault="00900166" w:rsidP="00900166">
      <w:pPr>
        <w:rPr>
          <w:lang w:val="en-US" w:eastAsia="it-IT"/>
        </w:rPr>
      </w:pPr>
      <w:bookmarkStart w:id="444" w:name="_Toc202867270"/>
      <w:bookmarkStart w:id="445" w:name="_Toc202872598"/>
      <w:bookmarkStart w:id="446" w:name="_Toc203821287"/>
      <w:bookmarkStart w:id="447" w:name="_Toc204079990"/>
      <w:bookmarkStart w:id="448" w:name="_Toc204080398"/>
      <w:bookmarkStart w:id="449" w:name="_Toc202873583"/>
      <w:bookmarkStart w:id="450" w:name="_Toc207684650"/>
      <w:bookmarkStart w:id="451" w:name="_Toc254191122"/>
      <w:bookmarkStart w:id="452" w:name="_Toc339566098"/>
    </w:p>
    <w:p w:rsidR="00B55BB6" w:rsidRDefault="00B55BB6" w:rsidP="00B55BB6">
      <w:r>
        <w:t>Without any specific mention below, all objects from the “Utility and governmental service” thematic will be re</w:t>
      </w:r>
      <w:r>
        <w:t>p</w:t>
      </w:r>
      <w:r>
        <w:t>resented with the default styles of the portrayal according to their type and geometry.</w:t>
      </w:r>
    </w:p>
    <w:p w:rsidR="00B55BB6" w:rsidRPr="005A0B29" w:rsidRDefault="00B55BB6" w:rsidP="00B55BB6"/>
    <w:p w:rsidR="00E41471" w:rsidRDefault="00E41471" w:rsidP="00E41471">
      <w:pPr>
        <w:pStyle w:val="Titolo2"/>
        <w:tabs>
          <w:tab w:val="num" w:pos="709"/>
          <w:tab w:val="left" w:pos="851"/>
        </w:tabs>
        <w:spacing w:after="60"/>
        <w:ind w:left="851" w:hanging="851"/>
      </w:pPr>
      <w:bookmarkStart w:id="453" w:name="_Ref295385448"/>
      <w:bookmarkStart w:id="454" w:name="_Toc339277094"/>
      <w:bookmarkStart w:id="455" w:name="_Toc339277959"/>
      <w:bookmarkStart w:id="456" w:name="Ch11_2_DefaultStyles"/>
      <w:bookmarkStart w:id="457" w:name="_Ref295384948"/>
      <w:bookmarkStart w:id="458" w:name="_Toc339566094"/>
      <w:bookmarkStart w:id="459" w:name="_Toc345681713"/>
      <w:bookmarkStart w:id="460" w:name="_Toc374519936"/>
      <w:r w:rsidRPr="00473AB5">
        <w:t xml:space="preserve">Styles </w:t>
      </w:r>
      <w:r>
        <w:t xml:space="preserve">required </w:t>
      </w:r>
      <w:r w:rsidRPr="00473AB5">
        <w:t>to be supported by INSPIRE view services</w:t>
      </w:r>
      <w:bookmarkEnd w:id="456"/>
      <w:bookmarkEnd w:id="457"/>
      <w:bookmarkEnd w:id="458"/>
      <w:bookmarkEnd w:id="459"/>
      <w:bookmarkEnd w:id="460"/>
    </w:p>
    <w:p w:rsidR="00B55BB6" w:rsidRPr="005A0B29" w:rsidRDefault="00E41471" w:rsidP="00E41471">
      <w:pPr>
        <w:pStyle w:val="Titolo3"/>
      </w:pPr>
      <w:bookmarkStart w:id="461" w:name="_Toc374519937"/>
      <w:bookmarkEnd w:id="454"/>
      <w:bookmarkEnd w:id="455"/>
      <w:r w:rsidRPr="005A0B29">
        <w:t xml:space="preserve">Styles for the layer </w:t>
      </w:r>
      <w:r>
        <w:t>“Administrative and social governmental se</w:t>
      </w:r>
      <w:r>
        <w:t>r</w:t>
      </w:r>
      <w:r>
        <w:t>vices</w:t>
      </w:r>
      <w:bookmarkEnd w:id="461"/>
    </w:p>
    <w:p w:rsidR="00B55BB6" w:rsidRDefault="00B55BB6" w:rsidP="00B55BB6"/>
    <w:p w:rsidR="00B55BB6" w:rsidRDefault="00B55BB6" w:rsidP="00B55BB6">
      <w:pPr>
        <w:rPr>
          <w:rFonts w:cs="Arial"/>
        </w:rPr>
      </w:pPr>
      <w:r w:rsidRPr="005A0B29">
        <w:rPr>
          <w:rFonts w:cs="Arial"/>
        </w:rPr>
        <w:t>Best practices and specific recommendations for administrative and social governmental services:</w:t>
      </w:r>
    </w:p>
    <w:p w:rsidR="00B55BB6" w:rsidRPr="005A0B29" w:rsidRDefault="00B55BB6" w:rsidP="00B55BB6">
      <w:pPr>
        <w:rPr>
          <w:rFonts w:cs="Arial"/>
        </w:rPr>
      </w:pPr>
    </w:p>
    <w:p w:rsidR="00B55BB6" w:rsidRDefault="00B55BB6" w:rsidP="00B55BB6">
      <w:pPr>
        <w:rPr>
          <w:rFonts w:cs="Arial"/>
        </w:rPr>
      </w:pPr>
      <w:r w:rsidRPr="00494D7E">
        <w:rPr>
          <w:rFonts w:cs="Arial"/>
        </w:rPr>
        <w:t>The spatial attribute, which can be used for portrayal of GovernmentalServices is serviceLocation.</w:t>
      </w:r>
    </w:p>
    <w:p w:rsidR="00B55BB6" w:rsidRDefault="00B55BB6" w:rsidP="00B55BB6">
      <w:pPr>
        <w:rPr>
          <w:rFonts w:cs="Arial"/>
        </w:rPr>
      </w:pPr>
    </w:p>
    <w:p w:rsidR="00B55BB6" w:rsidRDefault="00B55BB6" w:rsidP="00B55BB6">
      <w:pPr>
        <w:rPr>
          <w:rFonts w:cs="Arial"/>
        </w:rPr>
      </w:pPr>
      <w:r w:rsidRPr="00494D7E">
        <w:rPr>
          <w:rFonts w:cs="Arial"/>
        </w:rPr>
        <w:t xml:space="preserve">The location of the service shall be portrayed as point symbols. Depending on the chosen data type for serviceLocation, the position of the symbol can either </w:t>
      </w:r>
      <w:r w:rsidR="00A63C5A">
        <w:rPr>
          <w:rFonts w:cs="Arial"/>
        </w:rPr>
        <w:t xml:space="preserve">be </w:t>
      </w:r>
      <w:r w:rsidRPr="00494D7E">
        <w:rPr>
          <w:rFonts w:cs="Arial"/>
        </w:rPr>
        <w:t>taken directly from a point geometry or can be computed by GIS functionality (e.g. by functions like “centroid” or “pointOnSurface”).</w:t>
      </w:r>
    </w:p>
    <w:p w:rsidR="00B55BB6" w:rsidRDefault="00B55BB6" w:rsidP="00B55BB6">
      <w:pPr>
        <w:rPr>
          <w:rFonts w:cs="Arial"/>
        </w:rPr>
      </w:pPr>
    </w:p>
    <w:p w:rsidR="00B55BB6" w:rsidRDefault="00B55BB6" w:rsidP="00B55BB6">
      <w:pPr>
        <w:rPr>
          <w:rFonts w:cs="Arial"/>
        </w:rPr>
      </w:pPr>
      <w:r>
        <w:rPr>
          <w:rFonts w:cs="Arial"/>
        </w:rPr>
        <w:t>The usage of point symbols has some relevant advantages:</w:t>
      </w:r>
    </w:p>
    <w:p w:rsidR="00B55BB6" w:rsidRDefault="00B55BB6" w:rsidP="00F91CA8">
      <w:pPr>
        <w:numPr>
          <w:ilvl w:val="0"/>
          <w:numId w:val="51"/>
        </w:numPr>
        <w:rPr>
          <w:rFonts w:cs="Arial"/>
        </w:rPr>
      </w:pPr>
      <w:r>
        <w:rPr>
          <w:rFonts w:cs="Arial"/>
        </w:rPr>
        <w:t>This visualisation suits the “POI-nature” of a</w:t>
      </w:r>
      <w:r w:rsidRPr="00C43182">
        <w:rPr>
          <w:rFonts w:cs="Arial"/>
        </w:rPr>
        <w:t>dministrative and social governmental services</w:t>
      </w:r>
      <w:r>
        <w:rPr>
          <w:rFonts w:cs="Arial"/>
        </w:rPr>
        <w:t xml:space="preserve"> best.</w:t>
      </w:r>
    </w:p>
    <w:p w:rsidR="00B55BB6" w:rsidRPr="00C43182" w:rsidRDefault="00B55BB6" w:rsidP="00F91CA8">
      <w:pPr>
        <w:numPr>
          <w:ilvl w:val="0"/>
          <w:numId w:val="51"/>
        </w:numPr>
        <w:rPr>
          <w:rFonts w:cs="Arial"/>
        </w:rPr>
      </w:pPr>
      <w:r>
        <w:rPr>
          <w:rFonts w:cs="Arial"/>
        </w:rPr>
        <w:t>The visualisation as point separates the service (scope of INSPIRE theme US), which is provided e.g. inside a building from the building itself (which is under the scope of  INSPIRE theme Buil</w:t>
      </w:r>
      <w:r>
        <w:rPr>
          <w:rFonts w:cs="Arial"/>
        </w:rPr>
        <w:t>d</w:t>
      </w:r>
      <w:r>
        <w:rPr>
          <w:rFonts w:cs="Arial"/>
        </w:rPr>
        <w:t xml:space="preserve">ings and is visualised as polygon). The </w:t>
      </w:r>
      <w:r w:rsidRPr="000058E9">
        <w:rPr>
          <w:rFonts w:cs="Arial"/>
        </w:rPr>
        <w:t>simultaneous</w:t>
      </w:r>
      <w:r>
        <w:rPr>
          <w:rFonts w:cs="Arial"/>
        </w:rPr>
        <w:t xml:space="preserve"> representation of the service as a polygon too would create some issues (e.g. interpretation conflicts, missing coherence due to different d</w:t>
      </w:r>
      <w:r>
        <w:rPr>
          <w:rFonts w:cs="Arial"/>
        </w:rPr>
        <w:t>a</w:t>
      </w:r>
      <w:r>
        <w:rPr>
          <w:rFonts w:cs="Arial"/>
        </w:rPr>
        <w:t>ta sources).</w:t>
      </w:r>
    </w:p>
    <w:p w:rsidR="00B55BB6" w:rsidRPr="00494D7E" w:rsidRDefault="00B55BB6" w:rsidP="00F91CA8">
      <w:pPr>
        <w:numPr>
          <w:ilvl w:val="0"/>
          <w:numId w:val="51"/>
        </w:numPr>
        <w:rPr>
          <w:rFonts w:cs="Arial"/>
        </w:rPr>
      </w:pPr>
      <w:r>
        <w:rPr>
          <w:rFonts w:cs="Arial"/>
        </w:rPr>
        <w:t>W</w:t>
      </w:r>
      <w:r w:rsidRPr="00494D7E">
        <w:rPr>
          <w:rFonts w:cs="Arial"/>
        </w:rPr>
        <w:t>hen dealing with different services being provided from the same sit</w:t>
      </w:r>
      <w:r>
        <w:rPr>
          <w:rFonts w:cs="Arial"/>
        </w:rPr>
        <w:t xml:space="preserve">e/building (multi-purpose ones) or </w:t>
      </w:r>
      <w:r w:rsidRPr="00494D7E">
        <w:rPr>
          <w:rFonts w:cs="Arial"/>
        </w:rPr>
        <w:t>from neighbour ones, the point representation will make it easier to understand this mu</w:t>
      </w:r>
      <w:r w:rsidRPr="00494D7E">
        <w:rPr>
          <w:rFonts w:cs="Arial"/>
        </w:rPr>
        <w:t>l</w:t>
      </w:r>
      <w:r w:rsidRPr="00494D7E">
        <w:rPr>
          <w:rFonts w:cs="Arial"/>
        </w:rPr>
        <w:t>tiplicity of services, whilst the repr</w:t>
      </w:r>
      <w:r>
        <w:rPr>
          <w:rFonts w:cs="Arial"/>
        </w:rPr>
        <w:t>esentation of several overlapping</w:t>
      </w:r>
      <w:r w:rsidRPr="00494D7E">
        <w:rPr>
          <w:rFonts w:cs="Arial"/>
        </w:rPr>
        <w:t xml:space="preserve"> polygons may also cause confu</w:t>
      </w:r>
      <w:r>
        <w:rPr>
          <w:rFonts w:cs="Arial"/>
        </w:rPr>
        <w:t>sion to the</w:t>
      </w:r>
      <w:r w:rsidRPr="00494D7E">
        <w:rPr>
          <w:rFonts w:cs="Arial"/>
        </w:rPr>
        <w:t xml:space="preserve"> user.</w:t>
      </w:r>
    </w:p>
    <w:p w:rsidR="00B55BB6" w:rsidRDefault="00B55BB6" w:rsidP="00B55BB6">
      <w:pPr>
        <w:rPr>
          <w:rFonts w:cs="Arial"/>
        </w:rPr>
      </w:pPr>
    </w:p>
    <w:p w:rsidR="00B55BB6" w:rsidRPr="00494D7E" w:rsidRDefault="00B55BB6" w:rsidP="00B55BB6">
      <w:pPr>
        <w:rPr>
          <w:rFonts w:cs="Arial"/>
        </w:rPr>
      </w:pPr>
      <w:r w:rsidRPr="00494D7E">
        <w:rPr>
          <w:rFonts w:cs="Arial"/>
        </w:rPr>
        <w:t>In the example below, the overlapping of different GS data sub-layers on a complex background consis</w:t>
      </w:r>
      <w:r w:rsidRPr="00494D7E">
        <w:rPr>
          <w:rFonts w:cs="Arial"/>
        </w:rPr>
        <w:t>t</w:t>
      </w:r>
      <w:r w:rsidRPr="00494D7E">
        <w:rPr>
          <w:rFonts w:cs="Arial"/>
        </w:rPr>
        <w:t>ing of</w:t>
      </w:r>
      <w:r>
        <w:rPr>
          <w:rFonts w:cs="Arial"/>
        </w:rPr>
        <w:t xml:space="preserve"> a set of different base maps</w:t>
      </w:r>
      <w:r w:rsidRPr="00494D7E">
        <w:rPr>
          <w:rFonts w:cs="Arial"/>
        </w:rPr>
        <w:t xml:space="preserve"> and thematic layers could be rather difficult to understand if all of those services where portrayed as polygons, overlapping with building, street and hydrography </w:t>
      </w:r>
      <w:r>
        <w:rPr>
          <w:rFonts w:cs="Arial"/>
        </w:rPr>
        <w:t>polygons</w:t>
      </w:r>
      <w:r w:rsidRPr="00494D7E">
        <w:rPr>
          <w:rFonts w:cs="Arial"/>
        </w:rPr>
        <w:t xml:space="preserve">. </w:t>
      </w:r>
    </w:p>
    <w:p w:rsidR="00B55BB6" w:rsidRPr="00494D7E" w:rsidRDefault="00B55BB6" w:rsidP="00B55BB6">
      <w:pPr>
        <w:rPr>
          <w:rFonts w:cs="Arial"/>
        </w:rPr>
      </w:pPr>
    </w:p>
    <w:p w:rsidR="00B55BB6" w:rsidRDefault="003A6388" w:rsidP="00367F2B">
      <w:pPr>
        <w:jc w:val="center"/>
        <w:rPr>
          <w:rFonts w:cs="Arial"/>
        </w:rPr>
      </w:pPr>
      <w:r>
        <w:rPr>
          <w:noProof/>
          <w:lang w:val="it-IT" w:eastAsia="it-IT"/>
        </w:rPr>
        <mc:AlternateContent>
          <mc:Choice Requires="wps">
            <w:drawing>
              <wp:anchor distT="0" distB="0" distL="114300" distR="114300" simplePos="0" relativeHeight="251661824" behindDoc="0" locked="0" layoutInCell="1" allowOverlap="1">
                <wp:simplePos x="0" y="0"/>
                <wp:positionH relativeFrom="column">
                  <wp:posOffset>-179070</wp:posOffset>
                </wp:positionH>
                <wp:positionV relativeFrom="paragraph">
                  <wp:posOffset>3840480</wp:posOffset>
                </wp:positionV>
                <wp:extent cx="6118225" cy="444500"/>
                <wp:effectExtent l="0" t="0" r="0" b="0"/>
                <wp:wrapSquare wrapText="largest"/>
                <wp:docPr id="5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225"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7F2B" w:rsidRPr="001C5577" w:rsidRDefault="00367F2B" w:rsidP="00367F2B">
                            <w:pPr>
                              <w:pStyle w:val="Didascalia"/>
                              <w:rPr>
                                <w:rFonts w:cs="Arial"/>
                              </w:rPr>
                            </w:pPr>
                            <w:r>
                              <w:t xml:space="preserve">Figure </w:t>
                            </w:r>
                            <w:r>
                              <w:fldChar w:fldCharType="begin"/>
                            </w:r>
                            <w:r>
                              <w:instrText xml:space="preserve"> SEQ Figure \* ARABIC </w:instrText>
                            </w:r>
                            <w:r>
                              <w:fldChar w:fldCharType="separate"/>
                            </w:r>
                            <w:r w:rsidR="00C42249">
                              <w:rPr>
                                <w:noProof/>
                              </w:rPr>
                              <w:t>17</w:t>
                            </w:r>
                            <w:r>
                              <w:fldChar w:fldCharType="end"/>
                            </w:r>
                            <w:r w:rsidRPr="0026396B">
                              <w:t>: Example of portrayal of a multiplicity of GS type data over a complex background (Source: webEIEL, from Diputación de A Coruña – Spain. http://www.dicoruna.es/webeiel)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28" type="#_x0000_t202" style="position:absolute;left:0;text-align:left;margin-left:-14.1pt;margin-top:302.4pt;width:481.75pt;height: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YfgIAAAg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" stroked="f">
                <v:textbox style="mso-fit-shape-to-text:t" inset="0,0,0,0">
                  <w:txbxContent>
                    <w:p w:rsidR="00367F2B" w:rsidRPr="001C5577" w:rsidRDefault="00367F2B" w:rsidP="00367F2B">
                      <w:pPr>
                        <w:pStyle w:val="Didascalia"/>
                        <w:rPr>
                          <w:rFonts w:cs="Arial"/>
                        </w:rPr>
                      </w:pPr>
                      <w:r>
                        <w:t xml:space="preserve">Figure </w:t>
                      </w:r>
                      <w:r>
                        <w:fldChar w:fldCharType="begin"/>
                      </w:r>
                      <w:r>
                        <w:instrText xml:space="preserve"> SEQ Figure \* ARABIC </w:instrText>
                      </w:r>
                      <w:r>
                        <w:fldChar w:fldCharType="separate"/>
                      </w:r>
                      <w:r w:rsidR="00C42249">
                        <w:rPr>
                          <w:noProof/>
                        </w:rPr>
                        <w:t>17</w:t>
                      </w:r>
                      <w:r>
                        <w:fldChar w:fldCharType="end"/>
                      </w:r>
                      <w:r w:rsidRPr="0026396B">
                        <w:t>: Example of portrayal of a multiplicity of GS type data over a complex background (Source: webEIEL, from Diputación de A Coruña – Spain. http://www.dicoruna.es/webeiel)</w:t>
                      </w:r>
                    </w:p>
                  </w:txbxContent>
                </v:textbox>
                <w10:wrap type="square" side="largest"/>
              </v:shape>
            </w:pict>
          </mc:Fallback>
        </mc:AlternateContent>
      </w:r>
      <w:r w:rsidRPr="00494D7E">
        <w:rPr>
          <w:rFonts w:cs="Arial"/>
          <w:noProof/>
          <w:lang w:val="it-IT" w:eastAsia="it-IT"/>
        </w:rPr>
        <w:drawing>
          <wp:anchor distT="0" distB="0" distL="0" distR="0" simplePos="0" relativeHeight="251660800" behindDoc="0" locked="0" layoutInCell="1" allowOverlap="1">
            <wp:simplePos x="0" y="0"/>
            <wp:positionH relativeFrom="column">
              <wp:align>center</wp:align>
            </wp:positionH>
            <wp:positionV relativeFrom="paragraph">
              <wp:posOffset>0</wp:posOffset>
            </wp:positionV>
            <wp:extent cx="6118225" cy="3783330"/>
            <wp:effectExtent l="0" t="0" r="0" b="0"/>
            <wp:wrapSquare wrapText="largest"/>
            <wp:docPr id="52"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225" cy="3783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55BB6" w:rsidRPr="00AB6318" w:rsidRDefault="00B55BB6" w:rsidP="00E41471">
      <w:pPr>
        <w:pStyle w:val="Recommendation"/>
        <w:rPr>
          <w:rStyle w:val="Instruction"/>
          <w:i w:val="0"/>
          <w:iCs w:val="0"/>
        </w:rPr>
      </w:pPr>
      <w:r w:rsidRPr="00E41471">
        <w:t xml:space="preserve"> </w:t>
      </w:r>
      <w:r>
        <w:rPr>
          <w:rFonts w:cs="Arial"/>
        </w:rPr>
        <w:t>A</w:t>
      </w:r>
      <w:r w:rsidRPr="00AB6318">
        <w:t>dministrative and social governmental services</w:t>
      </w:r>
      <w:r>
        <w:t xml:space="preserve"> shall be visualised by point symbols, even </w:t>
      </w:r>
      <w:r w:rsidR="00A63C5A">
        <w:t>if</w:t>
      </w:r>
      <w:r>
        <w:t xml:space="preserve"> their spatial reference is modelled different from GM_Point.</w:t>
      </w:r>
      <w:r w:rsidRPr="00385BBC">
        <w:t xml:space="preserve"> </w:t>
      </w:r>
    </w:p>
    <w:p w:rsidR="00B55BB6" w:rsidRPr="00494D7E" w:rsidRDefault="00B55BB6" w:rsidP="00B55BB6">
      <w:pPr>
        <w:rPr>
          <w:rFonts w:cs="Arial"/>
        </w:rPr>
      </w:pPr>
    </w:p>
    <w:p w:rsidR="00B55BB6" w:rsidRPr="00494D7E" w:rsidRDefault="00B55BB6" w:rsidP="00B55BB6">
      <w:pPr>
        <w:rPr>
          <w:rFonts w:cs="Arial"/>
        </w:rPr>
      </w:pPr>
      <w:r w:rsidRPr="00494D7E">
        <w:rPr>
          <w:rFonts w:cs="Arial"/>
        </w:rPr>
        <w:t>This specification doesn’t provide default styles for the portrayal of spatial data sets corresponding to the sub-theme Administrative and social governmental services. This issue is discussed in Annex E.</w:t>
      </w:r>
    </w:p>
    <w:p w:rsidR="00B55BB6" w:rsidRDefault="00B55BB6" w:rsidP="00B55BB6">
      <w:pPr>
        <w:rPr>
          <w:rFonts w:cs="Arial"/>
        </w:rPr>
      </w:pPr>
    </w:p>
    <w:p w:rsidR="00B55BB6" w:rsidRDefault="00B55BB6" w:rsidP="00B55BB6">
      <w:pPr>
        <w:rPr>
          <w:rFonts w:cs="Arial"/>
        </w:rPr>
      </w:pPr>
      <w:r>
        <w:t>To avoid misinterpretations by the users, it is proposed to have a fine-grained layer resolution (see clause 11.1) and layer structure (see clause 11.1.1). The GetFeatureInfo operation [ISO 19128] (see Reco</w:t>
      </w:r>
      <w:r>
        <w:t>m</w:t>
      </w:r>
      <w:r>
        <w:t>mendation 22) will additionally help users to interpret different symbols from different data providers</w:t>
      </w:r>
      <w:r w:rsidR="003B188C">
        <w:t>.</w:t>
      </w:r>
    </w:p>
    <w:p w:rsidR="00B55BB6" w:rsidRDefault="00B55BB6" w:rsidP="00B55BB6">
      <w:pPr>
        <w:rPr>
          <w:rFonts w:cs="Arial"/>
        </w:rPr>
      </w:pPr>
    </w:p>
    <w:p w:rsidR="00B55BB6" w:rsidRPr="005A0B29" w:rsidRDefault="00B55BB6" w:rsidP="00637C75">
      <w:pPr>
        <w:pStyle w:val="Titolo3"/>
      </w:pPr>
      <w:bookmarkStart w:id="462" w:name="_Toc339277095"/>
      <w:bookmarkStart w:id="463" w:name="_Toc339277960"/>
      <w:bookmarkStart w:id="464" w:name="_Toc374519938"/>
      <w:r w:rsidRPr="005A0B29">
        <w:t xml:space="preserve">Styles for the layer </w:t>
      </w:r>
      <w:r>
        <w:t>“Environmental Management Facilities”</w:t>
      </w:r>
      <w:bookmarkEnd w:id="462"/>
      <w:bookmarkEnd w:id="463"/>
      <w:bookmarkEnd w:id="464"/>
    </w:p>
    <w:p w:rsidR="00B55BB6" w:rsidRPr="003517EB" w:rsidRDefault="00B55BB6" w:rsidP="00B55BB6">
      <w:pPr>
        <w:tabs>
          <w:tab w:val="clear"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B55BB6" w:rsidRPr="003517EB" w:rsidTr="00B55BB6">
        <w:tc>
          <w:tcPr>
            <w:tcW w:w="1668" w:type="dxa"/>
            <w:tcBorders>
              <w:top w:val="single" w:sz="4" w:space="0" w:color="auto"/>
              <w:left w:val="single" w:sz="4" w:space="0" w:color="auto"/>
              <w:bottom w:val="single" w:sz="4" w:space="0" w:color="auto"/>
              <w:right w:val="single" w:sz="4" w:space="0" w:color="auto"/>
            </w:tcBorders>
            <w:shd w:val="pct15" w:color="auto" w:fill="auto"/>
          </w:tcPr>
          <w:p w:rsidR="00B55BB6" w:rsidRPr="003517EB" w:rsidRDefault="00B55BB6" w:rsidP="00B55BB6">
            <w:pPr>
              <w:tabs>
                <w:tab w:val="left" w:pos="284"/>
                <w:tab w:val="left" w:pos="567"/>
                <w:tab w:val="left" w:pos="851"/>
                <w:tab w:val="left" w:pos="1134"/>
              </w:tabs>
              <w:spacing w:before="120" w:after="120"/>
              <w:jc w:val="left"/>
              <w:rPr>
                <w:rFonts w:eastAsia="Times New Roman" w:cs="Arial"/>
                <w:b/>
              </w:rPr>
            </w:pPr>
            <w:r w:rsidRPr="003517EB">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B55BB6" w:rsidRPr="003517EB" w:rsidRDefault="00B55BB6" w:rsidP="00B55BB6">
            <w:pPr>
              <w:spacing w:before="120" w:after="120"/>
              <w:rPr>
                <w:rFonts w:eastAsia="Times New Roman"/>
                <w:i/>
              </w:rPr>
            </w:pPr>
            <w:r w:rsidRPr="003517EB">
              <w:rPr>
                <w:rFonts w:eastAsia="Times New Roman" w:cs="Arial"/>
                <w:b/>
              </w:rPr>
              <w:t>US.EnvironmentalManagementInstallation.</w:t>
            </w:r>
            <w:r w:rsidRPr="003517EB">
              <w:rPr>
                <w:rFonts w:cs="Arial"/>
                <w:b/>
                <w:lang w:val="nb-NO" w:eastAsia="nb-NO"/>
              </w:rPr>
              <w:t>Default</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tcPr>
          <w:p w:rsidR="00B55BB6" w:rsidRPr="001A2F5F" w:rsidRDefault="00B55BB6" w:rsidP="00B55BB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jc w:val="left"/>
              <w:rPr>
                <w:rFonts w:eastAsia="Times New Roman"/>
              </w:rPr>
            </w:pPr>
            <w:r>
              <w:rPr>
                <w:rFonts w:eastAsia="Times New Roman"/>
              </w:rPr>
              <w:t>yes</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tcPr>
          <w:p w:rsidR="00B55BB6" w:rsidRPr="001A2F5F" w:rsidRDefault="00B55BB6" w:rsidP="00B55BB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494D7E" w:rsidRDefault="00B55BB6" w:rsidP="00B55BB6">
            <w:pPr>
              <w:jc w:val="left"/>
              <w:rPr>
                <w:rFonts w:cs="Arial"/>
              </w:rPr>
            </w:pPr>
            <w:r w:rsidRPr="00050179">
              <w:rPr>
                <w:rFonts w:cs="Arial"/>
              </w:rPr>
              <w:t>Environmental</w:t>
            </w:r>
            <w:r>
              <w:rPr>
                <w:rFonts w:cs="Arial"/>
              </w:rPr>
              <w:t xml:space="preserve"> </w:t>
            </w:r>
            <w:r w:rsidRPr="00050179">
              <w:rPr>
                <w:rFonts w:cs="Arial"/>
              </w:rPr>
              <w:t>Management</w:t>
            </w:r>
            <w:r>
              <w:rPr>
                <w:rFonts w:cs="Arial"/>
              </w:rPr>
              <w:t xml:space="preserve"> </w:t>
            </w:r>
            <w:r w:rsidRPr="00050179">
              <w:rPr>
                <w:rFonts w:cs="Arial"/>
              </w:rPr>
              <w:t>Facility</w:t>
            </w:r>
            <w:r>
              <w:rPr>
                <w:rFonts w:cs="Arial"/>
              </w:rPr>
              <w:t xml:space="preserve"> </w:t>
            </w:r>
            <w:r w:rsidRPr="00494D7E">
              <w:rPr>
                <w:rFonts w:cs="Arial"/>
              </w:rPr>
              <w:t>– I</w:t>
            </w:r>
            <w:r w:rsidRPr="00494D7E">
              <w:rPr>
                <w:rFonts w:cs="Arial"/>
              </w:rPr>
              <w:t>n</w:t>
            </w:r>
            <w:r w:rsidRPr="00494D7E">
              <w:rPr>
                <w:rFonts w:cs="Arial"/>
              </w:rPr>
              <w:t>stallation Style</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tcPr>
          <w:p w:rsidR="00B55BB6" w:rsidRPr="001A2F5F" w:rsidRDefault="00B55BB6" w:rsidP="00B55BB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Default="00B55BB6" w:rsidP="00B55BB6">
            <w:pPr>
              <w:tabs>
                <w:tab w:val="clear" w:pos="284"/>
                <w:tab w:val="clear" w:pos="567"/>
                <w:tab w:val="clear" w:pos="851"/>
                <w:tab w:val="clear" w:pos="1134"/>
              </w:tabs>
              <w:autoSpaceDE w:val="0"/>
              <w:autoSpaceDN w:val="0"/>
              <w:adjustRightInd w:val="0"/>
              <w:jc w:val="left"/>
              <w:rPr>
                <w:rFonts w:cs="Arial"/>
                <w:lang w:val="en-US" w:eastAsia="nb-NO"/>
              </w:rPr>
            </w:pPr>
            <w:r w:rsidRPr="00494D7E">
              <w:rPr>
                <w:rFonts w:cs="Arial"/>
                <w:lang w:val="en-US" w:eastAsia="nb-NO"/>
              </w:rPr>
              <w:t>Point geometries are rendered as a triangle with a s</w:t>
            </w:r>
            <w:r>
              <w:rPr>
                <w:rFonts w:cs="Arial"/>
                <w:lang w:val="en-US" w:eastAsia="nb-NO"/>
              </w:rPr>
              <w:t>ize of 5 pixels,</w:t>
            </w:r>
          </w:p>
          <w:p w:rsidR="00B55BB6" w:rsidRPr="00494D7E" w:rsidRDefault="00B55BB6" w:rsidP="00B55BB6">
            <w:pPr>
              <w:tabs>
                <w:tab w:val="clear" w:pos="284"/>
                <w:tab w:val="clear" w:pos="567"/>
                <w:tab w:val="clear" w:pos="851"/>
                <w:tab w:val="clear" w:pos="1134"/>
              </w:tabs>
              <w:autoSpaceDE w:val="0"/>
              <w:autoSpaceDN w:val="0"/>
              <w:adjustRightInd w:val="0"/>
              <w:jc w:val="left"/>
              <w:rPr>
                <w:rFonts w:eastAsia="Times New Roman" w:cs="Arial"/>
              </w:rPr>
            </w:pPr>
            <w:r w:rsidRPr="00494D7E">
              <w:rPr>
                <w:rFonts w:cs="Arial"/>
                <w:lang w:val="en-US" w:eastAsia="nb-NO"/>
              </w:rPr>
              <w:t>with a 50%</w:t>
            </w:r>
            <w:r>
              <w:rPr>
                <w:rFonts w:cs="Arial"/>
                <w:lang w:val="en-US" w:eastAsia="nb-NO"/>
              </w:rPr>
              <w:t xml:space="preserve"> </w:t>
            </w:r>
            <w:r w:rsidRPr="00494D7E">
              <w:rPr>
                <w:rFonts w:cs="Arial"/>
                <w:lang w:val="en-US" w:eastAsia="nb-NO"/>
              </w:rPr>
              <w:t>grey (#808080) fill and a black outline</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tcPr>
          <w:p w:rsidR="00B55BB6" w:rsidRPr="001A2F5F" w:rsidRDefault="00B55BB6" w:rsidP="00B55BB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&lt;</w:t>
            </w:r>
            <w:r w:rsidRPr="00494D7E">
              <w:rPr>
                <w:rFonts w:cs="Arial"/>
                <w:color w:val="810000"/>
                <w:sz w:val="16"/>
                <w:szCs w:val="16"/>
                <w:lang w:val="en-US" w:eastAsia="nb-NO"/>
              </w:rPr>
              <w:t>sld:NamedLayer</w:t>
            </w:r>
            <w:r w:rsidRPr="00494D7E">
              <w:rPr>
                <w:rFonts w:cs="Arial"/>
                <w:color w:val="0000FF"/>
                <w:sz w:val="16"/>
                <w:szCs w:val="16"/>
                <w:lang w:val="en-US" w:eastAsia="nb-NO"/>
              </w:rPr>
              <w:t>&gt;</w:t>
            </w:r>
          </w:p>
          <w:p w:rsidR="00B55BB6" w:rsidRPr="00C3179C"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eastAsia="nb-NO"/>
              </w:rPr>
            </w:pPr>
            <w:r w:rsidRPr="00C3179C">
              <w:rPr>
                <w:rFonts w:cs="Arial"/>
                <w:color w:val="0000FF"/>
                <w:sz w:val="16"/>
                <w:szCs w:val="16"/>
                <w:lang w:eastAsia="nb-NO"/>
              </w:rPr>
              <w:t xml:space="preserve">     &lt;</w:t>
            </w:r>
            <w:r w:rsidRPr="00C3179C">
              <w:rPr>
                <w:rFonts w:cs="Arial"/>
                <w:color w:val="810000"/>
                <w:sz w:val="16"/>
                <w:szCs w:val="16"/>
                <w:lang w:eastAsia="nb-NO"/>
              </w:rPr>
              <w:t>se:Name</w:t>
            </w:r>
            <w:r w:rsidRPr="00C3179C">
              <w:rPr>
                <w:rFonts w:cs="Arial"/>
                <w:color w:val="0000FF"/>
                <w:sz w:val="16"/>
                <w:szCs w:val="16"/>
                <w:lang w:eastAsia="nb-NO"/>
              </w:rPr>
              <w:t>&gt;</w:t>
            </w:r>
            <w:r w:rsidRPr="00C3179C">
              <w:rPr>
                <w:rFonts w:cs="Arial"/>
                <w:color w:val="000000"/>
                <w:sz w:val="16"/>
                <w:szCs w:val="16"/>
                <w:lang w:eastAsia="nb-NO"/>
              </w:rPr>
              <w:t>US.EnvironmentalManagementInstallation</w:t>
            </w:r>
            <w:r w:rsidRPr="00C3179C">
              <w:rPr>
                <w:rFonts w:cs="Arial"/>
                <w:color w:val="0000FF"/>
                <w:sz w:val="16"/>
                <w:szCs w:val="16"/>
                <w:lang w:eastAsia="nb-NO"/>
              </w:rPr>
              <w:t>&lt;/</w:t>
            </w:r>
            <w:r w:rsidRPr="00C3179C">
              <w:rPr>
                <w:rFonts w:cs="Arial"/>
                <w:color w:val="810000"/>
                <w:sz w:val="16"/>
                <w:szCs w:val="16"/>
                <w:lang w:eastAsia="nb-NO"/>
              </w:rPr>
              <w:t>se:Name</w:t>
            </w:r>
            <w:r w:rsidRPr="00C3179C">
              <w:rPr>
                <w:rFonts w:cs="Arial"/>
                <w:color w:val="0000FF"/>
                <w:sz w:val="16"/>
                <w:szCs w:val="16"/>
                <w:lang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C3179C">
              <w:rPr>
                <w:rFonts w:cs="Arial"/>
                <w:color w:val="0000FF"/>
                <w:sz w:val="16"/>
                <w:szCs w:val="16"/>
                <w:lang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sld:UserStyle</w:t>
            </w:r>
            <w:r w:rsidRPr="00494D7E">
              <w:rPr>
                <w:rFonts w:cs="Arial"/>
                <w:color w:val="0000FF"/>
                <w:sz w:val="16"/>
                <w:szCs w:val="16"/>
                <w:lang w:val="en-US" w:eastAsia="nb-NO"/>
              </w:rPr>
              <w:t>&gt;</w:t>
            </w:r>
          </w:p>
          <w:p w:rsidR="00B55BB6" w:rsidRPr="00C3179C"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eastAsia="nb-NO"/>
              </w:rPr>
            </w:pPr>
            <w:r w:rsidRPr="00C3179C">
              <w:rPr>
                <w:rFonts w:cs="Arial"/>
                <w:color w:val="0000FF"/>
                <w:sz w:val="16"/>
                <w:szCs w:val="16"/>
                <w:lang w:eastAsia="nb-NO"/>
              </w:rPr>
              <w:t xml:space="preserve">       &lt;</w:t>
            </w:r>
            <w:r w:rsidRPr="00C3179C">
              <w:rPr>
                <w:rFonts w:cs="Arial"/>
                <w:color w:val="810000"/>
                <w:sz w:val="16"/>
                <w:szCs w:val="16"/>
                <w:lang w:eastAsia="nb-NO"/>
              </w:rPr>
              <w:t>se:Name</w:t>
            </w:r>
            <w:r w:rsidRPr="00C3179C">
              <w:rPr>
                <w:rFonts w:cs="Arial"/>
                <w:color w:val="0000FF"/>
                <w:sz w:val="16"/>
                <w:szCs w:val="16"/>
                <w:lang w:eastAsia="nb-NO"/>
              </w:rPr>
              <w:t>&gt;</w:t>
            </w:r>
            <w:r w:rsidRPr="00C3179C">
              <w:rPr>
                <w:rFonts w:cs="Arial"/>
                <w:color w:val="000000"/>
                <w:sz w:val="16"/>
                <w:szCs w:val="16"/>
                <w:lang w:eastAsia="nb-NO"/>
              </w:rPr>
              <w:t xml:space="preserve"> US.EnvironmentalManagementInstallation</w:t>
            </w:r>
            <w:r w:rsidRPr="00C3179C">
              <w:rPr>
                <w:rFonts w:cs="Arial"/>
                <w:color w:val="0000FF"/>
                <w:sz w:val="16"/>
                <w:szCs w:val="16"/>
                <w:lang w:eastAsia="nb-NO"/>
              </w:rPr>
              <w:t xml:space="preserve"> &lt;/</w:t>
            </w:r>
            <w:r w:rsidRPr="00C3179C">
              <w:rPr>
                <w:rFonts w:cs="Arial"/>
                <w:color w:val="810000"/>
                <w:sz w:val="16"/>
                <w:szCs w:val="16"/>
                <w:lang w:eastAsia="nb-NO"/>
              </w:rPr>
              <w:t>se:Name</w:t>
            </w:r>
            <w:r w:rsidRPr="00C3179C">
              <w:rPr>
                <w:rFonts w:cs="Arial"/>
                <w:color w:val="0000FF"/>
                <w:sz w:val="16"/>
                <w:szCs w:val="16"/>
                <w:lang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C3179C">
              <w:rPr>
                <w:rFonts w:cs="Arial"/>
                <w:color w:val="0000FF"/>
                <w:sz w:val="16"/>
                <w:szCs w:val="16"/>
                <w:lang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sld:IsDefault</w:t>
            </w:r>
            <w:r w:rsidRPr="00494D7E">
              <w:rPr>
                <w:rFonts w:cs="Arial"/>
                <w:color w:val="0000FF"/>
                <w:sz w:val="16"/>
                <w:szCs w:val="16"/>
                <w:lang w:val="en-US" w:eastAsia="nb-NO"/>
              </w:rPr>
              <w:t>&gt;</w:t>
            </w:r>
            <w:r w:rsidRPr="00494D7E">
              <w:rPr>
                <w:rFonts w:cs="Arial"/>
                <w:color w:val="000000"/>
                <w:sz w:val="16"/>
                <w:szCs w:val="16"/>
                <w:lang w:val="en-US" w:eastAsia="nb-NO"/>
              </w:rPr>
              <w:t>1</w:t>
            </w:r>
            <w:r w:rsidRPr="00494D7E">
              <w:rPr>
                <w:rFonts w:cs="Arial"/>
                <w:color w:val="0000FF"/>
                <w:sz w:val="16"/>
                <w:szCs w:val="16"/>
                <w:lang w:val="en-US" w:eastAsia="nb-NO"/>
              </w:rPr>
              <w:t>&lt;/</w:t>
            </w:r>
            <w:r w:rsidRPr="00494D7E">
              <w:rPr>
                <w:rFonts w:cs="Arial"/>
                <w:color w:val="810000"/>
                <w:sz w:val="16"/>
                <w:szCs w:val="16"/>
                <w:lang w:val="en-US" w:eastAsia="nb-NO"/>
              </w:rPr>
              <w:t>sld:IsDefault</w:t>
            </w:r>
            <w:r w:rsidRPr="00494D7E">
              <w:rPr>
                <w:rFonts w:cs="Arial"/>
                <w:color w:val="0000FF"/>
                <w:sz w:val="16"/>
                <w:szCs w:val="16"/>
                <w:lang w:val="en-US" w:eastAsia="nb-NO"/>
              </w:rPr>
              <w:t>&gt;</w:t>
            </w:r>
          </w:p>
          <w:p w:rsidR="00B55BB6" w:rsidRPr="00C3179C" w:rsidRDefault="00B55BB6" w:rsidP="00B55BB6">
            <w:pPr>
              <w:tabs>
                <w:tab w:val="clear" w:pos="284"/>
                <w:tab w:val="clear" w:pos="567"/>
                <w:tab w:val="clear" w:pos="851"/>
                <w:tab w:val="clear" w:pos="1134"/>
              </w:tabs>
              <w:autoSpaceDE w:val="0"/>
              <w:autoSpaceDN w:val="0"/>
              <w:adjustRightInd w:val="0"/>
              <w:jc w:val="left"/>
              <w:rPr>
                <w:rFonts w:cs="Arial"/>
                <w:color w:val="000000"/>
                <w:sz w:val="16"/>
                <w:szCs w:val="16"/>
                <w:lang w:eastAsia="nb-NO"/>
              </w:rPr>
            </w:pPr>
            <w:r w:rsidRPr="00494D7E">
              <w:rPr>
                <w:rFonts w:cs="Arial"/>
                <w:color w:val="0000FF"/>
                <w:sz w:val="16"/>
                <w:szCs w:val="16"/>
                <w:lang w:val="en-US" w:eastAsia="nb-NO"/>
              </w:rPr>
              <w:t xml:space="preserve">       </w:t>
            </w:r>
            <w:r w:rsidRPr="00C3179C">
              <w:rPr>
                <w:rFonts w:cs="Arial"/>
                <w:color w:val="0000FF"/>
                <w:sz w:val="16"/>
                <w:szCs w:val="16"/>
                <w:lang w:eastAsia="nb-NO"/>
              </w:rPr>
              <w:t>&lt;</w:t>
            </w:r>
            <w:r w:rsidRPr="00C3179C">
              <w:rPr>
                <w:rFonts w:cs="Arial"/>
                <w:color w:val="810000"/>
                <w:sz w:val="16"/>
                <w:szCs w:val="16"/>
                <w:lang w:eastAsia="nb-NO"/>
              </w:rPr>
              <w:t xml:space="preserve">se:FeatureTypeStyle </w:t>
            </w:r>
            <w:r w:rsidRPr="00C3179C">
              <w:rPr>
                <w:rFonts w:cs="Arial"/>
                <w:color w:val="FF0000"/>
                <w:sz w:val="16"/>
                <w:szCs w:val="16"/>
                <w:lang w:eastAsia="nb-NO"/>
              </w:rPr>
              <w:t>version</w:t>
            </w:r>
            <w:r w:rsidRPr="00C3179C">
              <w:rPr>
                <w:rFonts w:cs="Arial"/>
                <w:color w:val="0000FF"/>
                <w:sz w:val="16"/>
                <w:szCs w:val="16"/>
                <w:lang w:eastAsia="nb-NO"/>
              </w:rPr>
              <w:t>="</w:t>
            </w:r>
            <w:r w:rsidRPr="00C3179C">
              <w:rPr>
                <w:rFonts w:cs="Arial"/>
                <w:color w:val="000000"/>
                <w:sz w:val="16"/>
                <w:szCs w:val="16"/>
                <w:lang w:eastAsia="nb-NO"/>
              </w:rPr>
              <w:t>1.1.0</w:t>
            </w:r>
            <w:r w:rsidRPr="00C3179C">
              <w:rPr>
                <w:rFonts w:cs="Arial"/>
                <w:color w:val="0000FF"/>
                <w:sz w:val="16"/>
                <w:szCs w:val="16"/>
                <w:lang w:eastAsia="nb-NO"/>
              </w:rPr>
              <w:t xml:space="preserve">" </w:t>
            </w:r>
            <w:r w:rsidRPr="00C3179C">
              <w:rPr>
                <w:rFonts w:cs="Arial"/>
                <w:color w:val="FF0000"/>
                <w:sz w:val="16"/>
                <w:szCs w:val="16"/>
                <w:lang w:eastAsia="nb-NO"/>
              </w:rPr>
              <w:t>xmlns:PS</w:t>
            </w:r>
            <w:r w:rsidRPr="00C3179C">
              <w:rPr>
                <w:rFonts w:cs="Arial"/>
                <w:color w:val="0000FF"/>
                <w:sz w:val="16"/>
                <w:szCs w:val="16"/>
                <w:lang w:eastAsia="nb-NO"/>
              </w:rPr>
              <w:t>="</w:t>
            </w:r>
            <w:r w:rsidRPr="00C3179C">
              <w:rPr>
                <w:rFonts w:cs="Arial"/>
                <w:color w:val="000000"/>
                <w:sz w:val="16"/>
                <w:szCs w:val="16"/>
                <w:lang w:eastAsia="nb-NO"/>
              </w:rPr>
              <w:t>urn:xinspire:</w:t>
            </w:r>
          </w:p>
          <w:p w:rsidR="00B55BB6" w:rsidRPr="00C3179C"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eastAsia="nb-NO"/>
              </w:rPr>
            </w:pPr>
            <w:r w:rsidRPr="00C3179C">
              <w:rPr>
                <w:rFonts w:cs="Arial"/>
                <w:color w:val="000000"/>
                <w:sz w:val="16"/>
                <w:szCs w:val="16"/>
                <w:lang w:eastAsia="nb-NO"/>
              </w:rPr>
              <w:t>specification:</w:t>
            </w:r>
            <w:r>
              <w:rPr>
                <w:rFonts w:cs="Arial"/>
                <w:color w:val="000000"/>
                <w:sz w:val="16"/>
                <w:szCs w:val="16"/>
                <w:lang w:val="en-US" w:eastAsia="nb-NO"/>
              </w:rPr>
              <w:t>Environmental</w:t>
            </w:r>
            <w:r w:rsidRPr="00C3179C">
              <w:rPr>
                <w:rFonts w:cs="Arial"/>
                <w:color w:val="000000"/>
                <w:sz w:val="16"/>
                <w:szCs w:val="16"/>
                <w:lang w:eastAsia="nb-NO"/>
              </w:rPr>
              <w:t>ManagementFacility:3.1</w:t>
            </w:r>
            <w:r w:rsidRPr="00C3179C">
              <w:rPr>
                <w:rFonts w:cs="Arial"/>
                <w:color w:val="0000FF"/>
                <w:sz w:val="16"/>
                <w:szCs w:val="16"/>
                <w:lang w:eastAsia="nb-NO"/>
              </w:rPr>
              <w:t>"&gt;</w:t>
            </w:r>
          </w:p>
          <w:p w:rsidR="00B55BB6" w:rsidRPr="00C3179C"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eastAsia="nb-NO"/>
              </w:rPr>
            </w:pPr>
            <w:r w:rsidRPr="00C3179C">
              <w:rPr>
                <w:rFonts w:cs="Arial"/>
                <w:color w:val="0000FF"/>
                <w:sz w:val="16"/>
                <w:szCs w:val="16"/>
                <w:lang w:eastAsia="nb-NO"/>
              </w:rPr>
              <w:t xml:space="preserve">       &lt;</w:t>
            </w:r>
            <w:r w:rsidRPr="00C3179C">
              <w:rPr>
                <w:rFonts w:cs="Arial"/>
                <w:color w:val="810000"/>
                <w:sz w:val="16"/>
                <w:szCs w:val="16"/>
                <w:lang w:eastAsia="nb-NO"/>
              </w:rPr>
              <w:t>se:Description</w:t>
            </w:r>
            <w:r w:rsidRPr="00C3179C">
              <w:rPr>
                <w:rFonts w:cs="Arial"/>
                <w:color w:val="0000FF"/>
                <w:sz w:val="16"/>
                <w:szCs w:val="16"/>
                <w:lang w:eastAsia="nb-NO"/>
              </w:rPr>
              <w:t>&gt;</w:t>
            </w:r>
          </w:p>
          <w:p w:rsidR="00B55BB6" w:rsidRPr="00AC03F9"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AC03F9">
              <w:rPr>
                <w:rFonts w:cs="Arial"/>
                <w:color w:val="0000FF"/>
                <w:sz w:val="16"/>
                <w:szCs w:val="16"/>
                <w:lang w:val="en-US" w:eastAsia="nb-NO"/>
              </w:rPr>
              <w:t xml:space="preserve">         &lt;</w:t>
            </w:r>
            <w:r w:rsidRPr="00AC03F9">
              <w:rPr>
                <w:rFonts w:cs="Arial"/>
                <w:color w:val="810000"/>
                <w:sz w:val="16"/>
                <w:szCs w:val="16"/>
                <w:lang w:val="en-US" w:eastAsia="nb-NO"/>
              </w:rPr>
              <w:t>se:Title</w:t>
            </w:r>
            <w:r w:rsidRPr="00AC03F9">
              <w:rPr>
                <w:rFonts w:cs="Arial"/>
                <w:color w:val="0000FF"/>
                <w:sz w:val="16"/>
                <w:szCs w:val="16"/>
                <w:lang w:val="en-US" w:eastAsia="nb-NO"/>
              </w:rPr>
              <w:t>&gt;</w:t>
            </w:r>
            <w:r>
              <w:t xml:space="preserve"> </w:t>
            </w:r>
            <w:r w:rsidRPr="00AC03F9">
              <w:rPr>
                <w:rFonts w:cs="Arial"/>
                <w:color w:val="000000"/>
                <w:sz w:val="16"/>
                <w:szCs w:val="16"/>
                <w:lang w:val="en-US" w:eastAsia="nb-NO"/>
              </w:rPr>
              <w:t xml:space="preserve">Environmental Man-agement Facility – Installation Style </w:t>
            </w:r>
            <w:r w:rsidRPr="00AC03F9">
              <w:rPr>
                <w:rFonts w:cs="Arial"/>
                <w:color w:val="0000FF"/>
                <w:sz w:val="16"/>
                <w:szCs w:val="16"/>
                <w:lang w:val="en-US" w:eastAsia="nb-NO"/>
              </w:rPr>
              <w:t>&lt;/</w:t>
            </w:r>
            <w:r w:rsidRPr="00AC03F9">
              <w:rPr>
                <w:rFonts w:cs="Arial"/>
                <w:color w:val="810000"/>
                <w:sz w:val="16"/>
                <w:szCs w:val="16"/>
                <w:lang w:val="en-US" w:eastAsia="nb-NO"/>
              </w:rPr>
              <w:t>se:Title</w:t>
            </w:r>
            <w:r w:rsidRPr="00AC03F9">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AC03F9">
              <w:rPr>
                <w:rFonts w:cs="Arial"/>
                <w:color w:val="0000FF"/>
                <w:sz w:val="16"/>
                <w:szCs w:val="16"/>
                <w:lang w:val="en-US"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se:Abstract</w:t>
            </w:r>
            <w:r w:rsidRPr="00494D7E">
              <w:rPr>
                <w:rFonts w:cs="Arial"/>
                <w:color w:val="0000FF"/>
                <w:sz w:val="16"/>
                <w:szCs w:val="16"/>
                <w:lang w:val="en-US" w:eastAsia="nb-NO"/>
              </w:rPr>
              <w:t>&gt;</w:t>
            </w:r>
            <w:r w:rsidRPr="00494D7E">
              <w:rPr>
                <w:rFonts w:cs="Arial"/>
                <w:color w:val="000000"/>
                <w:sz w:val="16"/>
                <w:szCs w:val="16"/>
                <w:lang w:val="en-US" w:eastAsia="nb-NO"/>
              </w:rPr>
              <w:t xml:space="preserve">Point geometries are rendered as a triangle with a size of 5 pixels, </w:t>
            </w:r>
            <w:r>
              <w:rPr>
                <w:rFonts w:cs="Arial"/>
                <w:color w:val="000000"/>
                <w:sz w:val="16"/>
                <w:szCs w:val="16"/>
                <w:lang w:val="en-US" w:eastAsia="nb-NO"/>
              </w:rPr>
              <w:t xml:space="preserve">                       </w:t>
            </w:r>
            <w:r w:rsidRPr="00494D7E">
              <w:rPr>
                <w:rFonts w:cs="Arial"/>
                <w:color w:val="000000"/>
                <w:sz w:val="16"/>
                <w:szCs w:val="16"/>
                <w:lang w:val="en-US" w:eastAsia="nb-NO"/>
              </w:rPr>
              <w:t>with a 50% grey (#808080) fill and a black outline.</w:t>
            </w:r>
            <w:r w:rsidRPr="00494D7E">
              <w:rPr>
                <w:rFonts w:cs="Arial"/>
                <w:color w:val="0000FF"/>
                <w:sz w:val="16"/>
                <w:szCs w:val="16"/>
                <w:lang w:val="en-US" w:eastAsia="nb-NO"/>
              </w:rPr>
              <w:t>&lt;/</w:t>
            </w:r>
            <w:r w:rsidRPr="00494D7E">
              <w:rPr>
                <w:rFonts w:cs="Arial"/>
                <w:color w:val="810000"/>
                <w:sz w:val="16"/>
                <w:szCs w:val="16"/>
                <w:lang w:val="en-US" w:eastAsia="nb-NO"/>
              </w:rPr>
              <w:t>se:Abstract</w:t>
            </w:r>
            <w:r w:rsidRPr="00494D7E">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w:t>
            </w:r>
            <w:r w:rsidRPr="002534C8">
              <w:rPr>
                <w:rFonts w:cs="Arial"/>
                <w:color w:val="0000FF"/>
                <w:sz w:val="16"/>
                <w:szCs w:val="16"/>
                <w:lang w:val="en-US" w:eastAsia="nb-NO"/>
              </w:rPr>
              <w:t>&lt;/</w:t>
            </w:r>
            <w:r w:rsidRPr="002534C8">
              <w:rPr>
                <w:rFonts w:cs="Arial"/>
                <w:color w:val="810000"/>
                <w:sz w:val="16"/>
                <w:szCs w:val="16"/>
                <w:lang w:val="en-US" w:eastAsia="nb-NO"/>
              </w:rPr>
              <w:t>se:Description</w:t>
            </w:r>
            <w:r w:rsidRPr="002534C8">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&lt;</w:t>
            </w:r>
            <w:r w:rsidRPr="002534C8">
              <w:rPr>
                <w:rFonts w:cs="Arial"/>
                <w:color w:val="810000"/>
                <w:sz w:val="16"/>
                <w:szCs w:val="16"/>
                <w:lang w:val="en-US" w:eastAsia="nb-NO"/>
              </w:rPr>
              <w:t>se:FeatureTypeName</w:t>
            </w:r>
            <w:r w:rsidRPr="002534C8">
              <w:rPr>
                <w:rFonts w:cs="Arial"/>
                <w:color w:val="0000FF"/>
                <w:sz w:val="16"/>
                <w:szCs w:val="16"/>
                <w:lang w:val="en-US" w:eastAsia="nb-NO"/>
              </w:rPr>
              <w:t>&gt;</w:t>
            </w:r>
            <w:r w:rsidRPr="002534C8">
              <w:rPr>
                <w:rFonts w:cs="Arial"/>
                <w:color w:val="000000"/>
                <w:sz w:val="16"/>
                <w:szCs w:val="16"/>
                <w:lang w:val="en-US" w:eastAsia="nb-NO"/>
              </w:rPr>
              <w:t>US:</w:t>
            </w:r>
            <w:r>
              <w:rPr>
                <w:rFonts w:cs="Arial"/>
                <w:color w:val="000000"/>
                <w:sz w:val="16"/>
                <w:szCs w:val="16"/>
                <w:lang w:val="en-US" w:eastAsia="nb-NO"/>
              </w:rPr>
              <w:t>Environmental</w:t>
            </w:r>
            <w:r w:rsidRPr="00AC03F9">
              <w:rPr>
                <w:rFonts w:cs="Arial"/>
                <w:color w:val="000000"/>
                <w:sz w:val="16"/>
                <w:szCs w:val="16"/>
                <w:lang w:val="en-US" w:eastAsia="nb-NO"/>
              </w:rPr>
              <w:t>ManagementFacility</w:t>
            </w:r>
            <w:r w:rsidRPr="002534C8">
              <w:rPr>
                <w:rFonts w:cs="Arial"/>
                <w:color w:val="0000FF"/>
                <w:sz w:val="16"/>
                <w:szCs w:val="16"/>
                <w:lang w:val="en-US" w:eastAsia="nb-NO"/>
              </w:rPr>
              <w:t>&lt;/</w:t>
            </w:r>
            <w:r w:rsidRPr="002534C8">
              <w:rPr>
                <w:rFonts w:cs="Arial"/>
                <w:color w:val="810000"/>
                <w:sz w:val="16"/>
                <w:szCs w:val="16"/>
                <w:lang w:val="en-US" w:eastAsia="nb-NO"/>
              </w:rPr>
              <w:t>se:FeatureTypeName</w:t>
            </w:r>
            <w:r w:rsidRPr="002534C8">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&lt;</w:t>
            </w:r>
            <w:r w:rsidRPr="002534C8">
              <w:rPr>
                <w:rFonts w:cs="Arial"/>
                <w:color w:val="810000"/>
                <w:sz w:val="16"/>
                <w:szCs w:val="16"/>
                <w:lang w:val="en-US" w:eastAsia="nb-NO"/>
              </w:rPr>
              <w:t>se:Rule</w:t>
            </w:r>
            <w:r w:rsidRPr="002534C8">
              <w:rPr>
                <w:rFonts w:cs="Arial"/>
                <w:color w:val="0000FF"/>
                <w:sz w:val="16"/>
                <w:szCs w:val="16"/>
                <w:lang w:val="en-US" w:eastAsia="nb-NO"/>
              </w:rPr>
              <w:t>&gt;</w:t>
            </w:r>
            <w:r w:rsidRPr="002534C8">
              <w:rPr>
                <w:rFonts w:cs="Arial"/>
                <w:color w:val="000000"/>
                <w:sz w:val="16"/>
                <w:szCs w:val="16"/>
                <w:lang w:val="en-US" w:eastAsia="nb-NO"/>
              </w:rPr>
              <w:t>US:</w:t>
            </w:r>
            <w:r>
              <w:rPr>
                <w:rFonts w:cs="Arial"/>
                <w:color w:val="000000"/>
                <w:sz w:val="16"/>
                <w:szCs w:val="16"/>
                <w:lang w:val="en-US" w:eastAsia="nb-NO"/>
              </w:rPr>
              <w:t>Environmental</w:t>
            </w:r>
            <w:r w:rsidRPr="00AC03F9">
              <w:rPr>
                <w:rFonts w:cs="Arial"/>
                <w:color w:val="000000"/>
                <w:sz w:val="16"/>
                <w:szCs w:val="16"/>
                <w:lang w:val="en-US" w:eastAsia="nb-NO"/>
              </w:rPr>
              <w:t>ManagementFacility</w:t>
            </w:r>
            <w:r>
              <w:rPr>
                <w:rFonts w:cs="Arial"/>
                <w:color w:val="000000"/>
                <w:sz w:val="16"/>
                <w:szCs w:val="16"/>
                <w:lang w:val="en-US" w:eastAsia="nb-NO"/>
              </w:rPr>
              <w:t>.type=’installation’</w:t>
            </w:r>
            <w:r w:rsidRPr="002534C8">
              <w:rPr>
                <w:rFonts w:cs="Arial"/>
                <w:color w:val="0000FF"/>
                <w:sz w:val="16"/>
                <w:szCs w:val="16"/>
                <w:lang w:val="en-US" w:eastAsia="nb-NO"/>
              </w:rPr>
              <w:t>&lt;/</w:t>
            </w:r>
            <w:r w:rsidRPr="002534C8">
              <w:rPr>
                <w:rFonts w:cs="Arial"/>
                <w:color w:val="810000"/>
                <w:sz w:val="16"/>
                <w:szCs w:val="16"/>
                <w:lang w:val="en-US" w:eastAsia="nb-NO"/>
              </w:rPr>
              <w:t>se:Rule</w:t>
            </w:r>
            <w:r w:rsidRPr="002534C8">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&lt;</w:t>
            </w:r>
            <w:r w:rsidRPr="002534C8">
              <w:rPr>
                <w:rFonts w:cs="Arial"/>
                <w:color w:val="810000"/>
                <w:sz w:val="16"/>
                <w:szCs w:val="16"/>
                <w:lang w:val="en-US" w:eastAsia="nb-NO"/>
              </w:rPr>
              <w:t>se:PointSymbolizer</w:t>
            </w:r>
            <w:r w:rsidRPr="002534C8">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se:Geometry</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ogc:PropertyName</w:t>
            </w:r>
            <w:r w:rsidRPr="00494D7E">
              <w:rPr>
                <w:rFonts w:cs="Arial"/>
                <w:color w:val="0000FF"/>
                <w:sz w:val="16"/>
                <w:szCs w:val="16"/>
                <w:lang w:val="en-US" w:eastAsia="nb-NO"/>
              </w:rPr>
              <w:t>&gt;</w:t>
            </w:r>
            <w:r w:rsidRPr="00494D7E">
              <w:rPr>
                <w:rFonts w:cs="Arial"/>
                <w:color w:val="000000"/>
                <w:sz w:val="16"/>
                <w:szCs w:val="16"/>
                <w:lang w:val="en-US" w:eastAsia="nb-NO"/>
              </w:rPr>
              <w:t>US:geometry</w:t>
            </w:r>
            <w:r w:rsidRPr="00494D7E">
              <w:rPr>
                <w:rFonts w:cs="Arial"/>
                <w:color w:val="0000FF"/>
                <w:sz w:val="16"/>
                <w:szCs w:val="16"/>
                <w:lang w:val="en-US" w:eastAsia="nb-NO"/>
              </w:rPr>
              <w:t>&lt;/</w:t>
            </w:r>
            <w:r w:rsidRPr="00494D7E">
              <w:rPr>
                <w:rFonts w:cs="Arial"/>
                <w:color w:val="810000"/>
                <w:sz w:val="16"/>
                <w:szCs w:val="16"/>
                <w:lang w:val="en-US" w:eastAsia="nb-NO"/>
              </w:rPr>
              <w:t>ogc:PropertyName</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se:Geometry</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se:PointSymbolizer</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se:Rule</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se:FeatureTypeStyle</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sld:UserStyle</w:t>
            </w:r>
            <w:r w:rsidRPr="00494D7E">
              <w:rPr>
                <w:rFonts w:cs="Arial"/>
                <w:color w:val="0000FF"/>
                <w:sz w:val="16"/>
                <w:szCs w:val="16"/>
                <w:lang w:val="en-US" w:eastAsia="nb-NO"/>
              </w:rPr>
              <w:t>&gt;</w:t>
            </w:r>
          </w:p>
          <w:p w:rsidR="00B55BB6" w:rsidRPr="00494D7E" w:rsidRDefault="00B55BB6" w:rsidP="00B55BB6">
            <w:pPr>
              <w:jc w:val="left"/>
              <w:rPr>
                <w:rFonts w:eastAsia="Times New Roman" w:cs="Arial"/>
                <w:sz w:val="16"/>
                <w:szCs w:val="16"/>
                <w:lang w:eastAsia="en-US"/>
              </w:rPr>
            </w:pPr>
            <w:r w:rsidRPr="00494D7E">
              <w:rPr>
                <w:rFonts w:cs="Arial"/>
                <w:color w:val="0000FF"/>
                <w:sz w:val="16"/>
                <w:szCs w:val="16"/>
                <w:lang w:val="en-US" w:eastAsia="nb-NO"/>
              </w:rPr>
              <w:t>&lt;/</w:t>
            </w:r>
            <w:r w:rsidRPr="00494D7E">
              <w:rPr>
                <w:rFonts w:cs="Arial"/>
                <w:color w:val="810000"/>
                <w:sz w:val="16"/>
                <w:szCs w:val="16"/>
                <w:lang w:val="en-US" w:eastAsia="nb-NO"/>
              </w:rPr>
              <w:t>sld:NamedLayer</w:t>
            </w:r>
            <w:r w:rsidRPr="00494D7E">
              <w:rPr>
                <w:rFonts w:cs="Arial"/>
                <w:color w:val="0000FF"/>
                <w:sz w:val="16"/>
                <w:szCs w:val="16"/>
                <w:lang w:val="en-US" w:eastAsia="nb-NO"/>
              </w:rPr>
              <w:t>&gt;</w:t>
            </w:r>
          </w:p>
          <w:p w:rsidR="00B55BB6" w:rsidRPr="00AC03F9" w:rsidRDefault="00B55BB6" w:rsidP="00B55BB6">
            <w:pPr>
              <w:tabs>
                <w:tab w:val="left" w:pos="284"/>
                <w:tab w:val="left" w:pos="567"/>
                <w:tab w:val="left" w:pos="851"/>
                <w:tab w:val="left" w:pos="1134"/>
              </w:tabs>
              <w:rPr>
                <w:rFonts w:eastAsia="Times New Roman"/>
              </w:rPr>
            </w:pP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Default="00B55BB6" w:rsidP="00B55BB6">
            <w:pPr>
              <w:tabs>
                <w:tab w:val="clear" w:pos="284"/>
              </w:tabs>
              <w:jc w:val="left"/>
              <w:rPr>
                <w:rStyle w:val="Instruction"/>
              </w:rPr>
            </w:pPr>
            <w:r w:rsidRPr="00494D7E">
              <w:rPr>
                <w:rFonts w:eastAsia="Times New Roman" w:cs="Arial"/>
                <w:lang w:eastAsia="fr-FR"/>
              </w:rPr>
              <w:t>1:50 000 – 1:20 000</w:t>
            </w:r>
          </w:p>
        </w:tc>
      </w:tr>
      <w:tr w:rsidR="00B55BB6" w:rsidRPr="003517EB"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3517EB" w:rsidRDefault="00B55BB6" w:rsidP="00B55BB6">
            <w:pPr>
              <w:tabs>
                <w:tab w:val="left" w:pos="284"/>
                <w:tab w:val="left" w:pos="567"/>
                <w:tab w:val="left" w:pos="851"/>
                <w:tab w:val="left" w:pos="1134"/>
              </w:tabs>
              <w:spacing w:before="120" w:after="120"/>
              <w:jc w:val="left"/>
              <w:rPr>
                <w:rFonts w:eastAsia="Times New Roman" w:cs="Arial"/>
                <w:b/>
              </w:rPr>
            </w:pPr>
            <w:r w:rsidRPr="003517EB">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3517EB" w:rsidRDefault="00B55BB6" w:rsidP="00B55BB6">
            <w:pPr>
              <w:tabs>
                <w:tab w:val="left" w:pos="284"/>
                <w:tab w:val="left" w:pos="567"/>
                <w:tab w:val="left" w:pos="851"/>
                <w:tab w:val="left" w:pos="1134"/>
              </w:tabs>
              <w:spacing w:before="120" w:after="120"/>
              <w:jc w:val="left"/>
              <w:rPr>
                <w:rFonts w:eastAsia="Times New Roman" w:cs="Arial"/>
                <w:b/>
              </w:rPr>
            </w:pPr>
            <w:r w:rsidRPr="003517EB">
              <w:rPr>
                <w:rFonts w:eastAsia="Times New Roman" w:cs="Arial"/>
                <w:b/>
              </w:rPr>
              <w:t>US.EnvironmentalManagement</w:t>
            </w:r>
            <w:r>
              <w:rPr>
                <w:rFonts w:eastAsia="Times New Roman" w:cs="Arial"/>
                <w:b/>
              </w:rPr>
              <w:t>Site</w:t>
            </w:r>
            <w:r w:rsidRPr="003517EB">
              <w:rPr>
                <w:rFonts w:eastAsia="Times New Roman" w:cs="Arial"/>
                <w:b/>
              </w:rPr>
              <w:t>.Default</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tabs>
                <w:tab w:val="left" w:pos="284"/>
                <w:tab w:val="left" w:pos="567"/>
                <w:tab w:val="left" w:pos="851"/>
                <w:tab w:val="left" w:pos="1134"/>
              </w:tabs>
              <w:spacing w:before="120" w:after="120"/>
              <w:jc w:val="left"/>
              <w:rPr>
                <w:rFonts w:eastAsia="Times New Roman" w:cs="Arial"/>
                <w:b/>
                <w:lang w:eastAsia="fr-FR"/>
              </w:rPr>
            </w:pPr>
            <w:r w:rsidRPr="001A2F5F">
              <w:rPr>
                <w:rFonts w:eastAsia="Times New Roman" w:cs="Arial"/>
                <w:b/>
                <w:lang w:eastAsia="fr-FR"/>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3517EB" w:rsidRDefault="00B55BB6" w:rsidP="00B55BB6">
            <w:pPr>
              <w:tabs>
                <w:tab w:val="clear" w:pos="284"/>
              </w:tabs>
              <w:jc w:val="left"/>
              <w:rPr>
                <w:rFonts w:eastAsia="Times New Roman" w:cs="Arial"/>
                <w:lang w:eastAsia="fr-FR"/>
              </w:rPr>
            </w:pPr>
            <w:r w:rsidRPr="003517EB">
              <w:rPr>
                <w:rFonts w:eastAsia="Times New Roman" w:cs="Arial"/>
                <w:lang w:eastAsia="fr-FR"/>
              </w:rPr>
              <w:t>yes</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tabs>
                <w:tab w:val="left" w:pos="284"/>
                <w:tab w:val="left" w:pos="567"/>
                <w:tab w:val="left" w:pos="851"/>
                <w:tab w:val="left" w:pos="1134"/>
              </w:tabs>
              <w:spacing w:before="120" w:after="120"/>
              <w:jc w:val="left"/>
              <w:rPr>
                <w:rFonts w:eastAsia="Times New Roman" w:cs="Arial"/>
                <w:b/>
                <w:lang w:eastAsia="fr-FR"/>
              </w:rPr>
            </w:pPr>
            <w:r w:rsidRPr="001A2F5F">
              <w:rPr>
                <w:rFonts w:eastAsia="Times New Roman" w:cs="Arial"/>
                <w:b/>
                <w:lang w:eastAsia="fr-FR"/>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3517EB" w:rsidRDefault="00B55BB6" w:rsidP="00B55BB6">
            <w:pPr>
              <w:tabs>
                <w:tab w:val="clear" w:pos="284"/>
              </w:tabs>
              <w:jc w:val="left"/>
              <w:rPr>
                <w:rFonts w:eastAsia="Times New Roman" w:cs="Arial"/>
                <w:lang w:eastAsia="fr-FR"/>
              </w:rPr>
            </w:pPr>
            <w:r w:rsidRPr="003517EB">
              <w:rPr>
                <w:rFonts w:eastAsia="Times New Roman" w:cs="Arial"/>
                <w:lang w:eastAsia="fr-FR"/>
              </w:rPr>
              <w:t xml:space="preserve">Environmental Management Facility – </w:t>
            </w:r>
            <w:r>
              <w:rPr>
                <w:rFonts w:eastAsia="Times New Roman" w:cs="Arial"/>
                <w:lang w:eastAsia="fr-FR"/>
              </w:rPr>
              <w:t>Site</w:t>
            </w:r>
            <w:r w:rsidRPr="003517EB">
              <w:rPr>
                <w:rFonts w:eastAsia="Times New Roman" w:cs="Arial"/>
                <w:lang w:eastAsia="fr-FR"/>
              </w:rPr>
              <w:t xml:space="preserve"> Style</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tabs>
                <w:tab w:val="left" w:pos="284"/>
                <w:tab w:val="left" w:pos="567"/>
                <w:tab w:val="left" w:pos="851"/>
                <w:tab w:val="left" w:pos="1134"/>
              </w:tabs>
              <w:spacing w:before="120" w:after="120"/>
              <w:jc w:val="left"/>
              <w:rPr>
                <w:rFonts w:eastAsia="Times New Roman" w:cs="Arial"/>
                <w:b/>
                <w:lang w:eastAsia="fr-FR"/>
              </w:rPr>
            </w:pPr>
            <w:r w:rsidRPr="001A2F5F">
              <w:rPr>
                <w:rFonts w:eastAsia="Times New Roman" w:cs="Arial"/>
                <w:b/>
                <w:lang w:eastAsia="fr-FR"/>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Default="00B55BB6" w:rsidP="00B55BB6">
            <w:pPr>
              <w:tabs>
                <w:tab w:val="clear" w:pos="284"/>
                <w:tab w:val="clear" w:pos="567"/>
                <w:tab w:val="clear" w:pos="851"/>
                <w:tab w:val="clear" w:pos="1134"/>
              </w:tabs>
              <w:autoSpaceDE w:val="0"/>
              <w:autoSpaceDN w:val="0"/>
              <w:adjustRightInd w:val="0"/>
              <w:jc w:val="left"/>
              <w:rPr>
                <w:rFonts w:cs="Arial"/>
                <w:lang w:val="en-US" w:eastAsia="nb-NO"/>
              </w:rPr>
            </w:pPr>
            <w:r w:rsidRPr="00494D7E">
              <w:rPr>
                <w:rFonts w:cs="Arial"/>
                <w:lang w:val="en-US" w:eastAsia="nb-NO"/>
              </w:rPr>
              <w:t>Point geometries are rendered as a triangle with a size of 5 pixels</w:t>
            </w:r>
            <w:r>
              <w:rPr>
                <w:rFonts w:cs="Arial"/>
                <w:lang w:val="en-US" w:eastAsia="nb-NO"/>
              </w:rPr>
              <w:t>,</w:t>
            </w:r>
          </w:p>
          <w:p w:rsidR="00B55BB6" w:rsidRDefault="00B55BB6" w:rsidP="00B55BB6">
            <w:pPr>
              <w:tabs>
                <w:tab w:val="clear" w:pos="284"/>
                <w:tab w:val="clear" w:pos="567"/>
                <w:tab w:val="clear" w:pos="851"/>
                <w:tab w:val="clear" w:pos="1134"/>
              </w:tabs>
              <w:autoSpaceDE w:val="0"/>
              <w:autoSpaceDN w:val="0"/>
              <w:adjustRightInd w:val="0"/>
              <w:jc w:val="left"/>
              <w:rPr>
                <w:rFonts w:cs="Arial"/>
                <w:lang w:val="en-US" w:eastAsia="nb-NO"/>
              </w:rPr>
            </w:pPr>
            <w:r w:rsidRPr="00494D7E">
              <w:rPr>
                <w:rFonts w:cs="Arial"/>
                <w:lang w:val="en-US" w:eastAsia="nb-NO"/>
              </w:rPr>
              <w:t>with a 50%</w:t>
            </w:r>
            <w:r>
              <w:rPr>
                <w:rFonts w:cs="Arial"/>
                <w:lang w:val="en-US" w:eastAsia="nb-NO"/>
              </w:rPr>
              <w:t xml:space="preserve"> </w:t>
            </w:r>
            <w:r w:rsidRPr="00494D7E">
              <w:rPr>
                <w:rFonts w:cs="Arial"/>
                <w:lang w:val="en-US" w:eastAsia="nb-NO"/>
              </w:rPr>
              <w:t>grey (#80</w:t>
            </w:r>
            <w:r>
              <w:rPr>
                <w:rFonts w:cs="Arial"/>
                <w:lang w:val="en-US" w:eastAsia="nb-NO"/>
              </w:rPr>
              <w:t>8080) fill and a black outline.</w:t>
            </w:r>
          </w:p>
          <w:p w:rsidR="00B55BB6" w:rsidRDefault="00B55BB6" w:rsidP="00B55BB6">
            <w:pPr>
              <w:tabs>
                <w:tab w:val="clear" w:pos="284"/>
                <w:tab w:val="clear" w:pos="567"/>
                <w:tab w:val="clear" w:pos="851"/>
                <w:tab w:val="clear" w:pos="1134"/>
              </w:tabs>
              <w:autoSpaceDE w:val="0"/>
              <w:autoSpaceDN w:val="0"/>
              <w:adjustRightInd w:val="0"/>
              <w:jc w:val="left"/>
              <w:rPr>
                <w:rFonts w:cs="Arial"/>
                <w:lang w:val="en-US" w:eastAsia="nb-NO"/>
              </w:rPr>
            </w:pPr>
            <w:r w:rsidRPr="00494D7E">
              <w:rPr>
                <w:rFonts w:cs="Arial"/>
                <w:lang w:val="en-US" w:eastAsia="nb-NO"/>
              </w:rPr>
              <w:t>Line geometries are rendered as a solid</w:t>
            </w:r>
            <w:r>
              <w:rPr>
                <w:rFonts w:cs="Arial"/>
                <w:lang w:val="en-US" w:eastAsia="nb-NO"/>
              </w:rPr>
              <w:t xml:space="preserve"> black line </w:t>
            </w:r>
            <w:r w:rsidRPr="00494D7E">
              <w:rPr>
                <w:rFonts w:cs="Arial"/>
                <w:lang w:val="en-US" w:eastAsia="nb-NO"/>
              </w:rPr>
              <w:t>with a stroke width of 1 pi</w:t>
            </w:r>
            <w:r w:rsidRPr="00494D7E">
              <w:rPr>
                <w:rFonts w:cs="Arial"/>
                <w:lang w:val="en-US" w:eastAsia="nb-NO"/>
              </w:rPr>
              <w:t>x</w:t>
            </w:r>
            <w:r w:rsidRPr="00494D7E">
              <w:rPr>
                <w:rFonts w:cs="Arial"/>
                <w:lang w:val="en-US" w:eastAsia="nb-NO"/>
              </w:rPr>
              <w:t>el.</w:t>
            </w:r>
          </w:p>
          <w:p w:rsidR="00B55BB6" w:rsidRDefault="00B55BB6" w:rsidP="00B55BB6">
            <w:pPr>
              <w:tabs>
                <w:tab w:val="clear" w:pos="284"/>
                <w:tab w:val="clear" w:pos="567"/>
                <w:tab w:val="clear" w:pos="851"/>
                <w:tab w:val="clear" w:pos="1134"/>
              </w:tabs>
              <w:autoSpaceDE w:val="0"/>
              <w:autoSpaceDN w:val="0"/>
              <w:adjustRightInd w:val="0"/>
              <w:jc w:val="left"/>
              <w:rPr>
                <w:rFonts w:cs="Arial"/>
                <w:lang w:val="en-US" w:eastAsia="nb-NO"/>
              </w:rPr>
            </w:pPr>
            <w:r w:rsidRPr="00494D7E">
              <w:rPr>
                <w:rFonts w:cs="Arial"/>
                <w:lang w:val="en-US" w:eastAsia="nb-NO"/>
              </w:rPr>
              <w:t>Polygon geometries are rendered using</w:t>
            </w:r>
            <w:r>
              <w:rPr>
                <w:rFonts w:cs="Arial"/>
                <w:lang w:val="en-US" w:eastAsia="nb-NO"/>
              </w:rPr>
              <w:t xml:space="preserve"> a 50% grey (#808080) fill and</w:t>
            </w:r>
          </w:p>
          <w:p w:rsidR="00B55BB6" w:rsidRPr="00494D7E" w:rsidRDefault="00B55BB6" w:rsidP="00B55BB6">
            <w:pPr>
              <w:tabs>
                <w:tab w:val="clear" w:pos="284"/>
                <w:tab w:val="clear" w:pos="567"/>
                <w:tab w:val="clear" w:pos="851"/>
                <w:tab w:val="clear" w:pos="1134"/>
              </w:tabs>
              <w:autoSpaceDE w:val="0"/>
              <w:autoSpaceDN w:val="0"/>
              <w:adjustRightInd w:val="0"/>
              <w:jc w:val="left"/>
              <w:rPr>
                <w:rFonts w:eastAsia="Times New Roman" w:cs="Arial"/>
                <w:lang w:eastAsia="fr-FR"/>
              </w:rPr>
            </w:pPr>
            <w:r w:rsidRPr="00494D7E">
              <w:rPr>
                <w:rFonts w:cs="Arial"/>
                <w:lang w:val="en-US" w:eastAsia="nb-NO"/>
              </w:rPr>
              <w:t>a solid black outline with a stroke width of 1</w:t>
            </w:r>
            <w:r>
              <w:rPr>
                <w:rFonts w:cs="Arial"/>
                <w:lang w:val="en-US" w:eastAsia="nb-NO"/>
              </w:rPr>
              <w:t xml:space="preserve"> </w:t>
            </w:r>
            <w:r w:rsidRPr="00C3179C">
              <w:rPr>
                <w:rFonts w:cs="Arial"/>
                <w:lang w:val="en-US" w:eastAsia="nb-NO"/>
              </w:rPr>
              <w:t>pixel</w:t>
            </w: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tabs>
                <w:tab w:val="left" w:pos="284"/>
                <w:tab w:val="left" w:pos="567"/>
                <w:tab w:val="left" w:pos="851"/>
                <w:tab w:val="left" w:pos="1134"/>
              </w:tabs>
              <w:spacing w:before="120" w:after="120"/>
              <w:jc w:val="left"/>
              <w:rPr>
                <w:rFonts w:eastAsia="Times New Roman" w:cs="Arial"/>
                <w:b/>
                <w:lang w:eastAsia="fr-FR"/>
              </w:rPr>
            </w:pPr>
            <w:r w:rsidRPr="001A2F5F">
              <w:rPr>
                <w:rFonts w:eastAsia="Times New Roman" w:cs="Arial"/>
                <w:b/>
                <w:lang w:eastAsia="fr-FR"/>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&lt;</w:t>
            </w:r>
            <w:r w:rsidRPr="00494D7E">
              <w:rPr>
                <w:rFonts w:cs="Arial"/>
                <w:color w:val="810000"/>
                <w:sz w:val="16"/>
                <w:szCs w:val="16"/>
                <w:lang w:val="en-US" w:eastAsia="nb-NO"/>
              </w:rPr>
              <w:t>sld:NamedLayer</w:t>
            </w:r>
            <w:r w:rsidRPr="00494D7E">
              <w:rPr>
                <w:rFonts w:cs="Arial"/>
                <w:color w:val="0000FF"/>
                <w:sz w:val="16"/>
                <w:szCs w:val="16"/>
                <w:lang w:val="en-US" w:eastAsia="nb-NO"/>
              </w:rPr>
              <w:t>&gt;</w:t>
            </w:r>
          </w:p>
          <w:p w:rsidR="00B55BB6" w:rsidRPr="003517EB"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eastAsia="nb-NO"/>
              </w:rPr>
            </w:pPr>
            <w:r w:rsidRPr="003517EB">
              <w:rPr>
                <w:rFonts w:cs="Arial"/>
                <w:color w:val="0000FF"/>
                <w:sz w:val="16"/>
                <w:szCs w:val="16"/>
                <w:lang w:eastAsia="nb-NO"/>
              </w:rPr>
              <w:t xml:space="preserve">     &lt;</w:t>
            </w:r>
            <w:r w:rsidRPr="003517EB">
              <w:rPr>
                <w:rFonts w:cs="Arial"/>
                <w:color w:val="810000"/>
                <w:sz w:val="16"/>
                <w:szCs w:val="16"/>
                <w:lang w:eastAsia="nb-NO"/>
              </w:rPr>
              <w:t>se:Name</w:t>
            </w:r>
            <w:r w:rsidRPr="003517EB">
              <w:rPr>
                <w:rFonts w:cs="Arial"/>
                <w:color w:val="0000FF"/>
                <w:sz w:val="16"/>
                <w:szCs w:val="16"/>
                <w:lang w:eastAsia="nb-NO"/>
              </w:rPr>
              <w:t>&gt;</w:t>
            </w:r>
            <w:r w:rsidRPr="003517EB">
              <w:rPr>
                <w:rFonts w:cs="Arial"/>
                <w:color w:val="000000"/>
                <w:sz w:val="16"/>
                <w:szCs w:val="16"/>
                <w:lang w:eastAsia="nb-NO"/>
              </w:rPr>
              <w:t>US.EnvironmentalManagementInstallation</w:t>
            </w:r>
            <w:r w:rsidRPr="003517EB">
              <w:rPr>
                <w:rFonts w:cs="Arial"/>
                <w:color w:val="0000FF"/>
                <w:sz w:val="16"/>
                <w:szCs w:val="16"/>
                <w:lang w:eastAsia="nb-NO"/>
              </w:rPr>
              <w:t>&lt;/</w:t>
            </w:r>
            <w:r w:rsidRPr="003517EB">
              <w:rPr>
                <w:rFonts w:cs="Arial"/>
                <w:color w:val="810000"/>
                <w:sz w:val="16"/>
                <w:szCs w:val="16"/>
                <w:lang w:eastAsia="nb-NO"/>
              </w:rPr>
              <w:t>se:Name</w:t>
            </w:r>
            <w:r w:rsidRPr="003517EB">
              <w:rPr>
                <w:rFonts w:cs="Arial"/>
                <w:color w:val="0000FF"/>
                <w:sz w:val="16"/>
                <w:szCs w:val="16"/>
                <w:lang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3517EB">
              <w:rPr>
                <w:rFonts w:cs="Arial"/>
                <w:color w:val="0000FF"/>
                <w:sz w:val="16"/>
                <w:szCs w:val="16"/>
                <w:lang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sld:UserStyle</w:t>
            </w:r>
            <w:r w:rsidRPr="00494D7E">
              <w:rPr>
                <w:rFonts w:cs="Arial"/>
                <w:color w:val="0000FF"/>
                <w:sz w:val="16"/>
                <w:szCs w:val="16"/>
                <w:lang w:val="en-US" w:eastAsia="nb-NO"/>
              </w:rPr>
              <w:t>&gt;</w:t>
            </w:r>
          </w:p>
          <w:p w:rsidR="00B55BB6" w:rsidRPr="003517EB"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eastAsia="nb-NO"/>
              </w:rPr>
            </w:pPr>
            <w:r w:rsidRPr="003517EB">
              <w:rPr>
                <w:rFonts w:cs="Arial"/>
                <w:color w:val="0000FF"/>
                <w:sz w:val="16"/>
                <w:szCs w:val="16"/>
                <w:lang w:eastAsia="nb-NO"/>
              </w:rPr>
              <w:t xml:space="preserve">       &lt;</w:t>
            </w:r>
            <w:r w:rsidRPr="003517EB">
              <w:rPr>
                <w:rFonts w:cs="Arial"/>
                <w:color w:val="810000"/>
                <w:sz w:val="16"/>
                <w:szCs w:val="16"/>
                <w:lang w:eastAsia="nb-NO"/>
              </w:rPr>
              <w:t>se:Name</w:t>
            </w:r>
            <w:r w:rsidRPr="003517EB">
              <w:rPr>
                <w:rFonts w:cs="Arial"/>
                <w:color w:val="0000FF"/>
                <w:sz w:val="16"/>
                <w:szCs w:val="16"/>
                <w:lang w:eastAsia="nb-NO"/>
              </w:rPr>
              <w:t>&gt;</w:t>
            </w:r>
            <w:r w:rsidRPr="003517EB">
              <w:rPr>
                <w:rFonts w:cs="Arial"/>
                <w:color w:val="000000"/>
                <w:sz w:val="16"/>
                <w:szCs w:val="16"/>
                <w:lang w:eastAsia="nb-NO"/>
              </w:rPr>
              <w:t xml:space="preserve"> US.EnvironmentalManagementInstallation</w:t>
            </w:r>
            <w:r w:rsidRPr="003517EB">
              <w:rPr>
                <w:rFonts w:cs="Arial"/>
                <w:color w:val="0000FF"/>
                <w:sz w:val="16"/>
                <w:szCs w:val="16"/>
                <w:lang w:eastAsia="nb-NO"/>
              </w:rPr>
              <w:t xml:space="preserve"> &lt;/</w:t>
            </w:r>
            <w:r w:rsidRPr="003517EB">
              <w:rPr>
                <w:rFonts w:cs="Arial"/>
                <w:color w:val="810000"/>
                <w:sz w:val="16"/>
                <w:szCs w:val="16"/>
                <w:lang w:eastAsia="nb-NO"/>
              </w:rPr>
              <w:t>se:Name</w:t>
            </w:r>
            <w:r w:rsidRPr="003517EB">
              <w:rPr>
                <w:rFonts w:cs="Arial"/>
                <w:color w:val="0000FF"/>
                <w:sz w:val="16"/>
                <w:szCs w:val="16"/>
                <w:lang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3517EB">
              <w:rPr>
                <w:rFonts w:cs="Arial"/>
                <w:color w:val="0000FF"/>
                <w:sz w:val="16"/>
                <w:szCs w:val="16"/>
                <w:lang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sld:IsDefault</w:t>
            </w:r>
            <w:r w:rsidRPr="00494D7E">
              <w:rPr>
                <w:rFonts w:cs="Arial"/>
                <w:color w:val="0000FF"/>
                <w:sz w:val="16"/>
                <w:szCs w:val="16"/>
                <w:lang w:val="en-US" w:eastAsia="nb-NO"/>
              </w:rPr>
              <w:t>&gt;</w:t>
            </w:r>
            <w:r w:rsidRPr="00494D7E">
              <w:rPr>
                <w:rFonts w:cs="Arial"/>
                <w:color w:val="000000"/>
                <w:sz w:val="16"/>
                <w:szCs w:val="16"/>
                <w:lang w:val="en-US" w:eastAsia="nb-NO"/>
              </w:rPr>
              <w:t>1</w:t>
            </w:r>
            <w:r w:rsidRPr="00494D7E">
              <w:rPr>
                <w:rFonts w:cs="Arial"/>
                <w:color w:val="0000FF"/>
                <w:sz w:val="16"/>
                <w:szCs w:val="16"/>
                <w:lang w:val="en-US" w:eastAsia="nb-NO"/>
              </w:rPr>
              <w:t>&lt;/</w:t>
            </w:r>
            <w:r w:rsidRPr="00494D7E">
              <w:rPr>
                <w:rFonts w:cs="Arial"/>
                <w:color w:val="810000"/>
                <w:sz w:val="16"/>
                <w:szCs w:val="16"/>
                <w:lang w:val="en-US" w:eastAsia="nb-NO"/>
              </w:rPr>
              <w:t>sld:IsDefault</w:t>
            </w:r>
            <w:r w:rsidRPr="00494D7E">
              <w:rPr>
                <w:rFonts w:cs="Arial"/>
                <w:color w:val="0000FF"/>
                <w:sz w:val="16"/>
                <w:szCs w:val="16"/>
                <w:lang w:val="en-US" w:eastAsia="nb-NO"/>
              </w:rPr>
              <w:t>&gt;</w:t>
            </w:r>
          </w:p>
          <w:p w:rsidR="00B55BB6" w:rsidRPr="003517EB" w:rsidRDefault="00B55BB6" w:rsidP="00B55BB6">
            <w:pPr>
              <w:tabs>
                <w:tab w:val="clear" w:pos="284"/>
                <w:tab w:val="clear" w:pos="567"/>
                <w:tab w:val="clear" w:pos="851"/>
                <w:tab w:val="clear" w:pos="1134"/>
              </w:tabs>
              <w:autoSpaceDE w:val="0"/>
              <w:autoSpaceDN w:val="0"/>
              <w:adjustRightInd w:val="0"/>
              <w:jc w:val="left"/>
              <w:rPr>
                <w:rFonts w:cs="Arial"/>
                <w:color w:val="000000"/>
                <w:sz w:val="16"/>
                <w:szCs w:val="16"/>
                <w:lang w:val="en-US" w:eastAsia="nb-NO"/>
              </w:rPr>
            </w:pPr>
            <w:r w:rsidRPr="00494D7E">
              <w:rPr>
                <w:rFonts w:cs="Arial"/>
                <w:color w:val="0000FF"/>
                <w:sz w:val="16"/>
                <w:szCs w:val="16"/>
                <w:lang w:val="en-US" w:eastAsia="nb-NO"/>
              </w:rPr>
              <w:t xml:space="preserve">       </w:t>
            </w:r>
            <w:r w:rsidRPr="003517EB">
              <w:rPr>
                <w:rFonts w:cs="Arial"/>
                <w:color w:val="0000FF"/>
                <w:sz w:val="16"/>
                <w:szCs w:val="16"/>
                <w:lang w:val="en-US" w:eastAsia="nb-NO"/>
              </w:rPr>
              <w:t>&lt;</w:t>
            </w:r>
            <w:r w:rsidRPr="003517EB">
              <w:rPr>
                <w:rFonts w:cs="Arial"/>
                <w:color w:val="810000"/>
                <w:sz w:val="16"/>
                <w:szCs w:val="16"/>
                <w:lang w:val="en-US" w:eastAsia="nb-NO"/>
              </w:rPr>
              <w:t xml:space="preserve">se:FeatureTypeStyle </w:t>
            </w:r>
            <w:r w:rsidRPr="003517EB">
              <w:rPr>
                <w:rFonts w:cs="Arial"/>
                <w:color w:val="FF0000"/>
                <w:sz w:val="16"/>
                <w:szCs w:val="16"/>
                <w:lang w:val="en-US" w:eastAsia="nb-NO"/>
              </w:rPr>
              <w:t>version</w:t>
            </w:r>
            <w:r w:rsidRPr="003517EB">
              <w:rPr>
                <w:rFonts w:cs="Arial"/>
                <w:color w:val="0000FF"/>
                <w:sz w:val="16"/>
                <w:szCs w:val="16"/>
                <w:lang w:val="en-US" w:eastAsia="nb-NO"/>
              </w:rPr>
              <w:t>="</w:t>
            </w:r>
            <w:r w:rsidRPr="003517EB">
              <w:rPr>
                <w:rFonts w:cs="Arial"/>
                <w:color w:val="000000"/>
                <w:sz w:val="16"/>
                <w:szCs w:val="16"/>
                <w:lang w:val="en-US" w:eastAsia="nb-NO"/>
              </w:rPr>
              <w:t>1.1.0</w:t>
            </w:r>
            <w:r w:rsidRPr="003517EB">
              <w:rPr>
                <w:rFonts w:cs="Arial"/>
                <w:color w:val="0000FF"/>
                <w:sz w:val="16"/>
                <w:szCs w:val="16"/>
                <w:lang w:val="en-US" w:eastAsia="nb-NO"/>
              </w:rPr>
              <w:t xml:space="preserve">" </w:t>
            </w:r>
            <w:r w:rsidRPr="003517EB">
              <w:rPr>
                <w:rFonts w:cs="Arial"/>
                <w:color w:val="FF0000"/>
                <w:sz w:val="16"/>
                <w:szCs w:val="16"/>
                <w:lang w:val="en-US" w:eastAsia="nb-NO"/>
              </w:rPr>
              <w:t>xmlns:PS</w:t>
            </w:r>
            <w:r w:rsidRPr="003517EB">
              <w:rPr>
                <w:rFonts w:cs="Arial"/>
                <w:color w:val="0000FF"/>
                <w:sz w:val="16"/>
                <w:szCs w:val="16"/>
                <w:lang w:val="en-US" w:eastAsia="nb-NO"/>
              </w:rPr>
              <w:t>="</w:t>
            </w:r>
            <w:r w:rsidRPr="003517EB">
              <w:rPr>
                <w:rFonts w:cs="Arial"/>
                <w:color w:val="000000"/>
                <w:sz w:val="16"/>
                <w:szCs w:val="16"/>
                <w:lang w:val="en-US" w:eastAsia="nb-NO"/>
              </w:rPr>
              <w:t>urn:xinspire:</w:t>
            </w:r>
          </w:p>
          <w:p w:rsidR="00B55BB6" w:rsidRPr="003517EB"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3517EB">
              <w:rPr>
                <w:rFonts w:cs="Arial"/>
                <w:color w:val="000000"/>
                <w:sz w:val="16"/>
                <w:szCs w:val="16"/>
                <w:lang w:val="en-US" w:eastAsia="nb-NO"/>
              </w:rPr>
              <w:t>specification:</w:t>
            </w:r>
            <w:r>
              <w:rPr>
                <w:rFonts w:cs="Arial"/>
                <w:color w:val="000000"/>
                <w:sz w:val="16"/>
                <w:szCs w:val="16"/>
                <w:lang w:val="en-US" w:eastAsia="nb-NO"/>
              </w:rPr>
              <w:t>Environmental</w:t>
            </w:r>
            <w:r w:rsidRPr="003517EB">
              <w:rPr>
                <w:rFonts w:cs="Arial"/>
                <w:color w:val="000000"/>
                <w:sz w:val="16"/>
                <w:szCs w:val="16"/>
                <w:lang w:val="en-US" w:eastAsia="nb-NO"/>
              </w:rPr>
              <w:t>ManagementFacility:3.1</w:t>
            </w:r>
            <w:r w:rsidRPr="003517EB">
              <w:rPr>
                <w:rFonts w:cs="Arial"/>
                <w:color w:val="0000FF"/>
                <w:sz w:val="16"/>
                <w:szCs w:val="16"/>
                <w:lang w:val="en-US" w:eastAsia="nb-NO"/>
              </w:rPr>
              <w:t>"&gt;</w:t>
            </w:r>
          </w:p>
          <w:p w:rsidR="00B55BB6" w:rsidRPr="003517EB"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3517EB">
              <w:rPr>
                <w:rFonts w:cs="Arial"/>
                <w:color w:val="0000FF"/>
                <w:sz w:val="16"/>
                <w:szCs w:val="16"/>
                <w:lang w:val="en-US" w:eastAsia="nb-NO"/>
              </w:rPr>
              <w:t xml:space="preserve">       &lt;</w:t>
            </w:r>
            <w:r w:rsidRPr="003517EB">
              <w:rPr>
                <w:rFonts w:cs="Arial"/>
                <w:color w:val="810000"/>
                <w:sz w:val="16"/>
                <w:szCs w:val="16"/>
                <w:lang w:val="en-US" w:eastAsia="nb-NO"/>
              </w:rPr>
              <w:t>se:Description</w:t>
            </w:r>
            <w:r w:rsidRPr="003517EB">
              <w:rPr>
                <w:rFonts w:cs="Arial"/>
                <w:color w:val="0000FF"/>
                <w:sz w:val="16"/>
                <w:szCs w:val="16"/>
                <w:lang w:val="en-US" w:eastAsia="nb-NO"/>
              </w:rPr>
              <w:t>&gt;</w:t>
            </w:r>
          </w:p>
          <w:p w:rsidR="00B55BB6" w:rsidRPr="00AC03F9"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AC03F9">
              <w:rPr>
                <w:rFonts w:cs="Arial"/>
                <w:color w:val="0000FF"/>
                <w:sz w:val="16"/>
                <w:szCs w:val="16"/>
                <w:lang w:val="en-US" w:eastAsia="nb-NO"/>
              </w:rPr>
              <w:t xml:space="preserve">         &lt;</w:t>
            </w:r>
            <w:r w:rsidRPr="00AC03F9">
              <w:rPr>
                <w:rFonts w:cs="Arial"/>
                <w:color w:val="810000"/>
                <w:sz w:val="16"/>
                <w:szCs w:val="16"/>
                <w:lang w:val="en-US" w:eastAsia="nb-NO"/>
              </w:rPr>
              <w:t>se:Title</w:t>
            </w:r>
            <w:r w:rsidRPr="00AC03F9">
              <w:rPr>
                <w:rFonts w:cs="Arial"/>
                <w:color w:val="0000FF"/>
                <w:sz w:val="16"/>
                <w:szCs w:val="16"/>
                <w:lang w:val="en-US" w:eastAsia="nb-NO"/>
              </w:rPr>
              <w:t>&gt;</w:t>
            </w:r>
            <w:r>
              <w:t xml:space="preserve"> </w:t>
            </w:r>
            <w:r w:rsidRPr="00AC03F9">
              <w:rPr>
                <w:rFonts w:cs="Arial"/>
                <w:color w:val="000000"/>
                <w:sz w:val="16"/>
                <w:szCs w:val="16"/>
                <w:lang w:val="en-US" w:eastAsia="nb-NO"/>
              </w:rPr>
              <w:t xml:space="preserve">Environmental Man-agement Facility – Installation Style </w:t>
            </w:r>
            <w:r w:rsidRPr="00AC03F9">
              <w:rPr>
                <w:rFonts w:cs="Arial"/>
                <w:color w:val="0000FF"/>
                <w:sz w:val="16"/>
                <w:szCs w:val="16"/>
                <w:lang w:val="en-US" w:eastAsia="nb-NO"/>
              </w:rPr>
              <w:t>&lt;/</w:t>
            </w:r>
            <w:r w:rsidRPr="00AC03F9">
              <w:rPr>
                <w:rFonts w:cs="Arial"/>
                <w:color w:val="810000"/>
                <w:sz w:val="16"/>
                <w:szCs w:val="16"/>
                <w:lang w:val="en-US" w:eastAsia="nb-NO"/>
              </w:rPr>
              <w:t>se:Title</w:t>
            </w:r>
            <w:r w:rsidRPr="00AC03F9">
              <w:rPr>
                <w:rFonts w:cs="Arial"/>
                <w:color w:val="0000FF"/>
                <w:sz w:val="16"/>
                <w:szCs w:val="16"/>
                <w:lang w:val="en-US" w:eastAsia="nb-NO"/>
              </w:rPr>
              <w:t>&gt;</w:t>
            </w:r>
          </w:p>
          <w:p w:rsidR="00B55BB6" w:rsidRDefault="00B55BB6" w:rsidP="00B55BB6">
            <w:pPr>
              <w:tabs>
                <w:tab w:val="clear" w:pos="284"/>
                <w:tab w:val="clear" w:pos="567"/>
                <w:tab w:val="clear" w:pos="851"/>
                <w:tab w:val="clear" w:pos="1134"/>
              </w:tabs>
              <w:autoSpaceDE w:val="0"/>
              <w:autoSpaceDN w:val="0"/>
              <w:adjustRightInd w:val="0"/>
              <w:jc w:val="left"/>
              <w:rPr>
                <w:rFonts w:cs="Arial"/>
                <w:color w:val="000000"/>
                <w:sz w:val="16"/>
                <w:szCs w:val="16"/>
                <w:lang w:val="en-US" w:eastAsia="nb-NO"/>
              </w:rPr>
            </w:pPr>
            <w:r w:rsidRPr="00AC03F9">
              <w:rPr>
                <w:rFonts w:cs="Arial"/>
                <w:color w:val="0000FF"/>
                <w:sz w:val="16"/>
                <w:szCs w:val="16"/>
                <w:lang w:val="en-US"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se:Abstract</w:t>
            </w:r>
            <w:r w:rsidRPr="00494D7E">
              <w:rPr>
                <w:rFonts w:cs="Arial"/>
                <w:color w:val="0000FF"/>
                <w:sz w:val="16"/>
                <w:szCs w:val="16"/>
                <w:lang w:val="en-US" w:eastAsia="nb-NO"/>
              </w:rPr>
              <w:t>&gt;</w:t>
            </w:r>
            <w:r w:rsidRPr="00494D7E">
              <w:rPr>
                <w:rFonts w:cs="Arial"/>
                <w:color w:val="000000"/>
                <w:sz w:val="16"/>
                <w:szCs w:val="16"/>
                <w:lang w:val="en-US" w:eastAsia="nb-NO"/>
              </w:rPr>
              <w:t xml:space="preserve">Point geometries are rendered as a circle with a size of 7 pixels, </w:t>
            </w:r>
            <w:r>
              <w:rPr>
                <w:rFonts w:cs="Arial"/>
                <w:color w:val="000000"/>
                <w:sz w:val="16"/>
                <w:szCs w:val="16"/>
                <w:lang w:val="en-US" w:eastAsia="nb-NO"/>
              </w:rPr>
              <w:t xml:space="preserve">                           </w:t>
            </w:r>
            <w:r w:rsidRPr="00494D7E">
              <w:rPr>
                <w:rFonts w:cs="Arial"/>
                <w:color w:val="000000"/>
                <w:sz w:val="16"/>
                <w:szCs w:val="16"/>
                <w:lang w:val="en-US" w:eastAsia="nb-NO"/>
              </w:rPr>
              <w:t>with a 50%</w:t>
            </w:r>
            <w:r>
              <w:rPr>
                <w:rFonts w:cs="Arial"/>
                <w:color w:val="000000"/>
                <w:sz w:val="16"/>
                <w:szCs w:val="16"/>
                <w:lang w:val="en-US" w:eastAsia="nb-NO"/>
              </w:rPr>
              <w:t xml:space="preserve"> </w:t>
            </w:r>
            <w:r w:rsidRPr="00494D7E">
              <w:rPr>
                <w:rFonts w:cs="Arial"/>
                <w:color w:val="000000"/>
                <w:sz w:val="16"/>
                <w:szCs w:val="16"/>
                <w:lang w:val="en-US" w:eastAsia="nb-NO"/>
              </w:rPr>
              <w:t>grey (#808080) fill and a bl</w:t>
            </w:r>
            <w:r>
              <w:rPr>
                <w:rFonts w:cs="Arial"/>
                <w:color w:val="000000"/>
                <w:sz w:val="16"/>
                <w:szCs w:val="16"/>
                <w:lang w:val="en-US" w:eastAsia="nb-NO"/>
              </w:rPr>
              <w:t>ack outline.</w:t>
            </w:r>
          </w:p>
          <w:p w:rsidR="00B55BB6" w:rsidRDefault="00B55BB6" w:rsidP="00B55BB6">
            <w:pPr>
              <w:tabs>
                <w:tab w:val="clear" w:pos="284"/>
                <w:tab w:val="clear" w:pos="567"/>
                <w:tab w:val="clear" w:pos="851"/>
                <w:tab w:val="clear" w:pos="1134"/>
              </w:tabs>
              <w:autoSpaceDE w:val="0"/>
              <w:autoSpaceDN w:val="0"/>
              <w:adjustRightInd w:val="0"/>
              <w:jc w:val="left"/>
              <w:rPr>
                <w:rFonts w:cs="Arial"/>
                <w:color w:val="000000"/>
                <w:sz w:val="16"/>
                <w:szCs w:val="16"/>
                <w:lang w:val="en-US" w:eastAsia="nb-NO"/>
              </w:rPr>
            </w:pPr>
            <w:r w:rsidRPr="00494D7E">
              <w:rPr>
                <w:rFonts w:cs="Arial"/>
                <w:color w:val="000000"/>
                <w:sz w:val="16"/>
                <w:szCs w:val="16"/>
                <w:lang w:val="en-US" w:eastAsia="nb-NO"/>
              </w:rPr>
              <w:t xml:space="preserve">Line geometries are rendered as a solid black line </w:t>
            </w:r>
            <w:r>
              <w:rPr>
                <w:rFonts w:cs="Arial"/>
                <w:color w:val="000000"/>
                <w:sz w:val="16"/>
                <w:szCs w:val="16"/>
                <w:lang w:val="en-US" w:eastAsia="nb-NO"/>
              </w:rPr>
              <w:t>with a stroke width of 1 pixel.</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00"/>
                <w:sz w:val="16"/>
                <w:szCs w:val="16"/>
                <w:lang w:val="en-US" w:eastAsia="nb-NO"/>
              </w:rPr>
              <w:t xml:space="preserve">Polygon geometries are rendered using a 50% grey (#808080) fill and </w:t>
            </w:r>
            <w:r>
              <w:rPr>
                <w:rFonts w:cs="Arial"/>
                <w:color w:val="000000"/>
                <w:sz w:val="16"/>
                <w:szCs w:val="16"/>
                <w:lang w:val="en-US" w:eastAsia="nb-NO"/>
              </w:rPr>
              <w:t xml:space="preserve">                                                     </w:t>
            </w:r>
            <w:r w:rsidRPr="00494D7E">
              <w:rPr>
                <w:rFonts w:cs="Arial"/>
                <w:color w:val="000000"/>
                <w:sz w:val="16"/>
                <w:szCs w:val="16"/>
                <w:lang w:val="en-US" w:eastAsia="nb-NO"/>
              </w:rPr>
              <w:t>a solid black ou</w:t>
            </w:r>
            <w:r w:rsidRPr="00494D7E">
              <w:rPr>
                <w:rFonts w:cs="Arial"/>
                <w:color w:val="000000"/>
                <w:sz w:val="16"/>
                <w:szCs w:val="16"/>
                <w:lang w:val="en-US" w:eastAsia="nb-NO"/>
              </w:rPr>
              <w:t>t</w:t>
            </w:r>
            <w:r w:rsidRPr="00494D7E">
              <w:rPr>
                <w:rFonts w:cs="Arial"/>
                <w:color w:val="000000"/>
                <w:sz w:val="16"/>
                <w:szCs w:val="16"/>
                <w:lang w:val="en-US" w:eastAsia="nb-NO"/>
              </w:rPr>
              <w:t>line with a stroke width of 1pixel.</w:t>
            </w:r>
            <w:r w:rsidRPr="00494D7E">
              <w:rPr>
                <w:rFonts w:cs="Arial"/>
                <w:color w:val="0000FF"/>
                <w:sz w:val="16"/>
                <w:szCs w:val="16"/>
                <w:lang w:val="en-US" w:eastAsia="nb-NO"/>
              </w:rPr>
              <w:t>&lt;/</w:t>
            </w:r>
            <w:r w:rsidRPr="00494D7E">
              <w:rPr>
                <w:rFonts w:cs="Arial"/>
                <w:color w:val="810000"/>
                <w:sz w:val="16"/>
                <w:szCs w:val="16"/>
                <w:lang w:val="en-US" w:eastAsia="nb-NO"/>
              </w:rPr>
              <w:t>se:Abstract</w:t>
            </w:r>
            <w:r w:rsidRPr="00494D7E">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w:t>
            </w:r>
            <w:r w:rsidRPr="002534C8">
              <w:rPr>
                <w:rFonts w:cs="Arial"/>
                <w:color w:val="0000FF"/>
                <w:sz w:val="16"/>
                <w:szCs w:val="16"/>
                <w:lang w:val="en-US" w:eastAsia="nb-NO"/>
              </w:rPr>
              <w:t>&lt;/</w:t>
            </w:r>
            <w:r w:rsidRPr="002534C8">
              <w:rPr>
                <w:rFonts w:cs="Arial"/>
                <w:color w:val="810000"/>
                <w:sz w:val="16"/>
                <w:szCs w:val="16"/>
                <w:lang w:val="en-US" w:eastAsia="nb-NO"/>
              </w:rPr>
              <w:t>se:Description</w:t>
            </w:r>
            <w:r w:rsidRPr="002534C8">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&lt;</w:t>
            </w:r>
            <w:r w:rsidRPr="002534C8">
              <w:rPr>
                <w:rFonts w:cs="Arial"/>
                <w:color w:val="810000"/>
                <w:sz w:val="16"/>
                <w:szCs w:val="16"/>
                <w:lang w:val="en-US" w:eastAsia="nb-NO"/>
              </w:rPr>
              <w:t>se:FeatureTypeName</w:t>
            </w:r>
            <w:r w:rsidRPr="002534C8">
              <w:rPr>
                <w:rFonts w:cs="Arial"/>
                <w:color w:val="0000FF"/>
                <w:sz w:val="16"/>
                <w:szCs w:val="16"/>
                <w:lang w:val="en-US" w:eastAsia="nb-NO"/>
              </w:rPr>
              <w:t>&gt;</w:t>
            </w:r>
            <w:r w:rsidRPr="002534C8">
              <w:rPr>
                <w:rFonts w:cs="Arial"/>
                <w:color w:val="000000"/>
                <w:sz w:val="16"/>
                <w:szCs w:val="16"/>
                <w:lang w:val="en-US" w:eastAsia="nb-NO"/>
              </w:rPr>
              <w:t>US:</w:t>
            </w:r>
            <w:r>
              <w:rPr>
                <w:rFonts w:cs="Arial"/>
                <w:color w:val="000000"/>
                <w:sz w:val="16"/>
                <w:szCs w:val="16"/>
                <w:lang w:val="en-US" w:eastAsia="nb-NO"/>
              </w:rPr>
              <w:t>Environmental</w:t>
            </w:r>
            <w:r w:rsidRPr="00AC03F9">
              <w:rPr>
                <w:rFonts w:cs="Arial"/>
                <w:color w:val="000000"/>
                <w:sz w:val="16"/>
                <w:szCs w:val="16"/>
                <w:lang w:val="en-US" w:eastAsia="nb-NO"/>
              </w:rPr>
              <w:t>ManagementFacility</w:t>
            </w:r>
            <w:r w:rsidRPr="002534C8">
              <w:rPr>
                <w:rFonts w:cs="Arial"/>
                <w:color w:val="0000FF"/>
                <w:sz w:val="16"/>
                <w:szCs w:val="16"/>
                <w:lang w:val="en-US" w:eastAsia="nb-NO"/>
              </w:rPr>
              <w:t>&lt;/</w:t>
            </w:r>
            <w:r w:rsidRPr="002534C8">
              <w:rPr>
                <w:rFonts w:cs="Arial"/>
                <w:color w:val="810000"/>
                <w:sz w:val="16"/>
                <w:szCs w:val="16"/>
                <w:lang w:val="en-US" w:eastAsia="nb-NO"/>
              </w:rPr>
              <w:t>se:FeatureTypeName</w:t>
            </w:r>
            <w:r w:rsidRPr="002534C8">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&lt;</w:t>
            </w:r>
            <w:r w:rsidRPr="002534C8">
              <w:rPr>
                <w:rFonts w:cs="Arial"/>
                <w:color w:val="810000"/>
                <w:sz w:val="16"/>
                <w:szCs w:val="16"/>
                <w:lang w:val="en-US" w:eastAsia="nb-NO"/>
              </w:rPr>
              <w:t>se:Rule</w:t>
            </w:r>
            <w:r w:rsidRPr="002534C8">
              <w:rPr>
                <w:rFonts w:cs="Arial"/>
                <w:color w:val="0000FF"/>
                <w:sz w:val="16"/>
                <w:szCs w:val="16"/>
                <w:lang w:val="en-US" w:eastAsia="nb-NO"/>
              </w:rPr>
              <w:t>&gt;</w:t>
            </w:r>
            <w:r w:rsidRPr="002534C8">
              <w:rPr>
                <w:rFonts w:cs="Arial"/>
                <w:color w:val="000000"/>
                <w:sz w:val="16"/>
                <w:szCs w:val="16"/>
                <w:lang w:val="en-US" w:eastAsia="nb-NO"/>
              </w:rPr>
              <w:t>US:</w:t>
            </w:r>
            <w:r>
              <w:rPr>
                <w:rFonts w:cs="Arial"/>
                <w:color w:val="000000"/>
                <w:sz w:val="16"/>
                <w:szCs w:val="16"/>
                <w:lang w:val="en-US" w:eastAsia="nb-NO"/>
              </w:rPr>
              <w:t>Environmental</w:t>
            </w:r>
            <w:r w:rsidRPr="00AC03F9">
              <w:rPr>
                <w:rFonts w:cs="Arial"/>
                <w:color w:val="000000"/>
                <w:sz w:val="16"/>
                <w:szCs w:val="16"/>
                <w:lang w:val="en-US" w:eastAsia="nb-NO"/>
              </w:rPr>
              <w:t>ManagementFacility</w:t>
            </w:r>
            <w:r>
              <w:rPr>
                <w:rFonts w:cs="Arial"/>
                <w:color w:val="000000"/>
                <w:sz w:val="16"/>
                <w:szCs w:val="16"/>
                <w:lang w:val="en-US" w:eastAsia="nb-NO"/>
              </w:rPr>
              <w:t>.type=’site’</w:t>
            </w:r>
            <w:r w:rsidRPr="002534C8">
              <w:rPr>
                <w:rFonts w:cs="Arial"/>
                <w:color w:val="0000FF"/>
                <w:sz w:val="16"/>
                <w:szCs w:val="16"/>
                <w:lang w:val="en-US" w:eastAsia="nb-NO"/>
              </w:rPr>
              <w:t>&lt;/</w:t>
            </w:r>
            <w:r w:rsidRPr="002534C8">
              <w:rPr>
                <w:rFonts w:cs="Arial"/>
                <w:color w:val="810000"/>
                <w:sz w:val="16"/>
                <w:szCs w:val="16"/>
                <w:lang w:val="en-US" w:eastAsia="nb-NO"/>
              </w:rPr>
              <w:t>se:Rule</w:t>
            </w:r>
            <w:r w:rsidRPr="002534C8">
              <w:rPr>
                <w:rFonts w:cs="Arial"/>
                <w:color w:val="0000FF"/>
                <w:sz w:val="16"/>
                <w:szCs w:val="16"/>
                <w:lang w:val="en-US" w:eastAsia="nb-NO"/>
              </w:rPr>
              <w:t>&gt;</w:t>
            </w:r>
          </w:p>
          <w:p w:rsidR="00B55BB6" w:rsidRPr="002534C8"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&lt;</w:t>
            </w:r>
            <w:r w:rsidRPr="002534C8">
              <w:rPr>
                <w:rFonts w:cs="Arial"/>
                <w:color w:val="810000"/>
                <w:sz w:val="16"/>
                <w:szCs w:val="16"/>
                <w:lang w:val="en-US" w:eastAsia="nb-NO"/>
              </w:rPr>
              <w:t>se:PointSymbolizer</w:t>
            </w:r>
            <w:r w:rsidRPr="002534C8">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2534C8">
              <w:rPr>
                <w:rFonts w:cs="Arial"/>
                <w:color w:val="0000FF"/>
                <w:sz w:val="16"/>
                <w:szCs w:val="16"/>
                <w:lang w:val="en-US" w:eastAsia="nb-NO"/>
              </w:rPr>
              <w:t xml:space="preserve">               </w:t>
            </w:r>
            <w:r w:rsidRPr="00494D7E">
              <w:rPr>
                <w:rFonts w:cs="Arial"/>
                <w:color w:val="0000FF"/>
                <w:sz w:val="16"/>
                <w:szCs w:val="16"/>
                <w:lang w:val="en-US" w:eastAsia="nb-NO"/>
              </w:rPr>
              <w:t>&lt;</w:t>
            </w:r>
            <w:r w:rsidRPr="00494D7E">
              <w:rPr>
                <w:rFonts w:cs="Arial"/>
                <w:color w:val="810000"/>
                <w:sz w:val="16"/>
                <w:szCs w:val="16"/>
                <w:lang w:val="en-US" w:eastAsia="nb-NO"/>
              </w:rPr>
              <w:t>se:Geometry</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ogc:PropertyName</w:t>
            </w:r>
            <w:r w:rsidRPr="00494D7E">
              <w:rPr>
                <w:rFonts w:cs="Arial"/>
                <w:color w:val="0000FF"/>
                <w:sz w:val="16"/>
                <w:szCs w:val="16"/>
                <w:lang w:val="en-US" w:eastAsia="nb-NO"/>
              </w:rPr>
              <w:t>&gt;</w:t>
            </w:r>
            <w:r w:rsidRPr="00494D7E">
              <w:rPr>
                <w:rFonts w:cs="Arial"/>
                <w:color w:val="000000"/>
                <w:sz w:val="16"/>
                <w:szCs w:val="16"/>
                <w:lang w:val="en-US" w:eastAsia="nb-NO"/>
              </w:rPr>
              <w:t>US:geometry</w:t>
            </w:r>
            <w:r w:rsidRPr="00494D7E">
              <w:rPr>
                <w:rFonts w:cs="Arial"/>
                <w:color w:val="0000FF"/>
                <w:sz w:val="16"/>
                <w:szCs w:val="16"/>
                <w:lang w:val="en-US" w:eastAsia="nb-NO"/>
              </w:rPr>
              <w:t>&lt;/</w:t>
            </w:r>
            <w:r w:rsidRPr="00494D7E">
              <w:rPr>
                <w:rFonts w:cs="Arial"/>
                <w:color w:val="810000"/>
                <w:sz w:val="16"/>
                <w:szCs w:val="16"/>
                <w:lang w:val="en-US" w:eastAsia="nb-NO"/>
              </w:rPr>
              <w:t>ogc:PropertyName</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se:Geometry</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se:PointSymbolizer</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se:Rule</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se:FeatureTypeStyle</w:t>
            </w:r>
            <w:r w:rsidRPr="00494D7E">
              <w:rPr>
                <w:rFonts w:cs="Arial"/>
                <w:color w:val="0000FF"/>
                <w:sz w:val="16"/>
                <w:szCs w:val="16"/>
                <w:lang w:val="en-US" w:eastAsia="nb-NO"/>
              </w:rPr>
              <w:t>&gt;</w:t>
            </w:r>
          </w:p>
          <w:p w:rsidR="00B55BB6" w:rsidRPr="00494D7E" w:rsidRDefault="00B55BB6" w:rsidP="00B55BB6">
            <w:pPr>
              <w:tabs>
                <w:tab w:val="clear" w:pos="284"/>
                <w:tab w:val="clear" w:pos="567"/>
                <w:tab w:val="clear" w:pos="851"/>
                <w:tab w:val="clear" w:pos="1134"/>
              </w:tabs>
              <w:autoSpaceDE w:val="0"/>
              <w:autoSpaceDN w:val="0"/>
              <w:adjustRightInd w:val="0"/>
              <w:jc w:val="left"/>
              <w:rPr>
                <w:rFonts w:cs="Arial"/>
                <w:color w:val="0000FF"/>
                <w:sz w:val="16"/>
                <w:szCs w:val="16"/>
                <w:lang w:val="en-US" w:eastAsia="nb-NO"/>
              </w:rPr>
            </w:pPr>
            <w:r w:rsidRPr="00494D7E">
              <w:rPr>
                <w:rFonts w:cs="Arial"/>
                <w:color w:val="0000FF"/>
                <w:sz w:val="16"/>
                <w:szCs w:val="16"/>
                <w:lang w:val="en-US" w:eastAsia="nb-NO"/>
              </w:rPr>
              <w:t xml:space="preserve">  &lt;/</w:t>
            </w:r>
            <w:r w:rsidRPr="00494D7E">
              <w:rPr>
                <w:rFonts w:cs="Arial"/>
                <w:color w:val="810000"/>
                <w:sz w:val="16"/>
                <w:szCs w:val="16"/>
                <w:lang w:val="en-US" w:eastAsia="nb-NO"/>
              </w:rPr>
              <w:t>sld:UserStyle</w:t>
            </w:r>
            <w:r w:rsidRPr="00494D7E">
              <w:rPr>
                <w:rFonts w:cs="Arial"/>
                <w:color w:val="0000FF"/>
                <w:sz w:val="16"/>
                <w:szCs w:val="16"/>
                <w:lang w:val="en-US" w:eastAsia="nb-NO"/>
              </w:rPr>
              <w:t>&gt;</w:t>
            </w:r>
          </w:p>
          <w:p w:rsidR="00B55BB6" w:rsidRPr="00494D7E" w:rsidRDefault="00B55BB6" w:rsidP="00B55BB6">
            <w:pPr>
              <w:jc w:val="left"/>
              <w:rPr>
                <w:rFonts w:eastAsia="Times New Roman" w:cs="Arial"/>
                <w:sz w:val="16"/>
                <w:szCs w:val="16"/>
                <w:lang w:eastAsia="en-US"/>
              </w:rPr>
            </w:pPr>
            <w:r w:rsidRPr="00494D7E">
              <w:rPr>
                <w:rFonts w:cs="Arial"/>
                <w:color w:val="0000FF"/>
                <w:sz w:val="16"/>
                <w:szCs w:val="16"/>
                <w:lang w:val="en-US" w:eastAsia="nb-NO"/>
              </w:rPr>
              <w:t>&lt;/</w:t>
            </w:r>
            <w:r w:rsidRPr="00494D7E">
              <w:rPr>
                <w:rFonts w:cs="Arial"/>
                <w:color w:val="810000"/>
                <w:sz w:val="16"/>
                <w:szCs w:val="16"/>
                <w:lang w:val="en-US" w:eastAsia="nb-NO"/>
              </w:rPr>
              <w:t>sld:NamedLayer</w:t>
            </w:r>
            <w:r w:rsidRPr="00494D7E">
              <w:rPr>
                <w:rFonts w:cs="Arial"/>
                <w:color w:val="0000FF"/>
                <w:sz w:val="16"/>
                <w:szCs w:val="16"/>
                <w:lang w:val="en-US" w:eastAsia="nb-NO"/>
              </w:rPr>
              <w:t>&gt;</w:t>
            </w:r>
          </w:p>
          <w:p w:rsidR="00B55BB6" w:rsidRPr="003517EB" w:rsidRDefault="00B55BB6" w:rsidP="00B55BB6">
            <w:pPr>
              <w:tabs>
                <w:tab w:val="clear" w:pos="284"/>
              </w:tabs>
              <w:jc w:val="left"/>
              <w:rPr>
                <w:rFonts w:eastAsia="Times New Roman" w:cs="Arial"/>
                <w:lang w:eastAsia="fr-FR"/>
              </w:rPr>
            </w:pPr>
          </w:p>
        </w:tc>
      </w:tr>
      <w:tr w:rsidR="00B55BB6" w:rsidRPr="001A2F5F" w:rsidTr="00B55BB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1A2F5F" w:rsidRDefault="00B55BB6" w:rsidP="00B55BB6">
            <w:pPr>
              <w:tabs>
                <w:tab w:val="left" w:pos="284"/>
                <w:tab w:val="left" w:pos="567"/>
                <w:tab w:val="left" w:pos="851"/>
                <w:tab w:val="left" w:pos="1134"/>
              </w:tabs>
              <w:spacing w:before="120" w:after="120"/>
              <w:jc w:val="left"/>
              <w:rPr>
                <w:rFonts w:eastAsia="Times New Roman" w:cs="Arial"/>
                <w:b/>
                <w:lang w:eastAsia="fr-FR"/>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B55BB6" w:rsidRPr="003517EB" w:rsidRDefault="00B55BB6" w:rsidP="00B55BB6">
            <w:pPr>
              <w:tabs>
                <w:tab w:val="clear" w:pos="284"/>
              </w:tabs>
              <w:jc w:val="left"/>
              <w:rPr>
                <w:rStyle w:val="Instruction"/>
                <w:rFonts w:eastAsia="Times New Roman" w:cs="Arial"/>
                <w:i w:val="0"/>
                <w:iCs w:val="0"/>
                <w:lang w:eastAsia="fr-FR"/>
              </w:rPr>
            </w:pPr>
            <w:r w:rsidRPr="00494D7E">
              <w:rPr>
                <w:rFonts w:eastAsia="Times New Roman" w:cs="Arial"/>
                <w:lang w:eastAsia="fr-FR"/>
              </w:rPr>
              <w:t>1:50 000 – 1:20 000</w:t>
            </w:r>
          </w:p>
        </w:tc>
      </w:tr>
    </w:tbl>
    <w:p w:rsidR="00B55BB6" w:rsidRDefault="00B55BB6" w:rsidP="00B55BB6"/>
    <w:p w:rsidR="00B55BB6" w:rsidRPr="00473AB5" w:rsidRDefault="00B55BB6" w:rsidP="00B55BB6">
      <w:pPr>
        <w:pStyle w:val="Titolo2"/>
        <w:tabs>
          <w:tab w:val="num" w:pos="709"/>
          <w:tab w:val="left" w:pos="851"/>
        </w:tabs>
        <w:spacing w:after="60"/>
        <w:ind w:left="851" w:hanging="851"/>
      </w:pPr>
      <w:bookmarkStart w:id="465" w:name="_Toc339277096"/>
      <w:bookmarkStart w:id="466" w:name="_Toc339277961"/>
      <w:bookmarkStart w:id="467" w:name="_Toc374519939"/>
      <w:r>
        <w:t>Other recommended s</w:t>
      </w:r>
      <w:r w:rsidRPr="00473AB5">
        <w:t>tyles</w:t>
      </w:r>
      <w:bookmarkEnd w:id="453"/>
      <w:bookmarkEnd w:id="465"/>
      <w:bookmarkEnd w:id="466"/>
      <w:bookmarkEnd w:id="467"/>
      <w:r w:rsidRPr="00473AB5">
        <w:t xml:space="preserve"> </w:t>
      </w:r>
    </w:p>
    <w:p w:rsidR="00B55BB6" w:rsidRDefault="00B55BB6" w:rsidP="00B55BB6"/>
    <w:p w:rsidR="00B55BB6" w:rsidRPr="001547C4" w:rsidRDefault="00B55BB6" w:rsidP="00B55BB6">
      <w:pPr>
        <w:rPr>
          <w:rFonts w:cs="Arial"/>
          <w:lang w:val="en-US"/>
        </w:rPr>
      </w:pPr>
      <w:r w:rsidRPr="00494D7E">
        <w:rPr>
          <w:rFonts w:cs="Arial"/>
          <w:lang w:val="en-US" w:eastAsia="nb-NO"/>
        </w:rPr>
        <w:t>No other well-defined styles are defined in this specification.</w:t>
      </w:r>
    </w:p>
    <w:p w:rsidR="00B55BB6" w:rsidRPr="00C3179C" w:rsidRDefault="00B55BB6" w:rsidP="00B55BB6">
      <w:pPr>
        <w:ind w:right="2"/>
        <w:jc w:val="left"/>
        <w:rPr>
          <w:rFonts w:cs="Arial"/>
          <w:lang w:val="en-US"/>
        </w:rPr>
      </w:pPr>
    </w:p>
    <w:p w:rsidR="00C37089" w:rsidRPr="00555872" w:rsidRDefault="00C37089" w:rsidP="00555872">
      <w:pPr>
        <w:rPr>
          <w:lang w:val="en-US"/>
        </w:rPr>
      </w:pPr>
    </w:p>
    <w:p w:rsidR="00FB3D9F" w:rsidRPr="00686565" w:rsidRDefault="00637C75" w:rsidP="00FB3D9F">
      <w:pPr>
        <w:pStyle w:val="Titolo1"/>
        <w:numPr>
          <w:ilvl w:val="0"/>
          <w:numId w:val="0"/>
        </w:numPr>
        <w:rPr>
          <w:sz w:val="31"/>
          <w:szCs w:val="31"/>
        </w:rPr>
      </w:pPr>
      <w:r>
        <w:rPr>
          <w:sz w:val="31"/>
          <w:szCs w:val="31"/>
        </w:rPr>
        <w:br w:type="page"/>
      </w:r>
      <w:bookmarkStart w:id="468" w:name="_Toc374519940"/>
      <w:r w:rsidR="00FB3D9F" w:rsidRPr="00686565">
        <w:rPr>
          <w:sz w:val="31"/>
          <w:szCs w:val="31"/>
        </w:rPr>
        <w:t>Bibliography</w:t>
      </w:r>
      <w:bookmarkEnd w:id="444"/>
      <w:bookmarkEnd w:id="445"/>
      <w:bookmarkEnd w:id="446"/>
      <w:bookmarkEnd w:id="447"/>
      <w:bookmarkEnd w:id="448"/>
      <w:bookmarkEnd w:id="449"/>
      <w:bookmarkEnd w:id="450"/>
      <w:bookmarkEnd w:id="451"/>
      <w:bookmarkEnd w:id="452"/>
      <w:bookmarkEnd w:id="468"/>
    </w:p>
    <w:p w:rsidR="00FB3D9F" w:rsidRPr="00B318DD" w:rsidRDefault="00FB3D9F" w:rsidP="00FB3D9F">
      <w:pPr>
        <w:rPr>
          <w:szCs w:val="19"/>
        </w:rPr>
      </w:pPr>
    </w:p>
    <w:p w:rsidR="00FB3D9F" w:rsidRPr="00B318DD" w:rsidRDefault="00FB3D9F" w:rsidP="006A0653">
      <w:pPr>
        <w:suppressAutoHyphens/>
        <w:autoSpaceDE w:val="0"/>
        <w:autoSpaceDN w:val="0"/>
        <w:adjustRightInd w:val="0"/>
        <w:ind w:left="1134" w:hanging="1134"/>
        <w:rPr>
          <w:rFonts w:cs="Arial"/>
          <w:szCs w:val="19"/>
          <w:lang w:eastAsia="en-US"/>
        </w:rPr>
      </w:pPr>
      <w:r w:rsidRPr="00B318DD">
        <w:rPr>
          <w:rFonts w:cs="Arial"/>
          <w:szCs w:val="19"/>
          <w:lang w:eastAsia="en-US"/>
        </w:rPr>
        <w:t>[DS-D2.3]</w:t>
      </w:r>
      <w:r w:rsidRPr="00B318DD">
        <w:rPr>
          <w:rFonts w:cs="Arial"/>
          <w:szCs w:val="19"/>
          <w:lang w:eastAsia="en-US"/>
        </w:rPr>
        <w:tab/>
        <w:t xml:space="preserve">INSPIRE DS-D2.3, Definition of Annex Themes and Scope, v3.0, http://inspire.jrc.ec.europa.eu/reports/ImplementingRules/DataSpecifications/D2.3_Definition_of_Annex_Themes_and_scope_v3.0.pdf </w:t>
      </w:r>
    </w:p>
    <w:p w:rsidR="00FB3D9F" w:rsidRPr="00B318DD" w:rsidRDefault="00FB3D9F" w:rsidP="006A0653">
      <w:pPr>
        <w:suppressAutoHyphens/>
        <w:autoSpaceDE w:val="0"/>
        <w:autoSpaceDN w:val="0"/>
        <w:adjustRightInd w:val="0"/>
        <w:ind w:left="1134" w:hanging="1134"/>
        <w:rPr>
          <w:rFonts w:cs="Arial"/>
          <w:szCs w:val="19"/>
          <w:lang w:eastAsia="en-US"/>
        </w:rPr>
      </w:pPr>
    </w:p>
    <w:p w:rsidR="00FB3D9F" w:rsidRPr="00B318DD" w:rsidRDefault="00FB3D9F" w:rsidP="006A0653">
      <w:pPr>
        <w:suppressAutoHyphens/>
        <w:autoSpaceDE w:val="0"/>
        <w:autoSpaceDN w:val="0"/>
        <w:adjustRightInd w:val="0"/>
        <w:ind w:left="1134" w:hanging="1134"/>
        <w:rPr>
          <w:rFonts w:cs="Arial"/>
          <w:szCs w:val="19"/>
          <w:lang w:eastAsia="en-US"/>
        </w:rPr>
      </w:pPr>
      <w:r w:rsidRPr="00B318DD">
        <w:rPr>
          <w:rFonts w:cs="Arial"/>
          <w:szCs w:val="19"/>
          <w:lang w:eastAsia="en-US"/>
        </w:rPr>
        <w:t>[DS-D2.5]</w:t>
      </w:r>
      <w:r w:rsidRPr="00B318DD">
        <w:rPr>
          <w:rFonts w:cs="Arial"/>
          <w:szCs w:val="19"/>
          <w:lang w:eastAsia="en-US"/>
        </w:rPr>
        <w:tab/>
        <w:t>INSPIRE DS-D2.5</w:t>
      </w:r>
      <w:r w:rsidR="00F9069B" w:rsidRPr="00B318DD">
        <w:rPr>
          <w:rFonts w:cs="Arial"/>
          <w:szCs w:val="19"/>
          <w:lang w:eastAsia="en-US"/>
        </w:rPr>
        <w:t>, Generic Conceptual Model, v3.4rc2</w:t>
      </w:r>
      <w:r w:rsidRPr="00B318DD">
        <w:rPr>
          <w:rFonts w:cs="Arial"/>
          <w:szCs w:val="19"/>
          <w:lang w:eastAsia="en-US"/>
        </w:rPr>
        <w:t xml:space="preserve">, </w:t>
      </w:r>
      <w:r w:rsidR="00F9069B" w:rsidRPr="00B318DD">
        <w:rPr>
          <w:i/>
          <w:szCs w:val="19"/>
          <w:lang w:eastAsia="en-US"/>
        </w:rPr>
        <w:t>http://inspire.jrc.ec.europa.eu/documents/Data_Specifications/D2.5_v3.4rc2.pdf</w:t>
      </w:r>
      <w:r w:rsidR="00F9069B" w:rsidRPr="00B318DD">
        <w:rPr>
          <w:rFonts w:cs="Arial"/>
          <w:szCs w:val="19"/>
          <w:lang w:eastAsia="en-US"/>
        </w:rPr>
        <w:t xml:space="preserve"> </w:t>
      </w:r>
      <w:r w:rsidRPr="00B318DD">
        <w:rPr>
          <w:rFonts w:cs="Arial"/>
          <w:szCs w:val="19"/>
          <w:lang w:eastAsia="en-US"/>
        </w:rPr>
        <w:t xml:space="preserve">  </w:t>
      </w:r>
    </w:p>
    <w:p w:rsidR="00FB3D9F" w:rsidRPr="00B318DD" w:rsidRDefault="00FB3D9F" w:rsidP="006A0653">
      <w:pPr>
        <w:suppressAutoHyphens/>
        <w:autoSpaceDE w:val="0"/>
        <w:autoSpaceDN w:val="0"/>
        <w:adjustRightInd w:val="0"/>
        <w:ind w:left="1134" w:hanging="1134"/>
        <w:rPr>
          <w:rFonts w:cs="Arial"/>
          <w:szCs w:val="19"/>
          <w:lang w:eastAsia="en-US"/>
        </w:rPr>
      </w:pPr>
    </w:p>
    <w:p w:rsidR="00FB3D9F" w:rsidRPr="00B318DD" w:rsidRDefault="00FB3D9F" w:rsidP="006A0653">
      <w:pPr>
        <w:suppressAutoHyphens/>
        <w:autoSpaceDE w:val="0"/>
        <w:autoSpaceDN w:val="0"/>
        <w:adjustRightInd w:val="0"/>
        <w:ind w:left="1134" w:hanging="1134"/>
        <w:rPr>
          <w:rFonts w:cs="Arial"/>
          <w:szCs w:val="19"/>
          <w:lang w:eastAsia="en-US"/>
        </w:rPr>
      </w:pPr>
      <w:r w:rsidRPr="00B318DD">
        <w:rPr>
          <w:rFonts w:cs="Arial"/>
          <w:szCs w:val="19"/>
          <w:lang w:eastAsia="en-US"/>
        </w:rPr>
        <w:t>[DS-D2.6]</w:t>
      </w:r>
      <w:r w:rsidRPr="00B318DD">
        <w:rPr>
          <w:rFonts w:cs="Arial"/>
          <w:szCs w:val="19"/>
          <w:lang w:eastAsia="en-US"/>
        </w:rPr>
        <w:tab/>
        <w:t xml:space="preserve">INSPIRE DS-D2.6, Methodology for the development of data specifications, v3.0, http://inspire.jrc.ec.europa.eu/reports/ImplementingRules/DataSpecifications/D2.6_v3.0.pdf </w:t>
      </w:r>
    </w:p>
    <w:p w:rsidR="00FB3D9F" w:rsidRPr="00B318DD" w:rsidRDefault="00FB3D9F" w:rsidP="006A0653">
      <w:pPr>
        <w:suppressAutoHyphens/>
        <w:autoSpaceDE w:val="0"/>
        <w:autoSpaceDN w:val="0"/>
        <w:adjustRightInd w:val="0"/>
        <w:ind w:left="1134" w:hanging="1134"/>
        <w:rPr>
          <w:rFonts w:cs="Arial"/>
          <w:szCs w:val="19"/>
          <w:lang w:eastAsia="en-US"/>
        </w:rPr>
      </w:pPr>
    </w:p>
    <w:p w:rsidR="00FB3D9F" w:rsidRPr="00B318DD" w:rsidRDefault="00FB3D9F" w:rsidP="006A0653">
      <w:pPr>
        <w:suppressAutoHyphens/>
        <w:autoSpaceDE w:val="0"/>
        <w:autoSpaceDN w:val="0"/>
        <w:adjustRightInd w:val="0"/>
        <w:ind w:left="1134" w:hanging="1134"/>
        <w:rPr>
          <w:rFonts w:cs="Arial"/>
          <w:szCs w:val="19"/>
          <w:lang w:eastAsia="en-US"/>
        </w:rPr>
      </w:pPr>
      <w:r w:rsidRPr="00B318DD">
        <w:rPr>
          <w:rFonts w:cs="Arial"/>
          <w:szCs w:val="19"/>
          <w:lang w:eastAsia="en-US"/>
        </w:rPr>
        <w:t>[DS-D2.7]</w:t>
      </w:r>
      <w:r w:rsidRPr="00B318DD">
        <w:rPr>
          <w:rFonts w:cs="Arial"/>
          <w:szCs w:val="19"/>
          <w:lang w:eastAsia="en-US"/>
        </w:rPr>
        <w:tab/>
        <w:t>INSPIRE DS-D2.7, Guidelines for the encoding of spatial data, v3.</w:t>
      </w:r>
      <w:r w:rsidR="00F9069B" w:rsidRPr="00B318DD">
        <w:rPr>
          <w:rFonts w:cs="Arial"/>
          <w:szCs w:val="19"/>
          <w:lang w:eastAsia="en-US"/>
        </w:rPr>
        <w:t>3rc2</w:t>
      </w:r>
      <w:r w:rsidRPr="00B318DD">
        <w:rPr>
          <w:rFonts w:cs="Arial"/>
          <w:szCs w:val="19"/>
          <w:lang w:eastAsia="en-US"/>
        </w:rPr>
        <w:t xml:space="preserve">, </w:t>
      </w:r>
      <w:r w:rsidR="00F9069B" w:rsidRPr="00B318DD">
        <w:rPr>
          <w:i/>
          <w:szCs w:val="19"/>
          <w:lang w:eastAsia="en-US"/>
        </w:rPr>
        <w:t>http://inspire.jrc.ec.europa.eu/documents/Data_Specifications/D2.7_v3.3rc2.pdf</w:t>
      </w:r>
      <w:r w:rsidR="00F9069B" w:rsidRPr="00B318DD">
        <w:rPr>
          <w:rFonts w:cs="Arial"/>
          <w:szCs w:val="19"/>
          <w:lang w:eastAsia="en-US"/>
        </w:rPr>
        <w:t xml:space="preserve"> </w:t>
      </w:r>
      <w:r w:rsidRPr="00B318DD">
        <w:rPr>
          <w:rFonts w:cs="Arial"/>
          <w:szCs w:val="19"/>
          <w:lang w:eastAsia="en-US"/>
        </w:rPr>
        <w:t xml:space="preserve"> </w:t>
      </w:r>
    </w:p>
    <w:p w:rsidR="00FB3D9F" w:rsidRPr="00B318DD" w:rsidRDefault="00FB3D9F" w:rsidP="00FB3D9F">
      <w:pPr>
        <w:suppressAutoHyphens/>
        <w:autoSpaceDE w:val="0"/>
        <w:autoSpaceDN w:val="0"/>
        <w:adjustRightInd w:val="0"/>
        <w:ind w:left="1134" w:hanging="1134"/>
        <w:rPr>
          <w:rFonts w:cs="Arial"/>
          <w:szCs w:val="19"/>
          <w:lang w:eastAsia="en-US"/>
        </w:rPr>
      </w:pPr>
    </w:p>
    <w:p w:rsidR="00FB3D9F" w:rsidRPr="00B318DD" w:rsidRDefault="00FB3D9F" w:rsidP="00FB3D9F">
      <w:pPr>
        <w:suppressAutoHyphens/>
        <w:autoSpaceDE w:val="0"/>
        <w:autoSpaceDN w:val="0"/>
        <w:adjustRightInd w:val="0"/>
        <w:ind w:left="1134" w:hanging="1134"/>
        <w:rPr>
          <w:rFonts w:cs="Arial"/>
          <w:szCs w:val="19"/>
          <w:lang w:eastAsia="en-US"/>
        </w:rPr>
      </w:pPr>
      <w:r w:rsidRPr="00B318DD">
        <w:rPr>
          <w:rFonts w:cs="Arial"/>
          <w:szCs w:val="19"/>
          <w:lang w:eastAsia="en-US"/>
        </w:rPr>
        <w:t>[ISO 19101]</w:t>
      </w:r>
      <w:r w:rsidRPr="00B318DD">
        <w:rPr>
          <w:rFonts w:cs="Arial"/>
          <w:szCs w:val="19"/>
          <w:lang w:eastAsia="en-US"/>
        </w:rPr>
        <w:tab/>
      </w:r>
      <w:r w:rsidRPr="00B318DD">
        <w:rPr>
          <w:szCs w:val="19"/>
        </w:rPr>
        <w:t>EN ISO 19101:2005 Geographic information – Reference model (ISO 19101:2002)</w:t>
      </w:r>
    </w:p>
    <w:p w:rsidR="00FB3D9F" w:rsidRPr="00B318DD" w:rsidRDefault="00FB3D9F" w:rsidP="00FB3D9F">
      <w:pPr>
        <w:suppressAutoHyphens/>
        <w:autoSpaceDE w:val="0"/>
        <w:autoSpaceDN w:val="0"/>
        <w:adjustRightInd w:val="0"/>
        <w:ind w:left="1134" w:hanging="1134"/>
        <w:rPr>
          <w:rFonts w:cs="Arial"/>
          <w:szCs w:val="19"/>
          <w:lang w:eastAsia="en-US"/>
        </w:rPr>
      </w:pPr>
    </w:p>
    <w:p w:rsidR="00FB3D9F" w:rsidRPr="00B318DD" w:rsidRDefault="00FB3D9F" w:rsidP="00FB3D9F">
      <w:pPr>
        <w:suppressAutoHyphens/>
        <w:autoSpaceDE w:val="0"/>
        <w:autoSpaceDN w:val="0"/>
        <w:adjustRightInd w:val="0"/>
        <w:ind w:left="1134" w:hanging="1134"/>
        <w:rPr>
          <w:rFonts w:cs="Arial"/>
          <w:szCs w:val="19"/>
          <w:lang w:eastAsia="en-US"/>
        </w:rPr>
      </w:pPr>
      <w:r w:rsidRPr="00B318DD">
        <w:rPr>
          <w:rFonts w:cs="Arial"/>
          <w:szCs w:val="19"/>
          <w:lang w:eastAsia="en-US"/>
        </w:rPr>
        <w:t>[ISO 19103]</w:t>
      </w:r>
      <w:r w:rsidRPr="00B318DD">
        <w:rPr>
          <w:rFonts w:cs="Arial"/>
          <w:szCs w:val="19"/>
          <w:lang w:eastAsia="en-US"/>
        </w:rPr>
        <w:tab/>
        <w:t>ISO/TS 19103:2005, Geographic information – Conceptual schema language</w:t>
      </w:r>
    </w:p>
    <w:p w:rsidR="00FB3D9F" w:rsidRPr="00B318DD" w:rsidRDefault="00FB3D9F" w:rsidP="00FB3D9F">
      <w:pPr>
        <w:suppressAutoHyphens/>
        <w:autoSpaceDE w:val="0"/>
        <w:autoSpaceDN w:val="0"/>
        <w:adjustRightInd w:val="0"/>
        <w:ind w:left="1134" w:hanging="1134"/>
        <w:rPr>
          <w:rFonts w:cs="Arial"/>
          <w:szCs w:val="19"/>
          <w:lang w:eastAsia="en-US"/>
        </w:rPr>
      </w:pPr>
    </w:p>
    <w:p w:rsidR="00FB3D9F" w:rsidRPr="00B318DD" w:rsidRDefault="00FB3D9F" w:rsidP="00FB3D9F">
      <w:pPr>
        <w:suppressAutoHyphens/>
        <w:autoSpaceDE w:val="0"/>
        <w:autoSpaceDN w:val="0"/>
        <w:adjustRightInd w:val="0"/>
        <w:ind w:left="1134" w:hanging="1134"/>
        <w:rPr>
          <w:rFonts w:cs="Arial"/>
          <w:szCs w:val="19"/>
          <w:lang w:eastAsia="en-US"/>
        </w:rPr>
      </w:pPr>
      <w:r w:rsidRPr="00B318DD">
        <w:rPr>
          <w:rFonts w:cs="Arial"/>
          <w:szCs w:val="19"/>
          <w:lang w:eastAsia="en-US"/>
        </w:rPr>
        <w:t xml:space="preserve">[ISO 19107] </w:t>
      </w:r>
      <w:r w:rsidRPr="00B318DD">
        <w:rPr>
          <w:rFonts w:cs="Arial"/>
          <w:szCs w:val="19"/>
          <w:lang w:eastAsia="en-US"/>
        </w:rPr>
        <w:tab/>
        <w:t>EN ISO 19107:2005, Geographic information – Spatial schema (ISO 19107:2003)</w:t>
      </w:r>
    </w:p>
    <w:p w:rsidR="00FB3D9F" w:rsidRPr="00B318DD" w:rsidRDefault="00FB3D9F" w:rsidP="00FB3D9F">
      <w:pPr>
        <w:suppressAutoHyphens/>
        <w:autoSpaceDE w:val="0"/>
        <w:autoSpaceDN w:val="0"/>
        <w:adjustRightInd w:val="0"/>
        <w:ind w:left="1134" w:hanging="1134"/>
        <w:rPr>
          <w:rFonts w:cs="Arial"/>
          <w:szCs w:val="19"/>
          <w:lang w:eastAsia="en-US"/>
        </w:rPr>
      </w:pPr>
    </w:p>
    <w:p w:rsidR="00FB3D9F" w:rsidRPr="00B318DD" w:rsidRDefault="00FB3D9F" w:rsidP="00FB3D9F">
      <w:pPr>
        <w:suppressAutoHyphens/>
        <w:autoSpaceDE w:val="0"/>
        <w:autoSpaceDN w:val="0"/>
        <w:adjustRightInd w:val="0"/>
        <w:ind w:left="1134" w:hanging="1134"/>
        <w:rPr>
          <w:szCs w:val="19"/>
        </w:rPr>
      </w:pPr>
      <w:r w:rsidRPr="00B318DD">
        <w:rPr>
          <w:rFonts w:cs="Arial"/>
          <w:szCs w:val="19"/>
          <w:lang w:eastAsia="en-US"/>
        </w:rPr>
        <w:t xml:space="preserve">[ISO 19108] </w:t>
      </w:r>
      <w:r w:rsidRPr="00B318DD">
        <w:rPr>
          <w:rFonts w:cs="Arial"/>
          <w:szCs w:val="19"/>
          <w:lang w:eastAsia="en-US"/>
        </w:rPr>
        <w:tab/>
      </w:r>
      <w:r w:rsidRPr="00B318DD">
        <w:rPr>
          <w:szCs w:val="19"/>
        </w:rPr>
        <w:t>EN ISO 19108:2005 Geographic information - Temporal schema (ISO 19108:2002)</w:t>
      </w:r>
    </w:p>
    <w:p w:rsidR="00FB3D9F" w:rsidRPr="00B318DD" w:rsidRDefault="00FB3D9F" w:rsidP="00FB3D9F">
      <w:pPr>
        <w:suppressAutoHyphens/>
        <w:autoSpaceDE w:val="0"/>
        <w:autoSpaceDN w:val="0"/>
        <w:adjustRightInd w:val="0"/>
        <w:ind w:left="1134" w:hanging="1134"/>
        <w:rPr>
          <w:szCs w:val="19"/>
        </w:rPr>
      </w:pPr>
    </w:p>
    <w:p w:rsidR="00FB3D9F" w:rsidRPr="00B318DD" w:rsidRDefault="00FB3D9F" w:rsidP="00FB3D9F">
      <w:pPr>
        <w:suppressAutoHyphens/>
        <w:autoSpaceDE w:val="0"/>
        <w:autoSpaceDN w:val="0"/>
        <w:adjustRightInd w:val="0"/>
        <w:ind w:left="1134" w:hanging="1134"/>
        <w:rPr>
          <w:szCs w:val="19"/>
        </w:rPr>
      </w:pPr>
      <w:r w:rsidRPr="00B318DD">
        <w:rPr>
          <w:szCs w:val="19"/>
        </w:rPr>
        <w:t>[ISO 19111]</w:t>
      </w:r>
      <w:r w:rsidRPr="00B318DD">
        <w:rPr>
          <w:szCs w:val="19"/>
        </w:rPr>
        <w:tab/>
        <w:t>EN ISO 19111:2007 Geographic information - Spatial referencing by coordinates (ISO 19111:2007)</w:t>
      </w:r>
    </w:p>
    <w:p w:rsidR="00FB3D9F" w:rsidRPr="00B318DD" w:rsidRDefault="00FB3D9F" w:rsidP="00FB3D9F">
      <w:pPr>
        <w:suppressAutoHyphens/>
        <w:autoSpaceDE w:val="0"/>
        <w:autoSpaceDN w:val="0"/>
        <w:adjustRightInd w:val="0"/>
        <w:ind w:left="1134" w:hanging="1134"/>
        <w:rPr>
          <w:szCs w:val="19"/>
        </w:rPr>
      </w:pPr>
    </w:p>
    <w:p w:rsidR="00FB3D9F" w:rsidRPr="00367F2B" w:rsidRDefault="00FB3D9F" w:rsidP="00FB3D9F">
      <w:pPr>
        <w:suppressAutoHyphens/>
        <w:autoSpaceDE w:val="0"/>
        <w:autoSpaceDN w:val="0"/>
        <w:adjustRightInd w:val="0"/>
        <w:ind w:left="1134" w:hanging="1134"/>
        <w:rPr>
          <w:szCs w:val="19"/>
          <w:lang w:val="es-ES_tradnl"/>
        </w:rPr>
      </w:pPr>
      <w:r w:rsidRPr="00367F2B">
        <w:rPr>
          <w:rFonts w:cs="Arial"/>
          <w:szCs w:val="19"/>
          <w:lang w:val="es-ES_tradnl" w:eastAsia="en-US"/>
        </w:rPr>
        <w:t>[ISO 19115]</w:t>
      </w:r>
      <w:r w:rsidRPr="00367F2B">
        <w:rPr>
          <w:rFonts w:cs="Arial"/>
          <w:szCs w:val="19"/>
          <w:lang w:val="es-ES_tradnl" w:eastAsia="en-US"/>
        </w:rPr>
        <w:tab/>
      </w:r>
      <w:r w:rsidRPr="00367F2B">
        <w:rPr>
          <w:szCs w:val="19"/>
          <w:lang w:val="es-ES_tradnl"/>
        </w:rPr>
        <w:t>EN ISO 19115:2005, Geographic information – Metadata (ISO 19115:2003)</w:t>
      </w:r>
    </w:p>
    <w:p w:rsidR="00FB3D9F" w:rsidRPr="00367F2B" w:rsidRDefault="00FB3D9F" w:rsidP="00FB3D9F">
      <w:pPr>
        <w:suppressAutoHyphens/>
        <w:autoSpaceDE w:val="0"/>
        <w:autoSpaceDN w:val="0"/>
        <w:adjustRightInd w:val="0"/>
        <w:ind w:left="1134" w:hanging="1134"/>
        <w:rPr>
          <w:szCs w:val="19"/>
          <w:lang w:val="es-ES_tradnl"/>
        </w:rPr>
      </w:pPr>
    </w:p>
    <w:p w:rsidR="00FB3D9F" w:rsidRPr="00B318DD" w:rsidRDefault="00FB3D9F" w:rsidP="00FB3D9F">
      <w:pPr>
        <w:suppressAutoHyphens/>
        <w:autoSpaceDE w:val="0"/>
        <w:autoSpaceDN w:val="0"/>
        <w:adjustRightInd w:val="0"/>
        <w:ind w:left="1134" w:hanging="1134"/>
        <w:rPr>
          <w:szCs w:val="19"/>
        </w:rPr>
      </w:pPr>
      <w:r w:rsidRPr="00B318DD">
        <w:rPr>
          <w:szCs w:val="19"/>
        </w:rPr>
        <w:t>[ISO 19118]</w:t>
      </w:r>
      <w:r w:rsidRPr="00B318DD">
        <w:rPr>
          <w:szCs w:val="19"/>
        </w:rPr>
        <w:tab/>
        <w:t>EN ISO 19118:2006, Geographic information – Encoding (ISO 19118:2005)</w:t>
      </w:r>
    </w:p>
    <w:p w:rsidR="00FB3D9F" w:rsidRPr="00B318DD" w:rsidRDefault="00FB3D9F" w:rsidP="00FB3D9F">
      <w:pPr>
        <w:suppressAutoHyphens/>
        <w:autoSpaceDE w:val="0"/>
        <w:autoSpaceDN w:val="0"/>
        <w:adjustRightInd w:val="0"/>
        <w:ind w:left="1134" w:hanging="1134"/>
        <w:rPr>
          <w:szCs w:val="19"/>
        </w:rPr>
      </w:pPr>
    </w:p>
    <w:p w:rsidR="00FB3D9F" w:rsidRPr="00B318DD" w:rsidRDefault="00FB3D9F" w:rsidP="00FB3D9F">
      <w:pPr>
        <w:suppressAutoHyphens/>
        <w:autoSpaceDE w:val="0"/>
        <w:autoSpaceDN w:val="0"/>
        <w:adjustRightInd w:val="0"/>
        <w:ind w:left="1134" w:hanging="1134"/>
        <w:rPr>
          <w:szCs w:val="19"/>
        </w:rPr>
      </w:pPr>
      <w:r w:rsidRPr="00B318DD">
        <w:rPr>
          <w:szCs w:val="19"/>
        </w:rPr>
        <w:t>[ISO 19135]</w:t>
      </w:r>
      <w:r w:rsidRPr="00B318DD">
        <w:rPr>
          <w:szCs w:val="19"/>
        </w:rPr>
        <w:tab/>
        <w:t>EN ISO 19135:2007 Geographic information – Procedures for item registration (ISO 19135:2005)</w:t>
      </w:r>
    </w:p>
    <w:p w:rsidR="00FB3D9F" w:rsidRPr="00B318DD" w:rsidRDefault="00FB3D9F" w:rsidP="00FB3D9F">
      <w:pPr>
        <w:suppressAutoHyphens/>
        <w:autoSpaceDE w:val="0"/>
        <w:autoSpaceDN w:val="0"/>
        <w:adjustRightInd w:val="0"/>
        <w:ind w:left="1134" w:hanging="1134"/>
        <w:rPr>
          <w:szCs w:val="19"/>
        </w:rPr>
      </w:pPr>
    </w:p>
    <w:p w:rsidR="00FB3D9F" w:rsidRPr="00B318DD" w:rsidRDefault="00FB3D9F" w:rsidP="00FB3D9F">
      <w:pPr>
        <w:suppressAutoHyphens/>
        <w:autoSpaceDE w:val="0"/>
        <w:autoSpaceDN w:val="0"/>
        <w:adjustRightInd w:val="0"/>
        <w:ind w:left="1134" w:hanging="1134"/>
        <w:rPr>
          <w:rFonts w:cs="Arial"/>
          <w:szCs w:val="19"/>
          <w:lang w:eastAsia="en-US"/>
        </w:rPr>
      </w:pPr>
      <w:r w:rsidRPr="00B318DD">
        <w:rPr>
          <w:rFonts w:cs="Arial"/>
          <w:szCs w:val="19"/>
          <w:lang w:eastAsia="en-US"/>
        </w:rPr>
        <w:t>[ISO 19139]</w:t>
      </w:r>
      <w:r w:rsidRPr="00B318DD">
        <w:rPr>
          <w:rFonts w:cs="Arial"/>
          <w:szCs w:val="19"/>
          <w:lang w:eastAsia="en-US"/>
        </w:rPr>
        <w:tab/>
        <w:t>ISO/TS 19139:2007, Geographic information – Metadata – XML schema implementation</w:t>
      </w:r>
    </w:p>
    <w:p w:rsidR="00FB3D9F" w:rsidRPr="00B318DD" w:rsidRDefault="00FB3D9F" w:rsidP="00FB3D9F">
      <w:pPr>
        <w:suppressAutoHyphens/>
        <w:autoSpaceDE w:val="0"/>
        <w:autoSpaceDN w:val="0"/>
        <w:adjustRightInd w:val="0"/>
        <w:ind w:left="1134" w:hanging="1134"/>
        <w:rPr>
          <w:rFonts w:cs="Arial"/>
          <w:szCs w:val="19"/>
          <w:lang w:eastAsia="en-US"/>
        </w:rPr>
      </w:pPr>
    </w:p>
    <w:p w:rsidR="00FB3D9F" w:rsidRPr="00B318DD" w:rsidRDefault="00FB3D9F" w:rsidP="00FB3D9F">
      <w:pPr>
        <w:suppressAutoHyphens/>
        <w:autoSpaceDE w:val="0"/>
        <w:autoSpaceDN w:val="0"/>
        <w:adjustRightInd w:val="0"/>
        <w:ind w:left="1134" w:hanging="1134"/>
        <w:rPr>
          <w:rFonts w:cs="Arial"/>
          <w:szCs w:val="19"/>
          <w:lang w:eastAsia="en-US"/>
        </w:rPr>
      </w:pPr>
      <w:r w:rsidRPr="00B318DD">
        <w:rPr>
          <w:rFonts w:cs="Arial"/>
          <w:szCs w:val="19"/>
          <w:lang w:eastAsia="en-US"/>
        </w:rPr>
        <w:t>[ISO 19157]</w:t>
      </w:r>
      <w:r w:rsidRPr="00B318DD">
        <w:rPr>
          <w:rFonts w:cs="Arial"/>
          <w:szCs w:val="19"/>
          <w:lang w:eastAsia="en-US"/>
        </w:rPr>
        <w:tab/>
        <w:t>ISO/DIS 19157, Geographic information – Data quality</w:t>
      </w:r>
    </w:p>
    <w:p w:rsidR="00FB3D9F" w:rsidRPr="00B318DD" w:rsidRDefault="00FB3D9F" w:rsidP="00FB3D9F">
      <w:pPr>
        <w:tabs>
          <w:tab w:val="left" w:pos="1629"/>
        </w:tabs>
        <w:suppressAutoHyphens/>
        <w:autoSpaceDE w:val="0"/>
        <w:autoSpaceDN w:val="0"/>
        <w:adjustRightInd w:val="0"/>
        <w:ind w:left="1629" w:hanging="1629"/>
        <w:rPr>
          <w:rFonts w:cs="Arial"/>
          <w:szCs w:val="19"/>
          <w:lang w:eastAsia="en-US"/>
        </w:rPr>
      </w:pPr>
    </w:p>
    <w:p w:rsidR="00FB3D9F" w:rsidRPr="00B318DD" w:rsidRDefault="00FB3D9F" w:rsidP="00FB3D9F">
      <w:pPr>
        <w:tabs>
          <w:tab w:val="left" w:pos="1629"/>
        </w:tabs>
        <w:suppressAutoHyphens/>
        <w:autoSpaceDE w:val="0"/>
        <w:autoSpaceDN w:val="0"/>
        <w:adjustRightInd w:val="0"/>
        <w:ind w:left="1629" w:hanging="1629"/>
        <w:rPr>
          <w:rFonts w:cs="Arial"/>
          <w:szCs w:val="19"/>
          <w:lang w:eastAsia="en-US"/>
        </w:rPr>
      </w:pPr>
      <w:r w:rsidRPr="00B318DD">
        <w:rPr>
          <w:rFonts w:cs="Arial"/>
          <w:szCs w:val="19"/>
          <w:lang w:eastAsia="en-US"/>
        </w:rPr>
        <w:t>[OGC 06-103r3]</w:t>
      </w:r>
      <w:r w:rsidRPr="00B318DD">
        <w:rPr>
          <w:rFonts w:cs="Arial"/>
          <w:szCs w:val="19"/>
          <w:lang w:eastAsia="en-US"/>
        </w:rPr>
        <w:tab/>
        <w:t xml:space="preserve">Implementation Specification for Geographic Information - Simple feature access – Part 1: Common Architecture v1.2.0 </w:t>
      </w:r>
    </w:p>
    <w:p w:rsidR="00FB3D9F" w:rsidRPr="00B318DD" w:rsidRDefault="00FB3D9F" w:rsidP="00FB3D9F">
      <w:pPr>
        <w:suppressAutoHyphens/>
        <w:autoSpaceDE w:val="0"/>
        <w:autoSpaceDN w:val="0"/>
        <w:adjustRightInd w:val="0"/>
        <w:ind w:left="1276" w:hanging="1276"/>
        <w:rPr>
          <w:rFonts w:cs="Arial"/>
          <w:szCs w:val="19"/>
          <w:lang w:eastAsia="en-US"/>
        </w:rPr>
      </w:pPr>
    </w:p>
    <w:p w:rsidR="00FB3D9F" w:rsidRPr="00B318DD" w:rsidRDefault="00FB3D9F" w:rsidP="00FB3D9F">
      <w:pPr>
        <w:suppressAutoHyphens/>
        <w:autoSpaceDE w:val="0"/>
        <w:autoSpaceDN w:val="0"/>
        <w:adjustRightInd w:val="0"/>
        <w:ind w:left="1276" w:hanging="1276"/>
        <w:rPr>
          <w:rFonts w:cs="Arial"/>
          <w:szCs w:val="19"/>
          <w:lang w:eastAsia="en-US"/>
        </w:rPr>
      </w:pPr>
    </w:p>
    <w:p w:rsidR="00FB3D9F" w:rsidRPr="00B318DD" w:rsidRDefault="00FB3D9F" w:rsidP="00FB3D9F">
      <w:pPr>
        <w:rPr>
          <w:rStyle w:val="Instruction"/>
          <w:szCs w:val="19"/>
        </w:rPr>
      </w:pPr>
    </w:p>
    <w:p w:rsidR="00FB3D9F" w:rsidRPr="00B318DD" w:rsidRDefault="00FB3D9F" w:rsidP="00FB3D9F">
      <w:pPr>
        <w:rPr>
          <w:szCs w:val="19"/>
        </w:rPr>
      </w:pPr>
    </w:p>
    <w:p w:rsidR="00D11EE4" w:rsidRPr="00B318DD" w:rsidRDefault="00D11EE4" w:rsidP="006A03F1">
      <w:pPr>
        <w:rPr>
          <w:szCs w:val="19"/>
        </w:rPr>
      </w:pPr>
    </w:p>
    <w:p w:rsidR="00C64F75" w:rsidRDefault="00C64F75" w:rsidP="00C64F75">
      <w:pPr>
        <w:pStyle w:val="ANNEX"/>
      </w:pPr>
      <w:bookmarkStart w:id="469" w:name="_Toc231119449"/>
      <w:bookmarkStart w:id="470" w:name="_Toc231123770"/>
      <w:bookmarkStart w:id="471" w:name="_Toc232663668"/>
      <w:bookmarkEnd w:id="2"/>
      <w:bookmarkEnd w:id="3"/>
      <w:bookmarkEnd w:id="4"/>
      <w:bookmarkEnd w:id="406"/>
      <w:bookmarkEnd w:id="407"/>
      <w:bookmarkEnd w:id="408"/>
      <w:bookmarkEnd w:id="409"/>
      <w:bookmarkEnd w:id="410"/>
      <w:bookmarkEnd w:id="411"/>
      <w:bookmarkEnd w:id="412"/>
      <w:bookmarkEnd w:id="469"/>
      <w:bookmarkEnd w:id="470"/>
      <w:bookmarkEnd w:id="471"/>
      <w:r>
        <w:br/>
      </w:r>
      <w:bookmarkStart w:id="472" w:name="_Toc343090600"/>
      <w:bookmarkStart w:id="473" w:name="_Toc374519941"/>
      <w:r w:rsidRPr="00CA0593">
        <w:rPr>
          <w:b w:val="0"/>
        </w:rPr>
        <w:t>(normative)</w:t>
      </w:r>
      <w:r>
        <w:br/>
      </w:r>
      <w:r>
        <w:br/>
        <w:t>Abstract Test Suite</w:t>
      </w:r>
      <w:bookmarkEnd w:id="472"/>
      <w:bookmarkEnd w:id="473"/>
    </w:p>
    <w:p w:rsidR="00C64F75" w:rsidRPr="00551A3E" w:rsidRDefault="00C64F75" w:rsidP="00C64F75">
      <w:bookmarkStart w:id="474" w:name="ATS_Common_1"/>
    </w:p>
    <w:p w:rsidR="00C64F75" w:rsidRPr="00CA0593" w:rsidRDefault="00C64F75" w:rsidP="00C64F75">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r w:rsidRPr="00CA0593">
        <w:rPr>
          <w:b/>
          <w:lang w:eastAsia="ja-JP"/>
        </w:rPr>
        <w:t>Disclaimer</w:t>
      </w:r>
    </w:p>
    <w:p w:rsidR="00C64F75" w:rsidRDefault="00C64F75" w:rsidP="00C64F75">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w:t>
      </w:r>
      <w:r>
        <w:rPr>
          <w:lang w:eastAsia="ja-JP"/>
        </w:rPr>
        <w:t>n</w:t>
      </w:r>
      <w:r>
        <w:rPr>
          <w:lang w:eastAsia="ja-JP"/>
        </w:rPr>
        <w:t>teroperability of spatial data sets and services, it does not replace the legal act or any part of it.</w:t>
      </w:r>
    </w:p>
    <w:p w:rsidR="00C64F75" w:rsidRDefault="00C64F75" w:rsidP="00C64F75">
      <w:pPr>
        <w:shd w:val="clear" w:color="auto" w:fill="E6E6E6"/>
      </w:pPr>
    </w:p>
    <w:p w:rsidR="00C64F75" w:rsidRDefault="00C64F75" w:rsidP="00C64F75">
      <w:pPr>
        <w:shd w:val="clear" w:color="auto" w:fill="E6E6E6"/>
      </w:pPr>
      <w:r>
        <w:t>The objective of the Abstract Test Suite (ATS) included in this Annex is to help the conformance testing process. It includes a set of tests to be applied on a data set to evaluate whether it fulfils the r</w:t>
      </w:r>
      <w:r>
        <w:t>e</w:t>
      </w:r>
      <w:r>
        <w:t>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which is required to be provided in the data set metadata according to Commission Reg</w:t>
      </w:r>
      <w:r>
        <w:t>u</w:t>
      </w:r>
      <w:r>
        <w:t xml:space="preserve">lation (EC) No 2008/1205 (the Metadata Regulation). </w:t>
      </w:r>
    </w:p>
    <w:p w:rsidR="00C64F75" w:rsidRDefault="00C64F75" w:rsidP="00C64F75">
      <w:pPr>
        <w:shd w:val="clear" w:color="auto" w:fill="E6E6E6"/>
        <w:rPr>
          <w:b/>
        </w:rPr>
      </w:pPr>
    </w:p>
    <w:p w:rsidR="00C64F75" w:rsidRDefault="00C64F75" w:rsidP="00C64F75">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w:t>
      </w:r>
      <w:r>
        <w:rPr>
          <w:b/>
        </w:rPr>
        <w:t>u</w:t>
      </w:r>
      <w:r>
        <w:rPr>
          <w:b/>
        </w:rPr>
        <w:t>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w:t>
      </w:r>
      <w:smartTag w:uri="urn:schemas-microsoft-com:office:smarttags" w:element="place">
        <w:smartTag w:uri="urn:schemas-microsoft-com:office:smarttags" w:element="country-region">
          <w:r>
            <w:t>US</w:t>
          </w:r>
        </w:smartTag>
      </w:smartTag>
      <w:r>
        <w:t xml:space="preserve"> specification is described </w:t>
      </w:r>
      <w:r>
        <w:rPr>
          <w:lang w:val="en-US"/>
        </w:rPr>
        <w:t>under the</w:t>
      </w:r>
      <w:r>
        <w:t xml:space="preserve"> testing method.</w:t>
      </w:r>
    </w:p>
    <w:p w:rsidR="00C64F75" w:rsidRDefault="00C64F75" w:rsidP="00C64F75">
      <w:pPr>
        <w:shd w:val="clear" w:color="auto" w:fill="E6E6E6"/>
      </w:pPr>
    </w:p>
    <w:p w:rsidR="00C64F75" w:rsidRDefault="00C64F75" w:rsidP="00C64F75">
      <w:pPr>
        <w:shd w:val="clear" w:color="auto" w:fill="E6E6E6"/>
      </w:pPr>
      <w:r>
        <w:t>In addition to the requirements included in ISDSS Regulation this Technical guideline contains TG requirements too. TG requirements are technical provisions that need to be fulfilled in order to be co</w:t>
      </w:r>
      <w:r>
        <w:t>n</w:t>
      </w:r>
      <w:r>
        <w:t xml:space="preserve">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w:t>
      </w:r>
      <w:r w:rsidRPr="002D1A9B">
        <w:rPr>
          <w:b/>
        </w:rPr>
        <w:t>e</w:t>
      </w:r>
      <w:r w:rsidRPr="002D1A9B">
        <w:rPr>
          <w:b/>
        </w:rPr>
        <w:t>quirements</w:t>
      </w:r>
      <w:r>
        <w:t>.</w:t>
      </w:r>
    </w:p>
    <w:p w:rsidR="00C64F75" w:rsidRDefault="00C64F75" w:rsidP="00C64F75">
      <w:pPr>
        <w:shd w:val="clear" w:color="auto" w:fill="E6E6E6"/>
      </w:pPr>
    </w:p>
    <w:p w:rsidR="00C64F75" w:rsidRDefault="00C64F75" w:rsidP="00C64F75">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C64F75" w:rsidRDefault="00C64F75" w:rsidP="00C64F75">
      <w:pPr>
        <w:shd w:val="clear" w:color="auto" w:fill="E6E6E6"/>
      </w:pPr>
    </w:p>
    <w:p w:rsidR="00C64F75" w:rsidRDefault="00C64F75" w:rsidP="00C64F75">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w:t>
      </w:r>
      <w:r>
        <w:t>a</w:t>
      </w:r>
      <w:r>
        <w:t>taset” operation) rather than the original “source” data sets.</w:t>
      </w:r>
    </w:p>
    <w:p w:rsidR="00C64F75" w:rsidRDefault="00C64F75" w:rsidP="00C64F75">
      <w:pPr>
        <w:shd w:val="clear" w:color="auto" w:fill="E6E6E6"/>
        <w:tabs>
          <w:tab w:val="clear" w:pos="284"/>
          <w:tab w:val="clear" w:pos="567"/>
        </w:tabs>
      </w:pPr>
    </w:p>
    <w:p w:rsidR="00C64F75" w:rsidRDefault="00C64F75" w:rsidP="00C64F75">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C64F75" w:rsidRDefault="00C64F75" w:rsidP="00C64F75">
      <w:pPr>
        <w:shd w:val="clear" w:color="auto" w:fill="E6E6E6"/>
        <w:tabs>
          <w:tab w:val="clear" w:pos="284"/>
          <w:tab w:val="clear" w:pos="567"/>
        </w:tabs>
      </w:pPr>
    </w:p>
    <w:p w:rsidR="00C64F75" w:rsidRDefault="00C64F75" w:rsidP="00C64F75">
      <w:pPr>
        <w:shd w:val="clear" w:color="auto" w:fill="E6E6E6"/>
        <w:tabs>
          <w:tab w:val="clear" w:pos="284"/>
          <w:tab w:val="clear" w:pos="567"/>
        </w:tabs>
      </w:pPr>
      <w:r>
        <w:t>http://inspire.ec.europa.eu/conformance-class/</w:t>
      </w:r>
      <w:r w:rsidRPr="00043C42">
        <w:t>ir</w:t>
      </w:r>
      <w:r>
        <w:t>/US/&lt;conformance class identif</w:t>
      </w:r>
      <w:r>
        <w:t>i</w:t>
      </w:r>
      <w:r>
        <w:t>er&gt;</w:t>
      </w:r>
    </w:p>
    <w:p w:rsidR="00C64F75" w:rsidRDefault="00C64F75" w:rsidP="00C64F75">
      <w:pPr>
        <w:shd w:val="clear" w:color="auto" w:fill="E6E6E6"/>
      </w:pPr>
    </w:p>
    <w:p w:rsidR="00C64F75" w:rsidRDefault="00C64F75" w:rsidP="00C64F75">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C64F75" w:rsidRPr="00A13245" w:rsidRDefault="00C64F75" w:rsidP="00C64F75">
      <w:pPr>
        <w:pStyle w:val="Testocommento"/>
        <w:shd w:val="clear" w:color="auto" w:fill="E6E6E6"/>
        <w:rPr>
          <w:iCs/>
          <w:lang w:val="en-US"/>
        </w:rPr>
      </w:pPr>
    </w:p>
    <w:p w:rsidR="00C64F75" w:rsidRDefault="00C64F75" w:rsidP="00C64F75">
      <w:pPr>
        <w:shd w:val="clear" w:color="auto" w:fill="E6E6E6"/>
        <w:tabs>
          <w:tab w:val="clear" w:pos="284"/>
          <w:tab w:val="clear" w:pos="567"/>
        </w:tabs>
      </w:pPr>
      <w:r>
        <w:t>The results of the tests should be published referring to the relevant conformance class (using its URI).</w:t>
      </w:r>
    </w:p>
    <w:p w:rsidR="00C64F75" w:rsidRDefault="00C64F75" w:rsidP="00C64F75">
      <w:pPr>
        <w:shd w:val="clear" w:color="auto" w:fill="E6E6E6"/>
        <w:tabs>
          <w:tab w:val="clear" w:pos="284"/>
          <w:tab w:val="clear" w:pos="567"/>
        </w:tabs>
      </w:pPr>
      <w:r>
        <w:t xml:space="preserve"> </w:t>
      </w:r>
    </w:p>
    <w:p w:rsidR="00C64F75" w:rsidRDefault="00C64F75" w:rsidP="00C64F75">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application schemas. In such cases, a separate conformance class is defined for each application sch</w:t>
      </w:r>
      <w:r>
        <w:t>e</w:t>
      </w:r>
      <w:r>
        <w:t>ma, and they are distinguished by specific URIs according to the following pattern:</w:t>
      </w:r>
    </w:p>
    <w:p w:rsidR="00C64F75" w:rsidRDefault="00C64F75" w:rsidP="00C64F75">
      <w:pPr>
        <w:shd w:val="clear" w:color="auto" w:fill="E6E6E6"/>
        <w:tabs>
          <w:tab w:val="clear" w:pos="284"/>
          <w:tab w:val="clear" w:pos="567"/>
        </w:tabs>
      </w:pPr>
    </w:p>
    <w:p w:rsidR="00C64F75" w:rsidRDefault="00C64F75" w:rsidP="00C64F75">
      <w:pPr>
        <w:shd w:val="clear" w:color="auto" w:fill="E6E6E6"/>
        <w:tabs>
          <w:tab w:val="clear" w:pos="284"/>
          <w:tab w:val="clear" w:pos="567"/>
        </w:tabs>
      </w:pPr>
      <w:r>
        <w:t>http://inspire.ec.europa.eu/conformance-class/</w:t>
      </w:r>
      <w:r w:rsidRPr="00043C42">
        <w:t>ir</w:t>
      </w:r>
      <w:r>
        <w:t>/US/&lt;conformance class identif</w:t>
      </w:r>
      <w:r>
        <w:t>i</w:t>
      </w:r>
      <w:r>
        <w:t>er&gt;/</w:t>
      </w:r>
      <w:r>
        <w:br/>
        <w:t>&lt;application schema namespace prefix&gt;</w:t>
      </w:r>
    </w:p>
    <w:p w:rsidR="00C64F75" w:rsidRDefault="00C64F75" w:rsidP="00C64F75">
      <w:pPr>
        <w:shd w:val="clear" w:color="auto" w:fill="E6E6E6"/>
        <w:tabs>
          <w:tab w:val="clear" w:pos="284"/>
          <w:tab w:val="clear" w:pos="567"/>
        </w:tabs>
      </w:pPr>
    </w:p>
    <w:p w:rsidR="00C64F75" w:rsidRDefault="00C64F75" w:rsidP="00C64F75">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C64F75" w:rsidRPr="00C01071" w:rsidRDefault="00C64F75" w:rsidP="00C64F75">
      <w:pPr>
        <w:shd w:val="clear" w:color="auto" w:fill="E6E6E6"/>
        <w:tabs>
          <w:tab w:val="clear" w:pos="284"/>
          <w:tab w:val="clear" w:pos="567"/>
        </w:tabs>
        <w:rPr>
          <w:lang w:val="x-none"/>
        </w:rPr>
      </w:pPr>
    </w:p>
    <w:p w:rsidR="00C64F75" w:rsidRDefault="00C64F75" w:rsidP="00C64F75">
      <w:pPr>
        <w:shd w:val="clear" w:color="auto" w:fill="E6E6E6"/>
      </w:pPr>
      <w:r>
        <w:t>An overview of the conformance classes and the associated tests is given in the table below.</w:t>
      </w:r>
    </w:p>
    <w:p w:rsidR="00C64F75" w:rsidRPr="00810819" w:rsidRDefault="00C64F75" w:rsidP="00C64F75"/>
    <w:bookmarkEnd w:id="474"/>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i w:val="0"/>
          <w:noProof/>
        </w:rPr>
        <w:t>A.1</w:t>
      </w:r>
      <w:r w:rsidRPr="00367F2B">
        <w:rPr>
          <w:rFonts w:ascii="Calibri" w:eastAsia="Times New Roman" w:hAnsi="Calibri"/>
          <w:noProof/>
          <w:sz w:val="22"/>
          <w:szCs w:val="22"/>
          <w:lang w:val="en-US" w:eastAsia="en-US"/>
        </w:rPr>
        <w:tab/>
      </w:r>
      <w:r w:rsidRPr="0039406C">
        <w:rPr>
          <w:rStyle w:val="Collegamentoipertestuale"/>
          <w:i w:val="0"/>
          <w:noProof/>
        </w:rPr>
        <w:t>Application Schema Conformance Class</w:t>
      </w:r>
      <w:r w:rsidRPr="00367F2B">
        <w:rPr>
          <w:noProof/>
          <w:webHidden/>
        </w:rPr>
        <w:tab/>
      </w:r>
      <w:r w:rsidR="00C42249">
        <w:rPr>
          <w:noProof/>
          <w:webHidden/>
        </w:rPr>
        <w:t>129</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A.1.1</w:t>
      </w:r>
      <w:r w:rsidRPr="00367F2B">
        <w:rPr>
          <w:rFonts w:ascii="Calibri" w:eastAsia="Times New Roman" w:hAnsi="Calibri"/>
          <w:noProof/>
          <w:sz w:val="22"/>
          <w:szCs w:val="22"/>
          <w:lang w:val="en-US" w:eastAsia="en-US"/>
        </w:rPr>
        <w:tab/>
      </w:r>
      <w:r w:rsidRPr="0039406C">
        <w:rPr>
          <w:rStyle w:val="Collegamentoipertestuale"/>
          <w:i w:val="0"/>
          <w:noProof/>
        </w:rPr>
        <w:t>Schema element denomination test</w:t>
      </w:r>
      <w:r w:rsidRPr="00367F2B">
        <w:rPr>
          <w:noProof/>
          <w:webHidden/>
        </w:rPr>
        <w:tab/>
      </w:r>
      <w:r w:rsidR="00C42249">
        <w:rPr>
          <w:noProof/>
          <w:webHidden/>
        </w:rPr>
        <w:t>129</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A.1.2</w:t>
      </w:r>
      <w:r w:rsidRPr="00367F2B">
        <w:rPr>
          <w:rFonts w:ascii="Calibri" w:eastAsia="Times New Roman" w:hAnsi="Calibri"/>
          <w:noProof/>
          <w:sz w:val="22"/>
          <w:szCs w:val="22"/>
          <w:lang w:val="en-US" w:eastAsia="en-US"/>
        </w:rPr>
        <w:tab/>
      </w:r>
      <w:r w:rsidRPr="0039406C">
        <w:rPr>
          <w:rStyle w:val="Collegamentoipertestuale"/>
          <w:i w:val="0"/>
          <w:noProof/>
        </w:rPr>
        <w:t>Value type test</w:t>
      </w:r>
      <w:r w:rsidRPr="00367F2B">
        <w:rPr>
          <w:noProof/>
          <w:webHidden/>
        </w:rPr>
        <w:tab/>
      </w:r>
      <w:r w:rsidR="00C42249">
        <w:rPr>
          <w:noProof/>
          <w:webHidden/>
        </w:rPr>
        <w:t>129</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A.1.3</w:t>
      </w:r>
      <w:r w:rsidRPr="00367F2B">
        <w:rPr>
          <w:rFonts w:ascii="Calibri" w:eastAsia="Times New Roman" w:hAnsi="Calibri"/>
          <w:noProof/>
          <w:sz w:val="22"/>
          <w:szCs w:val="22"/>
          <w:lang w:val="en-US" w:eastAsia="en-US"/>
        </w:rPr>
        <w:tab/>
      </w:r>
      <w:r w:rsidRPr="0039406C">
        <w:rPr>
          <w:rStyle w:val="Collegamentoipertestuale"/>
          <w:i w:val="0"/>
          <w:noProof/>
        </w:rPr>
        <w:t>Value test</w:t>
      </w:r>
      <w:r w:rsidRPr="00367F2B">
        <w:rPr>
          <w:noProof/>
          <w:webHidden/>
        </w:rPr>
        <w:tab/>
      </w:r>
      <w:r w:rsidR="00C42249">
        <w:rPr>
          <w:noProof/>
          <w:webHidden/>
        </w:rPr>
        <w:t>130</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A.1.4</w:t>
      </w:r>
      <w:r w:rsidRPr="00367F2B">
        <w:rPr>
          <w:rFonts w:ascii="Calibri" w:eastAsia="Times New Roman" w:hAnsi="Calibri"/>
          <w:noProof/>
          <w:sz w:val="22"/>
          <w:szCs w:val="22"/>
          <w:lang w:val="en-US" w:eastAsia="en-US"/>
        </w:rPr>
        <w:tab/>
      </w:r>
      <w:r w:rsidRPr="0039406C">
        <w:rPr>
          <w:rStyle w:val="Collegamentoipertestuale"/>
          <w:i w:val="0"/>
          <w:noProof/>
        </w:rPr>
        <w:t>Attributes/associations completeness test</w:t>
      </w:r>
      <w:r w:rsidRPr="00367F2B">
        <w:rPr>
          <w:noProof/>
          <w:webHidden/>
        </w:rPr>
        <w:tab/>
      </w:r>
      <w:r w:rsidR="00C42249">
        <w:rPr>
          <w:noProof/>
          <w:webHidden/>
        </w:rPr>
        <w:t>130</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A.1.5</w:t>
      </w:r>
      <w:r w:rsidRPr="00367F2B">
        <w:rPr>
          <w:rFonts w:ascii="Calibri" w:eastAsia="Times New Roman" w:hAnsi="Calibri"/>
          <w:noProof/>
          <w:sz w:val="22"/>
          <w:szCs w:val="22"/>
          <w:lang w:val="en-US" w:eastAsia="en-US"/>
        </w:rPr>
        <w:tab/>
      </w:r>
      <w:r w:rsidRPr="0039406C">
        <w:rPr>
          <w:rStyle w:val="Collegamentoipertestuale"/>
          <w:i w:val="0"/>
          <w:noProof/>
        </w:rPr>
        <w:t>Abstract spatial object test</w:t>
      </w:r>
      <w:r w:rsidRPr="00367F2B">
        <w:rPr>
          <w:noProof/>
          <w:webHidden/>
        </w:rPr>
        <w:tab/>
      </w:r>
      <w:r w:rsidR="00C42249">
        <w:rPr>
          <w:noProof/>
          <w:webHidden/>
        </w:rPr>
        <w:t>130</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A.1.6</w:t>
      </w:r>
      <w:r w:rsidRPr="00367F2B">
        <w:rPr>
          <w:rFonts w:ascii="Calibri" w:eastAsia="Times New Roman" w:hAnsi="Calibri"/>
          <w:noProof/>
          <w:sz w:val="22"/>
          <w:szCs w:val="22"/>
          <w:lang w:val="en-US" w:eastAsia="en-US"/>
        </w:rPr>
        <w:tab/>
      </w:r>
      <w:r w:rsidRPr="0039406C">
        <w:rPr>
          <w:rStyle w:val="Collegamentoipertestuale"/>
          <w:i w:val="0"/>
          <w:noProof/>
        </w:rPr>
        <w:t>Constraints test</w:t>
      </w:r>
      <w:r w:rsidRPr="00367F2B">
        <w:rPr>
          <w:noProof/>
          <w:webHidden/>
        </w:rPr>
        <w:tab/>
      </w:r>
      <w:r w:rsidR="00C42249">
        <w:rPr>
          <w:noProof/>
          <w:webHidden/>
        </w:rPr>
        <w:t>131</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A.1.7</w:t>
      </w:r>
      <w:r w:rsidRPr="00367F2B">
        <w:rPr>
          <w:rFonts w:ascii="Calibri" w:eastAsia="Times New Roman" w:hAnsi="Calibri"/>
          <w:noProof/>
          <w:sz w:val="22"/>
          <w:szCs w:val="22"/>
          <w:lang w:val="en-US" w:eastAsia="en-US"/>
        </w:rPr>
        <w:tab/>
      </w:r>
      <w:r w:rsidRPr="0039406C">
        <w:rPr>
          <w:rStyle w:val="Collegamentoipertestuale"/>
          <w:i w:val="0"/>
          <w:noProof/>
        </w:rPr>
        <w:t>Geometry representation test</w:t>
      </w:r>
      <w:r w:rsidRPr="00367F2B">
        <w:rPr>
          <w:noProof/>
          <w:webHidden/>
        </w:rPr>
        <w:tab/>
      </w:r>
      <w:r w:rsidR="00C42249">
        <w:rPr>
          <w:noProof/>
          <w:webHidden/>
        </w:rPr>
        <w:t>131</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i w:val="0"/>
          <w:noProof/>
        </w:rPr>
        <w:t>A.2</w:t>
      </w:r>
      <w:r w:rsidRPr="00367F2B">
        <w:rPr>
          <w:rFonts w:ascii="Calibri" w:eastAsia="Times New Roman" w:hAnsi="Calibri"/>
          <w:noProof/>
          <w:sz w:val="22"/>
          <w:szCs w:val="22"/>
          <w:lang w:val="en-US" w:eastAsia="en-US"/>
        </w:rPr>
        <w:tab/>
      </w:r>
      <w:r w:rsidRPr="0039406C">
        <w:rPr>
          <w:rStyle w:val="Collegamentoipertestuale"/>
          <w:i w:val="0"/>
          <w:noProof/>
        </w:rPr>
        <w:t>Reference Systems Conformance Class</w:t>
      </w:r>
      <w:r w:rsidRPr="00367F2B">
        <w:rPr>
          <w:noProof/>
          <w:webHidden/>
        </w:rPr>
        <w:tab/>
      </w:r>
      <w:r w:rsidR="00C42249">
        <w:rPr>
          <w:noProof/>
          <w:webHidden/>
        </w:rPr>
        <w:t>131</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A.2.1</w:t>
      </w:r>
      <w:r w:rsidRPr="00367F2B">
        <w:rPr>
          <w:rFonts w:ascii="Calibri" w:eastAsia="Times New Roman" w:hAnsi="Calibri"/>
          <w:noProof/>
          <w:sz w:val="22"/>
          <w:szCs w:val="22"/>
          <w:lang w:val="en-US" w:eastAsia="en-US"/>
        </w:rPr>
        <w:tab/>
      </w:r>
      <w:r w:rsidRPr="0039406C">
        <w:rPr>
          <w:rStyle w:val="Collegamentoipertestuale"/>
          <w:i w:val="0"/>
          <w:noProof/>
        </w:rPr>
        <w:t>Datum test</w:t>
      </w:r>
      <w:r w:rsidRPr="00367F2B">
        <w:rPr>
          <w:noProof/>
          <w:webHidden/>
        </w:rPr>
        <w:tab/>
      </w:r>
      <w:r w:rsidR="00C42249">
        <w:rPr>
          <w:noProof/>
          <w:webHidden/>
        </w:rPr>
        <w:t>131</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A.2.2</w:t>
      </w:r>
      <w:r w:rsidRPr="00367F2B">
        <w:rPr>
          <w:rFonts w:ascii="Calibri" w:eastAsia="Times New Roman" w:hAnsi="Calibri"/>
          <w:noProof/>
          <w:sz w:val="22"/>
          <w:szCs w:val="22"/>
          <w:lang w:val="en-US" w:eastAsia="en-US"/>
        </w:rPr>
        <w:tab/>
      </w:r>
      <w:r w:rsidRPr="0039406C">
        <w:rPr>
          <w:rStyle w:val="Collegamentoipertestuale"/>
          <w:i w:val="0"/>
          <w:noProof/>
        </w:rPr>
        <w:t>Coordinate reference system test</w:t>
      </w:r>
      <w:r w:rsidRPr="00367F2B">
        <w:rPr>
          <w:noProof/>
          <w:webHidden/>
        </w:rPr>
        <w:tab/>
      </w:r>
      <w:r w:rsidR="00C42249">
        <w:rPr>
          <w:noProof/>
          <w:webHidden/>
        </w:rPr>
        <w:t>131</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A.2.3</w:t>
      </w:r>
      <w:r w:rsidRPr="00367F2B">
        <w:rPr>
          <w:rFonts w:ascii="Calibri" w:eastAsia="Times New Roman" w:hAnsi="Calibri"/>
          <w:noProof/>
          <w:sz w:val="22"/>
          <w:szCs w:val="22"/>
          <w:lang w:val="en-US" w:eastAsia="en-US"/>
        </w:rPr>
        <w:tab/>
      </w:r>
      <w:r w:rsidRPr="0039406C">
        <w:rPr>
          <w:rStyle w:val="Collegamentoipertestuale"/>
          <w:i w:val="0"/>
          <w:noProof/>
        </w:rPr>
        <w:t>View service coordinate reference system test</w:t>
      </w:r>
      <w:r w:rsidRPr="00367F2B">
        <w:rPr>
          <w:noProof/>
          <w:webHidden/>
        </w:rPr>
        <w:tab/>
      </w:r>
      <w:r w:rsidR="00C42249">
        <w:rPr>
          <w:noProof/>
          <w:webHidden/>
        </w:rPr>
        <w:t>132</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A.2.4</w:t>
      </w:r>
      <w:r w:rsidRPr="00367F2B">
        <w:rPr>
          <w:rFonts w:ascii="Calibri" w:eastAsia="Times New Roman" w:hAnsi="Calibri"/>
          <w:noProof/>
          <w:sz w:val="22"/>
          <w:szCs w:val="22"/>
          <w:lang w:val="en-US" w:eastAsia="en-US"/>
        </w:rPr>
        <w:tab/>
      </w:r>
      <w:r w:rsidRPr="0039406C">
        <w:rPr>
          <w:rStyle w:val="Collegamentoipertestuale"/>
          <w:i w:val="0"/>
          <w:noProof/>
        </w:rPr>
        <w:t>Temporal reference system test</w:t>
      </w:r>
      <w:r w:rsidRPr="00367F2B">
        <w:rPr>
          <w:noProof/>
          <w:webHidden/>
        </w:rPr>
        <w:tab/>
      </w:r>
      <w:r w:rsidR="00C42249">
        <w:rPr>
          <w:noProof/>
          <w:webHidden/>
        </w:rPr>
        <w:t>132</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A.2.5</w:t>
      </w:r>
      <w:r w:rsidRPr="00367F2B">
        <w:rPr>
          <w:rFonts w:ascii="Calibri" w:eastAsia="Times New Roman" w:hAnsi="Calibri"/>
          <w:noProof/>
          <w:sz w:val="22"/>
          <w:szCs w:val="22"/>
          <w:lang w:val="en-US" w:eastAsia="en-US"/>
        </w:rPr>
        <w:tab/>
      </w:r>
      <w:r w:rsidRPr="0039406C">
        <w:rPr>
          <w:rStyle w:val="Collegamentoipertestuale"/>
          <w:i w:val="0"/>
          <w:noProof/>
        </w:rPr>
        <w:t>Units of measurements test</w:t>
      </w:r>
      <w:r w:rsidRPr="00367F2B">
        <w:rPr>
          <w:noProof/>
          <w:webHidden/>
        </w:rPr>
        <w:tab/>
      </w:r>
      <w:r w:rsidR="00C42249">
        <w:rPr>
          <w:noProof/>
          <w:webHidden/>
        </w:rPr>
        <w:t>133</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i w:val="0"/>
          <w:noProof/>
        </w:rPr>
        <w:t>A.3</w:t>
      </w:r>
      <w:r w:rsidRPr="00367F2B">
        <w:rPr>
          <w:rFonts w:ascii="Calibri" w:eastAsia="Times New Roman" w:hAnsi="Calibri"/>
          <w:noProof/>
          <w:sz w:val="22"/>
          <w:szCs w:val="22"/>
          <w:lang w:val="en-US" w:eastAsia="en-US"/>
        </w:rPr>
        <w:tab/>
      </w:r>
      <w:r w:rsidRPr="0039406C">
        <w:rPr>
          <w:rStyle w:val="Collegamentoipertestuale"/>
          <w:i w:val="0"/>
          <w:noProof/>
        </w:rPr>
        <w:t>Data Consistency Conformance Class</w:t>
      </w:r>
      <w:r w:rsidRPr="00367F2B">
        <w:rPr>
          <w:noProof/>
          <w:webHidden/>
        </w:rPr>
        <w:tab/>
      </w:r>
      <w:r w:rsidR="00C42249">
        <w:rPr>
          <w:noProof/>
          <w:webHidden/>
        </w:rPr>
        <w:t>133</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A.3.1</w:t>
      </w:r>
      <w:r w:rsidRPr="00367F2B">
        <w:rPr>
          <w:rFonts w:ascii="Calibri" w:eastAsia="Times New Roman" w:hAnsi="Calibri"/>
          <w:noProof/>
          <w:sz w:val="22"/>
          <w:szCs w:val="22"/>
          <w:lang w:val="en-US" w:eastAsia="en-US"/>
        </w:rPr>
        <w:tab/>
      </w:r>
      <w:r w:rsidRPr="0039406C">
        <w:rPr>
          <w:rStyle w:val="Collegamentoipertestuale"/>
          <w:i w:val="0"/>
          <w:noProof/>
        </w:rPr>
        <w:t>Unique identifier persistency test</w:t>
      </w:r>
      <w:r w:rsidRPr="00367F2B">
        <w:rPr>
          <w:noProof/>
          <w:webHidden/>
        </w:rPr>
        <w:tab/>
      </w:r>
      <w:r w:rsidR="00C42249">
        <w:rPr>
          <w:noProof/>
          <w:webHidden/>
        </w:rPr>
        <w:t>133</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A.3.2</w:t>
      </w:r>
      <w:r w:rsidRPr="00367F2B">
        <w:rPr>
          <w:rFonts w:ascii="Calibri" w:eastAsia="Times New Roman" w:hAnsi="Calibri"/>
          <w:noProof/>
          <w:sz w:val="22"/>
          <w:szCs w:val="22"/>
          <w:lang w:val="en-US" w:eastAsia="en-US"/>
        </w:rPr>
        <w:tab/>
      </w:r>
      <w:r w:rsidRPr="0039406C">
        <w:rPr>
          <w:rStyle w:val="Collegamentoipertestuale"/>
          <w:i w:val="0"/>
          <w:noProof/>
        </w:rPr>
        <w:t>Version consistency test</w:t>
      </w:r>
      <w:r w:rsidRPr="00367F2B">
        <w:rPr>
          <w:noProof/>
          <w:webHidden/>
        </w:rPr>
        <w:tab/>
      </w:r>
      <w:r w:rsidR="00C42249">
        <w:rPr>
          <w:noProof/>
          <w:webHidden/>
        </w:rPr>
        <w:t>133</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A.3.3</w:t>
      </w:r>
      <w:r w:rsidRPr="00367F2B">
        <w:rPr>
          <w:rFonts w:ascii="Calibri" w:eastAsia="Times New Roman" w:hAnsi="Calibri"/>
          <w:noProof/>
          <w:sz w:val="22"/>
          <w:szCs w:val="22"/>
          <w:lang w:val="en-US" w:eastAsia="en-US"/>
        </w:rPr>
        <w:tab/>
      </w:r>
      <w:r w:rsidRPr="0039406C">
        <w:rPr>
          <w:rStyle w:val="Collegamentoipertestuale"/>
          <w:i w:val="0"/>
          <w:noProof/>
        </w:rPr>
        <w:t>Life cycle time sequence test</w:t>
      </w:r>
      <w:r w:rsidRPr="00367F2B">
        <w:rPr>
          <w:noProof/>
          <w:webHidden/>
        </w:rPr>
        <w:tab/>
      </w:r>
      <w:r w:rsidR="00C42249">
        <w:rPr>
          <w:noProof/>
          <w:webHidden/>
        </w:rPr>
        <w:t>134</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A.3.4</w:t>
      </w:r>
      <w:r w:rsidRPr="00367F2B">
        <w:rPr>
          <w:rFonts w:ascii="Calibri" w:eastAsia="Times New Roman" w:hAnsi="Calibri"/>
          <w:noProof/>
          <w:sz w:val="22"/>
          <w:szCs w:val="22"/>
          <w:lang w:val="en-US" w:eastAsia="en-US"/>
        </w:rPr>
        <w:tab/>
      </w:r>
      <w:r w:rsidRPr="0039406C">
        <w:rPr>
          <w:rStyle w:val="Collegamentoipertestuale"/>
          <w:i w:val="0"/>
          <w:noProof/>
        </w:rPr>
        <w:t>Validity time sequence test</w:t>
      </w:r>
      <w:r w:rsidRPr="00367F2B">
        <w:rPr>
          <w:noProof/>
          <w:webHidden/>
        </w:rPr>
        <w:tab/>
      </w:r>
      <w:r w:rsidR="00C42249">
        <w:rPr>
          <w:noProof/>
          <w:webHidden/>
        </w:rPr>
        <w:t>134</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A.3.5</w:t>
      </w:r>
      <w:r w:rsidRPr="00367F2B">
        <w:rPr>
          <w:rFonts w:ascii="Calibri" w:eastAsia="Times New Roman" w:hAnsi="Calibri"/>
          <w:noProof/>
          <w:sz w:val="22"/>
          <w:szCs w:val="22"/>
          <w:lang w:val="en-US" w:eastAsia="en-US"/>
        </w:rPr>
        <w:tab/>
      </w:r>
      <w:r w:rsidRPr="0039406C">
        <w:rPr>
          <w:rStyle w:val="Collegamentoipertestuale"/>
          <w:i w:val="0"/>
          <w:noProof/>
        </w:rPr>
        <w:t>Update frequency test</w:t>
      </w:r>
      <w:r w:rsidRPr="00367F2B">
        <w:rPr>
          <w:noProof/>
          <w:webHidden/>
        </w:rPr>
        <w:tab/>
      </w:r>
      <w:r w:rsidR="00C42249">
        <w:rPr>
          <w:noProof/>
          <w:webHidden/>
        </w:rPr>
        <w:t>134</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i w:val="0"/>
          <w:noProof/>
        </w:rPr>
        <w:t>A.4</w:t>
      </w:r>
      <w:r w:rsidRPr="00367F2B">
        <w:rPr>
          <w:rFonts w:ascii="Calibri" w:eastAsia="Times New Roman" w:hAnsi="Calibri"/>
          <w:noProof/>
          <w:sz w:val="22"/>
          <w:szCs w:val="22"/>
          <w:lang w:val="en-US" w:eastAsia="en-US"/>
        </w:rPr>
        <w:tab/>
      </w:r>
      <w:r w:rsidRPr="0039406C">
        <w:rPr>
          <w:rStyle w:val="Collegamentoipertestuale"/>
          <w:i w:val="0"/>
          <w:noProof/>
        </w:rPr>
        <w:t>Data Quality Conformance Class</w:t>
      </w:r>
      <w:r w:rsidRPr="00367F2B">
        <w:rPr>
          <w:noProof/>
          <w:webHidden/>
        </w:rPr>
        <w:tab/>
      </w:r>
      <w:r w:rsidR="00C42249">
        <w:rPr>
          <w:noProof/>
          <w:webHidden/>
        </w:rPr>
        <w:t>134</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s-ES_tradnl" w:eastAsia="en-US"/>
        </w:rPr>
      </w:pPr>
      <w:r w:rsidRPr="0039406C">
        <w:rPr>
          <w:rStyle w:val="Collegamentoipertestuale"/>
          <w:bCs/>
          <w:i w:val="0"/>
          <w:noProof/>
          <w:lang w:val="es-ES_tradnl"/>
        </w:rPr>
        <w:t>A.5</w:t>
      </w:r>
      <w:r w:rsidRPr="00367F2B">
        <w:rPr>
          <w:rFonts w:ascii="Calibri" w:eastAsia="Times New Roman" w:hAnsi="Calibri"/>
          <w:noProof/>
          <w:sz w:val="22"/>
          <w:szCs w:val="22"/>
          <w:lang w:val="es-ES_tradnl" w:eastAsia="en-US"/>
        </w:rPr>
        <w:tab/>
      </w:r>
      <w:r w:rsidRPr="0039406C">
        <w:rPr>
          <w:rStyle w:val="Collegamentoipertestuale"/>
          <w:i w:val="0"/>
          <w:noProof/>
          <w:lang w:val="es-ES_tradnl"/>
        </w:rPr>
        <w:t>Metadata IR Conformance Class</w:t>
      </w:r>
      <w:r w:rsidRPr="00367F2B">
        <w:rPr>
          <w:noProof/>
          <w:webHidden/>
          <w:lang w:val="es-ES_tradnl"/>
        </w:rPr>
        <w:tab/>
      </w:r>
      <w:r w:rsidR="00C42249">
        <w:rPr>
          <w:noProof/>
          <w:webHidden/>
          <w:lang w:val="es-ES_tradnl"/>
        </w:rPr>
        <w:t>135</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A.5.1</w:t>
      </w:r>
      <w:r w:rsidRPr="00367F2B">
        <w:rPr>
          <w:rFonts w:ascii="Calibri" w:eastAsia="Times New Roman" w:hAnsi="Calibri"/>
          <w:noProof/>
          <w:sz w:val="22"/>
          <w:szCs w:val="22"/>
          <w:lang w:val="en-US" w:eastAsia="en-US"/>
        </w:rPr>
        <w:tab/>
      </w:r>
      <w:r w:rsidRPr="0039406C">
        <w:rPr>
          <w:rStyle w:val="Collegamentoipertestuale"/>
          <w:bCs/>
          <w:i w:val="0"/>
          <w:noProof/>
        </w:rPr>
        <w:t>Metadata for interoperability test</w:t>
      </w:r>
      <w:r w:rsidRPr="00367F2B">
        <w:rPr>
          <w:noProof/>
          <w:webHidden/>
        </w:rPr>
        <w:tab/>
      </w:r>
      <w:r w:rsidR="00C42249">
        <w:rPr>
          <w:noProof/>
          <w:webHidden/>
        </w:rPr>
        <w:t>135</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i w:val="0"/>
          <w:noProof/>
        </w:rPr>
        <w:t>A.6</w:t>
      </w:r>
      <w:r w:rsidRPr="00367F2B">
        <w:rPr>
          <w:rFonts w:ascii="Calibri" w:eastAsia="Times New Roman" w:hAnsi="Calibri"/>
          <w:noProof/>
          <w:sz w:val="22"/>
          <w:szCs w:val="22"/>
          <w:lang w:val="en-US" w:eastAsia="en-US"/>
        </w:rPr>
        <w:tab/>
      </w:r>
      <w:r w:rsidRPr="0039406C">
        <w:rPr>
          <w:rStyle w:val="Collegamentoipertestuale"/>
          <w:i w:val="0"/>
          <w:noProof/>
        </w:rPr>
        <w:t>Information Accessibility Conformance Class</w:t>
      </w:r>
      <w:r w:rsidRPr="00367F2B">
        <w:rPr>
          <w:noProof/>
          <w:webHidden/>
        </w:rPr>
        <w:tab/>
      </w:r>
      <w:r w:rsidR="00C42249">
        <w:rPr>
          <w:noProof/>
          <w:webHidden/>
        </w:rPr>
        <w:t>135</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A.6.1</w:t>
      </w:r>
      <w:r w:rsidRPr="00367F2B">
        <w:rPr>
          <w:rFonts w:ascii="Calibri" w:eastAsia="Times New Roman" w:hAnsi="Calibri"/>
          <w:noProof/>
          <w:sz w:val="22"/>
          <w:szCs w:val="22"/>
          <w:lang w:val="en-US" w:eastAsia="en-US"/>
        </w:rPr>
        <w:tab/>
      </w:r>
      <w:r w:rsidRPr="0039406C">
        <w:rPr>
          <w:rStyle w:val="Collegamentoipertestuale"/>
          <w:i w:val="0"/>
          <w:noProof/>
        </w:rPr>
        <w:t>Code list publication test</w:t>
      </w:r>
      <w:r w:rsidRPr="00367F2B">
        <w:rPr>
          <w:noProof/>
          <w:webHidden/>
        </w:rPr>
        <w:tab/>
      </w:r>
      <w:r w:rsidR="00C42249">
        <w:rPr>
          <w:noProof/>
          <w:webHidden/>
        </w:rPr>
        <w:t>135</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A.6.2</w:t>
      </w:r>
      <w:r w:rsidRPr="00367F2B">
        <w:rPr>
          <w:rFonts w:ascii="Calibri" w:eastAsia="Times New Roman" w:hAnsi="Calibri"/>
          <w:noProof/>
          <w:sz w:val="22"/>
          <w:szCs w:val="22"/>
          <w:lang w:val="en-US" w:eastAsia="en-US"/>
        </w:rPr>
        <w:tab/>
      </w:r>
      <w:r w:rsidRPr="0039406C">
        <w:rPr>
          <w:rStyle w:val="Collegamentoipertestuale"/>
          <w:i w:val="0"/>
          <w:noProof/>
        </w:rPr>
        <w:t>CRS publication test</w:t>
      </w:r>
      <w:r w:rsidRPr="00367F2B">
        <w:rPr>
          <w:noProof/>
          <w:webHidden/>
        </w:rPr>
        <w:tab/>
      </w:r>
      <w:r w:rsidR="00C42249">
        <w:rPr>
          <w:noProof/>
          <w:webHidden/>
        </w:rPr>
        <w:t>135</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A.6.3</w:t>
      </w:r>
      <w:r w:rsidRPr="00367F2B">
        <w:rPr>
          <w:rFonts w:ascii="Calibri" w:eastAsia="Times New Roman" w:hAnsi="Calibri"/>
          <w:noProof/>
          <w:sz w:val="22"/>
          <w:szCs w:val="22"/>
          <w:lang w:val="en-US" w:eastAsia="en-US"/>
        </w:rPr>
        <w:tab/>
      </w:r>
      <w:r w:rsidRPr="0039406C">
        <w:rPr>
          <w:rStyle w:val="Collegamentoipertestuale"/>
          <w:i w:val="0"/>
          <w:noProof/>
        </w:rPr>
        <w:t>CRS identification test</w:t>
      </w:r>
      <w:r w:rsidRPr="00367F2B">
        <w:rPr>
          <w:noProof/>
          <w:webHidden/>
        </w:rPr>
        <w:tab/>
      </w:r>
      <w:r w:rsidR="00C42249">
        <w:rPr>
          <w:noProof/>
          <w:webHidden/>
        </w:rPr>
        <w:t>136</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i w:val="0"/>
          <w:noProof/>
        </w:rPr>
        <w:t>A.7</w:t>
      </w:r>
      <w:r w:rsidRPr="00367F2B">
        <w:rPr>
          <w:rFonts w:ascii="Calibri" w:eastAsia="Times New Roman" w:hAnsi="Calibri"/>
          <w:noProof/>
          <w:sz w:val="22"/>
          <w:szCs w:val="22"/>
          <w:lang w:val="en-US" w:eastAsia="en-US"/>
        </w:rPr>
        <w:tab/>
      </w:r>
      <w:r w:rsidRPr="0039406C">
        <w:rPr>
          <w:rStyle w:val="Collegamentoipertestuale"/>
          <w:bCs/>
          <w:i w:val="0"/>
          <w:noProof/>
        </w:rPr>
        <w:t>Data Delivery Conformance Class</w:t>
      </w:r>
      <w:r w:rsidRPr="00367F2B">
        <w:rPr>
          <w:noProof/>
          <w:webHidden/>
        </w:rPr>
        <w:tab/>
      </w:r>
      <w:r w:rsidR="00C42249">
        <w:rPr>
          <w:noProof/>
          <w:webHidden/>
        </w:rPr>
        <w:t>136</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A.7.1</w:t>
      </w:r>
      <w:r w:rsidRPr="00367F2B">
        <w:rPr>
          <w:rFonts w:ascii="Calibri" w:eastAsia="Times New Roman" w:hAnsi="Calibri"/>
          <w:noProof/>
          <w:sz w:val="22"/>
          <w:szCs w:val="22"/>
          <w:lang w:val="en-US" w:eastAsia="en-US"/>
        </w:rPr>
        <w:tab/>
      </w:r>
      <w:r w:rsidRPr="0039406C">
        <w:rPr>
          <w:rStyle w:val="Collegamentoipertestuale"/>
          <w:i w:val="0"/>
          <w:noProof/>
        </w:rPr>
        <w:t>Encoding compliance test</w:t>
      </w:r>
      <w:r w:rsidRPr="00367F2B">
        <w:rPr>
          <w:noProof/>
          <w:webHidden/>
        </w:rPr>
        <w:tab/>
      </w:r>
      <w:r w:rsidR="00C42249">
        <w:rPr>
          <w:noProof/>
          <w:webHidden/>
        </w:rPr>
        <w:t>136</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bCs/>
          <w:i w:val="0"/>
          <w:noProof/>
        </w:rPr>
        <w:t>A.8</w:t>
      </w:r>
      <w:r w:rsidRPr="00367F2B">
        <w:rPr>
          <w:rFonts w:ascii="Calibri" w:eastAsia="Times New Roman" w:hAnsi="Calibri"/>
          <w:noProof/>
          <w:sz w:val="22"/>
          <w:szCs w:val="22"/>
          <w:lang w:val="en-US" w:eastAsia="en-US"/>
        </w:rPr>
        <w:tab/>
      </w:r>
      <w:r w:rsidRPr="0039406C">
        <w:rPr>
          <w:rStyle w:val="Collegamentoipertestuale"/>
          <w:i w:val="0"/>
          <w:noProof/>
        </w:rPr>
        <w:t>Portrayal Conformance Class</w:t>
      </w:r>
      <w:r w:rsidRPr="00367F2B">
        <w:rPr>
          <w:noProof/>
          <w:webHidden/>
        </w:rPr>
        <w:tab/>
      </w:r>
      <w:r w:rsidR="00C42249">
        <w:rPr>
          <w:noProof/>
          <w:webHidden/>
        </w:rPr>
        <w:t>136</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bCs/>
          <w:i w:val="0"/>
          <w:noProof/>
        </w:rPr>
        <w:t>A.8.1</w:t>
      </w:r>
      <w:r w:rsidRPr="00367F2B">
        <w:rPr>
          <w:rFonts w:ascii="Calibri" w:eastAsia="Times New Roman" w:hAnsi="Calibri"/>
          <w:noProof/>
          <w:sz w:val="22"/>
          <w:szCs w:val="22"/>
          <w:lang w:val="en-US" w:eastAsia="en-US"/>
        </w:rPr>
        <w:tab/>
      </w:r>
      <w:r w:rsidRPr="0039406C">
        <w:rPr>
          <w:rStyle w:val="Collegamentoipertestuale"/>
          <w:i w:val="0"/>
          <w:noProof/>
        </w:rPr>
        <w:t>Layer designation test</w:t>
      </w:r>
      <w:r w:rsidRPr="00367F2B">
        <w:rPr>
          <w:noProof/>
          <w:webHidden/>
        </w:rPr>
        <w:tab/>
      </w:r>
      <w:r w:rsidR="00C42249">
        <w:rPr>
          <w:noProof/>
          <w:webHidden/>
        </w:rPr>
        <w:t>136</w:t>
      </w:r>
    </w:p>
    <w:p w:rsidR="00367F2B" w:rsidRPr="00367F2B" w:rsidRDefault="00367F2B" w:rsidP="00367F2B">
      <w:pPr>
        <w:pStyle w:val="Sommario2"/>
        <w:tabs>
          <w:tab w:val="left" w:pos="800"/>
          <w:tab w:val="right" w:leader="dot" w:pos="9061"/>
        </w:tabs>
        <w:rPr>
          <w:rFonts w:ascii="Calibri" w:eastAsia="Times New Roman" w:hAnsi="Calibri"/>
          <w:noProof/>
          <w:sz w:val="22"/>
          <w:szCs w:val="22"/>
          <w:lang w:val="en-US" w:eastAsia="en-US"/>
        </w:rPr>
      </w:pPr>
      <w:r w:rsidRPr="0039406C">
        <w:rPr>
          <w:rStyle w:val="Collegamentoipertestuale"/>
          <w:i w:val="0"/>
          <w:noProof/>
        </w:rPr>
        <w:t>A.9</w:t>
      </w:r>
      <w:r w:rsidRPr="00367F2B">
        <w:rPr>
          <w:rFonts w:ascii="Calibri" w:eastAsia="Times New Roman" w:hAnsi="Calibri"/>
          <w:noProof/>
          <w:sz w:val="22"/>
          <w:szCs w:val="22"/>
          <w:lang w:val="en-US" w:eastAsia="en-US"/>
        </w:rPr>
        <w:tab/>
      </w:r>
      <w:r w:rsidRPr="0039406C">
        <w:rPr>
          <w:rStyle w:val="Collegamentoipertestuale"/>
          <w:i w:val="0"/>
          <w:noProof/>
        </w:rPr>
        <w:t>Technical Guideline Conformance Class</w:t>
      </w:r>
      <w:r w:rsidRPr="00367F2B">
        <w:rPr>
          <w:noProof/>
          <w:webHidden/>
        </w:rPr>
        <w:tab/>
      </w:r>
      <w:r w:rsidR="00C42249">
        <w:rPr>
          <w:noProof/>
          <w:webHidden/>
        </w:rPr>
        <w:t>138</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A.9.1</w:t>
      </w:r>
      <w:r w:rsidRPr="00367F2B">
        <w:rPr>
          <w:rFonts w:ascii="Calibri" w:eastAsia="Times New Roman" w:hAnsi="Calibri"/>
          <w:noProof/>
          <w:sz w:val="22"/>
          <w:szCs w:val="22"/>
          <w:lang w:val="en-US" w:eastAsia="en-US"/>
        </w:rPr>
        <w:tab/>
      </w:r>
      <w:r w:rsidRPr="0039406C">
        <w:rPr>
          <w:rStyle w:val="Collegamentoipertestuale"/>
          <w:i w:val="0"/>
          <w:noProof/>
        </w:rPr>
        <w:t>Multiplicity test</w:t>
      </w:r>
      <w:r w:rsidRPr="00367F2B">
        <w:rPr>
          <w:noProof/>
          <w:webHidden/>
        </w:rPr>
        <w:tab/>
      </w:r>
      <w:r w:rsidR="00C42249">
        <w:rPr>
          <w:noProof/>
          <w:webHidden/>
        </w:rPr>
        <w:t>138</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A.9.1</w:t>
      </w:r>
      <w:r w:rsidRPr="00367F2B">
        <w:rPr>
          <w:rFonts w:ascii="Calibri" w:eastAsia="Times New Roman" w:hAnsi="Calibri"/>
          <w:noProof/>
          <w:sz w:val="22"/>
          <w:szCs w:val="22"/>
          <w:lang w:val="en-US" w:eastAsia="en-US"/>
        </w:rPr>
        <w:tab/>
      </w:r>
      <w:r w:rsidRPr="0039406C">
        <w:rPr>
          <w:rStyle w:val="Collegamentoipertestuale"/>
          <w:i w:val="0"/>
          <w:noProof/>
        </w:rPr>
        <w:t>CRS http URI test</w:t>
      </w:r>
      <w:r w:rsidRPr="00367F2B">
        <w:rPr>
          <w:noProof/>
          <w:webHidden/>
        </w:rPr>
        <w:tab/>
      </w:r>
      <w:r w:rsidR="00C42249">
        <w:rPr>
          <w:noProof/>
          <w:webHidden/>
        </w:rPr>
        <w:t>138</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A.9.2</w:t>
      </w:r>
      <w:r w:rsidRPr="00367F2B">
        <w:rPr>
          <w:rFonts w:ascii="Calibri" w:eastAsia="Times New Roman" w:hAnsi="Calibri"/>
          <w:noProof/>
          <w:sz w:val="22"/>
          <w:szCs w:val="22"/>
          <w:lang w:val="en-US" w:eastAsia="en-US"/>
        </w:rPr>
        <w:tab/>
      </w:r>
      <w:r w:rsidRPr="0039406C">
        <w:rPr>
          <w:rStyle w:val="Collegamentoipertestuale"/>
          <w:i w:val="0"/>
          <w:noProof/>
        </w:rPr>
        <w:t>Metadata encoding schema validation test</w:t>
      </w:r>
      <w:r w:rsidRPr="00367F2B">
        <w:rPr>
          <w:noProof/>
          <w:webHidden/>
        </w:rPr>
        <w:tab/>
      </w:r>
      <w:r w:rsidR="00C42249">
        <w:rPr>
          <w:noProof/>
          <w:webHidden/>
        </w:rPr>
        <w:t>138</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A.9.3</w:t>
      </w:r>
      <w:r w:rsidRPr="00367F2B">
        <w:rPr>
          <w:rFonts w:ascii="Calibri" w:eastAsia="Times New Roman" w:hAnsi="Calibri"/>
          <w:noProof/>
          <w:sz w:val="22"/>
          <w:szCs w:val="22"/>
          <w:lang w:val="en-US" w:eastAsia="en-US"/>
        </w:rPr>
        <w:tab/>
      </w:r>
      <w:r w:rsidRPr="0039406C">
        <w:rPr>
          <w:rStyle w:val="Collegamentoipertestuale"/>
          <w:i w:val="0"/>
          <w:noProof/>
        </w:rPr>
        <w:t>Metadata occurrence test</w:t>
      </w:r>
      <w:r w:rsidRPr="00367F2B">
        <w:rPr>
          <w:noProof/>
          <w:webHidden/>
        </w:rPr>
        <w:tab/>
      </w:r>
      <w:r w:rsidR="00C42249">
        <w:rPr>
          <w:noProof/>
          <w:webHidden/>
        </w:rPr>
        <w:t>139</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A.9.4</w:t>
      </w:r>
      <w:r w:rsidRPr="00367F2B">
        <w:rPr>
          <w:rFonts w:ascii="Calibri" w:eastAsia="Times New Roman" w:hAnsi="Calibri"/>
          <w:noProof/>
          <w:sz w:val="22"/>
          <w:szCs w:val="22"/>
          <w:lang w:val="en-US" w:eastAsia="en-US"/>
        </w:rPr>
        <w:tab/>
      </w:r>
      <w:r w:rsidRPr="0039406C">
        <w:rPr>
          <w:rStyle w:val="Collegamentoipertestuale"/>
          <w:i w:val="0"/>
          <w:noProof/>
        </w:rPr>
        <w:t>Metadata consistency test</w:t>
      </w:r>
      <w:r w:rsidRPr="00367F2B">
        <w:rPr>
          <w:noProof/>
          <w:webHidden/>
        </w:rPr>
        <w:tab/>
      </w:r>
      <w:r w:rsidR="00C42249">
        <w:rPr>
          <w:noProof/>
          <w:webHidden/>
        </w:rPr>
        <w:t>139</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A.9.5</w:t>
      </w:r>
      <w:r w:rsidRPr="00367F2B">
        <w:rPr>
          <w:rFonts w:ascii="Calibri" w:eastAsia="Times New Roman" w:hAnsi="Calibri"/>
          <w:noProof/>
          <w:sz w:val="22"/>
          <w:szCs w:val="22"/>
          <w:lang w:val="en-US" w:eastAsia="en-US"/>
        </w:rPr>
        <w:tab/>
      </w:r>
      <w:r w:rsidRPr="0039406C">
        <w:rPr>
          <w:rStyle w:val="Collegamentoipertestuale"/>
          <w:i w:val="0"/>
          <w:noProof/>
        </w:rPr>
        <w:t>Encoding schema validation test</w:t>
      </w:r>
      <w:r w:rsidRPr="00367F2B">
        <w:rPr>
          <w:noProof/>
          <w:webHidden/>
        </w:rPr>
        <w:tab/>
      </w:r>
      <w:r w:rsidR="00C42249">
        <w:rPr>
          <w:noProof/>
          <w:webHidden/>
        </w:rPr>
        <w:t>139</w:t>
      </w:r>
    </w:p>
    <w:p w:rsidR="00367F2B" w:rsidRPr="00367F2B" w:rsidRDefault="00367F2B" w:rsidP="00367F2B">
      <w:pPr>
        <w:pStyle w:val="Sommario3"/>
        <w:tabs>
          <w:tab w:val="left" w:pos="1200"/>
          <w:tab w:val="right" w:leader="dot" w:pos="9061"/>
        </w:tabs>
        <w:rPr>
          <w:rFonts w:ascii="Calibri" w:eastAsia="Times New Roman" w:hAnsi="Calibri"/>
          <w:noProof/>
          <w:sz w:val="22"/>
          <w:szCs w:val="22"/>
          <w:lang w:val="en-US" w:eastAsia="en-US"/>
        </w:rPr>
      </w:pPr>
      <w:r w:rsidRPr="0039406C">
        <w:rPr>
          <w:rStyle w:val="Collegamentoipertestuale"/>
          <w:i w:val="0"/>
          <w:noProof/>
        </w:rPr>
        <w:t>A.9.6</w:t>
      </w:r>
      <w:r w:rsidRPr="00367F2B">
        <w:rPr>
          <w:rFonts w:ascii="Calibri" w:eastAsia="Times New Roman" w:hAnsi="Calibri"/>
          <w:noProof/>
          <w:sz w:val="22"/>
          <w:szCs w:val="22"/>
          <w:lang w:val="en-US" w:eastAsia="en-US"/>
        </w:rPr>
        <w:tab/>
      </w:r>
      <w:r w:rsidRPr="0039406C">
        <w:rPr>
          <w:rStyle w:val="Collegamentoipertestuale"/>
          <w:i w:val="0"/>
          <w:noProof/>
        </w:rPr>
        <w:t>Style test</w:t>
      </w:r>
      <w:r w:rsidRPr="00367F2B">
        <w:rPr>
          <w:noProof/>
          <w:webHidden/>
        </w:rPr>
        <w:tab/>
      </w:r>
      <w:r w:rsidR="00C42249">
        <w:rPr>
          <w:noProof/>
          <w:webHidden/>
        </w:rPr>
        <w:t>139</w:t>
      </w:r>
    </w:p>
    <w:p w:rsidR="00C64F75" w:rsidRDefault="00C64F75" w:rsidP="00C64F75"/>
    <w:p w:rsidR="00C64F75" w:rsidRPr="000509F7" w:rsidRDefault="00C64F75" w:rsidP="00C64F75">
      <w:pPr>
        <w:tabs>
          <w:tab w:val="right" w:leader="dot" w:pos="8460"/>
        </w:tabs>
        <w:rPr>
          <w:sz w:val="18"/>
          <w:szCs w:val="18"/>
        </w:rPr>
      </w:pPr>
      <w:bookmarkStart w:id="475" w:name="_Toc307565980"/>
      <w:bookmarkStart w:id="476" w:name="_Toc303673485"/>
      <w:bookmarkStart w:id="477" w:name="_Toc303673174"/>
      <w:bookmarkStart w:id="478" w:name="_Toc303672962"/>
      <w:bookmarkStart w:id="479" w:name="_Toc303672150"/>
      <w:bookmarkStart w:id="480" w:name="_Ref297890730"/>
    </w:p>
    <w:p w:rsidR="00C64F75" w:rsidRDefault="00C64F75" w:rsidP="00C64F75">
      <w:pPr>
        <w:shd w:val="clear" w:color="auto" w:fill="E6E6E6"/>
      </w:pPr>
      <w:bookmarkStart w:id="481" w:name="ATS_Common_2"/>
      <w:r>
        <w:t xml:space="preserve">In order to be conformant to a conformance class, a data set has to pass </w:t>
      </w:r>
      <w:r>
        <w:rPr>
          <w:b/>
        </w:rPr>
        <w:t>all</w:t>
      </w:r>
      <w:r>
        <w:t xml:space="preserve"> tests defined for that co</w:t>
      </w:r>
      <w:r>
        <w:t>n</w:t>
      </w:r>
      <w:r>
        <w:t>formance class.</w:t>
      </w:r>
    </w:p>
    <w:p w:rsidR="00C64F75" w:rsidRDefault="00C64F75" w:rsidP="00C64F75">
      <w:pPr>
        <w:shd w:val="clear" w:color="auto" w:fill="E6E6E6"/>
      </w:pPr>
    </w:p>
    <w:p w:rsidR="00C64F75" w:rsidRDefault="00C64F75" w:rsidP="00C64F75">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Pr>
          <w:i/>
        </w:rPr>
        <w:t>US</w:t>
      </w:r>
      <w:r w:rsidRPr="002A02C2">
        <w:rPr>
          <w:i/>
        </w:rPr>
        <w:t>/</w:t>
      </w:r>
      <w:r>
        <w:rPr>
          <w:i/>
        </w:rPr>
        <w:t>.</w:t>
      </w:r>
    </w:p>
    <w:p w:rsidR="00C64F75" w:rsidRDefault="00C64F75" w:rsidP="00C64F75">
      <w:pPr>
        <w:shd w:val="clear" w:color="auto" w:fill="E6E6E6"/>
      </w:pPr>
      <w:r>
        <w:t xml:space="preserve"> </w:t>
      </w:r>
    </w:p>
    <w:p w:rsidR="00C64F75" w:rsidRDefault="00C64F75" w:rsidP="00C64F75">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US</w:t>
      </w:r>
      <w:r w:rsidRPr="002A02C2">
        <w:rPr>
          <w:i/>
        </w:rPr>
        <w:t>/</w:t>
      </w:r>
      <w:r>
        <w:rPr>
          <w:i/>
        </w:rPr>
        <w:t>x.y.(z).</w:t>
      </w:r>
    </w:p>
    <w:p w:rsidR="00C64F75" w:rsidRDefault="00C64F75" w:rsidP="00C64F75">
      <w:pPr>
        <w:shd w:val="clear" w:color="auto" w:fill="E6E6E6"/>
      </w:pPr>
    </w:p>
    <w:p w:rsidR="00C64F75" w:rsidRDefault="00C64F75" w:rsidP="00C64F75">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C64F75" w:rsidRDefault="00C64F75" w:rsidP="00F91CA8">
      <w:pPr>
        <w:numPr>
          <w:ilvl w:val="0"/>
          <w:numId w:val="76"/>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C64F75" w:rsidRDefault="00C64F75" w:rsidP="00F91CA8">
      <w:pPr>
        <w:numPr>
          <w:ilvl w:val="0"/>
          <w:numId w:val="76"/>
        </w:numPr>
        <w:shd w:val="clear" w:color="auto" w:fill="E6E6E6"/>
        <w:tabs>
          <w:tab w:val="clear" w:pos="284"/>
          <w:tab w:val="clear" w:pos="567"/>
          <w:tab w:val="left" w:pos="720"/>
        </w:tabs>
      </w:pPr>
      <w:r>
        <w:t>all additional elements of the source model (spatial object types, data types, attributes, constraints, code lists and enumerations together with their values) do not conflict with any rule d</w:t>
      </w:r>
      <w:r>
        <w:t>e</w:t>
      </w:r>
      <w:r>
        <w:t xml:space="preserve">fined in the interoperability target specifications defined for any theme within INSPIRE. </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Each test in this suit follows the same structure:</w:t>
      </w:r>
    </w:p>
    <w:p w:rsidR="00C64F75" w:rsidRDefault="00C64F75" w:rsidP="00F91CA8">
      <w:pPr>
        <w:numPr>
          <w:ilvl w:val="0"/>
          <w:numId w:val="70"/>
        </w:numPr>
        <w:shd w:val="clear" w:color="auto" w:fill="E6E6E6"/>
        <w:tabs>
          <w:tab w:val="clear" w:pos="284"/>
          <w:tab w:val="clear" w:pos="567"/>
          <w:tab w:val="left" w:pos="720"/>
        </w:tabs>
      </w:pPr>
      <w:r>
        <w:t>Requirement: citation from the legal texts (ISDSS requirements) or the Technical Guidelines (TG requirements);</w:t>
      </w:r>
    </w:p>
    <w:p w:rsidR="00C64F75" w:rsidRDefault="00C64F75" w:rsidP="00F91CA8">
      <w:pPr>
        <w:numPr>
          <w:ilvl w:val="0"/>
          <w:numId w:val="70"/>
        </w:numPr>
        <w:shd w:val="clear" w:color="auto" w:fill="E6E6E6"/>
        <w:tabs>
          <w:tab w:val="clear" w:pos="284"/>
          <w:tab w:val="clear" w:pos="567"/>
          <w:tab w:val="left" w:pos="720"/>
        </w:tabs>
      </w:pPr>
      <w:r>
        <w:t>Purpose: definition of the scope of the test;</w:t>
      </w:r>
    </w:p>
    <w:p w:rsidR="00C64F75" w:rsidRDefault="00C64F75" w:rsidP="00F91CA8">
      <w:pPr>
        <w:numPr>
          <w:ilvl w:val="0"/>
          <w:numId w:val="70"/>
        </w:numPr>
        <w:shd w:val="clear" w:color="auto" w:fill="E6E6E6"/>
        <w:tabs>
          <w:tab w:val="clear" w:pos="284"/>
          <w:tab w:val="clear" w:pos="567"/>
          <w:tab w:val="left" w:pos="720"/>
        </w:tabs>
      </w:pPr>
      <w:r>
        <w:t>Reference: link to any material that may be useful during the test;</w:t>
      </w:r>
    </w:p>
    <w:p w:rsidR="00C64F75" w:rsidRDefault="00C64F75" w:rsidP="00F91CA8">
      <w:pPr>
        <w:numPr>
          <w:ilvl w:val="0"/>
          <w:numId w:val="70"/>
        </w:numPr>
        <w:shd w:val="clear" w:color="auto" w:fill="E6E6E6"/>
        <w:tabs>
          <w:tab w:val="clear" w:pos="284"/>
          <w:tab w:val="clear" w:pos="567"/>
          <w:tab w:val="left" w:pos="720"/>
        </w:tabs>
      </w:pPr>
      <w:r>
        <w:t>Test method: description of the testing procedure.</w:t>
      </w:r>
    </w:p>
    <w:p w:rsidR="00C64F75" w:rsidRDefault="00C64F75" w:rsidP="00C64F75">
      <w:pPr>
        <w:shd w:val="clear" w:color="auto" w:fill="E6E6E6"/>
        <w:tabs>
          <w:tab w:val="clear" w:pos="284"/>
          <w:tab w:val="clear" w:pos="567"/>
          <w:tab w:val="left" w:pos="720"/>
        </w:tabs>
        <w:rPr>
          <w:iCs/>
        </w:rPr>
      </w:pPr>
    </w:p>
    <w:p w:rsidR="00C64F75" w:rsidRPr="00B17090" w:rsidRDefault="00C64F75" w:rsidP="00C64F75">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481"/>
    <w:p w:rsidR="00C64F75" w:rsidRDefault="00C64F75" w:rsidP="00C64F75">
      <w:pPr>
        <w:jc w:val="center"/>
        <w:rPr>
          <w:b/>
          <w:sz w:val="28"/>
          <w:szCs w:val="28"/>
        </w:rPr>
      </w:pPr>
      <w:r w:rsidRPr="00E05507">
        <w:br w:type="page"/>
      </w:r>
      <w:bookmarkStart w:id="482" w:name="_Ref319657627"/>
      <w:bookmarkStart w:id="483" w:name="_Ref329940457"/>
      <w:bookmarkStart w:id="484" w:name="_Ref329940335"/>
      <w:bookmarkStart w:id="485" w:name="_Ref329940332"/>
      <w:bookmarkStart w:id="486" w:name="_Ref329939924"/>
      <w:bookmarkStart w:id="487" w:name="_Ref329939921"/>
      <w:bookmarkStart w:id="488" w:name="_Ref329939287"/>
      <w:bookmarkStart w:id="489" w:name="_Ref329939282"/>
      <w:bookmarkStart w:id="490" w:name="_Ref315701684"/>
      <w:bookmarkStart w:id="491" w:name="_Ref315701680"/>
      <w:bookmarkStart w:id="492" w:name="_Ref315696862"/>
      <w:bookmarkStart w:id="493" w:name="_Ref314128967"/>
      <w:bookmarkStart w:id="494" w:name="_Toc307565992"/>
      <w:bookmarkStart w:id="495" w:name="_Ref307562111"/>
      <w:bookmarkStart w:id="496" w:name="_Toc303673497"/>
      <w:bookmarkStart w:id="497" w:name="_Toc303673186"/>
      <w:bookmarkStart w:id="498" w:name="_Toc303672974"/>
      <w:bookmarkStart w:id="499" w:name="_Toc303672162"/>
      <w:bookmarkStart w:id="500" w:name="_Ref315769608"/>
      <w:bookmarkStart w:id="501" w:name="_Ref315701495"/>
      <w:bookmarkEnd w:id="475"/>
      <w:bookmarkEnd w:id="476"/>
      <w:bookmarkEnd w:id="477"/>
      <w:bookmarkEnd w:id="478"/>
      <w:bookmarkEnd w:id="479"/>
      <w:bookmarkEnd w:id="480"/>
      <w:r w:rsidRPr="009530F5">
        <w:rPr>
          <w:b/>
          <w:sz w:val="28"/>
          <w:szCs w:val="28"/>
        </w:rPr>
        <w:t>Part 1</w:t>
      </w:r>
      <w:r>
        <w:rPr>
          <w:b/>
          <w:sz w:val="28"/>
          <w:szCs w:val="28"/>
        </w:rPr>
        <w:t xml:space="preserve"> </w:t>
      </w:r>
      <w:r>
        <w:rPr>
          <w:b/>
          <w:sz w:val="28"/>
          <w:szCs w:val="28"/>
        </w:rPr>
        <w:br/>
      </w:r>
      <w:r w:rsidRPr="009530F5">
        <w:rPr>
          <w:sz w:val="28"/>
          <w:szCs w:val="28"/>
        </w:rPr>
        <w:t>(normative)</w:t>
      </w:r>
    </w:p>
    <w:p w:rsidR="00C64F75" w:rsidRPr="009530F5" w:rsidRDefault="00C64F75" w:rsidP="00C64F75">
      <w:pPr>
        <w:jc w:val="center"/>
        <w:rPr>
          <w:b/>
          <w:sz w:val="28"/>
          <w:szCs w:val="28"/>
        </w:rPr>
      </w:pPr>
      <w:r>
        <w:rPr>
          <w:b/>
          <w:sz w:val="28"/>
          <w:szCs w:val="28"/>
        </w:rPr>
        <w:br/>
      </w:r>
      <w:r w:rsidRPr="009530F5">
        <w:rPr>
          <w:b/>
          <w:sz w:val="28"/>
          <w:szCs w:val="28"/>
        </w:rPr>
        <w:t>Conformity with Commission Regulation No 1089/2010</w:t>
      </w:r>
    </w:p>
    <w:p w:rsidR="00C64F75" w:rsidRDefault="00C64F75" w:rsidP="00C64F75">
      <w:pPr>
        <w:pStyle w:val="a2"/>
      </w:pPr>
      <w:bookmarkStart w:id="502" w:name="_Toc343090601"/>
      <w:bookmarkStart w:id="503" w:name="_Toc374519942"/>
      <w:r>
        <w:t>Application Schema Conformance Class</w:t>
      </w:r>
      <w:bookmarkEnd w:id="500"/>
      <w:bookmarkEnd w:id="501"/>
      <w:bookmarkEnd w:id="502"/>
      <w:bookmarkEnd w:id="503"/>
    </w:p>
    <w:p w:rsidR="00C64F75" w:rsidRDefault="00C64F75" w:rsidP="00C64F75">
      <w:pPr>
        <w:rPr>
          <w:lang w:eastAsia="ja-JP"/>
        </w:rPr>
      </w:pPr>
    </w:p>
    <w:p w:rsidR="00C64F75" w:rsidRDefault="00C64F75" w:rsidP="00C64F75">
      <w:pPr>
        <w:rPr>
          <w:b/>
        </w:rPr>
      </w:pPr>
      <w:r>
        <w:rPr>
          <w:b/>
        </w:rPr>
        <w:t xml:space="preserve">Conformance class: </w:t>
      </w:r>
    </w:p>
    <w:p w:rsidR="00C64F75" w:rsidRPr="00A75497" w:rsidRDefault="00C64F75" w:rsidP="00C64F75">
      <w:pPr>
        <w:rPr>
          <w:lang w:eastAsia="ja-JP"/>
        </w:rPr>
      </w:pPr>
      <w:r w:rsidRPr="00A75497">
        <w:rPr>
          <w:lang w:eastAsia="ja-JP"/>
        </w:rPr>
        <w:t>http://inspire.ec.europa.eu/conformance-class/ir/us/as/us-govserv</w:t>
      </w:r>
    </w:p>
    <w:p w:rsidR="00C64F75" w:rsidRPr="00A75497" w:rsidRDefault="00C64F75" w:rsidP="00C64F75">
      <w:pPr>
        <w:rPr>
          <w:lang w:eastAsia="ja-JP"/>
        </w:rPr>
      </w:pPr>
      <w:r w:rsidRPr="00A75497">
        <w:rPr>
          <w:lang w:eastAsia="ja-JP"/>
        </w:rPr>
        <w:t>http://inspire.ec.europa.eu/conformance-class/ir/us/as/us-emf</w:t>
      </w:r>
    </w:p>
    <w:p w:rsidR="00C64F75" w:rsidRPr="00A75497" w:rsidRDefault="00C64F75" w:rsidP="00C64F75">
      <w:pPr>
        <w:rPr>
          <w:lang w:eastAsia="ja-JP"/>
        </w:rPr>
      </w:pPr>
      <w:r w:rsidRPr="00A75497">
        <w:rPr>
          <w:lang w:eastAsia="ja-JP"/>
        </w:rPr>
        <w:t>http://inspire.ec.europa.eu/conformance-class/ir/us/as/us-net-common</w:t>
      </w:r>
    </w:p>
    <w:p w:rsidR="00C64F75" w:rsidRPr="00A75497" w:rsidRDefault="00C64F75" w:rsidP="00C64F75">
      <w:pPr>
        <w:rPr>
          <w:lang w:eastAsia="ja-JP"/>
        </w:rPr>
      </w:pPr>
      <w:r w:rsidRPr="00A75497">
        <w:rPr>
          <w:lang w:eastAsia="ja-JP"/>
        </w:rPr>
        <w:t>http://inspire.ec.europa.eu/conformance-class/ir/us/as/us-net-el</w:t>
      </w:r>
    </w:p>
    <w:p w:rsidR="00C64F75" w:rsidRPr="00A75497" w:rsidRDefault="00C64F75" w:rsidP="00C64F75">
      <w:pPr>
        <w:rPr>
          <w:lang w:eastAsia="ja-JP"/>
        </w:rPr>
      </w:pPr>
      <w:r w:rsidRPr="00A75497">
        <w:rPr>
          <w:lang w:eastAsia="ja-JP"/>
        </w:rPr>
        <w:t>http://inspire.ec.europa.eu/conformance-class/ir/us/as/us-net-ogc</w:t>
      </w:r>
    </w:p>
    <w:p w:rsidR="00C64F75" w:rsidRPr="00A75497" w:rsidRDefault="00C64F75" w:rsidP="00C64F75">
      <w:pPr>
        <w:rPr>
          <w:lang w:eastAsia="ja-JP"/>
        </w:rPr>
      </w:pPr>
      <w:r w:rsidRPr="00A75497">
        <w:rPr>
          <w:lang w:eastAsia="ja-JP"/>
        </w:rPr>
        <w:t>http://inspire.ec.europa.eu/conformance-class/ir/us/as/us-net-sw</w:t>
      </w:r>
    </w:p>
    <w:p w:rsidR="00C64F75" w:rsidRPr="00A75497" w:rsidRDefault="00C64F75" w:rsidP="00C64F75">
      <w:pPr>
        <w:rPr>
          <w:lang w:eastAsia="ja-JP"/>
        </w:rPr>
      </w:pPr>
      <w:r w:rsidRPr="00A75497">
        <w:rPr>
          <w:lang w:eastAsia="ja-JP"/>
        </w:rPr>
        <w:t>http://inspire.ec.europa.eu/conformance-class/ir/us/as/us-net-th</w:t>
      </w:r>
    </w:p>
    <w:p w:rsidR="00C64F75" w:rsidRPr="00A75497" w:rsidRDefault="00C64F75" w:rsidP="00C64F75">
      <w:pPr>
        <w:rPr>
          <w:lang w:eastAsia="ja-JP"/>
        </w:rPr>
      </w:pPr>
      <w:r w:rsidRPr="00A75497">
        <w:rPr>
          <w:lang w:eastAsia="ja-JP"/>
        </w:rPr>
        <w:t>http://inspire.ec.europa.eu/conformance-class/ir/us/as/us-net-wa</w:t>
      </w:r>
    </w:p>
    <w:p w:rsidR="00C64F75" w:rsidRDefault="00C64F75" w:rsidP="00F91CA8">
      <w:pPr>
        <w:pStyle w:val="a3"/>
        <w:numPr>
          <w:ilvl w:val="2"/>
          <w:numId w:val="79"/>
        </w:numPr>
      </w:pPr>
      <w:bookmarkStart w:id="504" w:name="as"/>
      <w:bookmarkStart w:id="505" w:name="_Ref332373046"/>
      <w:bookmarkStart w:id="506" w:name="_Ref333307071"/>
      <w:bookmarkStart w:id="507" w:name="_Ref318808476"/>
      <w:bookmarkStart w:id="508" w:name="_Ref315701624"/>
      <w:bookmarkStart w:id="509" w:name="_Ref315701544"/>
      <w:bookmarkStart w:id="510" w:name="_Toc307565982"/>
      <w:bookmarkStart w:id="511" w:name="_Toc303673487"/>
      <w:bookmarkStart w:id="512" w:name="_Toc303673176"/>
      <w:bookmarkStart w:id="513" w:name="_Toc303672964"/>
      <w:bookmarkStart w:id="514" w:name="_Toc303672152"/>
      <w:bookmarkStart w:id="515" w:name="_Toc343090602"/>
      <w:bookmarkStart w:id="516" w:name="_Toc374519943"/>
      <w:bookmarkEnd w:id="482"/>
      <w:r>
        <w:t>Schema element denomination test</w:t>
      </w:r>
      <w:bookmarkEnd w:id="506"/>
      <w:bookmarkEnd w:id="507"/>
      <w:bookmarkEnd w:id="508"/>
      <w:bookmarkEnd w:id="509"/>
      <w:bookmarkEnd w:id="510"/>
      <w:bookmarkEnd w:id="511"/>
      <w:bookmarkEnd w:id="512"/>
      <w:bookmarkEnd w:id="513"/>
      <w:bookmarkEnd w:id="514"/>
      <w:bookmarkEnd w:id="515"/>
      <w:bookmarkEnd w:id="516"/>
    </w:p>
    <w:p w:rsidR="00C64F75" w:rsidRDefault="00C64F75" w:rsidP="00C64F75">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C64F75" w:rsidRDefault="00C64F75" w:rsidP="00C64F75">
      <w:pPr>
        <w:shd w:val="clear" w:color="auto" w:fill="E6E6E6"/>
        <w:tabs>
          <w:tab w:val="clear" w:pos="284"/>
          <w:tab w:val="clear" w:pos="567"/>
          <w:tab w:val="left" w:pos="720"/>
        </w:tabs>
      </w:pPr>
    </w:p>
    <w:p w:rsidR="00C64F75" w:rsidRDefault="00C64F75" w:rsidP="00C64F75"/>
    <w:p w:rsidR="00C64F75" w:rsidRDefault="00C64F75" w:rsidP="00F91CA8">
      <w:pPr>
        <w:pStyle w:val="a3"/>
        <w:numPr>
          <w:ilvl w:val="2"/>
          <w:numId w:val="79"/>
        </w:numPr>
      </w:pPr>
      <w:bookmarkStart w:id="517" w:name="_Ref333307111"/>
      <w:bookmarkStart w:id="518" w:name="_Ref318808588"/>
      <w:bookmarkStart w:id="519" w:name="_Ref315701636"/>
      <w:bookmarkStart w:id="520" w:name="_Ref315701549"/>
      <w:bookmarkStart w:id="521" w:name="_Toc307565984"/>
      <w:bookmarkStart w:id="522" w:name="_Toc303673489"/>
      <w:bookmarkStart w:id="523" w:name="_Toc303673178"/>
      <w:bookmarkStart w:id="524" w:name="_Toc303672966"/>
      <w:bookmarkStart w:id="525" w:name="_Toc303672154"/>
      <w:bookmarkStart w:id="526" w:name="_Toc343090603"/>
      <w:bookmarkStart w:id="527" w:name="_Toc374519944"/>
      <w:r>
        <w:t>Value type test</w:t>
      </w:r>
      <w:bookmarkEnd w:id="517"/>
      <w:bookmarkEnd w:id="518"/>
      <w:bookmarkEnd w:id="519"/>
      <w:bookmarkEnd w:id="520"/>
      <w:bookmarkEnd w:id="521"/>
      <w:bookmarkEnd w:id="522"/>
      <w:bookmarkEnd w:id="523"/>
      <w:bookmarkEnd w:id="524"/>
      <w:bookmarkEnd w:id="525"/>
      <w:bookmarkEnd w:id="526"/>
      <w:bookmarkEnd w:id="527"/>
    </w:p>
    <w:p w:rsidR="00C64F75" w:rsidRDefault="00C64F75" w:rsidP="00C64F75">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2</w:t>
      </w:r>
      <w:r>
        <w:tab/>
        <w:t>Further technical information is in the Feature catalogue and UML diagram of the application schema(s) in section 5.2.</w:t>
      </w:r>
    </w:p>
    <w:p w:rsidR="00C64F75" w:rsidRDefault="00C64F75" w:rsidP="00C64F75">
      <w:pPr>
        <w:shd w:val="clear" w:color="auto" w:fill="E6E6E6"/>
        <w:tabs>
          <w:tab w:val="clear" w:pos="284"/>
          <w:tab w:val="clear" w:pos="567"/>
          <w:tab w:val="left" w:pos="720"/>
        </w:tabs>
      </w:pPr>
    </w:p>
    <w:p w:rsidR="00C64F75" w:rsidRDefault="00C64F75" w:rsidP="00C64F75"/>
    <w:p w:rsidR="00C37089" w:rsidRDefault="00C37089" w:rsidP="00C64F75"/>
    <w:p w:rsidR="00C37089" w:rsidRDefault="00C37089" w:rsidP="00C64F75"/>
    <w:p w:rsidR="00C64F75" w:rsidRDefault="00C64F75" w:rsidP="00F91CA8">
      <w:pPr>
        <w:pStyle w:val="a3"/>
        <w:numPr>
          <w:ilvl w:val="2"/>
          <w:numId w:val="79"/>
        </w:numPr>
      </w:pPr>
      <w:bookmarkStart w:id="528" w:name="_Toc343090604"/>
      <w:bookmarkStart w:id="529" w:name="_Toc374519945"/>
      <w:r>
        <w:t>Value test</w:t>
      </w:r>
      <w:bookmarkEnd w:id="528"/>
      <w:bookmarkEnd w:id="529"/>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Art.4 (3) of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tabs>
          <w:tab w:val="clear" w:pos="284"/>
          <w:tab w:val="clear" w:pos="567"/>
          <w:tab w:val="left" w:pos="720"/>
        </w:tabs>
      </w:pPr>
      <w:r>
        <w:t xml:space="preserve">c) </w:t>
      </w:r>
      <w:r>
        <w:rPr>
          <w:u w:val="single"/>
        </w:rPr>
        <w:t>Test Method</w:t>
      </w:r>
      <w:r>
        <w:t>: When an</w:t>
      </w:r>
      <w:r w:rsidRPr="00E9151A">
        <w:t xml:space="preserve"> </w:t>
      </w:r>
      <w:r>
        <w:t>attribute / association role has an enumeration or code list as its type, compare the values of each instance with those provided in the applic</w:t>
      </w:r>
      <w:r>
        <w:t>a</w:t>
      </w:r>
      <w:r>
        <w:t>tion schema</w:t>
      </w:r>
      <w:r w:rsidRPr="00E9151A">
        <w:t>.</w:t>
      </w:r>
      <w:r>
        <w:t xml:space="preserve"> To pass this tests any instance of an attribute / association role</w:t>
      </w:r>
    </w:p>
    <w:p w:rsidR="00C64F75" w:rsidRDefault="00C64F75" w:rsidP="00F91CA8">
      <w:pPr>
        <w:numPr>
          <w:ilvl w:val="0"/>
          <w:numId w:val="72"/>
        </w:numPr>
        <w:tabs>
          <w:tab w:val="clear" w:pos="284"/>
          <w:tab w:val="left" w:pos="567"/>
          <w:tab w:val="left" w:pos="851"/>
        </w:tabs>
        <w:ind w:left="567" w:hanging="283"/>
      </w:pPr>
      <w:r>
        <w:t>shall not take any other value than defined in the enumeration table when its type is an enumeration.</w:t>
      </w:r>
    </w:p>
    <w:p w:rsidR="00C64F75" w:rsidRDefault="00C64F75" w:rsidP="00F91CA8">
      <w:pPr>
        <w:numPr>
          <w:ilvl w:val="0"/>
          <w:numId w:val="72"/>
        </w:numPr>
        <w:tabs>
          <w:tab w:val="clear" w:pos="284"/>
          <w:tab w:val="left" w:pos="567"/>
          <w:tab w:val="left" w:pos="851"/>
        </w:tabs>
        <w:ind w:left="567" w:hanging="283"/>
      </w:pPr>
      <w:r>
        <w:t>shall take only values explicitly specified in the code list when the code list’s extensibility is “none”.</w:t>
      </w:r>
    </w:p>
    <w:p w:rsidR="00C64F75" w:rsidRDefault="00C64F75" w:rsidP="00F91CA8">
      <w:pPr>
        <w:numPr>
          <w:ilvl w:val="0"/>
          <w:numId w:val="72"/>
        </w:numPr>
        <w:tabs>
          <w:tab w:val="clear" w:pos="284"/>
          <w:tab w:val="left" w:pos="567"/>
          <w:tab w:val="left" w:pos="851"/>
        </w:tabs>
        <w:ind w:left="567" w:hanging="283"/>
      </w:pPr>
      <w:r>
        <w:t>shall take only a value explicitly specified in the code list or shall take a value that is narrower (i.e. more specific) than those explicitly specified in the application schema when the code list’s extensibility is “narrower”.</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This test is not applicable to code lists with extensibility “open” or “any”.</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2</w:t>
      </w:r>
      <w:r>
        <w:tab/>
        <w:t>When a data provider only uses code lists with narrower (more specific values) this test can be fully performed based on internal information.</w:t>
      </w:r>
    </w:p>
    <w:p w:rsidR="00C64F75" w:rsidRDefault="00C64F75" w:rsidP="00C64F75">
      <w:pPr>
        <w:shd w:val="clear" w:color="auto" w:fill="E6E6E6"/>
        <w:tabs>
          <w:tab w:val="clear" w:pos="284"/>
          <w:tab w:val="clear" w:pos="567"/>
          <w:tab w:val="left" w:pos="720"/>
        </w:tabs>
      </w:pPr>
    </w:p>
    <w:p w:rsidR="00C64F75" w:rsidRDefault="00C64F75" w:rsidP="00C64F75"/>
    <w:p w:rsidR="00C64F75" w:rsidRPr="00810819" w:rsidRDefault="00C64F75" w:rsidP="00F91CA8">
      <w:pPr>
        <w:pStyle w:val="a3"/>
        <w:numPr>
          <w:ilvl w:val="2"/>
          <w:numId w:val="79"/>
        </w:numPr>
      </w:pPr>
      <w:bookmarkStart w:id="530" w:name="_Toc343090605"/>
      <w:bookmarkStart w:id="531" w:name="_Toc374519946"/>
      <w:r w:rsidRPr="00810819">
        <w:t>Attributes/associations completeness test</w:t>
      </w:r>
      <w:bookmarkEnd w:id="530"/>
      <w:bookmarkEnd w:id="531"/>
    </w:p>
    <w:p w:rsidR="00C64F75" w:rsidRDefault="00C64F75" w:rsidP="00C64F75">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C64F75" w:rsidRDefault="00C64F75" w:rsidP="00C64F75">
      <w:pPr>
        <w:shd w:val="clear" w:color="auto" w:fill="E6E6E6"/>
      </w:pPr>
    </w:p>
    <w:p w:rsidR="00C64F75" w:rsidRDefault="00C64F75" w:rsidP="00C64F75">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C64F75" w:rsidRDefault="00C64F75" w:rsidP="00C64F75">
      <w:pPr>
        <w:shd w:val="clear" w:color="auto" w:fill="E6E6E6"/>
      </w:pPr>
    </w:p>
    <w:p w:rsidR="00C64F75" w:rsidRDefault="00C64F75" w:rsidP="00C64F75">
      <w:pPr>
        <w:shd w:val="clear" w:color="auto" w:fill="E6E6E6"/>
        <w:tabs>
          <w:tab w:val="clear" w:pos="284"/>
          <w:tab w:val="clear" w:pos="567"/>
          <w:tab w:val="left" w:pos="720"/>
        </w:tabs>
      </w:pPr>
      <w:r>
        <w:t>NOTE 2</w:t>
      </w:r>
      <w:r>
        <w:tab/>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 xml:space="preserve">provided if it </w:t>
      </w:r>
      <w:r>
        <w:t>exists in or applies to the real world entity</w:t>
      </w:r>
      <w:r>
        <w:rPr>
          <w:rFonts w:cs="Arial"/>
        </w:rPr>
        <w:t xml:space="preserve">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t>If the characteristic described by the attribute or association role does not exist in or apply to the real world entity, the attribute or association role does not need to be present in the data set.</w:t>
      </w:r>
    </w:p>
    <w:p w:rsidR="00C64F75" w:rsidRDefault="00C64F75" w:rsidP="00C64F75">
      <w:pPr>
        <w:shd w:val="clear" w:color="auto" w:fill="E6E6E6"/>
        <w:tabs>
          <w:tab w:val="clear" w:pos="284"/>
          <w:tab w:val="clear" w:pos="567"/>
          <w:tab w:val="left" w:pos="720"/>
        </w:tabs>
      </w:pPr>
    </w:p>
    <w:p w:rsidR="00C64F75" w:rsidRDefault="00C64F75" w:rsidP="00C64F75"/>
    <w:p w:rsidR="00C64F75" w:rsidRDefault="00C64F75" w:rsidP="00F91CA8">
      <w:pPr>
        <w:pStyle w:val="a3"/>
        <w:numPr>
          <w:ilvl w:val="2"/>
          <w:numId w:val="79"/>
        </w:numPr>
      </w:pPr>
      <w:bookmarkStart w:id="532" w:name="_Ref322530872"/>
      <w:bookmarkStart w:id="533" w:name="_Toc343090606"/>
      <w:bookmarkStart w:id="534" w:name="_Toc374519947"/>
      <w:bookmarkEnd w:id="505"/>
      <w:r>
        <w:t>Abstract spatial object test</w:t>
      </w:r>
      <w:bookmarkEnd w:id="532"/>
      <w:bookmarkEnd w:id="533"/>
      <w:bookmarkEnd w:id="534"/>
    </w:p>
    <w:p w:rsidR="00C64F75" w:rsidRDefault="00C64F75" w:rsidP="00C64F75">
      <w:pPr>
        <w:rPr>
          <w:lang w:eastAsia="ja-JP"/>
        </w:rPr>
      </w:pPr>
    </w:p>
    <w:p w:rsidR="00C64F75" w:rsidRDefault="00C64F75" w:rsidP="00C64F75">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Art.5(3) of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C64F75" w:rsidRDefault="00C64F75" w:rsidP="00C64F75">
      <w:pPr>
        <w:shd w:val="clear" w:color="auto" w:fill="E6E6E6"/>
        <w:tabs>
          <w:tab w:val="clear" w:pos="284"/>
          <w:tab w:val="clear" w:pos="567"/>
          <w:tab w:val="left" w:pos="720"/>
        </w:tabs>
      </w:pPr>
    </w:p>
    <w:p w:rsidR="00C64F75" w:rsidRDefault="00C64F75" w:rsidP="00F91CA8">
      <w:pPr>
        <w:pStyle w:val="a3"/>
        <w:numPr>
          <w:ilvl w:val="2"/>
          <w:numId w:val="79"/>
        </w:numPr>
      </w:pPr>
      <w:bookmarkStart w:id="535" w:name="_Ref333307130"/>
      <w:bookmarkStart w:id="536" w:name="_Ref322531115"/>
      <w:bookmarkStart w:id="537" w:name="_Ref322531105"/>
      <w:bookmarkStart w:id="538" w:name="_Ref315701663"/>
      <w:bookmarkStart w:id="539" w:name="_Ref315701559"/>
      <w:bookmarkStart w:id="540" w:name="_Toc307565990"/>
      <w:bookmarkStart w:id="541" w:name="_Toc303673495"/>
      <w:bookmarkStart w:id="542" w:name="_Toc303673184"/>
      <w:bookmarkStart w:id="543" w:name="_Toc303672972"/>
      <w:bookmarkStart w:id="544" w:name="_Toc303672160"/>
      <w:bookmarkStart w:id="545" w:name="_Toc343090607"/>
      <w:bookmarkStart w:id="546" w:name="_Toc374519948"/>
      <w:r>
        <w:t>Constraints test</w:t>
      </w:r>
      <w:bookmarkEnd w:id="535"/>
      <w:bookmarkEnd w:id="536"/>
      <w:bookmarkEnd w:id="537"/>
      <w:bookmarkEnd w:id="538"/>
      <w:bookmarkEnd w:id="539"/>
      <w:bookmarkEnd w:id="540"/>
      <w:bookmarkEnd w:id="541"/>
      <w:bookmarkEnd w:id="542"/>
      <w:bookmarkEnd w:id="543"/>
      <w:bookmarkEnd w:id="544"/>
      <w:bookmarkEnd w:id="545"/>
      <w:bookmarkEnd w:id="546"/>
    </w:p>
    <w:p w:rsidR="00C64F75" w:rsidRDefault="00C64F75" w:rsidP="00C64F75">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C64F75" w:rsidRDefault="00C64F75" w:rsidP="00C64F75">
      <w:pPr>
        <w:shd w:val="clear" w:color="auto" w:fill="E6E6E6"/>
        <w:tabs>
          <w:tab w:val="clear" w:pos="284"/>
          <w:tab w:val="clear" w:pos="567"/>
        </w:tabs>
        <w:rPr>
          <w:rFonts w:cs="Arial"/>
        </w:rPr>
      </w:pPr>
    </w:p>
    <w:p w:rsidR="00C64F75" w:rsidRDefault="00C64F75" w:rsidP="00C64F75">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C64F75" w:rsidRDefault="00C64F75" w:rsidP="00C64F75">
      <w:pPr>
        <w:shd w:val="clear" w:color="auto" w:fill="E6E6E6"/>
        <w:tabs>
          <w:tab w:val="clear" w:pos="284"/>
          <w:tab w:val="clear" w:pos="567"/>
        </w:tabs>
        <w:rPr>
          <w:rFonts w:cs="Arial"/>
        </w:rPr>
      </w:pPr>
    </w:p>
    <w:p w:rsidR="00C64F75" w:rsidRDefault="00C64F75" w:rsidP="00C64F75">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C64F75" w:rsidRDefault="00C64F75" w:rsidP="00C64F75">
      <w:pPr>
        <w:shd w:val="clear" w:color="auto" w:fill="E6E6E6"/>
        <w:tabs>
          <w:tab w:val="clear" w:pos="284"/>
          <w:tab w:val="clear" w:pos="567"/>
        </w:tabs>
        <w:rPr>
          <w:rFonts w:cs="Arial"/>
        </w:rPr>
      </w:pPr>
    </w:p>
    <w:p w:rsidR="00C64F75" w:rsidRDefault="00C64F75" w:rsidP="00C64F75">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C64F75" w:rsidRDefault="00C64F75" w:rsidP="00C64F75">
      <w:pPr>
        <w:shd w:val="clear" w:color="auto" w:fill="E6E6E6"/>
        <w:tabs>
          <w:tab w:val="clear" w:pos="284"/>
          <w:tab w:val="clear" w:pos="567"/>
          <w:tab w:val="left" w:pos="720"/>
        </w:tabs>
      </w:pPr>
    </w:p>
    <w:p w:rsidR="00C64F75" w:rsidRPr="00810819" w:rsidRDefault="00C64F75" w:rsidP="00F91CA8">
      <w:pPr>
        <w:pStyle w:val="a3"/>
        <w:numPr>
          <w:ilvl w:val="2"/>
          <w:numId w:val="79"/>
        </w:numPr>
        <w:rPr>
          <w:bCs/>
        </w:rPr>
      </w:pPr>
      <w:bookmarkStart w:id="547" w:name="_Ref326236461"/>
      <w:bookmarkStart w:id="548" w:name="_Ref333306914"/>
      <w:bookmarkStart w:id="549" w:name="_Ref333306893"/>
      <w:bookmarkStart w:id="550" w:name="ogc_sf"/>
      <w:bookmarkStart w:id="551" w:name="_Toc343090608"/>
      <w:bookmarkStart w:id="552" w:name="_Toc374519949"/>
      <w:bookmarkEnd w:id="504"/>
      <w:r>
        <w:t>Geometry representation test</w:t>
      </w:r>
      <w:bookmarkEnd w:id="547"/>
      <w:bookmarkEnd w:id="548"/>
      <w:bookmarkEnd w:id="549"/>
      <w:bookmarkEnd w:id="551"/>
      <w:bookmarkEnd w:id="552"/>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a) </w:t>
      </w:r>
      <w:r>
        <w:rPr>
          <w:u w:val="single"/>
        </w:rPr>
        <w:t>Purpose</w:t>
      </w:r>
      <w:r>
        <w:t>: Verification whether the value domain of spatial properties is restricted as specified in the Commission Regulation No 1089/2010.</w:t>
      </w:r>
    </w:p>
    <w:p w:rsidR="00C64F75" w:rsidRDefault="00C64F75" w:rsidP="00C64F75">
      <w:pPr>
        <w:shd w:val="clear" w:color="auto" w:fill="E6E6E6"/>
        <w:tabs>
          <w:tab w:val="clear" w:pos="284"/>
          <w:tab w:val="clear" w:pos="567"/>
          <w:tab w:val="left" w:pos="720"/>
        </w:tabs>
      </w:pPr>
    </w:p>
    <w:p w:rsidR="00C64F75" w:rsidRPr="002601F8" w:rsidRDefault="00C64F75" w:rsidP="00C64F75">
      <w:r w:rsidRPr="002601F8">
        <w:t xml:space="preserve">b) </w:t>
      </w:r>
      <w:r w:rsidRPr="002601F8">
        <w:rPr>
          <w:u w:val="single"/>
        </w:rPr>
        <w:t>Reference</w:t>
      </w:r>
      <w:r w:rsidRPr="002601F8">
        <w:t>: Art.12(1</w:t>
      </w:r>
      <w:r w:rsidRPr="00BD2619">
        <w:t xml:space="preserve">), </w:t>
      </w:r>
      <w:r>
        <w:t xml:space="preserve">Annex III Section 6 </w:t>
      </w:r>
      <w:r w:rsidRPr="002601F8">
        <w:t>of Commission Regulation No 1089/2010</w:t>
      </w:r>
    </w:p>
    <w:p w:rsidR="00C64F75" w:rsidRDefault="00C64F75" w:rsidP="00C64F75">
      <w:pPr>
        <w:shd w:val="clear" w:color="auto" w:fill="E6E6E6"/>
        <w:tabs>
          <w:tab w:val="clear" w:pos="284"/>
          <w:tab w:val="clear" w:pos="567"/>
          <w:tab w:val="left" w:pos="720"/>
        </w:tabs>
        <w:rPr>
          <w:u w:val="single"/>
        </w:rPr>
      </w:pPr>
    </w:p>
    <w:p w:rsidR="00C64F75" w:rsidRDefault="00C64F75" w:rsidP="00C64F75">
      <w:pPr>
        <w:shd w:val="clear" w:color="auto" w:fill="E6E6E6"/>
        <w:tabs>
          <w:tab w:val="clear" w:pos="284"/>
          <w:tab w:val="clear" w:pos="567"/>
          <w:tab w:val="left" w:pos="720"/>
        </w:tabs>
      </w:pPr>
      <w:r>
        <w:rPr>
          <w:u w:val="single"/>
        </w:rPr>
        <w:t>c) Test Method</w:t>
      </w:r>
      <w:r>
        <w:t>: Check whether all spatial properties only use 0, 1 and 2-dimensional geometric objects that exist in the right 2-, 3- or 4-dimensional coordinate space, and where all curve interpolations respect the rules specified in the reference documents.</w:t>
      </w:r>
    </w:p>
    <w:p w:rsidR="00C64F75" w:rsidRDefault="00C64F75" w:rsidP="00C64F75">
      <w:pPr>
        <w:shd w:val="clear" w:color="auto" w:fill="E6E6E6"/>
        <w:tabs>
          <w:tab w:val="clear" w:pos="284"/>
          <w:tab w:val="clear" w:pos="567"/>
          <w:tab w:val="left" w:pos="720"/>
        </w:tabs>
      </w:pPr>
    </w:p>
    <w:p w:rsidR="00C64F75" w:rsidRDefault="00C64F75" w:rsidP="00C64F75">
      <w:r>
        <w:t>NOTE</w:t>
      </w:r>
      <w:r>
        <w:tab/>
      </w:r>
      <w:r>
        <w:tab/>
        <w:t>Further technical information is in OGC Simple Feature spatial schema v1.2.1 [06-103r4].</w:t>
      </w:r>
    </w:p>
    <w:p w:rsidR="00C64F75" w:rsidRDefault="00C64F75" w:rsidP="00C64F75">
      <w:pPr>
        <w:rPr>
          <w:highlight w:val="yellow"/>
          <w:lang w:eastAsia="ja-JP"/>
        </w:rPr>
      </w:pPr>
    </w:p>
    <w:p w:rsidR="00C64F75" w:rsidRDefault="00C64F75" w:rsidP="00C64F75">
      <w:pPr>
        <w:pStyle w:val="a2"/>
        <w:rPr>
          <w:rStyle w:val="StyleOutlinenumbered14ptBold"/>
        </w:rPr>
      </w:pPr>
      <w:bookmarkStart w:id="553" w:name="_Toc307565995"/>
      <w:bookmarkStart w:id="554" w:name="_Toc303673500"/>
      <w:bookmarkStart w:id="555" w:name="_Toc303673189"/>
      <w:bookmarkStart w:id="556" w:name="_Toc303672977"/>
      <w:bookmarkStart w:id="557" w:name="_Toc303672165"/>
      <w:bookmarkStart w:id="558" w:name="_Ref315701741"/>
      <w:bookmarkStart w:id="559" w:name="_Toc343090609"/>
      <w:bookmarkStart w:id="560" w:name="_Toc374519950"/>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50"/>
      <w:r>
        <w:rPr>
          <w:rStyle w:val="StyleOutlinenumbered14ptBold"/>
        </w:rPr>
        <w:t xml:space="preserve">Reference Systems </w:t>
      </w:r>
      <w:bookmarkEnd w:id="553"/>
      <w:bookmarkEnd w:id="554"/>
      <w:bookmarkEnd w:id="555"/>
      <w:bookmarkEnd w:id="556"/>
      <w:bookmarkEnd w:id="557"/>
      <w:r>
        <w:rPr>
          <w:rStyle w:val="StyleOutlinenumbered14ptBold"/>
        </w:rPr>
        <w:t>Conformance Class</w:t>
      </w:r>
      <w:bookmarkEnd w:id="558"/>
      <w:bookmarkEnd w:id="559"/>
      <w:bookmarkEnd w:id="560"/>
    </w:p>
    <w:p w:rsidR="00C64F75" w:rsidRDefault="00C64F75" w:rsidP="00C64F75">
      <w:pPr>
        <w:rPr>
          <w:b/>
        </w:rPr>
      </w:pPr>
    </w:p>
    <w:p w:rsidR="00C64F75" w:rsidRDefault="00C64F75" w:rsidP="00C64F75">
      <w:pPr>
        <w:rPr>
          <w:b/>
        </w:rPr>
      </w:pPr>
      <w:r>
        <w:rPr>
          <w:b/>
        </w:rPr>
        <w:t xml:space="preserve">Conformance class: </w:t>
      </w:r>
    </w:p>
    <w:p w:rsidR="00C64F75" w:rsidRPr="00F52368" w:rsidRDefault="00C64F75" w:rsidP="00C64F75">
      <w:pPr>
        <w:rPr>
          <w:lang w:eastAsia="ja-JP"/>
        </w:rPr>
      </w:pPr>
      <w:r w:rsidRPr="00F52368">
        <w:rPr>
          <w:lang w:eastAsia="ja-JP"/>
        </w:rPr>
        <w:t>http://inspire.ec.europa.eu/conformanceClass/ir/</w:t>
      </w:r>
      <w:r>
        <w:rPr>
          <w:lang w:eastAsia="ja-JP"/>
        </w:rPr>
        <w:t>us</w:t>
      </w:r>
      <w:r w:rsidRPr="00F52368">
        <w:rPr>
          <w:lang w:eastAsia="ja-JP"/>
        </w:rPr>
        <w:t>/</w:t>
      </w:r>
      <w:r>
        <w:rPr>
          <w:lang w:eastAsia="ja-JP"/>
        </w:rPr>
        <w:t>rs</w:t>
      </w:r>
    </w:p>
    <w:p w:rsidR="00C64F75" w:rsidRPr="00F52368" w:rsidRDefault="00C64F75" w:rsidP="00C64F75">
      <w:pPr>
        <w:rPr>
          <w:lang w:eastAsia="ja-JP"/>
        </w:rPr>
      </w:pPr>
    </w:p>
    <w:p w:rsidR="00C64F75" w:rsidRPr="00810819" w:rsidRDefault="00C64F75" w:rsidP="00F91CA8">
      <w:pPr>
        <w:pStyle w:val="a3"/>
        <w:numPr>
          <w:ilvl w:val="2"/>
          <w:numId w:val="73"/>
        </w:numPr>
        <w:rPr>
          <w:bCs/>
        </w:rPr>
      </w:pPr>
      <w:bookmarkStart w:id="561" w:name="_Ref326240866"/>
      <w:bookmarkStart w:id="562" w:name="_Ref315702168"/>
      <w:bookmarkStart w:id="563" w:name="_Ref315702123"/>
      <w:bookmarkStart w:id="564" w:name="_Toc307565996"/>
      <w:bookmarkStart w:id="565" w:name="_Ref307476174"/>
      <w:bookmarkStart w:id="566" w:name="_Toc303673501"/>
      <w:bookmarkStart w:id="567" w:name="_Toc303673190"/>
      <w:bookmarkStart w:id="568" w:name="_Toc303672978"/>
      <w:bookmarkStart w:id="569" w:name="_Toc303672166"/>
      <w:bookmarkStart w:id="570" w:name="datum"/>
      <w:bookmarkStart w:id="571" w:name="_Toc343090610"/>
      <w:bookmarkStart w:id="572" w:name="_Toc374519951"/>
      <w:r>
        <w:t>Datum test</w:t>
      </w:r>
      <w:bookmarkEnd w:id="561"/>
      <w:bookmarkEnd w:id="562"/>
      <w:bookmarkEnd w:id="563"/>
      <w:bookmarkEnd w:id="564"/>
      <w:bookmarkEnd w:id="565"/>
      <w:bookmarkEnd w:id="566"/>
      <w:bookmarkEnd w:id="567"/>
      <w:bookmarkEnd w:id="568"/>
      <w:bookmarkEnd w:id="569"/>
      <w:bookmarkEnd w:id="571"/>
      <w:bookmarkEnd w:id="572"/>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C64F75" w:rsidRDefault="00C64F75" w:rsidP="00F91CA8">
      <w:pPr>
        <w:numPr>
          <w:ilvl w:val="0"/>
          <w:numId w:val="72"/>
        </w:numPr>
        <w:shd w:val="clear" w:color="auto" w:fill="E6E6E6"/>
        <w:tabs>
          <w:tab w:val="clear" w:pos="284"/>
          <w:tab w:val="clear" w:pos="567"/>
          <w:tab w:val="left" w:pos="720"/>
        </w:tabs>
      </w:pPr>
      <w:r>
        <w:t>the European Terrestrial Reference System 1989 (ETRS89) within its geographical scope; or</w:t>
      </w:r>
    </w:p>
    <w:p w:rsidR="00C64F75" w:rsidRDefault="00C64F75" w:rsidP="00F91CA8">
      <w:pPr>
        <w:numPr>
          <w:ilvl w:val="0"/>
          <w:numId w:val="72"/>
        </w:numPr>
        <w:shd w:val="clear" w:color="auto" w:fill="E6E6E6"/>
        <w:tabs>
          <w:tab w:val="clear" w:pos="284"/>
          <w:tab w:val="clear" w:pos="567"/>
          <w:tab w:val="left" w:pos="720"/>
        </w:tabs>
      </w:pPr>
      <w:r>
        <w:t>the International Terrestrial Reference System (ITRS) for areas beyond the ETRS89 geographical scope; or</w:t>
      </w:r>
    </w:p>
    <w:p w:rsidR="00C64F75" w:rsidRDefault="00C64F75" w:rsidP="00F91CA8">
      <w:pPr>
        <w:numPr>
          <w:ilvl w:val="0"/>
          <w:numId w:val="72"/>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6 of this document.</w:t>
      </w:r>
    </w:p>
    <w:p w:rsidR="00C64F75" w:rsidRPr="0089408E" w:rsidRDefault="00C64F75" w:rsidP="00C64F75">
      <w:pPr>
        <w:rPr>
          <w:highlight w:val="yellow"/>
          <w:lang w:eastAsia="ja-JP"/>
        </w:rPr>
      </w:pPr>
    </w:p>
    <w:p w:rsidR="00C64F75" w:rsidRPr="00810819" w:rsidRDefault="00C64F75" w:rsidP="00F91CA8">
      <w:pPr>
        <w:pStyle w:val="a3"/>
        <w:numPr>
          <w:ilvl w:val="2"/>
          <w:numId w:val="73"/>
        </w:numPr>
        <w:rPr>
          <w:bCs/>
        </w:rPr>
      </w:pPr>
      <w:bookmarkStart w:id="573" w:name="_Ref326240868"/>
      <w:bookmarkStart w:id="574" w:name="crs"/>
      <w:bookmarkStart w:id="575" w:name="_Ref337540221"/>
      <w:bookmarkStart w:id="576" w:name="_Toc343090611"/>
      <w:bookmarkStart w:id="577" w:name="_Toc374519952"/>
      <w:bookmarkEnd w:id="570"/>
      <w:r>
        <w:t>Coordinate reference system test</w:t>
      </w:r>
      <w:bookmarkEnd w:id="573"/>
      <w:bookmarkEnd w:id="575"/>
      <w:bookmarkEnd w:id="576"/>
      <w:bookmarkEnd w:id="577"/>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Section 6 of Commission Regulation 1089/2010.</w:t>
      </w:r>
    </w:p>
    <w:p w:rsidR="00C64F75" w:rsidRDefault="00C64F75" w:rsidP="00C64F75">
      <w:pPr>
        <w:shd w:val="clear" w:color="auto" w:fill="E6E6E6"/>
        <w:tabs>
          <w:tab w:val="clear" w:pos="284"/>
          <w:tab w:val="clear" w:pos="567"/>
          <w:tab w:val="left" w:pos="720"/>
        </w:tabs>
      </w:pPr>
    </w:p>
    <w:p w:rsidR="00C64F75" w:rsidRPr="0089408E" w:rsidRDefault="00C64F75" w:rsidP="00C64F75">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C64F75" w:rsidRPr="00E437DC" w:rsidRDefault="00C64F75" w:rsidP="00F91CA8">
      <w:pPr>
        <w:numPr>
          <w:ilvl w:val="0"/>
          <w:numId w:val="71"/>
        </w:numPr>
        <w:ind w:left="567" w:hanging="283"/>
        <w:rPr>
          <w:lang w:eastAsia="ja-JP"/>
        </w:rPr>
      </w:pPr>
      <w:r w:rsidRPr="00E437DC">
        <w:rPr>
          <w:lang w:eastAsia="ja-JP"/>
        </w:rPr>
        <w:t xml:space="preserve">Three-dimensional Cartesian coordinates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 xml:space="preserve">rameters of the </w:t>
      </w:r>
      <w:r w:rsidRPr="00862201">
        <w:rPr>
          <w:lang w:eastAsia="ja-JP"/>
        </w:rPr>
        <w:t>Geodetic Reference System 1980 (</w:t>
      </w:r>
      <w:r w:rsidRPr="00E437DC">
        <w:rPr>
          <w:lang w:eastAsia="ja-JP"/>
        </w:rPr>
        <w:t xml:space="preserve">GRS80) ellipsoid. </w:t>
      </w:r>
    </w:p>
    <w:p w:rsidR="00C64F75" w:rsidRPr="00E437DC" w:rsidRDefault="00C64F75" w:rsidP="00F91CA8">
      <w:pPr>
        <w:numPr>
          <w:ilvl w:val="0"/>
          <w:numId w:val="71"/>
        </w:numPr>
        <w:ind w:left="567" w:hanging="283"/>
        <w:rPr>
          <w:lang w:eastAsia="ja-JP"/>
        </w:rPr>
      </w:pPr>
      <w:r w:rsidRPr="00E437DC">
        <w:rPr>
          <w:lang w:eastAsia="ja-JP"/>
        </w:rPr>
        <w:t xml:space="preserve">Three-dimensional geodetic coordinates (latitude, longitude and ellipsoidal height)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rameters of the GRS80 ellipsoid.</w:t>
      </w:r>
    </w:p>
    <w:p w:rsidR="00C64F75" w:rsidRPr="00E437DC" w:rsidRDefault="00C64F75" w:rsidP="00F91CA8">
      <w:pPr>
        <w:numPr>
          <w:ilvl w:val="0"/>
          <w:numId w:val="71"/>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C64F75" w:rsidRPr="00E437DC" w:rsidRDefault="00C64F75" w:rsidP="00F91CA8">
      <w:pPr>
        <w:numPr>
          <w:ilvl w:val="0"/>
          <w:numId w:val="71"/>
        </w:numPr>
        <w:ind w:left="567" w:hanging="283"/>
        <w:rPr>
          <w:lang w:eastAsia="ja-JP"/>
        </w:rPr>
      </w:pPr>
      <w:r w:rsidRPr="00E437DC">
        <w:rPr>
          <w:lang w:eastAsia="ja-JP"/>
        </w:rPr>
        <w:t>Plane coordinates using the ETRS89 Lambert Azimuthal Equal Area coordinate reference system.</w:t>
      </w:r>
    </w:p>
    <w:p w:rsidR="00C64F75" w:rsidRPr="00E437DC" w:rsidRDefault="00C64F75" w:rsidP="00F91CA8">
      <w:pPr>
        <w:numPr>
          <w:ilvl w:val="0"/>
          <w:numId w:val="71"/>
        </w:numPr>
        <w:ind w:left="567" w:hanging="283"/>
        <w:rPr>
          <w:lang w:eastAsia="ja-JP"/>
        </w:rPr>
      </w:pPr>
      <w:r w:rsidRPr="00E437DC">
        <w:rPr>
          <w:lang w:eastAsia="ja-JP"/>
        </w:rPr>
        <w:t xml:space="preserve">Plane coordinates using the ETRS89 Lambert Conformal Conic coordinate reference system. </w:t>
      </w:r>
    </w:p>
    <w:p w:rsidR="00C64F75" w:rsidRPr="00E437DC" w:rsidRDefault="00C64F75" w:rsidP="00F91CA8">
      <w:pPr>
        <w:numPr>
          <w:ilvl w:val="0"/>
          <w:numId w:val="71"/>
        </w:numPr>
        <w:ind w:left="567" w:hanging="283"/>
        <w:rPr>
          <w:lang w:eastAsia="ja-JP"/>
        </w:rPr>
      </w:pPr>
      <w:r w:rsidRPr="00E437DC">
        <w:rPr>
          <w:lang w:eastAsia="ja-JP"/>
        </w:rPr>
        <w:t xml:space="preserve">Plane coordinates using the ETRS89 Transverse Mercator coordinate reference system. </w:t>
      </w:r>
    </w:p>
    <w:p w:rsidR="00C64F75" w:rsidRDefault="00C64F75" w:rsidP="00F91CA8">
      <w:pPr>
        <w:numPr>
          <w:ilvl w:val="0"/>
          <w:numId w:val="71"/>
        </w:numPr>
        <w:ind w:left="567" w:hanging="283"/>
        <w:rPr>
          <w:lang w:eastAsia="ja-JP"/>
        </w:rPr>
      </w:pPr>
      <w:r w:rsidRPr="00E437DC">
        <w:rPr>
          <w:lang w:eastAsia="ja-JP"/>
        </w:rPr>
        <w:t>For the vertical component on land, the European Vertical Reference System (EVRS) shall be used to express gravity-related heights within its geographical scope. Other vertical refe</w:t>
      </w:r>
      <w:r w:rsidRPr="00E437DC">
        <w:rPr>
          <w:lang w:eastAsia="ja-JP"/>
        </w:rPr>
        <w:t>r</w:t>
      </w:r>
      <w:r w:rsidRPr="00E437DC">
        <w:rPr>
          <w:lang w:eastAsia="ja-JP"/>
        </w:rPr>
        <w:t>ence systems related to the Earth gravity field shall be used to express gravity-related heights in areas that are outside the geographical scope of EVRS.</w:t>
      </w:r>
      <w:bookmarkStart w:id="578" w:name="vertical_marine"/>
    </w:p>
    <w:p w:rsidR="00C64F75" w:rsidRDefault="00C64F75" w:rsidP="00F91CA8">
      <w:pPr>
        <w:numPr>
          <w:ilvl w:val="0"/>
          <w:numId w:val="71"/>
        </w:numPr>
        <w:ind w:left="567" w:hanging="283"/>
        <w:rPr>
          <w:lang w:eastAsia="ja-JP"/>
        </w:rPr>
      </w:pPr>
      <w:r>
        <w:rPr>
          <w:lang w:eastAsia="ja-JP"/>
        </w:rPr>
        <w:t>For the vertical component in marine areas where there is an appreciable tidal range (tidal waters), the Lowest Astronomical Tide (LAT) shall be used as the reference surface.</w:t>
      </w:r>
    </w:p>
    <w:p w:rsidR="00C64F75" w:rsidRPr="00E437DC" w:rsidRDefault="00C64F75" w:rsidP="00F91CA8">
      <w:pPr>
        <w:numPr>
          <w:ilvl w:val="0"/>
          <w:numId w:val="71"/>
        </w:numPr>
        <w:ind w:left="567" w:hanging="283"/>
        <w:rPr>
          <w:lang w:eastAsia="ja-JP"/>
        </w:rPr>
      </w:pPr>
      <w:r>
        <w:rPr>
          <w:lang w:eastAsia="ja-JP"/>
        </w:rPr>
        <w:t>For the vertical component in marine areas without an appreciable tidal range, in open oceans and effectively in waters that are deeper than 200 meters, the Mean Sea Level (MSL) or a well-defined reference level close to the MSL shall be used as the reference surface.</w:t>
      </w:r>
      <w:bookmarkEnd w:id="578"/>
      <w:r>
        <w:rPr>
          <w:lang w:eastAsia="ja-JP"/>
        </w:rPr>
        <w:t>“</w:t>
      </w:r>
    </w:p>
    <w:p w:rsidR="00C64F75" w:rsidRDefault="00C64F75" w:rsidP="00F91CA8">
      <w:pPr>
        <w:numPr>
          <w:ilvl w:val="0"/>
          <w:numId w:val="71"/>
        </w:numPr>
        <w:ind w:left="567" w:hanging="283"/>
        <w:rPr>
          <w:lang w:eastAsia="ja-JP"/>
        </w:rPr>
      </w:pPr>
      <w:r>
        <w:rPr>
          <w:lang w:eastAsia="ja-JP"/>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6 of this document.</w:t>
      </w:r>
    </w:p>
    <w:p w:rsidR="00C64F75" w:rsidRPr="0089408E" w:rsidRDefault="00C64F75" w:rsidP="00C64F75">
      <w:pPr>
        <w:rPr>
          <w:highlight w:val="yellow"/>
          <w:lang w:eastAsia="ja-JP"/>
        </w:rPr>
      </w:pPr>
    </w:p>
    <w:p w:rsidR="00C64F75" w:rsidRPr="00863978" w:rsidRDefault="00C64F75" w:rsidP="00F91CA8">
      <w:pPr>
        <w:pStyle w:val="a3"/>
        <w:numPr>
          <w:ilvl w:val="2"/>
          <w:numId w:val="73"/>
        </w:numPr>
        <w:rPr>
          <w:bCs/>
        </w:rPr>
      </w:pPr>
      <w:bookmarkStart w:id="579" w:name="default_grid"/>
      <w:bookmarkStart w:id="580" w:name="_Toc343090612"/>
      <w:bookmarkStart w:id="581" w:name="_Toc374519953"/>
      <w:bookmarkEnd w:id="574"/>
      <w:r>
        <w:t>View service coordinate reference system test</w:t>
      </w:r>
      <w:bookmarkEnd w:id="580"/>
      <w:bookmarkEnd w:id="581"/>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6 of this document.</w:t>
      </w:r>
    </w:p>
    <w:p w:rsidR="00C64F75" w:rsidRDefault="00C64F75" w:rsidP="00C64F75">
      <w:pPr>
        <w:rPr>
          <w:lang w:eastAsia="ja-JP"/>
        </w:rPr>
      </w:pPr>
    </w:p>
    <w:p w:rsidR="00C64F75" w:rsidRPr="00863978" w:rsidRDefault="00C64F75" w:rsidP="00F91CA8">
      <w:pPr>
        <w:pStyle w:val="a3"/>
        <w:numPr>
          <w:ilvl w:val="2"/>
          <w:numId w:val="73"/>
        </w:numPr>
        <w:rPr>
          <w:bCs/>
        </w:rPr>
      </w:pPr>
      <w:bookmarkStart w:id="582" w:name="_Ref315702193"/>
      <w:bookmarkStart w:id="583" w:name="_Ref315702128"/>
      <w:bookmarkStart w:id="584" w:name="_Toc307565999"/>
      <w:bookmarkStart w:id="585" w:name="trs"/>
      <w:bookmarkStart w:id="586" w:name="_Toc343090613"/>
      <w:bookmarkStart w:id="587" w:name="_Toc374519954"/>
      <w:r>
        <w:t>Temporal reference system test</w:t>
      </w:r>
      <w:bookmarkEnd w:id="582"/>
      <w:bookmarkEnd w:id="583"/>
      <w:bookmarkEnd w:id="584"/>
      <w:bookmarkEnd w:id="586"/>
      <w:bookmarkEnd w:id="587"/>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Check whether:</w:t>
      </w:r>
    </w:p>
    <w:p w:rsidR="00C64F75" w:rsidRPr="00F07AEB" w:rsidRDefault="00C64F75" w:rsidP="00F91CA8">
      <w:pPr>
        <w:numPr>
          <w:ilvl w:val="0"/>
          <w:numId w:val="72"/>
        </w:numPr>
        <w:shd w:val="clear" w:color="auto" w:fill="E6E6E6"/>
        <w:tabs>
          <w:tab w:val="clear" w:pos="284"/>
          <w:tab w:val="clear" w:pos="567"/>
          <w:tab w:val="left" w:pos="720"/>
        </w:tabs>
      </w:pPr>
      <w:r>
        <w:t>the Gregorian calendar is used as a reference system for date values;</w:t>
      </w:r>
    </w:p>
    <w:p w:rsidR="00C64F75" w:rsidRPr="00F07AEB" w:rsidRDefault="00C64F75" w:rsidP="00F91CA8">
      <w:pPr>
        <w:numPr>
          <w:ilvl w:val="0"/>
          <w:numId w:val="72"/>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6 of this document.</w:t>
      </w:r>
    </w:p>
    <w:p w:rsidR="00C64F75" w:rsidRDefault="00C64F75" w:rsidP="00C64F75">
      <w:pPr>
        <w:shd w:val="clear" w:color="auto" w:fill="E6E6E6"/>
        <w:rPr>
          <w:rFonts w:cs="Arial"/>
        </w:rPr>
      </w:pPr>
    </w:p>
    <w:p w:rsidR="00C64F75" w:rsidRPr="00DD0E49" w:rsidRDefault="00C64F75" w:rsidP="00C64F75">
      <w:pPr>
        <w:rPr>
          <w:lang w:eastAsia="ja-JP"/>
        </w:rPr>
      </w:pPr>
    </w:p>
    <w:p w:rsidR="00C64F75" w:rsidRPr="00863978" w:rsidRDefault="00C64F75" w:rsidP="00F91CA8">
      <w:pPr>
        <w:pStyle w:val="a3"/>
        <w:numPr>
          <w:ilvl w:val="2"/>
          <w:numId w:val="73"/>
        </w:numPr>
        <w:rPr>
          <w:bCs/>
        </w:rPr>
      </w:pPr>
      <w:bookmarkStart w:id="588" w:name="_Toc343090614"/>
      <w:bookmarkStart w:id="589" w:name="_Toc374519955"/>
      <w:r>
        <w:t>Units of measurements test</w:t>
      </w:r>
      <w:bookmarkEnd w:id="588"/>
      <w:bookmarkEnd w:id="589"/>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C64F75" w:rsidRPr="00DD0E49" w:rsidRDefault="00C64F75" w:rsidP="00C64F75"/>
    <w:p w:rsidR="00C64F75" w:rsidRDefault="00C64F75" w:rsidP="00C64F75">
      <w:pPr>
        <w:pStyle w:val="a2"/>
        <w:rPr>
          <w:rStyle w:val="StyleOutlinenumbered14ptBold"/>
        </w:rPr>
      </w:pPr>
      <w:bookmarkStart w:id="590" w:name="_Toc343090615"/>
      <w:bookmarkStart w:id="591" w:name="_Toc374519956"/>
      <w:r>
        <w:rPr>
          <w:rStyle w:val="StyleOutlinenumbered14ptBold"/>
        </w:rPr>
        <w:t>Data Consistency Conformance Class</w:t>
      </w:r>
      <w:bookmarkEnd w:id="590"/>
      <w:bookmarkEnd w:id="591"/>
    </w:p>
    <w:p w:rsidR="00C64F75" w:rsidRDefault="00C64F75" w:rsidP="00C64F75">
      <w:pPr>
        <w:rPr>
          <w:b/>
        </w:rPr>
      </w:pPr>
    </w:p>
    <w:p w:rsidR="00C64F75" w:rsidRDefault="00C64F75" w:rsidP="00C64F75"/>
    <w:p w:rsidR="00C64F75" w:rsidRPr="00A75497" w:rsidRDefault="00C64F75" w:rsidP="00C64F75">
      <w:pPr>
        <w:rPr>
          <w:lang w:eastAsia="ja-JP"/>
        </w:rPr>
      </w:pPr>
      <w:r w:rsidRPr="00A75497">
        <w:rPr>
          <w:lang w:eastAsia="ja-JP"/>
        </w:rPr>
        <w:t>http://inspire.ec.europa.eu/conformance-class/ir/us/dc/us-govserv</w:t>
      </w:r>
    </w:p>
    <w:p w:rsidR="00C64F75" w:rsidRPr="00A75497" w:rsidRDefault="00C64F75" w:rsidP="00C64F75">
      <w:pPr>
        <w:rPr>
          <w:lang w:eastAsia="ja-JP"/>
        </w:rPr>
      </w:pPr>
      <w:r w:rsidRPr="00A75497">
        <w:rPr>
          <w:lang w:eastAsia="ja-JP"/>
        </w:rPr>
        <w:t>http://inspire.ec.europa.eu/conformance-class/ir/us/dc/us-emf</w:t>
      </w:r>
    </w:p>
    <w:p w:rsidR="00C64F75" w:rsidRPr="00A75497" w:rsidRDefault="00C64F75" w:rsidP="00C64F75">
      <w:pPr>
        <w:rPr>
          <w:lang w:eastAsia="ja-JP"/>
        </w:rPr>
      </w:pPr>
      <w:r w:rsidRPr="00A75497">
        <w:rPr>
          <w:lang w:eastAsia="ja-JP"/>
        </w:rPr>
        <w:t>http://inspire.ec.europa.eu/conformance-class/ir/us/dc/us-net-common</w:t>
      </w:r>
    </w:p>
    <w:p w:rsidR="00C64F75" w:rsidRPr="00A75497" w:rsidRDefault="00C64F75" w:rsidP="00C64F75">
      <w:pPr>
        <w:rPr>
          <w:lang w:eastAsia="ja-JP"/>
        </w:rPr>
      </w:pPr>
      <w:r w:rsidRPr="00A75497">
        <w:rPr>
          <w:lang w:eastAsia="ja-JP"/>
        </w:rPr>
        <w:t>http://inspire.ec.europa.eu/conformance-class/ir/us/dc/us-net-el</w:t>
      </w:r>
    </w:p>
    <w:p w:rsidR="00C64F75" w:rsidRPr="00A75497" w:rsidRDefault="00C64F75" w:rsidP="00C64F75">
      <w:pPr>
        <w:rPr>
          <w:lang w:eastAsia="ja-JP"/>
        </w:rPr>
      </w:pPr>
      <w:r w:rsidRPr="00A75497">
        <w:rPr>
          <w:lang w:eastAsia="ja-JP"/>
        </w:rPr>
        <w:t>http://inspire.ec.europa.eu/conformance-class/ir/us/dc/us-net-ogc</w:t>
      </w:r>
    </w:p>
    <w:p w:rsidR="00C64F75" w:rsidRPr="00A75497" w:rsidRDefault="00C64F75" w:rsidP="00C64F75">
      <w:pPr>
        <w:rPr>
          <w:lang w:eastAsia="ja-JP"/>
        </w:rPr>
      </w:pPr>
      <w:r w:rsidRPr="00A75497">
        <w:rPr>
          <w:lang w:eastAsia="ja-JP"/>
        </w:rPr>
        <w:t>http://inspire.ec.europa.eu/conformance-class/ir/us/dc/us-net-sw</w:t>
      </w:r>
    </w:p>
    <w:p w:rsidR="00C64F75" w:rsidRPr="00A75497" w:rsidRDefault="00C64F75" w:rsidP="00C64F75">
      <w:pPr>
        <w:rPr>
          <w:lang w:eastAsia="ja-JP"/>
        </w:rPr>
      </w:pPr>
      <w:r w:rsidRPr="00A75497">
        <w:rPr>
          <w:lang w:eastAsia="ja-JP"/>
        </w:rPr>
        <w:t>http://inspire.ec.europa.eu/conformance-class/ir/us/dc/us-net-th</w:t>
      </w:r>
    </w:p>
    <w:p w:rsidR="00C64F75" w:rsidRPr="00A75497" w:rsidRDefault="00C64F75" w:rsidP="00C64F75">
      <w:pPr>
        <w:rPr>
          <w:lang w:eastAsia="ja-JP"/>
        </w:rPr>
      </w:pPr>
      <w:r w:rsidRPr="00A75497">
        <w:rPr>
          <w:lang w:eastAsia="ja-JP"/>
        </w:rPr>
        <w:t>http://inspire.ec.europa.eu/conformance-class/ir/us/dc/us-net-wa</w:t>
      </w:r>
    </w:p>
    <w:p w:rsidR="00C64F75" w:rsidRDefault="00C64F75" w:rsidP="00C64F75"/>
    <w:p w:rsidR="00C64F75" w:rsidRPr="00DD0E49" w:rsidRDefault="00C64F75" w:rsidP="00C64F75">
      <w:pPr>
        <w:rPr>
          <w:lang w:eastAsia="ja-JP"/>
        </w:rPr>
      </w:pPr>
    </w:p>
    <w:p w:rsidR="00C64F75" w:rsidRDefault="00C64F75" w:rsidP="00C64F75">
      <w:pPr>
        <w:pStyle w:val="a3"/>
      </w:pPr>
      <w:bookmarkStart w:id="592" w:name="dq_targets"/>
      <w:bookmarkStart w:id="593" w:name="_Toc343090616"/>
      <w:bookmarkStart w:id="594" w:name="_Toc374519957"/>
      <w:bookmarkEnd w:id="579"/>
      <w:bookmarkEnd w:id="585"/>
      <w:r>
        <w:t>Unique identifier persistency test</w:t>
      </w:r>
      <w:bookmarkEnd w:id="593"/>
      <w:bookmarkEnd w:id="594"/>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 9 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3</w:t>
      </w:r>
      <w:r>
        <w:tab/>
        <w:t>Further technical information is given in section 14.2 of the INSPIRE Generic Conceptual Model.</w:t>
      </w:r>
    </w:p>
    <w:p w:rsidR="00C64F75" w:rsidRDefault="00C64F75" w:rsidP="00F91CA8">
      <w:pPr>
        <w:pStyle w:val="a3"/>
        <w:numPr>
          <w:ilvl w:val="2"/>
          <w:numId w:val="78"/>
        </w:numPr>
      </w:pPr>
      <w:bookmarkStart w:id="595" w:name="_Ref323206379"/>
      <w:bookmarkStart w:id="596" w:name="_Toc343090617"/>
      <w:bookmarkStart w:id="597" w:name="_Toc374519958"/>
      <w:r>
        <w:t>Version consistency test</w:t>
      </w:r>
      <w:bookmarkEnd w:id="596"/>
      <w:bookmarkEnd w:id="597"/>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 9 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C64F75" w:rsidRDefault="00C64F75" w:rsidP="00C64F75">
      <w:pPr>
        <w:shd w:val="clear" w:color="auto" w:fill="E6E6E6"/>
        <w:tabs>
          <w:tab w:val="clear" w:pos="284"/>
          <w:tab w:val="clear" w:pos="567"/>
          <w:tab w:val="left" w:pos="720"/>
        </w:tabs>
      </w:pPr>
    </w:p>
    <w:p w:rsidR="00C64F75" w:rsidRPr="00C269D9" w:rsidRDefault="00C64F75" w:rsidP="00C64F75">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C64F75" w:rsidRDefault="00C64F75" w:rsidP="00F91CA8">
      <w:pPr>
        <w:pStyle w:val="a3"/>
        <w:numPr>
          <w:ilvl w:val="2"/>
          <w:numId w:val="78"/>
        </w:numPr>
      </w:pPr>
      <w:bookmarkStart w:id="598" w:name="_Toc343090618"/>
      <w:bookmarkStart w:id="599" w:name="_Toc374519959"/>
      <w:r>
        <w:t>Life cycle time sequence test</w:t>
      </w:r>
      <w:bookmarkEnd w:id="595"/>
      <w:bookmarkEnd w:id="598"/>
      <w:bookmarkEnd w:id="599"/>
    </w:p>
    <w:p w:rsidR="00C64F75" w:rsidRDefault="00C64F75" w:rsidP="00C64F75">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Art.10(3) 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C64F75" w:rsidRDefault="00C64F75" w:rsidP="00C64F75">
      <w:pPr>
        <w:shd w:val="clear" w:color="auto" w:fill="E6E6E6"/>
        <w:tabs>
          <w:tab w:val="clear" w:pos="284"/>
          <w:tab w:val="clear" w:pos="567"/>
          <w:tab w:val="left" w:pos="720"/>
        </w:tabs>
      </w:pPr>
    </w:p>
    <w:p w:rsidR="00C64F75" w:rsidRPr="00DD0E49" w:rsidRDefault="00C64F75" w:rsidP="00C64F75">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C64F75" w:rsidRDefault="00C64F75" w:rsidP="00F91CA8">
      <w:pPr>
        <w:pStyle w:val="a3"/>
        <w:numPr>
          <w:ilvl w:val="2"/>
          <w:numId w:val="78"/>
        </w:numPr>
      </w:pPr>
      <w:bookmarkStart w:id="600" w:name="_Toc343090619"/>
      <w:bookmarkStart w:id="601" w:name="_Toc374519960"/>
      <w:r>
        <w:t>Validity time sequence test</w:t>
      </w:r>
      <w:bookmarkEnd w:id="600"/>
      <w:bookmarkEnd w:id="601"/>
    </w:p>
    <w:p w:rsidR="00C64F75" w:rsidRDefault="00C64F75" w:rsidP="00C64F75">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validFrom refers to an earlier moment of time than the value of the attribute validTo for every spatial object / object type where this property is specified.</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Art.12(3) 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Compare the value of the attribute validFrom with attribute validTo. The test is passed when the validFrom value is before validTo value for each instance of all spatial object/data types for which this attribute has been defined.</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C64F75" w:rsidRDefault="00C64F75" w:rsidP="00C64F75">
      <w:pPr>
        <w:shd w:val="clear" w:color="auto" w:fill="E6E6E6"/>
        <w:tabs>
          <w:tab w:val="clear" w:pos="284"/>
          <w:tab w:val="clear" w:pos="567"/>
          <w:tab w:val="left" w:pos="720"/>
        </w:tabs>
        <w:rPr>
          <w:highlight w:val="yellow"/>
          <w:lang w:eastAsia="ja-JP"/>
        </w:rPr>
      </w:pPr>
    </w:p>
    <w:p w:rsidR="00C64F75" w:rsidRDefault="00C64F75" w:rsidP="00F91CA8">
      <w:pPr>
        <w:pStyle w:val="a3"/>
        <w:numPr>
          <w:ilvl w:val="2"/>
          <w:numId w:val="78"/>
        </w:numPr>
      </w:pPr>
      <w:bookmarkStart w:id="602" w:name="_Toc343090620"/>
      <w:bookmarkStart w:id="603" w:name="_Toc374519961"/>
      <w:r>
        <w:t>Update frequency test</w:t>
      </w:r>
      <w:bookmarkEnd w:id="602"/>
      <w:bookmarkEnd w:id="603"/>
    </w:p>
    <w:p w:rsidR="00C64F75" w:rsidRDefault="00C64F75" w:rsidP="00C64F75">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 xml:space="preserve">Verify whether all the updates in the source dataset(s) have been transmitted to the dataset(s) which can be retrieved for the </w:t>
      </w:r>
      <w:smartTag w:uri="urn:schemas-microsoft-com:office:smarttags" w:element="place">
        <w:smartTag w:uri="urn:schemas-microsoft-com:office:smarttags" w:element="country-region">
          <w:r>
            <w:t>US</w:t>
          </w:r>
        </w:smartTag>
      </w:smartTag>
      <w:r>
        <w:t xml:space="preserve"> using INSPIRE download services.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Art.8 (2) 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C64F75" w:rsidRPr="00F00BDC" w:rsidRDefault="00C64F75" w:rsidP="00C64F75">
      <w:pPr>
        <w:rPr>
          <w:highlight w:val="yellow"/>
          <w:lang w:eastAsia="ja-JP"/>
        </w:rPr>
      </w:pPr>
    </w:p>
    <w:p w:rsidR="00C64F75" w:rsidRDefault="00C64F75" w:rsidP="00C64F75">
      <w:pPr>
        <w:pStyle w:val="a2"/>
        <w:rPr>
          <w:rStyle w:val="StyleOutlinenumbered14ptBold"/>
        </w:rPr>
      </w:pPr>
      <w:bookmarkStart w:id="604" w:name="_Toc343090621"/>
      <w:bookmarkStart w:id="605" w:name="_Toc374519962"/>
      <w:r>
        <w:rPr>
          <w:rStyle w:val="StyleOutlinenumbered14ptBold"/>
        </w:rPr>
        <w:t>Data Quality Conformance Class</w:t>
      </w:r>
      <w:bookmarkEnd w:id="604"/>
      <w:bookmarkEnd w:id="605"/>
      <w:r>
        <w:rPr>
          <w:rStyle w:val="StyleOutlinenumbered14ptBold"/>
        </w:rPr>
        <w:t xml:space="preserve"> </w:t>
      </w:r>
    </w:p>
    <w:p w:rsidR="00C64F75" w:rsidRDefault="00C64F75" w:rsidP="00C64F75">
      <w:pPr>
        <w:rPr>
          <w:b/>
        </w:rPr>
      </w:pPr>
    </w:p>
    <w:p w:rsidR="00C64F75" w:rsidRDefault="00C64F75" w:rsidP="00C64F75">
      <w:pPr>
        <w:rPr>
          <w:b/>
        </w:rPr>
      </w:pPr>
      <w:r>
        <w:rPr>
          <w:b/>
        </w:rPr>
        <w:t xml:space="preserve">Conformance class: </w:t>
      </w:r>
    </w:p>
    <w:p w:rsidR="00C64F75" w:rsidRDefault="00C64F75" w:rsidP="00C64F75">
      <w:r>
        <w:t>http://inspire.ec.europa.eu/conformance-class/ir/us/dq</w:t>
      </w:r>
    </w:p>
    <w:p w:rsidR="00C64F75" w:rsidRPr="00DD0E49" w:rsidRDefault="00C64F75" w:rsidP="00C64F75">
      <w:pPr>
        <w:rPr>
          <w:lang w:eastAsia="ja-JP"/>
        </w:rPr>
      </w:pPr>
    </w:p>
    <w:p w:rsidR="00C64F75" w:rsidRPr="00863978" w:rsidRDefault="00C64F75" w:rsidP="00C64F75">
      <w:pPr>
        <w:pStyle w:val="a2"/>
        <w:rPr>
          <w:rStyle w:val="StyleOutlinenumbered14ptBold"/>
          <w:bCs/>
        </w:rPr>
      </w:pPr>
      <w:bookmarkStart w:id="606" w:name="_Ref315702345"/>
      <w:bookmarkStart w:id="607" w:name="_Toc307566009"/>
      <w:bookmarkStart w:id="608" w:name="_Toc303673512"/>
      <w:bookmarkStart w:id="609" w:name="_Toc303673201"/>
      <w:bookmarkStart w:id="610" w:name="_Toc303672989"/>
      <w:bookmarkStart w:id="611" w:name="_Toc303672177"/>
      <w:bookmarkStart w:id="612" w:name="_Toc343090622"/>
      <w:bookmarkStart w:id="613" w:name="_Toc374519963"/>
      <w:bookmarkEnd w:id="592"/>
      <w:r>
        <w:rPr>
          <w:rStyle w:val="StyleOutlinenumbered14ptBold"/>
        </w:rPr>
        <w:t>Metadata IR Conformance Class</w:t>
      </w:r>
      <w:bookmarkEnd w:id="606"/>
      <w:bookmarkEnd w:id="612"/>
      <w:bookmarkEnd w:id="613"/>
    </w:p>
    <w:p w:rsidR="00C64F75" w:rsidRDefault="00C64F75" w:rsidP="00C64F75">
      <w:pPr>
        <w:rPr>
          <w:b/>
        </w:rPr>
      </w:pPr>
    </w:p>
    <w:p w:rsidR="00C64F75" w:rsidRDefault="00C64F75" w:rsidP="00C64F75">
      <w:pPr>
        <w:rPr>
          <w:b/>
        </w:rPr>
      </w:pPr>
      <w:r>
        <w:rPr>
          <w:b/>
        </w:rPr>
        <w:t xml:space="preserve">Conformance class: </w:t>
      </w:r>
    </w:p>
    <w:p w:rsidR="00C64F75" w:rsidRDefault="00C64F75" w:rsidP="00C64F75">
      <w:r>
        <w:t>http://inspire.ec.europa.eu/conformance-class/ir/us/md</w:t>
      </w:r>
    </w:p>
    <w:p w:rsidR="00C64F75" w:rsidRDefault="00C64F75" w:rsidP="00C64F75">
      <w:pPr>
        <w:rPr>
          <w:rStyle w:val="Instruction"/>
          <w:i w:val="0"/>
        </w:rPr>
      </w:pPr>
    </w:p>
    <w:p w:rsidR="00555872" w:rsidRPr="00FA4C04" w:rsidRDefault="00555872" w:rsidP="00C64F75">
      <w:pPr>
        <w:rPr>
          <w:rStyle w:val="Instruction"/>
          <w:i w:val="0"/>
        </w:rPr>
      </w:pPr>
    </w:p>
    <w:p w:rsidR="00C64F75" w:rsidRDefault="00C64F75" w:rsidP="00F91CA8">
      <w:pPr>
        <w:pStyle w:val="a3"/>
        <w:numPr>
          <w:ilvl w:val="2"/>
          <w:numId w:val="74"/>
        </w:numPr>
        <w:rPr>
          <w:bCs/>
        </w:rPr>
      </w:pPr>
      <w:bookmarkStart w:id="614" w:name="_Ref326240967"/>
      <w:bookmarkStart w:id="615" w:name="md_min_dq"/>
      <w:bookmarkStart w:id="616" w:name="_Toc343090623"/>
      <w:bookmarkStart w:id="617" w:name="_Toc374519964"/>
      <w:bookmarkEnd w:id="607"/>
      <w:bookmarkEnd w:id="608"/>
      <w:bookmarkEnd w:id="609"/>
      <w:bookmarkEnd w:id="610"/>
      <w:bookmarkEnd w:id="611"/>
      <w:r>
        <w:rPr>
          <w:bCs/>
        </w:rPr>
        <w:t>Metadata for interoperability test</w:t>
      </w:r>
      <w:bookmarkEnd w:id="616"/>
      <w:bookmarkEnd w:id="617"/>
    </w:p>
    <w:p w:rsidR="00C64F75" w:rsidRDefault="00C64F75" w:rsidP="00C64F75">
      <w:pPr>
        <w:shd w:val="clear" w:color="auto" w:fill="E6E6E6"/>
        <w:tabs>
          <w:tab w:val="clear" w:pos="284"/>
          <w:tab w:val="clear" w:pos="567"/>
          <w:tab w:val="left" w:pos="720"/>
        </w:tabs>
      </w:pPr>
      <w:r>
        <w:t xml:space="preserve">a) </w:t>
      </w:r>
      <w:r>
        <w:rPr>
          <w:u w:val="single"/>
        </w:rPr>
        <w:t>Purpose</w:t>
      </w:r>
      <w:r>
        <w:t xml:space="preserve">: Verify whether the metadata for interoperability of spatial data sets and services described in 1089/2010 Commission Regulation have been created and published for each dataset related to the  </w:t>
      </w:r>
      <w:smartTag w:uri="urn:schemas-microsoft-com:office:smarttags" w:element="place">
        <w:smartTag w:uri="urn:schemas-microsoft-com:office:smarttags" w:element="country-region">
          <w:r>
            <w:t>US</w:t>
          </w:r>
        </w:smartTag>
      </w:smartTag>
      <w:r>
        <w:t xml:space="preserve"> data theme.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C64F75" w:rsidRDefault="00C64F75" w:rsidP="00C64F75">
      <w:pPr>
        <w:shd w:val="clear" w:color="auto" w:fill="E6E6E6"/>
        <w:tabs>
          <w:tab w:val="clear" w:pos="284"/>
          <w:tab w:val="clear" w:pos="567"/>
          <w:tab w:val="left" w:pos="720"/>
        </w:tabs>
      </w:pPr>
    </w:p>
    <w:p w:rsidR="00C64F75" w:rsidRPr="00986BC2" w:rsidRDefault="00C64F75" w:rsidP="00C64F75">
      <w:r w:rsidRPr="00986BC2">
        <w:t>c) Test Method: Inspect whether metadata describing the coordinate reference systems, encoding</w:t>
      </w:r>
      <w:r>
        <w:t xml:space="preserve">, </w:t>
      </w:r>
      <w:r w:rsidRPr="00C37089">
        <w:rPr>
          <w:rStyle w:val="Instruction"/>
          <w:i w:val="0"/>
          <w:color w:val="auto"/>
        </w:rPr>
        <w:t>topological consistency</w:t>
      </w:r>
      <w:r w:rsidRPr="00C37089">
        <w:t xml:space="preserve"> and</w:t>
      </w:r>
      <w:r>
        <w:t xml:space="preserve"> spatial representation type</w:t>
      </w:r>
      <w:r w:rsidRPr="00986BC2">
        <w:t xml:space="preserve"> have been created and published.</w:t>
      </w:r>
      <w:r>
        <w:t xml:space="preserve"> If </w:t>
      </w:r>
      <w:r w:rsidRPr="00986BC2">
        <w:t>the spatial data set contains temporal information that does not refer to the default temporal reference system</w:t>
      </w:r>
      <w:r>
        <w:t>, i</w:t>
      </w:r>
      <w:r w:rsidRPr="00986BC2">
        <w:t>nspect whether metadata describing the</w:t>
      </w:r>
      <w:r>
        <w:t xml:space="preserve"> temporal reference system </w:t>
      </w:r>
      <w:r w:rsidRPr="00986BC2">
        <w:t>have been created and published.</w:t>
      </w:r>
      <w:r>
        <w:t xml:space="preserve"> If </w:t>
      </w:r>
      <w:r w:rsidRPr="00986BC2">
        <w:t xml:space="preserve">an encoding is </w:t>
      </w:r>
      <w:r>
        <w:t>used that is not based on UTF-8, i</w:t>
      </w:r>
      <w:r w:rsidRPr="00986BC2">
        <w:t>nspect whether metadata describing the</w:t>
      </w:r>
      <w:r>
        <w:t xml:space="preserve"> </w:t>
      </w:r>
      <w:r w:rsidRPr="00986BC2">
        <w:t>character encoding</w:t>
      </w:r>
      <w:r>
        <w:t xml:space="preserve"> </w:t>
      </w:r>
      <w:r w:rsidRPr="00986BC2">
        <w:t>have been created</w:t>
      </w:r>
      <w:r>
        <w:t>.</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8 of this document.</w:t>
      </w:r>
    </w:p>
    <w:p w:rsidR="00C64F75" w:rsidRDefault="00C64F75" w:rsidP="00C64F75">
      <w:pPr>
        <w:pStyle w:val="a2"/>
        <w:rPr>
          <w:rStyle w:val="StyleOutlinenumbered14ptBold"/>
        </w:rPr>
      </w:pPr>
      <w:bookmarkStart w:id="618" w:name="_Toc343090624"/>
      <w:bookmarkStart w:id="619" w:name="_Toc374519965"/>
      <w:bookmarkEnd w:id="614"/>
      <w:bookmarkEnd w:id="615"/>
      <w:r>
        <w:rPr>
          <w:rStyle w:val="StyleOutlinenumbered14ptBold"/>
        </w:rPr>
        <w:t>Information Accessibility Conformance Class</w:t>
      </w:r>
      <w:bookmarkEnd w:id="618"/>
      <w:bookmarkEnd w:id="619"/>
    </w:p>
    <w:p w:rsidR="00C64F75" w:rsidRDefault="00C64F75" w:rsidP="00C64F75">
      <w:pPr>
        <w:rPr>
          <w:lang w:eastAsia="ja-JP"/>
        </w:rPr>
      </w:pPr>
    </w:p>
    <w:p w:rsidR="00C64F75" w:rsidRDefault="00C64F75" w:rsidP="00C64F75">
      <w:pPr>
        <w:rPr>
          <w:b/>
        </w:rPr>
      </w:pPr>
      <w:r>
        <w:rPr>
          <w:b/>
        </w:rPr>
        <w:t xml:space="preserve">Conformance class: </w:t>
      </w:r>
    </w:p>
    <w:p w:rsidR="00C64F75" w:rsidRDefault="00C64F75" w:rsidP="00C64F75">
      <w:r>
        <w:t>http://inspire.ec.europa.eu/conformance-class/ir/us/ia</w:t>
      </w:r>
    </w:p>
    <w:p w:rsidR="00C64F75" w:rsidRDefault="00C64F75" w:rsidP="00C64F75"/>
    <w:p w:rsidR="00C64F75" w:rsidRDefault="00C64F75" w:rsidP="00F91CA8">
      <w:pPr>
        <w:pStyle w:val="a3"/>
        <w:numPr>
          <w:ilvl w:val="2"/>
          <w:numId w:val="77"/>
        </w:numPr>
      </w:pPr>
      <w:bookmarkStart w:id="620" w:name="_Ref333306704"/>
      <w:bookmarkStart w:id="621" w:name="_Toc343090625"/>
      <w:bookmarkStart w:id="622" w:name="_Toc374519966"/>
      <w:r>
        <w:t>Code list publication test</w:t>
      </w:r>
      <w:bookmarkEnd w:id="620"/>
      <w:bookmarkEnd w:id="621"/>
      <w:bookmarkEnd w:id="622"/>
    </w:p>
    <w:p w:rsidR="00C64F75" w:rsidRPr="00DD0E49" w:rsidRDefault="00C64F75" w:rsidP="00C64F75">
      <w:pPr>
        <w:rPr>
          <w:lang w:eastAsia="ja-JP"/>
        </w:rPr>
      </w:pPr>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all additional values used in the data sets for attributes, for which narrower values or any other value than specified in Commission Regulation 1089/2010 are allowed, are published in a register.</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Art.6(3)</w:t>
      </w:r>
    </w:p>
    <w:p w:rsidR="00C64F75" w:rsidRDefault="00C64F75" w:rsidP="00C64F75">
      <w:pPr>
        <w:shd w:val="clear" w:color="auto" w:fill="E6E6E6"/>
        <w:tabs>
          <w:tab w:val="clear" w:pos="284"/>
          <w:tab w:val="clear" w:pos="567"/>
          <w:tab w:val="left" w:pos="720"/>
        </w:tabs>
      </w:pPr>
    </w:p>
    <w:p w:rsidR="00C64F75" w:rsidRDefault="00C64F75" w:rsidP="00C64F75">
      <w:pPr>
        <w:tabs>
          <w:tab w:val="clear" w:pos="284"/>
          <w:tab w:val="clear" w:pos="567"/>
          <w:tab w:val="left" w:pos="720"/>
        </w:tabs>
      </w:pPr>
      <w:r>
        <w:t xml:space="preserve">b) </w:t>
      </w:r>
      <w:r>
        <w:rPr>
          <w:u w:val="single"/>
        </w:rPr>
        <w:t>Reference</w:t>
      </w:r>
      <w:r>
        <w:t xml:space="preserve">: Art.6(3) </w:t>
      </w:r>
      <w:r w:rsidRPr="006D4FB6">
        <w:t xml:space="preserve">and Annex III Section </w:t>
      </w:r>
      <w:r>
        <w:t xml:space="preserve">6 </w:t>
      </w:r>
    </w:p>
    <w:p w:rsidR="00C64F75" w:rsidRDefault="00C64F75" w:rsidP="00C64F75">
      <w:pPr>
        <w:shd w:val="clear" w:color="auto" w:fill="E6E6E6"/>
      </w:pPr>
    </w:p>
    <w:p w:rsidR="00C64F75" w:rsidRDefault="00C64F75" w:rsidP="00C64F75">
      <w:pPr>
        <w:shd w:val="clear" w:color="auto" w:fill="E6E6E6"/>
        <w:tabs>
          <w:tab w:val="clear" w:pos="284"/>
          <w:tab w:val="clear" w:pos="567"/>
          <w:tab w:val="left" w:pos="720"/>
        </w:tabs>
      </w:pPr>
      <w:r>
        <w:t>c) Test method: For each additional value used in the data sets for code list-valued attributes, check whether it is published in a register.</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5 of this document.</w:t>
      </w:r>
    </w:p>
    <w:p w:rsidR="00C64F75" w:rsidRDefault="00C64F75" w:rsidP="00C64F75">
      <w:pPr>
        <w:shd w:val="clear" w:color="auto" w:fill="E6E6E6"/>
      </w:pPr>
    </w:p>
    <w:p w:rsidR="00C64F75" w:rsidRPr="00810819" w:rsidRDefault="00C64F75" w:rsidP="00F91CA8">
      <w:pPr>
        <w:pStyle w:val="a3"/>
        <w:numPr>
          <w:ilvl w:val="2"/>
          <w:numId w:val="80"/>
        </w:numPr>
        <w:rPr>
          <w:bCs/>
        </w:rPr>
      </w:pPr>
      <w:bookmarkStart w:id="623" w:name="_Ref315702177"/>
      <w:bookmarkStart w:id="624" w:name="_Ref315702125"/>
      <w:bookmarkStart w:id="625" w:name="_Toc307565997"/>
      <w:bookmarkStart w:id="626" w:name="_Toc343090626"/>
      <w:bookmarkStart w:id="627" w:name="_Toc374519967"/>
      <w:r>
        <w:t>CRS publication test</w:t>
      </w:r>
      <w:bookmarkEnd w:id="626"/>
      <w:bookmarkEnd w:id="627"/>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C64F75" w:rsidRDefault="00C64F75" w:rsidP="00C64F75">
      <w:pPr>
        <w:shd w:val="clear" w:color="auto" w:fill="E6E6E6"/>
        <w:tabs>
          <w:tab w:val="clear" w:pos="284"/>
          <w:tab w:val="clear" w:pos="567"/>
          <w:tab w:val="left" w:pos="720"/>
        </w:tabs>
      </w:pPr>
    </w:p>
    <w:p w:rsidR="00C64F75" w:rsidRPr="002D615D" w:rsidRDefault="00C64F75" w:rsidP="00C64F75">
      <w:pPr>
        <w:shd w:val="clear" w:color="auto" w:fill="E6E6E6"/>
        <w:tabs>
          <w:tab w:val="clear" w:pos="284"/>
          <w:tab w:val="clear" w:pos="567"/>
          <w:tab w:val="left" w:pos="720"/>
        </w:tabs>
        <w:ind w:left="284" w:hanging="224"/>
      </w:pPr>
      <w:r>
        <w:t xml:space="preserve">b) </w:t>
      </w:r>
      <w:r>
        <w:rPr>
          <w:u w:val="single"/>
        </w:rPr>
        <w:t>Reference</w:t>
      </w:r>
      <w:r>
        <w:t>: Annex II Section 1.5</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 .</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6 of this document.</w:t>
      </w:r>
    </w:p>
    <w:p w:rsidR="00C64F75" w:rsidRPr="00810819" w:rsidRDefault="00C64F75" w:rsidP="00F91CA8">
      <w:pPr>
        <w:pStyle w:val="a3"/>
        <w:numPr>
          <w:ilvl w:val="2"/>
          <w:numId w:val="80"/>
        </w:numPr>
        <w:rPr>
          <w:bCs/>
        </w:rPr>
      </w:pPr>
      <w:bookmarkStart w:id="628" w:name="_Toc343090627"/>
      <w:bookmarkStart w:id="629" w:name="_Toc374519968"/>
      <w:bookmarkEnd w:id="623"/>
      <w:bookmarkEnd w:id="624"/>
      <w:bookmarkEnd w:id="625"/>
      <w:r>
        <w:t>CRS identification test</w:t>
      </w:r>
      <w:bookmarkEnd w:id="628"/>
      <w:bookmarkEnd w:id="629"/>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C64F75" w:rsidRDefault="00C64F75" w:rsidP="00C64F75">
      <w:pPr>
        <w:shd w:val="clear" w:color="auto" w:fill="E6E6E6"/>
        <w:tabs>
          <w:tab w:val="clear" w:pos="284"/>
          <w:tab w:val="clear" w:pos="567"/>
          <w:tab w:val="left" w:pos="720"/>
        </w:tabs>
      </w:pPr>
    </w:p>
    <w:p w:rsidR="00C64F75" w:rsidRPr="002D615D" w:rsidRDefault="00C64F75" w:rsidP="00C64F75">
      <w:pPr>
        <w:shd w:val="clear" w:color="auto" w:fill="E6E6E6"/>
        <w:tabs>
          <w:tab w:val="clear" w:pos="284"/>
          <w:tab w:val="clear" w:pos="567"/>
          <w:tab w:val="left" w:pos="720"/>
        </w:tabs>
        <w:ind w:left="284" w:hanging="224"/>
      </w:pPr>
      <w:r>
        <w:t xml:space="preserve">b) </w:t>
      </w:r>
      <w:r>
        <w:rPr>
          <w:u w:val="single"/>
        </w:rPr>
        <w:t>Reference</w:t>
      </w:r>
      <w:r>
        <w:t>: Annex II Section 1.3.4</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6 of this document.</w:t>
      </w:r>
    </w:p>
    <w:p w:rsidR="00C64F75" w:rsidRDefault="00C64F75" w:rsidP="00C64F75">
      <w:pPr>
        <w:rPr>
          <w:lang w:eastAsia="ja-JP"/>
        </w:rPr>
      </w:pPr>
    </w:p>
    <w:p w:rsidR="00C64F75" w:rsidRDefault="00C64F75" w:rsidP="00C64F75">
      <w:pPr>
        <w:pStyle w:val="a2"/>
        <w:rPr>
          <w:rStyle w:val="StyleOutlinenumbered14ptBold"/>
          <w:bCs/>
        </w:rPr>
      </w:pPr>
      <w:bookmarkStart w:id="630" w:name="_Toc307566019"/>
      <w:bookmarkStart w:id="631" w:name="_Toc303673522"/>
      <w:bookmarkStart w:id="632" w:name="_Toc303673211"/>
      <w:bookmarkStart w:id="633" w:name="_Toc303672999"/>
      <w:bookmarkStart w:id="634" w:name="_Toc303672187"/>
      <w:bookmarkStart w:id="635" w:name="_Ref315266476"/>
      <w:bookmarkStart w:id="636" w:name="_Toc343090628"/>
      <w:bookmarkStart w:id="637" w:name="_Toc374519969"/>
      <w:r>
        <w:rPr>
          <w:rStyle w:val="StyleOutlinenumbered14ptBold"/>
          <w:bCs/>
        </w:rPr>
        <w:t>Data Delivery Conformance Class</w:t>
      </w:r>
      <w:bookmarkEnd w:id="636"/>
      <w:bookmarkEnd w:id="637"/>
    </w:p>
    <w:p w:rsidR="00C64F75" w:rsidRDefault="00C64F75" w:rsidP="00C64F75">
      <w:pPr>
        <w:rPr>
          <w:b/>
        </w:rPr>
      </w:pPr>
    </w:p>
    <w:p w:rsidR="00C64F75" w:rsidRDefault="00C64F75" w:rsidP="00C64F75">
      <w:pPr>
        <w:rPr>
          <w:b/>
        </w:rPr>
      </w:pPr>
      <w:r>
        <w:rPr>
          <w:b/>
        </w:rPr>
        <w:t xml:space="preserve">Conformance class: </w:t>
      </w:r>
    </w:p>
    <w:p w:rsidR="00C64F75" w:rsidRDefault="00C64F75" w:rsidP="00C64F75">
      <w:r>
        <w:t>http://inspire.ec.europa.eu/conformance-class/ir/us/de</w:t>
      </w:r>
    </w:p>
    <w:p w:rsidR="00C64F75" w:rsidRPr="00E543C1" w:rsidRDefault="00C64F75" w:rsidP="00C64F75">
      <w:pPr>
        <w:rPr>
          <w:lang w:eastAsia="ja-JP"/>
        </w:rPr>
      </w:pPr>
    </w:p>
    <w:p w:rsidR="00C64F75" w:rsidRDefault="00C64F75" w:rsidP="00C64F75">
      <w:pPr>
        <w:pStyle w:val="a3"/>
      </w:pPr>
      <w:bookmarkStart w:id="638" w:name="_Toc343090629"/>
      <w:bookmarkStart w:id="639" w:name="_Toc374519970"/>
      <w:r>
        <w:t>Encoding compliance test</w:t>
      </w:r>
      <w:bookmarkEnd w:id="638"/>
      <w:bookmarkEnd w:id="639"/>
    </w:p>
    <w:p w:rsidR="00C64F75" w:rsidRDefault="00C64F75" w:rsidP="00C64F75">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Reference</w:t>
      </w:r>
      <w:r>
        <w:t>: Art.7 (1) of Commission Regulation 1089/2010.</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Datasets using the default encoding specified in Section 9 fulfil this requirement.</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2</w:t>
      </w:r>
      <w:r>
        <w:tab/>
        <w:t>Further technical information is given in Section 9 of this document.</w:t>
      </w:r>
    </w:p>
    <w:p w:rsidR="00C64F75" w:rsidRPr="00F52368" w:rsidRDefault="00C64F75" w:rsidP="00C64F75">
      <w:pPr>
        <w:rPr>
          <w:lang w:eastAsia="ja-JP"/>
        </w:rPr>
      </w:pPr>
    </w:p>
    <w:p w:rsidR="00C64F75" w:rsidRPr="00A67A46" w:rsidRDefault="00C64F75" w:rsidP="00C64F75">
      <w:pPr>
        <w:pStyle w:val="a2"/>
        <w:rPr>
          <w:rStyle w:val="StyleOutlinenumbered14ptBold"/>
          <w:bCs/>
        </w:rPr>
      </w:pPr>
      <w:bookmarkStart w:id="640" w:name="_Toc343090630"/>
      <w:bookmarkStart w:id="641" w:name="_Toc374519971"/>
      <w:r>
        <w:rPr>
          <w:rStyle w:val="StyleOutlinenumbered14ptBold"/>
        </w:rPr>
        <w:t xml:space="preserve">Portrayal </w:t>
      </w:r>
      <w:bookmarkEnd w:id="630"/>
      <w:bookmarkEnd w:id="631"/>
      <w:bookmarkEnd w:id="632"/>
      <w:bookmarkEnd w:id="633"/>
      <w:bookmarkEnd w:id="634"/>
      <w:r>
        <w:rPr>
          <w:rStyle w:val="StyleOutlinenumbered14ptBold"/>
        </w:rPr>
        <w:t>Conformance Class</w:t>
      </w:r>
      <w:bookmarkEnd w:id="635"/>
      <w:bookmarkEnd w:id="640"/>
      <w:bookmarkEnd w:id="641"/>
    </w:p>
    <w:p w:rsidR="00C64F75" w:rsidRDefault="00C64F75" w:rsidP="00C64F75">
      <w:pPr>
        <w:rPr>
          <w:b/>
        </w:rPr>
      </w:pPr>
      <w:bookmarkStart w:id="642" w:name="_Ref326241097"/>
      <w:bookmarkStart w:id="643" w:name="_Ref322953899"/>
      <w:bookmarkStart w:id="644" w:name="_Ref315702689"/>
      <w:bookmarkStart w:id="645" w:name="_Ref315702650"/>
      <w:bookmarkStart w:id="646" w:name="_Ref315266409"/>
      <w:bookmarkStart w:id="647" w:name="_Toc307566020"/>
      <w:bookmarkStart w:id="648" w:name="_Toc303673523"/>
      <w:bookmarkStart w:id="649" w:name="_Toc303673212"/>
      <w:bookmarkStart w:id="650" w:name="_Toc303673000"/>
      <w:bookmarkStart w:id="651" w:name="_Toc303672188"/>
      <w:bookmarkStart w:id="652" w:name="portrayal"/>
    </w:p>
    <w:p w:rsidR="00C64F75" w:rsidRDefault="00C64F75" w:rsidP="00C64F75">
      <w:pPr>
        <w:rPr>
          <w:b/>
        </w:rPr>
      </w:pPr>
      <w:r>
        <w:rPr>
          <w:b/>
        </w:rPr>
        <w:t xml:space="preserve">Conformance class: </w:t>
      </w:r>
    </w:p>
    <w:p w:rsidR="00C64F75" w:rsidRPr="009B68D0" w:rsidRDefault="00C64F75" w:rsidP="00C64F75">
      <w:r w:rsidRPr="009B68D0">
        <w:t>http://inspire.ec.europa.eu/conformance-class/ir/</w:t>
      </w:r>
      <w:r>
        <w:t>us</w:t>
      </w:r>
      <w:r w:rsidRPr="009B68D0">
        <w:t>/po</w:t>
      </w:r>
    </w:p>
    <w:p w:rsidR="00C64F75" w:rsidRPr="00A67A46" w:rsidRDefault="00C64F75" w:rsidP="00F91CA8">
      <w:pPr>
        <w:pStyle w:val="a3"/>
        <w:numPr>
          <w:ilvl w:val="2"/>
          <w:numId w:val="75"/>
        </w:numPr>
        <w:rPr>
          <w:bCs/>
        </w:rPr>
      </w:pPr>
      <w:bookmarkStart w:id="653" w:name="_Toc343090631"/>
      <w:bookmarkStart w:id="654" w:name="_Toc374519972"/>
      <w:r>
        <w:t>Layer designation test</w:t>
      </w:r>
      <w:bookmarkEnd w:id="642"/>
      <w:bookmarkEnd w:id="643"/>
      <w:bookmarkEnd w:id="644"/>
      <w:bookmarkEnd w:id="645"/>
      <w:bookmarkEnd w:id="646"/>
      <w:bookmarkEnd w:id="647"/>
      <w:bookmarkEnd w:id="648"/>
      <w:bookmarkEnd w:id="649"/>
      <w:bookmarkEnd w:id="650"/>
      <w:bookmarkEnd w:id="651"/>
      <w:bookmarkEnd w:id="653"/>
      <w:bookmarkEnd w:id="654"/>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p>
    <w:p w:rsidR="00C64F75" w:rsidRDefault="00C64F75" w:rsidP="00C64F75">
      <w:r w:rsidRPr="00C85B3B">
        <w:t xml:space="preserve">b) Reference: Art. 14(1), Art14(2) and Annex II Section </w:t>
      </w:r>
      <w:r>
        <w:t>6</w:t>
      </w:r>
      <w:r w:rsidRPr="00C85B3B">
        <w:t>.</w:t>
      </w: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p>
    <w:p w:rsidR="00C64F75" w:rsidRDefault="00C64F75" w:rsidP="00C64F75">
      <w:r>
        <w:t xml:space="preserve">c) </w:t>
      </w:r>
      <w:r>
        <w:rPr>
          <w:u w:val="single"/>
        </w:rPr>
        <w:t>Test Method</w:t>
      </w:r>
      <w:r>
        <w:t>: Check whether data is made available for the view network service using the specified layers respectively:</w:t>
      </w:r>
    </w:p>
    <w:p w:rsidR="00C64F75" w:rsidRDefault="00C64F75" w:rsidP="00C64F75"/>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970"/>
        <w:gridCol w:w="3330"/>
      </w:tblGrid>
      <w:tr w:rsidR="00C64F75" w:rsidRPr="00D010D4" w:rsidTr="00C64F75">
        <w:tc>
          <w:tcPr>
            <w:tcW w:w="2988" w:type="dxa"/>
            <w:shd w:val="clear" w:color="auto" w:fill="E6E6E6"/>
          </w:tcPr>
          <w:p w:rsidR="00C64F75" w:rsidRPr="00D010D4" w:rsidRDefault="00C64F75" w:rsidP="00C64F75">
            <w:pPr>
              <w:keepNext/>
              <w:spacing w:before="60" w:after="60"/>
              <w:jc w:val="left"/>
              <w:rPr>
                <w:rFonts w:cs="Arial"/>
                <w:b/>
              </w:rPr>
            </w:pPr>
            <w:r w:rsidRPr="00D010D4">
              <w:rPr>
                <w:rFonts w:cs="Arial"/>
                <w:b/>
              </w:rPr>
              <w:t>Layer Name</w:t>
            </w:r>
          </w:p>
        </w:tc>
        <w:tc>
          <w:tcPr>
            <w:tcW w:w="2970" w:type="dxa"/>
            <w:shd w:val="clear" w:color="auto" w:fill="E6E6E6"/>
          </w:tcPr>
          <w:p w:rsidR="00C64F75" w:rsidRPr="00D010D4" w:rsidRDefault="00C64F75" w:rsidP="00C64F75">
            <w:pPr>
              <w:keepNext/>
              <w:spacing w:before="60" w:after="60"/>
              <w:jc w:val="left"/>
              <w:rPr>
                <w:rFonts w:cs="Arial"/>
                <w:b/>
              </w:rPr>
            </w:pPr>
            <w:r w:rsidRPr="00D010D4">
              <w:rPr>
                <w:rFonts w:cs="Arial"/>
                <w:b/>
              </w:rPr>
              <w:t>Layer Title</w:t>
            </w:r>
          </w:p>
        </w:tc>
        <w:tc>
          <w:tcPr>
            <w:tcW w:w="3330" w:type="dxa"/>
            <w:shd w:val="clear" w:color="auto" w:fill="E6E6E6"/>
          </w:tcPr>
          <w:p w:rsidR="00C64F75" w:rsidRPr="00D010D4" w:rsidRDefault="00C64F75" w:rsidP="00C64F75">
            <w:pPr>
              <w:keepNext/>
              <w:spacing w:before="60" w:after="60"/>
              <w:jc w:val="left"/>
              <w:rPr>
                <w:rFonts w:cs="Arial"/>
                <w:b/>
                <w:i/>
                <w:caps/>
              </w:rPr>
            </w:pPr>
            <w:r w:rsidRPr="00D010D4">
              <w:rPr>
                <w:rFonts w:cs="Arial"/>
                <w:b/>
              </w:rPr>
              <w:t>Spatial object type</w:t>
            </w:r>
          </w:p>
        </w:tc>
      </w:tr>
      <w:tr w:rsidR="00C64F75" w:rsidRPr="00494D7E" w:rsidTr="00C64F75">
        <w:trPr>
          <w:cantSplit/>
        </w:trPr>
        <w:tc>
          <w:tcPr>
            <w:tcW w:w="2988" w:type="dxa"/>
          </w:tcPr>
          <w:p w:rsidR="00C64F75" w:rsidRDefault="00C64F75" w:rsidP="00C64F75">
            <w:pPr>
              <w:rPr>
                <w:rFonts w:cs="Arial"/>
              </w:rPr>
            </w:pPr>
            <w:r>
              <w:rPr>
                <w:rFonts w:cs="Arial"/>
              </w:rPr>
              <w:t>US.UtilityNetwork</w:t>
            </w:r>
          </w:p>
        </w:tc>
        <w:tc>
          <w:tcPr>
            <w:tcW w:w="2970" w:type="dxa"/>
          </w:tcPr>
          <w:p w:rsidR="00C64F75" w:rsidRDefault="00C64F75" w:rsidP="00C64F75">
            <w:pPr>
              <w:jc w:val="left"/>
              <w:rPr>
                <w:rFonts w:cs="Arial"/>
              </w:rPr>
            </w:pPr>
            <w:r>
              <w:rPr>
                <w:rFonts w:cs="Arial"/>
              </w:rPr>
              <w:t xml:space="preserve">Utility Network </w:t>
            </w:r>
          </w:p>
        </w:tc>
        <w:tc>
          <w:tcPr>
            <w:tcW w:w="3330" w:type="dxa"/>
          </w:tcPr>
          <w:p w:rsidR="00C64F75" w:rsidRDefault="00C64F75" w:rsidP="00C64F75">
            <w:pPr>
              <w:jc w:val="left"/>
              <w:rPr>
                <w:rFonts w:cs="Arial"/>
              </w:rPr>
            </w:pPr>
            <w:r>
              <w:rPr>
                <w:rFonts w:cs="Arial"/>
              </w:rPr>
              <w:t>Appurtenance, Manhole, Tower, Pole, Cabinet, Duct, Pipe</w:t>
            </w:r>
          </w:p>
        </w:tc>
      </w:tr>
      <w:tr w:rsidR="00C64F75" w:rsidRPr="00494D7E" w:rsidTr="00C64F75">
        <w:trPr>
          <w:cantSplit/>
        </w:trPr>
        <w:tc>
          <w:tcPr>
            <w:tcW w:w="2988" w:type="dxa"/>
          </w:tcPr>
          <w:p w:rsidR="00C64F75" w:rsidRPr="00494D7E" w:rsidRDefault="00C64F75" w:rsidP="00C64F75">
            <w:pPr>
              <w:rPr>
                <w:rFonts w:cs="Arial"/>
              </w:rPr>
            </w:pPr>
            <w:r>
              <w:rPr>
                <w:rFonts w:cs="Arial"/>
              </w:rPr>
              <w:t>US.ElectricityNetwork</w:t>
            </w:r>
          </w:p>
        </w:tc>
        <w:tc>
          <w:tcPr>
            <w:tcW w:w="2970" w:type="dxa"/>
          </w:tcPr>
          <w:p w:rsidR="00C64F75" w:rsidRPr="00494D7E" w:rsidRDefault="00C64F75" w:rsidP="00C64F75">
            <w:pPr>
              <w:jc w:val="left"/>
              <w:rPr>
                <w:rFonts w:cs="Arial"/>
              </w:rPr>
            </w:pPr>
            <w:r>
              <w:rPr>
                <w:rFonts w:cs="Arial"/>
              </w:rPr>
              <w:t>Electricity Network</w:t>
            </w:r>
          </w:p>
        </w:tc>
        <w:tc>
          <w:tcPr>
            <w:tcW w:w="3330" w:type="dxa"/>
          </w:tcPr>
          <w:p w:rsidR="00C64F75" w:rsidRDefault="00C64F75" w:rsidP="00C64F75">
            <w:pPr>
              <w:jc w:val="left"/>
              <w:rPr>
                <w:rFonts w:cs="Arial"/>
              </w:rPr>
            </w:pPr>
            <w:r>
              <w:t xml:space="preserve">Electricity Cable, Appurtenance </w:t>
            </w:r>
            <w:r>
              <w:rPr>
                <w:rFonts w:cs="Arial"/>
              </w:rPr>
              <w:t>(if included in an electricity network)</w:t>
            </w:r>
          </w:p>
        </w:tc>
      </w:tr>
      <w:tr w:rsidR="00C64F75" w:rsidRPr="00494D7E" w:rsidTr="00C64F75">
        <w:trPr>
          <w:cantSplit/>
        </w:trPr>
        <w:tc>
          <w:tcPr>
            <w:tcW w:w="2988" w:type="dxa"/>
          </w:tcPr>
          <w:p w:rsidR="00C64F75" w:rsidRDefault="00C64F75" w:rsidP="00C64F75">
            <w:pPr>
              <w:jc w:val="left"/>
              <w:rPr>
                <w:rFonts w:cs="Arial"/>
              </w:rPr>
            </w:pPr>
            <w:r>
              <w:rPr>
                <w:rFonts w:cs="Arial"/>
              </w:rPr>
              <w:t>US. Oil</w:t>
            </w:r>
            <w:r w:rsidRPr="00494D7E">
              <w:rPr>
                <w:rFonts w:cs="Arial"/>
              </w:rPr>
              <w:t>Gas</w:t>
            </w:r>
            <w:r>
              <w:rPr>
                <w:rFonts w:cs="Arial"/>
              </w:rPr>
              <w:t>ChemicalsNetwork</w:t>
            </w:r>
          </w:p>
        </w:tc>
        <w:tc>
          <w:tcPr>
            <w:tcW w:w="2970" w:type="dxa"/>
          </w:tcPr>
          <w:p w:rsidR="00C64F75" w:rsidRPr="00494D7E" w:rsidRDefault="00C64F75" w:rsidP="00C64F75">
            <w:pPr>
              <w:rPr>
                <w:rFonts w:cs="Arial"/>
              </w:rPr>
            </w:pPr>
            <w:r w:rsidRPr="00494D7E">
              <w:rPr>
                <w:rFonts w:cs="Arial"/>
              </w:rPr>
              <w:t>Oil</w:t>
            </w:r>
            <w:r>
              <w:rPr>
                <w:rFonts w:cs="Arial"/>
              </w:rPr>
              <w:t>, G</w:t>
            </w:r>
            <w:r w:rsidRPr="00494D7E">
              <w:rPr>
                <w:rFonts w:cs="Arial"/>
              </w:rPr>
              <w:t xml:space="preserve">as </w:t>
            </w:r>
            <w:r>
              <w:rPr>
                <w:rFonts w:cs="Arial"/>
              </w:rPr>
              <w:t>or Chemicals Network</w:t>
            </w:r>
          </w:p>
        </w:tc>
        <w:tc>
          <w:tcPr>
            <w:tcW w:w="3330" w:type="dxa"/>
          </w:tcPr>
          <w:p w:rsidR="00C64F75" w:rsidRDefault="00C64F75" w:rsidP="00C64F75">
            <w:pPr>
              <w:jc w:val="left"/>
              <w:rPr>
                <w:rFonts w:cs="Arial"/>
              </w:rPr>
            </w:pPr>
            <w:r>
              <w:rPr>
                <w:rFonts w:cs="Arial"/>
              </w:rPr>
              <w:t>Oil</w:t>
            </w:r>
            <w:r w:rsidRPr="00494D7E">
              <w:rPr>
                <w:rFonts w:cs="Arial"/>
              </w:rPr>
              <w:t>Gas</w:t>
            </w:r>
            <w:r>
              <w:rPr>
                <w:rFonts w:cs="Arial"/>
              </w:rPr>
              <w:t>ChemicalsPipe, Appurtenance (if included in an oil, gas or chemicals network)</w:t>
            </w:r>
          </w:p>
        </w:tc>
      </w:tr>
      <w:tr w:rsidR="00C64F75" w:rsidRPr="00494D7E" w:rsidTr="00C64F75">
        <w:trPr>
          <w:cantSplit/>
        </w:trPr>
        <w:tc>
          <w:tcPr>
            <w:tcW w:w="2988" w:type="dxa"/>
          </w:tcPr>
          <w:p w:rsidR="00C64F75" w:rsidRDefault="00C64F75" w:rsidP="00C64F75">
            <w:pPr>
              <w:rPr>
                <w:rFonts w:cs="Arial"/>
              </w:rPr>
            </w:pPr>
            <w:r>
              <w:rPr>
                <w:rFonts w:cs="Arial"/>
              </w:rPr>
              <w:t>US.SewerNetwork</w:t>
            </w:r>
          </w:p>
        </w:tc>
        <w:tc>
          <w:tcPr>
            <w:tcW w:w="2970" w:type="dxa"/>
          </w:tcPr>
          <w:p w:rsidR="00C64F75" w:rsidRPr="00494D7E" w:rsidRDefault="00C64F75" w:rsidP="00C64F75">
            <w:pPr>
              <w:jc w:val="left"/>
              <w:rPr>
                <w:rFonts w:cs="Arial"/>
              </w:rPr>
            </w:pPr>
            <w:r>
              <w:rPr>
                <w:rFonts w:cs="Arial"/>
              </w:rPr>
              <w:t>Sewer Network</w:t>
            </w:r>
          </w:p>
        </w:tc>
        <w:tc>
          <w:tcPr>
            <w:tcW w:w="3330" w:type="dxa"/>
          </w:tcPr>
          <w:p w:rsidR="00C64F75" w:rsidRPr="00494D7E" w:rsidRDefault="00C64F75" w:rsidP="00C64F75">
            <w:pPr>
              <w:jc w:val="left"/>
              <w:rPr>
                <w:rFonts w:cs="Arial"/>
              </w:rPr>
            </w:pPr>
            <w:r w:rsidRPr="00494D7E">
              <w:rPr>
                <w:rFonts w:cs="Arial"/>
              </w:rPr>
              <w:t>Sewer</w:t>
            </w:r>
            <w:r>
              <w:rPr>
                <w:rFonts w:cs="Arial"/>
              </w:rPr>
              <w:t>Pipe, Appurtenance (if included in a sewer network)</w:t>
            </w:r>
          </w:p>
        </w:tc>
      </w:tr>
      <w:tr w:rsidR="00C64F75" w:rsidRPr="00494D7E" w:rsidTr="00C64F75">
        <w:trPr>
          <w:cantSplit/>
        </w:trPr>
        <w:tc>
          <w:tcPr>
            <w:tcW w:w="2988" w:type="dxa"/>
          </w:tcPr>
          <w:p w:rsidR="00C64F75" w:rsidRDefault="00C64F75" w:rsidP="00C64F75">
            <w:pPr>
              <w:rPr>
                <w:rFonts w:cs="Arial"/>
              </w:rPr>
            </w:pPr>
            <w:r>
              <w:rPr>
                <w:rFonts w:cs="Arial"/>
              </w:rPr>
              <w:t>US.ThermalNetwork</w:t>
            </w:r>
          </w:p>
        </w:tc>
        <w:tc>
          <w:tcPr>
            <w:tcW w:w="2970" w:type="dxa"/>
          </w:tcPr>
          <w:p w:rsidR="00C64F75" w:rsidRDefault="00C64F75" w:rsidP="00C64F75">
            <w:pPr>
              <w:jc w:val="left"/>
              <w:rPr>
                <w:rFonts w:cs="Arial"/>
              </w:rPr>
            </w:pPr>
            <w:r>
              <w:rPr>
                <w:rFonts w:cs="Arial"/>
              </w:rPr>
              <w:t>Thermal Network</w:t>
            </w:r>
          </w:p>
        </w:tc>
        <w:tc>
          <w:tcPr>
            <w:tcW w:w="3330" w:type="dxa"/>
          </w:tcPr>
          <w:p w:rsidR="00C64F75" w:rsidRDefault="00C64F75" w:rsidP="00C64F75">
            <w:pPr>
              <w:jc w:val="left"/>
              <w:rPr>
                <w:rFonts w:cs="Arial"/>
              </w:rPr>
            </w:pPr>
            <w:r>
              <w:rPr>
                <w:rFonts w:cs="Arial"/>
              </w:rPr>
              <w:t>ThermalPipe, Appurtenance (if included in a thermal network)</w:t>
            </w:r>
          </w:p>
        </w:tc>
      </w:tr>
      <w:tr w:rsidR="00C64F75" w:rsidRPr="00494D7E" w:rsidTr="00C64F75">
        <w:trPr>
          <w:cantSplit/>
        </w:trPr>
        <w:tc>
          <w:tcPr>
            <w:tcW w:w="2988" w:type="dxa"/>
          </w:tcPr>
          <w:p w:rsidR="00C64F75" w:rsidRDefault="00C64F75" w:rsidP="00C64F75">
            <w:pPr>
              <w:rPr>
                <w:rFonts w:cs="Arial"/>
              </w:rPr>
            </w:pPr>
            <w:r>
              <w:rPr>
                <w:rFonts w:cs="Arial"/>
              </w:rPr>
              <w:t>US.WaterNetwork</w:t>
            </w:r>
          </w:p>
        </w:tc>
        <w:tc>
          <w:tcPr>
            <w:tcW w:w="2970" w:type="dxa"/>
          </w:tcPr>
          <w:p w:rsidR="00C64F75" w:rsidRPr="00494D7E" w:rsidRDefault="00C64F75" w:rsidP="00C64F75">
            <w:pPr>
              <w:jc w:val="left"/>
              <w:rPr>
                <w:rFonts w:cs="Arial"/>
              </w:rPr>
            </w:pPr>
            <w:r>
              <w:rPr>
                <w:rFonts w:cs="Arial"/>
              </w:rPr>
              <w:t>Water Network</w:t>
            </w:r>
          </w:p>
        </w:tc>
        <w:tc>
          <w:tcPr>
            <w:tcW w:w="3330" w:type="dxa"/>
          </w:tcPr>
          <w:p w:rsidR="00C64F75" w:rsidRPr="0083372D" w:rsidRDefault="00C64F75" w:rsidP="00C64F75">
            <w:pPr>
              <w:jc w:val="left"/>
            </w:pPr>
            <w:r w:rsidRPr="00494D7E">
              <w:rPr>
                <w:rFonts w:cs="Arial"/>
              </w:rPr>
              <w:t>Water</w:t>
            </w:r>
            <w:r>
              <w:rPr>
                <w:rFonts w:cs="Arial"/>
              </w:rPr>
              <w:t>Pipe, Appurtenance (if included in a water network)</w:t>
            </w:r>
          </w:p>
        </w:tc>
      </w:tr>
      <w:tr w:rsidR="00C64F75" w:rsidRPr="00D010D4" w:rsidTr="00C64F75">
        <w:trPr>
          <w:trHeight w:val="449"/>
        </w:trPr>
        <w:tc>
          <w:tcPr>
            <w:tcW w:w="2988" w:type="dxa"/>
          </w:tcPr>
          <w:p w:rsidR="00C64F75" w:rsidRPr="00413E82" w:rsidRDefault="00C64F75" w:rsidP="00C64F75">
            <w:pPr>
              <w:jc w:val="left"/>
              <w:rPr>
                <w:rFonts w:cs="Arial"/>
              </w:rPr>
            </w:pPr>
            <w:r>
              <w:rPr>
                <w:rFonts w:cs="Arial"/>
              </w:rPr>
              <w:t>US</w:t>
            </w:r>
            <w:r w:rsidRPr="00413E82">
              <w:rPr>
                <w:rFonts w:cs="Arial"/>
              </w:rPr>
              <w:t>. &lt;CodeListValue&gt;</w:t>
            </w:r>
            <w:r>
              <w:rPr>
                <w:rStyle w:val="Rimandonotaapidipagina"/>
                <w:rFonts w:cs="Arial"/>
              </w:rPr>
              <w:footnoteReference w:id="24"/>
            </w:r>
          </w:p>
          <w:p w:rsidR="00C64F75" w:rsidRPr="00EF4745" w:rsidRDefault="00C64F75" w:rsidP="00C64F75">
            <w:pPr>
              <w:jc w:val="left"/>
              <w:rPr>
                <w:rFonts w:cs="Arial"/>
              </w:rPr>
            </w:pPr>
            <w:r w:rsidRPr="00FD5EAD">
              <w:rPr>
                <w:rFonts w:cs="Arial"/>
                <w:i/>
              </w:rPr>
              <w:t>Example: US.PoliceService</w:t>
            </w:r>
          </w:p>
        </w:tc>
        <w:tc>
          <w:tcPr>
            <w:tcW w:w="2970" w:type="dxa"/>
          </w:tcPr>
          <w:p w:rsidR="00C64F75" w:rsidRPr="00FD5EAD" w:rsidRDefault="00C64F75" w:rsidP="00C64F75">
            <w:pPr>
              <w:jc w:val="left"/>
              <w:rPr>
                <w:rFonts w:cs="Arial"/>
              </w:rPr>
            </w:pPr>
            <w:r w:rsidRPr="00FD5EAD">
              <w:rPr>
                <w:rFonts w:cs="Arial"/>
              </w:rPr>
              <w:t>&lt;human readable name&gt;</w:t>
            </w:r>
          </w:p>
          <w:p w:rsidR="00C64F75" w:rsidRPr="00EF4745" w:rsidRDefault="00C64F75" w:rsidP="00C64F75">
            <w:pPr>
              <w:jc w:val="left"/>
              <w:rPr>
                <w:rFonts w:cs="Arial"/>
              </w:rPr>
            </w:pPr>
            <w:r w:rsidRPr="00FD5EAD">
              <w:rPr>
                <w:rFonts w:cs="Arial"/>
                <w:i/>
              </w:rPr>
              <w:t xml:space="preserve">Example: </w:t>
            </w:r>
            <w:r>
              <w:rPr>
                <w:rFonts w:cs="Arial"/>
                <w:i/>
              </w:rPr>
              <w:t>P</w:t>
            </w:r>
            <w:r w:rsidRPr="00FD5EAD">
              <w:rPr>
                <w:rFonts w:cs="Arial"/>
                <w:i/>
              </w:rPr>
              <w:t xml:space="preserve">olice </w:t>
            </w:r>
            <w:r>
              <w:rPr>
                <w:rFonts w:cs="Arial"/>
                <w:i/>
              </w:rPr>
              <w:t>S</w:t>
            </w:r>
            <w:r w:rsidRPr="00FD5EAD">
              <w:rPr>
                <w:rFonts w:cs="Arial"/>
                <w:i/>
              </w:rPr>
              <w:t>ervice</w:t>
            </w:r>
          </w:p>
        </w:tc>
        <w:tc>
          <w:tcPr>
            <w:tcW w:w="3330" w:type="dxa"/>
          </w:tcPr>
          <w:p w:rsidR="00C64F75" w:rsidRPr="00FD5EAD" w:rsidRDefault="00C64F75" w:rsidP="00C64F75">
            <w:pPr>
              <w:jc w:val="left"/>
              <w:rPr>
                <w:rFonts w:cs="Arial"/>
              </w:rPr>
            </w:pPr>
            <w:r w:rsidRPr="00FD5EAD">
              <w:rPr>
                <w:rFonts w:cs="Arial"/>
              </w:rPr>
              <w:t xml:space="preserve">GovernmentalService </w:t>
            </w:r>
          </w:p>
          <w:p w:rsidR="00C64F75" w:rsidRPr="00EF4745" w:rsidRDefault="00C64F75" w:rsidP="00C64F75">
            <w:pPr>
              <w:jc w:val="left"/>
              <w:rPr>
                <w:rFonts w:cs="Arial"/>
                <w:caps/>
              </w:rPr>
            </w:pPr>
            <w:r>
              <w:rPr>
                <w:rFonts w:cs="Arial"/>
                <w:i/>
              </w:rPr>
              <w:t>(serviceType</w:t>
            </w:r>
            <w:r w:rsidRPr="00FD5EAD">
              <w:rPr>
                <w:rFonts w:cs="Arial"/>
                <w:i/>
              </w:rPr>
              <w:t>: ServiceTypeValue)</w:t>
            </w:r>
          </w:p>
        </w:tc>
      </w:tr>
      <w:tr w:rsidR="00C64F75" w:rsidRPr="00D010D4" w:rsidTr="00C64F75">
        <w:trPr>
          <w:trHeight w:val="449"/>
        </w:trPr>
        <w:tc>
          <w:tcPr>
            <w:tcW w:w="2988" w:type="dxa"/>
          </w:tcPr>
          <w:p w:rsidR="00C64F75" w:rsidRPr="00494D7E" w:rsidRDefault="00C64F75" w:rsidP="00C64F75">
            <w:pPr>
              <w:jc w:val="left"/>
              <w:rPr>
                <w:rFonts w:cs="Arial"/>
              </w:rPr>
            </w:pPr>
            <w:r>
              <w:rPr>
                <w:rFonts w:cs="Arial"/>
              </w:rPr>
              <w:t>US.EnvironmentalManagementFacility</w:t>
            </w:r>
          </w:p>
        </w:tc>
        <w:tc>
          <w:tcPr>
            <w:tcW w:w="2970" w:type="dxa"/>
          </w:tcPr>
          <w:p w:rsidR="00C64F75" w:rsidRPr="00494D7E" w:rsidRDefault="00C64F75" w:rsidP="00C64F75">
            <w:pPr>
              <w:jc w:val="left"/>
              <w:rPr>
                <w:rFonts w:cs="Arial"/>
              </w:rPr>
            </w:pPr>
            <w:r>
              <w:rPr>
                <w:rFonts w:cs="Arial"/>
              </w:rPr>
              <w:t>Environemental Management Facility</w:t>
            </w:r>
          </w:p>
        </w:tc>
        <w:tc>
          <w:tcPr>
            <w:tcW w:w="3330" w:type="dxa"/>
          </w:tcPr>
          <w:p w:rsidR="00C64F75" w:rsidRPr="00494D7E" w:rsidRDefault="00C64F75" w:rsidP="00C64F75">
            <w:pPr>
              <w:jc w:val="left"/>
              <w:rPr>
                <w:rFonts w:cs="Arial"/>
              </w:rPr>
            </w:pPr>
            <w:r w:rsidRPr="00050179">
              <w:rPr>
                <w:rFonts w:cs="Arial"/>
              </w:rPr>
              <w:t>EnvironmentalManagementFacility</w:t>
            </w:r>
          </w:p>
        </w:tc>
      </w:tr>
    </w:tbl>
    <w:p w:rsidR="00C64F75" w:rsidRDefault="00C64F75" w:rsidP="00C64F75"/>
    <w:p w:rsidR="00C64F75" w:rsidRDefault="00C64F75" w:rsidP="00C64F75"/>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w:t>
      </w:r>
      <w:r>
        <w:tab/>
        <w:t>Further technical information is given in section 11 of this document.</w:t>
      </w:r>
    </w:p>
    <w:p w:rsidR="00C64F75" w:rsidRDefault="00C64F75" w:rsidP="00C64F75"/>
    <w:p w:rsidR="00C64F75" w:rsidRDefault="00C64F75" w:rsidP="00C64F75">
      <w:pPr>
        <w:jc w:val="center"/>
        <w:rPr>
          <w:b/>
          <w:sz w:val="28"/>
          <w:szCs w:val="28"/>
        </w:rPr>
      </w:pPr>
      <w:bookmarkStart w:id="655" w:name="_Toc341081350"/>
      <w:bookmarkEnd w:id="652"/>
    </w:p>
    <w:p w:rsidR="00C64F75" w:rsidRPr="0081277C" w:rsidRDefault="00C64F75" w:rsidP="00C64F75">
      <w:pPr>
        <w:jc w:val="center"/>
        <w:rPr>
          <w:sz w:val="28"/>
          <w:szCs w:val="28"/>
        </w:rPr>
      </w:pPr>
      <w:r>
        <w:rPr>
          <w:b/>
          <w:sz w:val="28"/>
          <w:szCs w:val="28"/>
        </w:rPr>
        <w:br w:type="page"/>
        <w:t>Part 2</w:t>
      </w:r>
      <w:r>
        <w:rPr>
          <w:b/>
          <w:sz w:val="28"/>
          <w:szCs w:val="28"/>
        </w:rPr>
        <w:br/>
      </w:r>
      <w:r w:rsidRPr="0081277C">
        <w:rPr>
          <w:sz w:val="28"/>
          <w:szCs w:val="28"/>
        </w:rPr>
        <w:t>(informative)</w:t>
      </w:r>
    </w:p>
    <w:p w:rsidR="00C64F75" w:rsidRDefault="00C64F75" w:rsidP="00C64F75">
      <w:pPr>
        <w:jc w:val="center"/>
        <w:rPr>
          <w:b/>
          <w:sz w:val="28"/>
          <w:szCs w:val="28"/>
        </w:rPr>
      </w:pPr>
    </w:p>
    <w:p w:rsidR="00C64F75" w:rsidRPr="0081277C" w:rsidRDefault="00C64F75" w:rsidP="00C64F75">
      <w:pPr>
        <w:jc w:val="center"/>
        <w:rPr>
          <w:b/>
          <w:sz w:val="28"/>
          <w:szCs w:val="28"/>
        </w:rPr>
      </w:pPr>
      <w:r w:rsidRPr="0081277C">
        <w:rPr>
          <w:b/>
          <w:sz w:val="28"/>
          <w:szCs w:val="28"/>
        </w:rPr>
        <w:t>Conformity with the technical guideline (TG) Requirements</w:t>
      </w:r>
      <w:bookmarkEnd w:id="655"/>
    </w:p>
    <w:p w:rsidR="00C64F75" w:rsidRPr="00DC6168" w:rsidRDefault="00C64F75" w:rsidP="00C64F75">
      <w:pPr>
        <w:pStyle w:val="a2"/>
        <w:rPr>
          <w:rStyle w:val="StyleOutlinenumbered14ptBold"/>
        </w:rPr>
      </w:pPr>
      <w:bookmarkStart w:id="656" w:name="_Toc343090632"/>
      <w:bookmarkStart w:id="657" w:name="_Toc374519973"/>
      <w:r w:rsidRPr="00DC6168">
        <w:rPr>
          <w:rStyle w:val="StyleOutlinenumbered14ptBold"/>
        </w:rPr>
        <w:t>Technical Guideline Conformance Class</w:t>
      </w:r>
      <w:bookmarkEnd w:id="656"/>
      <w:bookmarkEnd w:id="657"/>
    </w:p>
    <w:p w:rsidR="00C64F75" w:rsidRDefault="00C64F75" w:rsidP="00C64F75">
      <w:pPr>
        <w:rPr>
          <w:b/>
        </w:rPr>
      </w:pPr>
    </w:p>
    <w:p w:rsidR="00C64F75" w:rsidRDefault="00C64F75" w:rsidP="00C64F75">
      <w:pPr>
        <w:rPr>
          <w:b/>
        </w:rPr>
      </w:pPr>
      <w:r>
        <w:rPr>
          <w:b/>
        </w:rPr>
        <w:t xml:space="preserve">Conformance class: </w:t>
      </w:r>
    </w:p>
    <w:p w:rsidR="00C64F75" w:rsidRDefault="00C64F75" w:rsidP="00C64F75">
      <w:pPr>
        <w:rPr>
          <w:i/>
        </w:rPr>
      </w:pPr>
    </w:p>
    <w:p w:rsidR="00C64F75" w:rsidRPr="004B3B4E" w:rsidRDefault="00C64F75" w:rsidP="00C64F75">
      <w:pPr>
        <w:rPr>
          <w:i/>
        </w:rPr>
      </w:pPr>
      <w:r>
        <w:rPr>
          <w:i/>
        </w:rPr>
        <w:t xml:space="preserve">         </w:t>
      </w:r>
      <w:r w:rsidRPr="004B3B4E">
        <w:rPr>
          <w:i/>
        </w:rPr>
        <w:t>http://inspire.ec.europa.eu/conformanceClass/tg/us/us-govserv</w:t>
      </w:r>
    </w:p>
    <w:p w:rsidR="00C64F75" w:rsidRPr="004B3B4E" w:rsidRDefault="00C64F75" w:rsidP="00C64F75">
      <w:pPr>
        <w:rPr>
          <w:i/>
        </w:rPr>
      </w:pPr>
      <w:r w:rsidRPr="004B3B4E">
        <w:rPr>
          <w:i/>
        </w:rPr>
        <w:tab/>
      </w:r>
      <w:r w:rsidRPr="004B3B4E">
        <w:rPr>
          <w:i/>
        </w:rPr>
        <w:tab/>
        <w:t>http://inspire.ec.europa.eu/conformanceClass/tg/us/us-emf</w:t>
      </w:r>
    </w:p>
    <w:p w:rsidR="00C64F75" w:rsidRPr="004B3B4E" w:rsidRDefault="00C64F75" w:rsidP="00C64F75">
      <w:pPr>
        <w:rPr>
          <w:i/>
        </w:rPr>
      </w:pPr>
      <w:r w:rsidRPr="004B3B4E">
        <w:rPr>
          <w:i/>
        </w:rPr>
        <w:tab/>
      </w:r>
      <w:r w:rsidRPr="004B3B4E">
        <w:rPr>
          <w:i/>
        </w:rPr>
        <w:tab/>
        <w:t>http://inspire.ec.europa.eu/conformanceClass/tg/us/us-net-common</w:t>
      </w:r>
    </w:p>
    <w:p w:rsidR="00C64F75" w:rsidRPr="004B3B4E" w:rsidRDefault="00C64F75" w:rsidP="00C64F75">
      <w:pPr>
        <w:rPr>
          <w:i/>
        </w:rPr>
      </w:pPr>
      <w:r w:rsidRPr="004B3B4E">
        <w:rPr>
          <w:i/>
        </w:rPr>
        <w:tab/>
      </w:r>
      <w:r w:rsidRPr="004B3B4E">
        <w:rPr>
          <w:i/>
        </w:rPr>
        <w:tab/>
        <w:t>http://inspire.ec.europa.eu/conformanceClass/tg/us/us-net-el</w:t>
      </w:r>
    </w:p>
    <w:p w:rsidR="00C64F75" w:rsidRPr="004B3B4E" w:rsidRDefault="00C64F75" w:rsidP="00C64F75">
      <w:pPr>
        <w:rPr>
          <w:i/>
        </w:rPr>
      </w:pPr>
      <w:r w:rsidRPr="004B3B4E">
        <w:rPr>
          <w:i/>
        </w:rPr>
        <w:tab/>
      </w:r>
      <w:r w:rsidRPr="004B3B4E">
        <w:rPr>
          <w:i/>
        </w:rPr>
        <w:tab/>
        <w:t>http://inspire.ec.europa.eu/conformanceClass/tg/us/us-net-ogc</w:t>
      </w:r>
    </w:p>
    <w:p w:rsidR="00C64F75" w:rsidRPr="004B3B4E" w:rsidRDefault="00C64F75" w:rsidP="00C64F75">
      <w:pPr>
        <w:rPr>
          <w:i/>
        </w:rPr>
      </w:pPr>
      <w:r w:rsidRPr="004B3B4E">
        <w:rPr>
          <w:i/>
        </w:rPr>
        <w:tab/>
      </w:r>
      <w:r w:rsidRPr="004B3B4E">
        <w:rPr>
          <w:i/>
        </w:rPr>
        <w:tab/>
        <w:t>http://inspire.ec.europa.eu/conformanceClass/tg/us/us-net-sw</w:t>
      </w:r>
    </w:p>
    <w:p w:rsidR="00C64F75" w:rsidRPr="004B3B4E" w:rsidRDefault="00C64F75" w:rsidP="00C64F75">
      <w:pPr>
        <w:rPr>
          <w:i/>
        </w:rPr>
      </w:pPr>
      <w:r w:rsidRPr="004B3B4E">
        <w:rPr>
          <w:i/>
        </w:rPr>
        <w:tab/>
      </w:r>
      <w:r w:rsidRPr="004B3B4E">
        <w:rPr>
          <w:i/>
        </w:rPr>
        <w:tab/>
        <w:t>http://inspire.ec.europa.eu/conformanceClass/tg/us/us-net-th</w:t>
      </w:r>
    </w:p>
    <w:p w:rsidR="00C64F75" w:rsidRPr="004B3B4E" w:rsidRDefault="00C64F75" w:rsidP="00C64F75">
      <w:pPr>
        <w:rPr>
          <w:i/>
        </w:rPr>
      </w:pPr>
      <w:r w:rsidRPr="004B3B4E">
        <w:rPr>
          <w:i/>
        </w:rPr>
        <w:tab/>
      </w:r>
      <w:r w:rsidRPr="004B3B4E">
        <w:rPr>
          <w:i/>
        </w:rPr>
        <w:tab/>
        <w:t>http://inspire.ec.europa.eu/conformanceClass/tg/us/us-net-wa</w:t>
      </w:r>
    </w:p>
    <w:p w:rsidR="00C64F75" w:rsidRPr="00A540F5" w:rsidRDefault="00C64F75" w:rsidP="00C64F75">
      <w:pPr>
        <w:rPr>
          <w:lang w:eastAsia="ja-JP"/>
        </w:rPr>
      </w:pPr>
    </w:p>
    <w:p w:rsidR="00C64F75" w:rsidRDefault="00C64F75" w:rsidP="00C64F75">
      <w:pPr>
        <w:pStyle w:val="a3"/>
      </w:pPr>
      <w:bookmarkStart w:id="658" w:name="_Ref333307101"/>
      <w:bookmarkStart w:id="659" w:name="_Ref318808538"/>
      <w:bookmarkStart w:id="660" w:name="_Ref315701629"/>
      <w:bookmarkStart w:id="661" w:name="_Ref315701547"/>
      <w:bookmarkStart w:id="662" w:name="_Toc307565983"/>
      <w:bookmarkStart w:id="663" w:name="_Toc303673488"/>
      <w:bookmarkStart w:id="664" w:name="_Toc303673177"/>
      <w:bookmarkStart w:id="665" w:name="_Toc303672965"/>
      <w:bookmarkStart w:id="666" w:name="_Toc303672153"/>
      <w:bookmarkStart w:id="667" w:name="_Toc341081351"/>
      <w:bookmarkStart w:id="668" w:name="_Toc343090633"/>
      <w:bookmarkStart w:id="669" w:name="_Toc374519974"/>
      <w:r>
        <w:t>Multiplicity test</w:t>
      </w:r>
      <w:bookmarkEnd w:id="658"/>
      <w:bookmarkEnd w:id="659"/>
      <w:bookmarkEnd w:id="660"/>
      <w:bookmarkEnd w:id="661"/>
      <w:bookmarkEnd w:id="662"/>
      <w:bookmarkEnd w:id="663"/>
      <w:bookmarkEnd w:id="664"/>
      <w:bookmarkEnd w:id="665"/>
      <w:bookmarkEnd w:id="666"/>
      <w:bookmarkEnd w:id="667"/>
      <w:bookmarkEnd w:id="668"/>
      <w:bookmarkEnd w:id="669"/>
    </w:p>
    <w:p w:rsidR="00C64F75" w:rsidRDefault="00C64F75" w:rsidP="00C64F75">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C64F75" w:rsidRDefault="00C64F75" w:rsidP="00C64F75">
      <w:pPr>
        <w:shd w:val="clear" w:color="auto" w:fill="E6E6E6"/>
        <w:tabs>
          <w:tab w:val="clear" w:pos="284"/>
          <w:tab w:val="clear" w:pos="567"/>
          <w:tab w:val="left" w:pos="720"/>
        </w:tabs>
      </w:pPr>
    </w:p>
    <w:p w:rsidR="00C64F75" w:rsidRDefault="00C64F75" w:rsidP="00F91CA8">
      <w:pPr>
        <w:pStyle w:val="a3"/>
        <w:numPr>
          <w:ilvl w:val="2"/>
          <w:numId w:val="81"/>
        </w:numPr>
      </w:pPr>
      <w:bookmarkStart w:id="670" w:name="_Toc343090634"/>
      <w:bookmarkStart w:id="671" w:name="_Toc374519975"/>
      <w:r>
        <w:t>CRS http URI test</w:t>
      </w:r>
      <w:bookmarkEnd w:id="670"/>
      <w:bookmarkEnd w:id="671"/>
    </w:p>
    <w:p w:rsidR="00C64F75" w:rsidRDefault="00C64F75" w:rsidP="00C64F75">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c) </w:t>
      </w:r>
      <w:r>
        <w:rPr>
          <w:u w:val="single"/>
        </w:rPr>
        <w:t>Reference</w:t>
      </w:r>
      <w:r>
        <w:t>: Table 2 in Section 6 of this technical guideline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1</w:t>
      </w:r>
      <w:r>
        <w:tab/>
        <w:t>Passing this test implies the fulfilment of test A6.2</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NOTE 2</w:t>
      </w:r>
      <w:r>
        <w:tab/>
        <w:t xml:space="preserve">Further reference please see </w:t>
      </w:r>
      <w:r w:rsidRPr="00DE1F78">
        <w:rPr>
          <w:i/>
        </w:rPr>
        <w:t>http://www.epsg.org/geodetic.html</w:t>
      </w:r>
      <w:r>
        <w:t xml:space="preserve"> </w:t>
      </w:r>
    </w:p>
    <w:p w:rsidR="00C64F75" w:rsidRPr="00800E73" w:rsidRDefault="00C64F75" w:rsidP="00C64F75">
      <w:pPr>
        <w:shd w:val="clear" w:color="auto" w:fill="E6E6E6"/>
        <w:tabs>
          <w:tab w:val="clear" w:pos="284"/>
          <w:tab w:val="clear" w:pos="567"/>
          <w:tab w:val="left" w:pos="720"/>
        </w:tabs>
      </w:pPr>
    </w:p>
    <w:p w:rsidR="00C64F75" w:rsidRPr="004A66C3" w:rsidRDefault="00C64F75" w:rsidP="00F91CA8">
      <w:pPr>
        <w:pStyle w:val="a3"/>
        <w:numPr>
          <w:ilvl w:val="2"/>
          <w:numId w:val="81"/>
        </w:numPr>
      </w:pPr>
      <w:bookmarkStart w:id="672" w:name="_Toc343090635"/>
      <w:bookmarkStart w:id="673" w:name="_Toc374519976"/>
      <w:r>
        <w:t xml:space="preserve">Metadata encoding schema validation </w:t>
      </w:r>
      <w:r w:rsidRPr="004A66C3">
        <w:t>test</w:t>
      </w:r>
      <w:bookmarkEnd w:id="672"/>
      <w:bookmarkEnd w:id="673"/>
    </w:p>
    <w:p w:rsidR="00C64F75" w:rsidRPr="00421738" w:rsidRDefault="00C64F75" w:rsidP="00C64F75">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C64F75" w:rsidRDefault="00C64F75" w:rsidP="00C64F75">
      <w:pPr>
        <w:shd w:val="clear" w:color="auto" w:fill="E6E6E6"/>
        <w:tabs>
          <w:tab w:val="clear" w:pos="284"/>
          <w:tab w:val="clear" w:pos="567"/>
          <w:tab w:val="left" w:pos="720"/>
        </w:tabs>
        <w:rPr>
          <w:rStyle w:val="Instruction"/>
        </w:rPr>
      </w:pPr>
    </w:p>
    <w:p w:rsidR="00C64F75" w:rsidRDefault="00C64F75" w:rsidP="00C64F75">
      <w:pPr>
        <w:shd w:val="clear" w:color="auto" w:fill="E6E6E6"/>
        <w:tabs>
          <w:tab w:val="clear" w:pos="284"/>
          <w:tab w:val="clear" w:pos="567"/>
          <w:tab w:val="left" w:pos="720"/>
        </w:tabs>
      </w:pPr>
      <w:r>
        <w:t xml:space="preserve">c) </w:t>
      </w:r>
      <w:r>
        <w:rPr>
          <w:u w:val="single"/>
        </w:rPr>
        <w:t>Reference</w:t>
      </w:r>
      <w:r>
        <w:t>: Section 8 of this technical guideline, ISO/TS 19139</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C64F75" w:rsidRDefault="00C64F75" w:rsidP="00C64F75">
      <w:pPr>
        <w:shd w:val="clear" w:color="auto" w:fill="E6E6E6"/>
        <w:tabs>
          <w:tab w:val="clear" w:pos="284"/>
          <w:tab w:val="clear" w:pos="567"/>
          <w:tab w:val="left" w:pos="720"/>
        </w:tabs>
      </w:pPr>
    </w:p>
    <w:p w:rsidR="00C64F75" w:rsidRPr="004A66C3" w:rsidRDefault="00C64F75" w:rsidP="00F91CA8">
      <w:pPr>
        <w:pStyle w:val="a3"/>
        <w:numPr>
          <w:ilvl w:val="2"/>
          <w:numId w:val="81"/>
        </w:numPr>
      </w:pPr>
      <w:bookmarkStart w:id="674" w:name="_Toc343090636"/>
      <w:bookmarkStart w:id="675" w:name="_Toc374519977"/>
      <w:r>
        <w:t>Metadata occurrence</w:t>
      </w:r>
      <w:r w:rsidRPr="004A66C3">
        <w:t xml:space="preserve"> test</w:t>
      </w:r>
      <w:bookmarkEnd w:id="674"/>
      <w:bookmarkEnd w:id="675"/>
    </w:p>
    <w:p w:rsidR="00C64F75" w:rsidRPr="00421738" w:rsidRDefault="00C64F75" w:rsidP="00C64F75">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C64F75" w:rsidRDefault="00C64F75" w:rsidP="00C64F75">
      <w:pPr>
        <w:shd w:val="clear" w:color="auto" w:fill="E6E6E6"/>
        <w:tabs>
          <w:tab w:val="clear" w:pos="284"/>
          <w:tab w:val="clear" w:pos="567"/>
          <w:tab w:val="left" w:pos="720"/>
        </w:tabs>
        <w:rPr>
          <w:rStyle w:val="Instruction"/>
        </w:rPr>
      </w:pPr>
    </w:p>
    <w:p w:rsidR="00C64F75" w:rsidRDefault="00C64F75" w:rsidP="00C64F75">
      <w:pPr>
        <w:shd w:val="clear" w:color="auto" w:fill="E6E6E6"/>
        <w:tabs>
          <w:tab w:val="clear" w:pos="284"/>
          <w:tab w:val="clear" w:pos="567"/>
          <w:tab w:val="left" w:pos="720"/>
        </w:tabs>
      </w:pPr>
      <w:r>
        <w:t xml:space="preserve">c) </w:t>
      </w:r>
      <w:r>
        <w:rPr>
          <w:u w:val="single"/>
        </w:rPr>
        <w:t>Reference</w:t>
      </w:r>
      <w:r>
        <w:t>: Section 8 of this technical guideline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C64F75" w:rsidRDefault="00C64F75" w:rsidP="00C64F75">
      <w:pPr>
        <w:shd w:val="clear" w:color="auto" w:fill="E6E6E6"/>
        <w:tabs>
          <w:tab w:val="clear" w:pos="284"/>
          <w:tab w:val="clear" w:pos="567"/>
          <w:tab w:val="left" w:pos="720"/>
        </w:tabs>
      </w:pPr>
    </w:p>
    <w:p w:rsidR="00C64F75" w:rsidRDefault="00C64F75" w:rsidP="00C64F75">
      <w:pPr>
        <w:rPr>
          <w:lang w:eastAsia="ja-JP"/>
        </w:rPr>
      </w:pPr>
    </w:p>
    <w:p w:rsidR="00C64F75" w:rsidRPr="004A66C3" w:rsidRDefault="00C64F75" w:rsidP="00F91CA8">
      <w:pPr>
        <w:pStyle w:val="a3"/>
        <w:numPr>
          <w:ilvl w:val="2"/>
          <w:numId w:val="81"/>
        </w:numPr>
      </w:pPr>
      <w:bookmarkStart w:id="676" w:name="_Toc343090637"/>
      <w:bookmarkStart w:id="677" w:name="_Toc374519978"/>
      <w:r>
        <w:t xml:space="preserve">Metadata consistency </w:t>
      </w:r>
      <w:r w:rsidRPr="004A66C3">
        <w:t>test</w:t>
      </w:r>
      <w:bookmarkEnd w:id="676"/>
      <w:bookmarkEnd w:id="677"/>
    </w:p>
    <w:p w:rsidR="00C64F75" w:rsidRPr="00421738" w:rsidRDefault="00C64F75" w:rsidP="00C64F75">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C64F75" w:rsidRDefault="00C64F75" w:rsidP="00C64F75">
      <w:pPr>
        <w:shd w:val="clear" w:color="auto" w:fill="E6E6E6"/>
        <w:tabs>
          <w:tab w:val="clear" w:pos="284"/>
          <w:tab w:val="clear" w:pos="567"/>
          <w:tab w:val="left" w:pos="720"/>
        </w:tabs>
        <w:rPr>
          <w:rStyle w:val="Instruction"/>
        </w:rPr>
      </w:pPr>
    </w:p>
    <w:p w:rsidR="00C64F75" w:rsidRDefault="00C64F75" w:rsidP="00C64F75">
      <w:pPr>
        <w:shd w:val="clear" w:color="auto" w:fill="E6E6E6"/>
        <w:tabs>
          <w:tab w:val="clear" w:pos="284"/>
          <w:tab w:val="clear" w:pos="567"/>
          <w:tab w:val="left" w:pos="720"/>
        </w:tabs>
      </w:pPr>
      <w:r>
        <w:t xml:space="preserve">c) </w:t>
      </w:r>
      <w:r>
        <w:rPr>
          <w:u w:val="single"/>
        </w:rPr>
        <w:t>Reference</w:t>
      </w:r>
      <w:r>
        <w:t>: Section 8 of this technical guideline, ISO/TS 19139</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C64F75" w:rsidRDefault="00C64F75" w:rsidP="00C64F75">
      <w:pPr>
        <w:shd w:val="clear" w:color="auto" w:fill="E6E6E6"/>
        <w:tabs>
          <w:tab w:val="clear" w:pos="284"/>
          <w:tab w:val="clear" w:pos="567"/>
          <w:tab w:val="left" w:pos="720"/>
        </w:tabs>
      </w:pPr>
    </w:p>
    <w:p w:rsidR="00C64F75" w:rsidRDefault="00C64F75" w:rsidP="00C64F75">
      <w:pPr>
        <w:rPr>
          <w:lang w:eastAsia="ja-JP"/>
        </w:rPr>
      </w:pPr>
    </w:p>
    <w:p w:rsidR="00C64F75" w:rsidRPr="004A66C3" w:rsidRDefault="00C64F75" w:rsidP="00F91CA8">
      <w:pPr>
        <w:pStyle w:val="a3"/>
        <w:numPr>
          <w:ilvl w:val="2"/>
          <w:numId w:val="81"/>
        </w:numPr>
      </w:pPr>
      <w:bookmarkStart w:id="678" w:name="_Ref337546464"/>
      <w:bookmarkStart w:id="679" w:name="_Ref337553623"/>
      <w:bookmarkStart w:id="680" w:name="_Toc341081352"/>
      <w:bookmarkStart w:id="681" w:name="_Toc343090638"/>
      <w:bookmarkStart w:id="682" w:name="_Toc374519979"/>
      <w:r>
        <w:t>Encoding schema validation</w:t>
      </w:r>
      <w:r w:rsidRPr="004A66C3">
        <w:t xml:space="preserve"> test</w:t>
      </w:r>
      <w:bookmarkEnd w:id="678"/>
      <w:bookmarkEnd w:id="679"/>
      <w:bookmarkEnd w:id="680"/>
      <w:bookmarkEnd w:id="681"/>
      <w:bookmarkEnd w:id="682"/>
    </w:p>
    <w:p w:rsidR="00C64F75" w:rsidRDefault="00C64F75" w:rsidP="00C64F75">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C64F75" w:rsidRDefault="00C64F75" w:rsidP="00C64F75">
      <w:pPr>
        <w:shd w:val="clear" w:color="auto" w:fill="E6E6E6"/>
        <w:tabs>
          <w:tab w:val="clear" w:pos="284"/>
          <w:tab w:val="clear" w:pos="567"/>
          <w:tab w:val="left" w:pos="720"/>
        </w:tabs>
        <w:rPr>
          <w:rStyle w:val="Instruction"/>
        </w:rPr>
      </w:pPr>
    </w:p>
    <w:p w:rsidR="00C64F75" w:rsidRDefault="00C64F75" w:rsidP="00C64F75">
      <w:pPr>
        <w:shd w:val="clear" w:color="auto" w:fill="E6E6E6"/>
        <w:tabs>
          <w:tab w:val="clear" w:pos="284"/>
          <w:tab w:val="clear" w:pos="567"/>
          <w:tab w:val="left" w:pos="720"/>
        </w:tabs>
      </w:pPr>
      <w:r>
        <w:t xml:space="preserve">c) </w:t>
      </w:r>
      <w:r>
        <w:rPr>
          <w:u w:val="single"/>
        </w:rPr>
        <w:t>Reference</w:t>
      </w:r>
      <w:r>
        <w:t>: section 9 of this technical guideline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clear" w:pos="851"/>
          <w:tab w:val="left" w:pos="990"/>
        </w:tabs>
      </w:pPr>
      <w:r>
        <w:t>NOTE 1</w:t>
      </w:r>
      <w:r>
        <w:tab/>
        <w:t>Applying this test to the default encoding schema described in section 9 facilitates testing conformity with the application schema specified in section 5. In such cases running this test with positive result may replace tests from A1.1 to A1.4 provided in this abstract test suite.</w:t>
      </w:r>
    </w:p>
    <w:p w:rsidR="00C64F75" w:rsidRDefault="00C64F75" w:rsidP="00C64F75">
      <w:pPr>
        <w:shd w:val="clear" w:color="auto" w:fill="E6E6E6"/>
        <w:tabs>
          <w:tab w:val="clear" w:pos="284"/>
          <w:tab w:val="clear" w:pos="567"/>
          <w:tab w:val="left" w:pos="720"/>
        </w:tabs>
      </w:pPr>
    </w:p>
    <w:p w:rsidR="00C64F75" w:rsidRDefault="00C64F75" w:rsidP="00C64F75">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C64F75" w:rsidRDefault="00C64F75" w:rsidP="00C64F75"/>
    <w:p w:rsidR="00C37089" w:rsidRDefault="00C37089" w:rsidP="00C64F75"/>
    <w:p w:rsidR="00C37089" w:rsidRDefault="00C37089" w:rsidP="00C64F75"/>
    <w:p w:rsidR="00C37089" w:rsidRDefault="00C37089" w:rsidP="00C64F75"/>
    <w:p w:rsidR="00C37089" w:rsidRDefault="00C37089" w:rsidP="00C64F75"/>
    <w:p w:rsidR="00C37089" w:rsidRDefault="00C37089" w:rsidP="00C64F75"/>
    <w:p w:rsidR="00C37089" w:rsidRDefault="00C37089" w:rsidP="00C64F75"/>
    <w:p w:rsidR="00C64F75" w:rsidRPr="007E64CB" w:rsidRDefault="00C64F75" w:rsidP="00F91CA8">
      <w:pPr>
        <w:pStyle w:val="a3"/>
        <w:numPr>
          <w:ilvl w:val="2"/>
          <w:numId w:val="81"/>
        </w:numPr>
      </w:pPr>
      <w:bookmarkStart w:id="683" w:name="_Ref315702696"/>
      <w:bookmarkStart w:id="684" w:name="_Ref315702652"/>
      <w:bookmarkStart w:id="685" w:name="_Ref315266411"/>
      <w:bookmarkStart w:id="686" w:name="_Toc307566021"/>
      <w:bookmarkStart w:id="687" w:name="_Toc303673524"/>
      <w:bookmarkStart w:id="688" w:name="_Toc303673213"/>
      <w:bookmarkStart w:id="689" w:name="_Toc303673001"/>
      <w:bookmarkStart w:id="690" w:name="_Toc303672189"/>
      <w:bookmarkStart w:id="691" w:name="_Toc341081355"/>
      <w:bookmarkStart w:id="692" w:name="_Toc343090639"/>
      <w:bookmarkStart w:id="693" w:name="_Toc374519980"/>
      <w:r w:rsidRPr="007E64CB">
        <w:t>Style</w:t>
      </w:r>
      <w:r>
        <w:t xml:space="preserve"> </w:t>
      </w:r>
      <w:r w:rsidRPr="007E64CB">
        <w:t>test</w:t>
      </w:r>
      <w:bookmarkEnd w:id="683"/>
      <w:bookmarkEnd w:id="684"/>
      <w:bookmarkEnd w:id="685"/>
      <w:bookmarkEnd w:id="686"/>
      <w:bookmarkEnd w:id="687"/>
      <w:bookmarkEnd w:id="688"/>
      <w:bookmarkEnd w:id="689"/>
      <w:bookmarkEnd w:id="690"/>
      <w:bookmarkEnd w:id="691"/>
      <w:bookmarkEnd w:id="692"/>
      <w:bookmarkEnd w:id="693"/>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p>
    <w:p w:rsidR="00C64F75" w:rsidRDefault="00C64F75" w:rsidP="00C64F75">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C64F75" w:rsidRDefault="00C64F75" w:rsidP="00C64F75"/>
    <w:p w:rsidR="00BF5924" w:rsidRPr="00B318DD" w:rsidRDefault="00BF5924" w:rsidP="00AD7FCF">
      <w:pPr>
        <w:rPr>
          <w:szCs w:val="19"/>
          <w:lang w:val="en-US"/>
        </w:rPr>
      </w:pPr>
    </w:p>
    <w:p w:rsidR="0063712D" w:rsidRDefault="0063712D" w:rsidP="004C6E98">
      <w:pPr>
        <w:pStyle w:val="ANNEX"/>
      </w:pPr>
      <w:r w:rsidRPr="00686565">
        <w:br/>
      </w:r>
      <w:bookmarkStart w:id="694" w:name="_Toc254185512"/>
      <w:bookmarkStart w:id="695" w:name="_Toc374519981"/>
      <w:r w:rsidRPr="004C6E98">
        <w:rPr>
          <w:b w:val="0"/>
        </w:rPr>
        <w:t>(informative)</w:t>
      </w:r>
      <w:r w:rsidRPr="004C6E98">
        <w:rPr>
          <w:b w:val="0"/>
        </w:rPr>
        <w:br/>
      </w:r>
      <w:r w:rsidRPr="00686565">
        <w:t>Use cases</w:t>
      </w:r>
      <w:bookmarkEnd w:id="694"/>
      <w:bookmarkEnd w:id="695"/>
    </w:p>
    <w:p w:rsidR="00B55BB6" w:rsidRDefault="00B55BB6" w:rsidP="00B55BB6">
      <w:pPr>
        <w:rPr>
          <w:lang w:eastAsia="ja-JP"/>
        </w:rPr>
      </w:pPr>
      <w:r>
        <w:rPr>
          <w:lang w:eastAsia="ja-JP"/>
        </w:rPr>
        <w:t>This annex describes the use cases that were used as a basis for the development of this data specific</w:t>
      </w:r>
      <w:r>
        <w:rPr>
          <w:lang w:eastAsia="ja-JP"/>
        </w:rPr>
        <w:t>a</w:t>
      </w:r>
      <w:r>
        <w:rPr>
          <w:lang w:eastAsia="ja-JP"/>
        </w:rPr>
        <w:t>tion:</w:t>
      </w:r>
    </w:p>
    <w:p w:rsidR="00B55BB6" w:rsidRDefault="00B55BB6" w:rsidP="00B55BB6">
      <w:r>
        <w:t>As mentioned in Annex E of the "“Data Specifications” Methodology for the development of data specif</w:t>
      </w:r>
      <w:r>
        <w:t>i</w:t>
      </w:r>
      <w:r>
        <w:t xml:space="preserve">cations", the TWG-US identified several use cases for some sub-themes that are hereunder referenced, or detailed within the checklist framework presented in another Annex (i.e. Annex C Check </w:t>
      </w:r>
      <w:r w:rsidRPr="006B05B9">
        <w:t>Lists</w:t>
      </w:r>
      <w:r>
        <w:t xml:space="preserve"> </w:t>
      </w:r>
      <w:r w:rsidRPr="006B05B9">
        <w:t>for</w:t>
      </w:r>
      <w:r>
        <w:t xml:space="preserve"> </w:t>
      </w:r>
      <w:r w:rsidRPr="006B05B9">
        <w:t>Data</w:t>
      </w:r>
      <w:r>
        <w:t xml:space="preserve"> </w:t>
      </w:r>
      <w:r w:rsidRPr="006B05B9">
        <w:t>I</w:t>
      </w:r>
      <w:r w:rsidRPr="006B05B9">
        <w:t>n</w:t>
      </w:r>
      <w:r w:rsidRPr="006B05B9">
        <w:t>ter</w:t>
      </w:r>
      <w:r>
        <w:t>operability").</w:t>
      </w:r>
    </w:p>
    <w:p w:rsidR="00B55BB6" w:rsidRPr="00B1693A" w:rsidRDefault="00B55BB6" w:rsidP="00B55BB6">
      <w:pPr>
        <w:rPr>
          <w:lang w:eastAsia="ja-JP"/>
        </w:rPr>
      </w:pPr>
    </w:p>
    <w:p w:rsidR="00B55BB6" w:rsidRPr="00E724B2" w:rsidRDefault="00B55BB6" w:rsidP="00B55BB6">
      <w:pPr>
        <w:pStyle w:val="a2"/>
        <w:numPr>
          <w:ilvl w:val="1"/>
          <w:numId w:val="2"/>
        </w:numPr>
        <w:tabs>
          <w:tab w:val="left" w:pos="500"/>
          <w:tab w:val="left" w:pos="851"/>
        </w:tabs>
      </w:pPr>
      <w:bookmarkStart w:id="696" w:name="_Toc339277131"/>
      <w:bookmarkStart w:id="697" w:name="_Toc339277999"/>
      <w:bookmarkStart w:id="698" w:name="_Toc374519982"/>
      <w:r w:rsidRPr="00E724B2">
        <w:t>Use case for “Utility networks”</w:t>
      </w:r>
      <w:bookmarkEnd w:id="696"/>
      <w:bookmarkEnd w:id="697"/>
      <w:bookmarkEnd w:id="698"/>
    </w:p>
    <w:p w:rsidR="00B55BB6" w:rsidRPr="00E724B2" w:rsidRDefault="00B55BB6" w:rsidP="00B55BB6">
      <w:pPr>
        <w:pStyle w:val="a3"/>
        <w:numPr>
          <w:ilvl w:val="2"/>
          <w:numId w:val="2"/>
        </w:numPr>
        <w:tabs>
          <w:tab w:val="clear" w:pos="851"/>
          <w:tab w:val="left" w:pos="640"/>
          <w:tab w:val="left" w:pos="880"/>
        </w:tabs>
        <w:rPr>
          <w:b w:val="0"/>
          <w:i/>
        </w:rPr>
      </w:pPr>
      <w:bookmarkStart w:id="699" w:name="_Toc339277132"/>
      <w:bookmarkStart w:id="700" w:name="_Toc339278000"/>
      <w:bookmarkStart w:id="701" w:name="_Toc347405637"/>
      <w:bookmarkStart w:id="702" w:name="_Toc347755036"/>
      <w:bookmarkStart w:id="703" w:name="_Toc374519983"/>
      <w:r w:rsidRPr="00E724B2">
        <w:rPr>
          <w:b w:val="0"/>
          <w:i/>
        </w:rPr>
        <w:t>Introduction</w:t>
      </w:r>
      <w:bookmarkEnd w:id="699"/>
      <w:bookmarkEnd w:id="700"/>
      <w:bookmarkEnd w:id="701"/>
      <w:bookmarkEnd w:id="702"/>
      <w:bookmarkEnd w:id="703"/>
    </w:p>
    <w:p w:rsidR="00B55BB6" w:rsidRPr="00E724B2" w:rsidRDefault="00B55BB6" w:rsidP="00B55BB6">
      <w:pPr>
        <w:tabs>
          <w:tab w:val="clear" w:pos="284"/>
          <w:tab w:val="clear" w:pos="567"/>
          <w:tab w:val="clear" w:pos="851"/>
          <w:tab w:val="clear" w:pos="1134"/>
        </w:tabs>
        <w:rPr>
          <w:rFonts w:cs="Arial"/>
        </w:rPr>
      </w:pPr>
    </w:p>
    <w:p w:rsidR="00B55BB6" w:rsidRPr="00E724B2" w:rsidRDefault="00B55BB6" w:rsidP="00B55BB6">
      <w:pPr>
        <w:tabs>
          <w:tab w:val="clear" w:pos="284"/>
          <w:tab w:val="clear" w:pos="567"/>
          <w:tab w:val="clear" w:pos="851"/>
          <w:tab w:val="clear" w:pos="1134"/>
        </w:tabs>
        <w:rPr>
          <w:rFonts w:cs="Arial"/>
        </w:rPr>
      </w:pPr>
      <w:r w:rsidRPr="00E724B2">
        <w:rPr>
          <w:rFonts w:cs="Arial"/>
        </w:rPr>
        <w:t>This document provides a use case of the subtheme “Utility networks” within the INSPIRE theme “Utility and Government se</w:t>
      </w:r>
      <w:r w:rsidRPr="00E724B2">
        <w:rPr>
          <w:rFonts w:cs="Arial"/>
        </w:rPr>
        <w:t>r</w:t>
      </w:r>
      <w:r w:rsidRPr="00E724B2">
        <w:rPr>
          <w:rFonts w:cs="Arial"/>
        </w:rPr>
        <w:t>vices” (US).</w:t>
      </w:r>
    </w:p>
    <w:p w:rsidR="00B55BB6" w:rsidRPr="00E724B2" w:rsidRDefault="00B55BB6" w:rsidP="00B55BB6">
      <w:pPr>
        <w:tabs>
          <w:tab w:val="clear" w:pos="284"/>
          <w:tab w:val="clear" w:pos="567"/>
          <w:tab w:val="clear" w:pos="851"/>
          <w:tab w:val="clear" w:pos="1134"/>
        </w:tabs>
        <w:rPr>
          <w:rFonts w:cs="Arial"/>
        </w:rPr>
      </w:pPr>
    </w:p>
    <w:p w:rsidR="00B55BB6" w:rsidRPr="00E724B2" w:rsidRDefault="00B55BB6" w:rsidP="00B55BB6">
      <w:pPr>
        <w:tabs>
          <w:tab w:val="clear" w:pos="284"/>
          <w:tab w:val="clear" w:pos="567"/>
          <w:tab w:val="clear" w:pos="851"/>
          <w:tab w:val="clear" w:pos="1134"/>
        </w:tabs>
        <w:rPr>
          <w:rFonts w:cs="Arial"/>
        </w:rPr>
      </w:pPr>
      <w:r w:rsidRPr="00E724B2">
        <w:rPr>
          <w:rFonts w:cs="Arial"/>
        </w:rPr>
        <w:t>This subtheme is described in the INSPIRE Feature Concept Dictionary as follows:</w:t>
      </w:r>
    </w:p>
    <w:p w:rsidR="00B55BB6" w:rsidRPr="00E724B2" w:rsidRDefault="00B55BB6" w:rsidP="00B55BB6">
      <w:pPr>
        <w:tabs>
          <w:tab w:val="clear" w:pos="284"/>
          <w:tab w:val="clear" w:pos="567"/>
          <w:tab w:val="clear" w:pos="851"/>
          <w:tab w:val="clear" w:pos="1134"/>
        </w:tabs>
        <w:rPr>
          <w:rFonts w:cs="Arial"/>
        </w:rPr>
      </w:pPr>
    </w:p>
    <w:p w:rsidR="00B55BB6" w:rsidRPr="00E724B2" w:rsidRDefault="00B55BB6" w:rsidP="00B55BB6">
      <w:pPr>
        <w:pStyle w:val="Default"/>
        <w:rPr>
          <w:i/>
          <w:iCs/>
          <w:color w:val="auto"/>
          <w:sz w:val="20"/>
          <w:szCs w:val="20"/>
          <w:lang w:val="en-GB"/>
        </w:rPr>
      </w:pPr>
      <w:r w:rsidRPr="00E724B2">
        <w:rPr>
          <w:i/>
          <w:iCs/>
          <w:color w:val="auto"/>
          <w:sz w:val="20"/>
          <w:szCs w:val="20"/>
          <w:lang w:val="en-GB"/>
        </w:rPr>
        <w:t xml:space="preserve"> “Utility services/networks: Physical construction for transport of defined products: These may include pipelines for transport of oil, gas, water, sewage or other pipelines. Transmission lines may include electrical, phone, cable-TV or other ne</w:t>
      </w:r>
      <w:r w:rsidRPr="00E724B2">
        <w:rPr>
          <w:i/>
          <w:iCs/>
          <w:color w:val="auto"/>
          <w:sz w:val="20"/>
          <w:szCs w:val="20"/>
          <w:lang w:val="en-GB"/>
        </w:rPr>
        <w:t>t</w:t>
      </w:r>
      <w:r w:rsidRPr="00E724B2">
        <w:rPr>
          <w:i/>
          <w:iCs/>
          <w:color w:val="auto"/>
          <w:sz w:val="20"/>
          <w:szCs w:val="20"/>
          <w:lang w:val="en-GB"/>
        </w:rPr>
        <w:t>works. Transmission lines for both land and at sea/water (bottom) is important. All kinds of transmission systems have nodes and are linked to facilities for production and treatment of different kinds of products. Despite being heavily inte</w:t>
      </w:r>
      <w:r w:rsidRPr="00E724B2">
        <w:rPr>
          <w:i/>
          <w:iCs/>
          <w:color w:val="auto"/>
          <w:sz w:val="20"/>
          <w:szCs w:val="20"/>
          <w:lang w:val="en-GB"/>
        </w:rPr>
        <w:t>r</w:t>
      </w:r>
      <w:r w:rsidRPr="00E724B2">
        <w:rPr>
          <w:i/>
          <w:iCs/>
          <w:color w:val="auto"/>
          <w:sz w:val="20"/>
          <w:szCs w:val="20"/>
          <w:lang w:val="en-GB"/>
        </w:rPr>
        <w:t xml:space="preserve">linked, the themes in INSPIRE are treated separately – the production and treatment facilties are treated mainly in the theme production and industrial facilities. Transmission systems may be of different kinds; </w:t>
      </w:r>
    </w:p>
    <w:p w:rsidR="00B55BB6" w:rsidRPr="00E724B2" w:rsidRDefault="00B55BB6" w:rsidP="00F91CA8">
      <w:pPr>
        <w:pStyle w:val="Default"/>
        <w:numPr>
          <w:ilvl w:val="0"/>
          <w:numId w:val="54"/>
        </w:numPr>
        <w:spacing w:after="28"/>
        <w:rPr>
          <w:i/>
          <w:iCs/>
          <w:color w:val="auto"/>
          <w:sz w:val="20"/>
          <w:szCs w:val="20"/>
          <w:lang w:val="en-GB"/>
        </w:rPr>
      </w:pPr>
      <w:r w:rsidRPr="00E724B2">
        <w:rPr>
          <w:i/>
          <w:iCs/>
          <w:color w:val="auto"/>
          <w:sz w:val="20"/>
          <w:szCs w:val="20"/>
          <w:lang w:val="en-GB"/>
        </w:rPr>
        <w:t>Oil and gas pipelines: Major lines from oil and gas fields/extraction areas and storage sites. I</w:t>
      </w:r>
      <w:r w:rsidRPr="00E724B2">
        <w:rPr>
          <w:i/>
          <w:iCs/>
          <w:color w:val="auto"/>
          <w:sz w:val="20"/>
          <w:szCs w:val="20"/>
          <w:lang w:val="en-GB"/>
        </w:rPr>
        <w:t>m</w:t>
      </w:r>
      <w:r w:rsidRPr="00E724B2">
        <w:rPr>
          <w:i/>
          <w:iCs/>
          <w:color w:val="auto"/>
          <w:sz w:val="20"/>
          <w:szCs w:val="20"/>
          <w:lang w:val="en-GB"/>
        </w:rPr>
        <w:t>portant production and treatment facilities of such resources is linked to a such a transport network, such as nuclear power stations, power st</w:t>
      </w:r>
      <w:r w:rsidRPr="00E724B2">
        <w:rPr>
          <w:i/>
          <w:iCs/>
          <w:color w:val="auto"/>
          <w:sz w:val="20"/>
          <w:szCs w:val="20"/>
          <w:lang w:val="en-GB"/>
        </w:rPr>
        <w:t>a</w:t>
      </w:r>
      <w:r w:rsidRPr="00E724B2">
        <w:rPr>
          <w:i/>
          <w:iCs/>
          <w:color w:val="auto"/>
          <w:sz w:val="20"/>
          <w:szCs w:val="20"/>
          <w:lang w:val="en-GB"/>
        </w:rPr>
        <w:t xml:space="preserve">tions, transformer stations and oil tanks. GISCO, Energy/ industry authorities, Companies </w:t>
      </w:r>
    </w:p>
    <w:p w:rsidR="00B55BB6" w:rsidRPr="00E724B2" w:rsidRDefault="00B55BB6" w:rsidP="00F91CA8">
      <w:pPr>
        <w:pStyle w:val="Default"/>
        <w:numPr>
          <w:ilvl w:val="0"/>
          <w:numId w:val="54"/>
        </w:numPr>
        <w:spacing w:after="28"/>
        <w:rPr>
          <w:i/>
          <w:iCs/>
          <w:color w:val="auto"/>
          <w:sz w:val="20"/>
          <w:szCs w:val="20"/>
          <w:lang w:val="en-GB"/>
        </w:rPr>
      </w:pPr>
      <w:r w:rsidRPr="00E724B2">
        <w:rPr>
          <w:i/>
          <w:iCs/>
          <w:color w:val="auto"/>
          <w:sz w:val="20"/>
          <w:szCs w:val="20"/>
          <w:lang w:val="en-GB"/>
        </w:rPr>
        <w:t>Water pipelines: Location of water pipelines – large and local network. Large transmission lines are of interest here. Linked to production facilities for water for consumption/processes. Irrigation lines treated separately under agricultural f</w:t>
      </w:r>
      <w:r w:rsidRPr="00E724B2">
        <w:rPr>
          <w:i/>
          <w:iCs/>
          <w:color w:val="auto"/>
          <w:sz w:val="20"/>
          <w:szCs w:val="20"/>
          <w:lang w:val="en-GB"/>
        </w:rPr>
        <w:t>a</w:t>
      </w:r>
      <w:r w:rsidRPr="00E724B2">
        <w:rPr>
          <w:i/>
          <w:iCs/>
          <w:color w:val="auto"/>
          <w:sz w:val="20"/>
          <w:szCs w:val="20"/>
          <w:lang w:val="en-GB"/>
        </w:rPr>
        <w:t xml:space="preserve">cilities. Water supply institutions, Utilities/ health </w:t>
      </w:r>
    </w:p>
    <w:p w:rsidR="00B55BB6" w:rsidRPr="00E724B2" w:rsidRDefault="00B55BB6" w:rsidP="00F91CA8">
      <w:pPr>
        <w:pStyle w:val="Default"/>
        <w:numPr>
          <w:ilvl w:val="0"/>
          <w:numId w:val="54"/>
        </w:numPr>
        <w:spacing w:after="28"/>
        <w:rPr>
          <w:i/>
          <w:iCs/>
          <w:color w:val="auto"/>
          <w:sz w:val="20"/>
          <w:szCs w:val="20"/>
          <w:lang w:val="en-GB"/>
        </w:rPr>
      </w:pPr>
      <w:r w:rsidRPr="00E724B2">
        <w:rPr>
          <w:i/>
          <w:iCs/>
          <w:color w:val="auto"/>
          <w:sz w:val="20"/>
          <w:szCs w:val="20"/>
          <w:lang w:val="en-GB"/>
        </w:rPr>
        <w:t xml:space="preserve">Sewage pipelines: Sewage network, linked to sewerage facilities. Major lines of interest here. Utilities </w:t>
      </w:r>
    </w:p>
    <w:p w:rsidR="00B55BB6" w:rsidRPr="00E724B2" w:rsidRDefault="00B55BB6" w:rsidP="00F91CA8">
      <w:pPr>
        <w:pStyle w:val="Default"/>
        <w:numPr>
          <w:ilvl w:val="0"/>
          <w:numId w:val="54"/>
        </w:numPr>
        <w:rPr>
          <w:i/>
          <w:iCs/>
          <w:color w:val="auto"/>
          <w:sz w:val="20"/>
          <w:szCs w:val="20"/>
          <w:lang w:val="en-GB"/>
        </w:rPr>
      </w:pPr>
      <w:r w:rsidRPr="00E724B2">
        <w:rPr>
          <w:i/>
          <w:iCs/>
          <w:color w:val="auto"/>
          <w:sz w:val="20"/>
          <w:szCs w:val="20"/>
          <w:lang w:val="en-GB"/>
        </w:rPr>
        <w:t>Transmission lines- electrical: Data set showing larger transmission lines for electricity, both at land and sea. The location of lines is important knowledge for the energy sector itself, land use planners, construction, fisheries for sea cables. Parts of the information important in low flight hindrance databases. Large: national energy/industry institutions. Local author</w:t>
      </w:r>
      <w:r w:rsidRPr="00E724B2">
        <w:rPr>
          <w:i/>
          <w:iCs/>
          <w:color w:val="auto"/>
          <w:sz w:val="20"/>
          <w:szCs w:val="20"/>
          <w:lang w:val="en-GB"/>
        </w:rPr>
        <w:t>i</w:t>
      </w:r>
      <w:r w:rsidRPr="00E724B2">
        <w:rPr>
          <w:i/>
          <w:iCs/>
          <w:color w:val="auto"/>
          <w:sz w:val="20"/>
          <w:szCs w:val="20"/>
          <w:lang w:val="en-GB"/>
        </w:rPr>
        <w:t xml:space="preserve">ties, Companies </w:t>
      </w:r>
    </w:p>
    <w:p w:rsidR="00B55BB6" w:rsidRPr="00E724B2" w:rsidRDefault="00B55BB6" w:rsidP="00F91CA8">
      <w:pPr>
        <w:pStyle w:val="Default"/>
        <w:numPr>
          <w:ilvl w:val="0"/>
          <w:numId w:val="54"/>
        </w:numPr>
        <w:rPr>
          <w:i/>
          <w:iCs/>
          <w:color w:val="auto"/>
          <w:sz w:val="20"/>
          <w:szCs w:val="20"/>
        </w:rPr>
      </w:pPr>
      <w:r w:rsidRPr="00E724B2">
        <w:rPr>
          <w:i/>
          <w:iCs/>
          <w:color w:val="auto"/>
          <w:sz w:val="20"/>
          <w:szCs w:val="20"/>
          <w:lang w:val="en-GB"/>
        </w:rPr>
        <w:t>Transmission lines-phone/ data/cable-TV: Location of phone/ data: Rough data needed in land planning. Important tran</w:t>
      </w:r>
      <w:r w:rsidRPr="00E724B2">
        <w:rPr>
          <w:i/>
          <w:iCs/>
          <w:color w:val="auto"/>
          <w:sz w:val="20"/>
          <w:szCs w:val="20"/>
          <w:lang w:val="en-GB"/>
        </w:rPr>
        <w:t>s</w:t>
      </w:r>
      <w:r w:rsidRPr="00E724B2">
        <w:rPr>
          <w:i/>
          <w:iCs/>
          <w:color w:val="auto"/>
          <w:sz w:val="20"/>
          <w:szCs w:val="20"/>
          <w:lang w:val="en-GB"/>
        </w:rPr>
        <w:t>mission nodes, e.g. antennas, may be seen as part of the network. The cables placement can conflict other natural r</w:t>
      </w:r>
      <w:r w:rsidRPr="00E724B2">
        <w:rPr>
          <w:i/>
          <w:iCs/>
          <w:color w:val="auto"/>
          <w:sz w:val="20"/>
          <w:szCs w:val="20"/>
          <w:lang w:val="en-GB"/>
        </w:rPr>
        <w:t>e</w:t>
      </w:r>
      <w:r w:rsidRPr="00E724B2">
        <w:rPr>
          <w:i/>
          <w:iCs/>
          <w:color w:val="auto"/>
          <w:sz w:val="20"/>
          <w:szCs w:val="20"/>
          <w:lang w:val="en-GB"/>
        </w:rPr>
        <w:t xml:space="preserve">source utilization activities, e.g. fisheries. </w:t>
      </w:r>
      <w:r w:rsidRPr="00E724B2">
        <w:rPr>
          <w:i/>
          <w:iCs/>
          <w:color w:val="auto"/>
          <w:sz w:val="20"/>
          <w:szCs w:val="20"/>
        </w:rPr>
        <w:t>Technical data acc</w:t>
      </w:r>
      <w:r w:rsidRPr="00E724B2">
        <w:rPr>
          <w:i/>
          <w:iCs/>
          <w:color w:val="auto"/>
          <w:sz w:val="20"/>
          <w:szCs w:val="20"/>
        </w:rPr>
        <w:t>u</w:t>
      </w:r>
      <w:r w:rsidRPr="00E724B2">
        <w:rPr>
          <w:i/>
          <w:iCs/>
          <w:color w:val="auto"/>
          <w:sz w:val="20"/>
          <w:szCs w:val="20"/>
        </w:rPr>
        <w:t xml:space="preserve">racy for local level Companies </w:t>
      </w:r>
    </w:p>
    <w:p w:rsidR="00B55BB6" w:rsidRPr="00E724B2" w:rsidRDefault="00B55BB6" w:rsidP="00B55BB6">
      <w:pPr>
        <w:tabs>
          <w:tab w:val="clear" w:pos="284"/>
          <w:tab w:val="clear" w:pos="567"/>
          <w:tab w:val="clear" w:pos="851"/>
          <w:tab w:val="clear" w:pos="1134"/>
        </w:tabs>
        <w:rPr>
          <w:rFonts w:cs="Arial"/>
        </w:rPr>
      </w:pPr>
    </w:p>
    <w:p w:rsidR="00B55BB6" w:rsidRPr="00E724B2" w:rsidRDefault="00B55BB6" w:rsidP="00B55BB6">
      <w:pPr>
        <w:tabs>
          <w:tab w:val="clear" w:pos="284"/>
          <w:tab w:val="clear" w:pos="567"/>
          <w:tab w:val="clear" w:pos="851"/>
          <w:tab w:val="clear" w:pos="1134"/>
        </w:tabs>
        <w:rPr>
          <w:rFonts w:cs="Arial"/>
        </w:rPr>
      </w:pPr>
      <w:r w:rsidRPr="00E724B2">
        <w:rPr>
          <w:rFonts w:cs="Arial"/>
        </w:rPr>
        <w:t>Rough pipeline and utility service databases exist at European level, e.g. GISCO database with scale 1:1.000.000. Data within countries is non-homogenous. There are examples of national portals warning on construction, distributing maps/data on location of pipelines. At local and regional level the responsibi</w:t>
      </w:r>
      <w:r w:rsidRPr="00E724B2">
        <w:rPr>
          <w:rFonts w:cs="Arial"/>
        </w:rPr>
        <w:t>l</w:t>
      </w:r>
      <w:r w:rsidRPr="00E724B2">
        <w:rPr>
          <w:rFonts w:cs="Arial"/>
        </w:rPr>
        <w:t>ity of government offices or different operators/ firms. In some countries there are national portals for i</w:t>
      </w:r>
      <w:r w:rsidRPr="00E724B2">
        <w:rPr>
          <w:rFonts w:cs="Arial"/>
        </w:rPr>
        <w:t>n</w:t>
      </w:r>
      <w:r w:rsidRPr="00E724B2">
        <w:rPr>
          <w:rFonts w:cs="Arial"/>
        </w:rPr>
        <w:t>formation about cables etc. in construction work.”</w:t>
      </w:r>
    </w:p>
    <w:p w:rsidR="00B55BB6" w:rsidRPr="00E724B2" w:rsidRDefault="00B55BB6" w:rsidP="00B55BB6">
      <w:pPr>
        <w:tabs>
          <w:tab w:val="clear" w:pos="284"/>
          <w:tab w:val="clear" w:pos="567"/>
          <w:tab w:val="clear" w:pos="851"/>
          <w:tab w:val="clear" w:pos="1134"/>
        </w:tabs>
        <w:rPr>
          <w:rFonts w:cs="Arial"/>
        </w:rPr>
      </w:pPr>
    </w:p>
    <w:p w:rsidR="00B55BB6" w:rsidRPr="0006601D" w:rsidRDefault="00B55BB6" w:rsidP="00B55BB6">
      <w:pPr>
        <w:pStyle w:val="a3"/>
        <w:numPr>
          <w:ilvl w:val="2"/>
          <w:numId w:val="2"/>
        </w:numPr>
        <w:tabs>
          <w:tab w:val="clear" w:pos="851"/>
          <w:tab w:val="left" w:pos="640"/>
          <w:tab w:val="left" w:pos="880"/>
        </w:tabs>
        <w:rPr>
          <w:b w:val="0"/>
          <w:i/>
        </w:rPr>
      </w:pPr>
      <w:bookmarkStart w:id="704" w:name="_Toc339277133"/>
      <w:bookmarkStart w:id="705" w:name="_Toc339278001"/>
      <w:bookmarkStart w:id="706" w:name="_Toc347405638"/>
      <w:bookmarkStart w:id="707" w:name="_Toc347755037"/>
      <w:bookmarkStart w:id="708" w:name="_Toc374519984"/>
      <w:r w:rsidRPr="0006601D">
        <w:rPr>
          <w:b w:val="0"/>
          <w:i/>
        </w:rPr>
        <w:t>Use case description: Use case TWG_US_UN_KLIP</w:t>
      </w:r>
      <w:bookmarkEnd w:id="704"/>
      <w:bookmarkEnd w:id="705"/>
      <w:bookmarkEnd w:id="706"/>
      <w:bookmarkEnd w:id="707"/>
      <w:bookmarkEnd w:id="708"/>
    </w:p>
    <w:p w:rsidR="00B55BB6" w:rsidRPr="0006601D" w:rsidRDefault="00B55BB6" w:rsidP="00B55BB6">
      <w:pPr>
        <w:rPr>
          <w:rFonts w:cs="Arial"/>
          <w:i/>
        </w:rPr>
      </w:pPr>
    </w:p>
    <w:p w:rsidR="00B55BB6" w:rsidRPr="0006601D" w:rsidRDefault="00B55BB6" w:rsidP="00B55BB6">
      <w:pPr>
        <w:rPr>
          <w:rFonts w:cs="Arial"/>
          <w:b/>
          <w:lang w:val="en-US"/>
        </w:rPr>
      </w:pPr>
      <w:r w:rsidRPr="0006601D">
        <w:rPr>
          <w:rFonts w:cs="Arial"/>
          <w:b/>
          <w:lang w:val="en-US"/>
        </w:rPr>
        <w:t>Part 1: UML use case diagram</w:t>
      </w:r>
    </w:p>
    <w:p w:rsidR="00B55BB6" w:rsidRPr="0006601D" w:rsidRDefault="003A6388" w:rsidP="00B55BB6">
      <w:pPr>
        <w:ind w:left="360"/>
        <w:rPr>
          <w:rFonts w:cs="Arial"/>
        </w:rPr>
      </w:pPr>
      <w:r w:rsidRPr="0006601D">
        <w:rPr>
          <w:noProof/>
          <w:lang w:val="it-IT" w:eastAsia="it-IT"/>
        </w:rPr>
        <w:drawing>
          <wp:inline distT="0" distB="0" distL="0" distR="0">
            <wp:extent cx="4800600" cy="172402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t="24219" b="19374"/>
                    <a:stretch>
                      <a:fillRect/>
                    </a:stretch>
                  </pic:blipFill>
                  <pic:spPr bwMode="auto">
                    <a:xfrm>
                      <a:off x="0" y="0"/>
                      <a:ext cx="4800600" cy="1724025"/>
                    </a:xfrm>
                    <a:prstGeom prst="rect">
                      <a:avLst/>
                    </a:prstGeom>
                    <a:noFill/>
                    <a:ln>
                      <a:noFill/>
                    </a:ln>
                  </pic:spPr>
                </pic:pic>
              </a:graphicData>
            </a:graphic>
          </wp:inline>
        </w:drawing>
      </w:r>
    </w:p>
    <w:p w:rsidR="00B55BB6" w:rsidRPr="0006601D" w:rsidRDefault="00B55BB6" w:rsidP="00B55BB6">
      <w:pPr>
        <w:rPr>
          <w:rFonts w:cs="Arial"/>
          <w:lang w:val="en-US"/>
        </w:rPr>
      </w:pPr>
    </w:p>
    <w:p w:rsidR="00B55BB6" w:rsidRPr="0006601D" w:rsidRDefault="00B55BB6" w:rsidP="00B55BB6">
      <w:pPr>
        <w:rPr>
          <w:rFonts w:cs="Arial"/>
          <w:b/>
          <w:lang w:val="en-US"/>
        </w:rPr>
      </w:pPr>
      <w:r w:rsidRPr="0006601D">
        <w:rPr>
          <w:rFonts w:cs="Arial"/>
          <w:b/>
          <w:lang w:val="en-US"/>
        </w:rPr>
        <w:t>Part 2: Narrative explanation of the use case</w:t>
      </w:r>
    </w:p>
    <w:p w:rsidR="00B55BB6" w:rsidRPr="0006601D" w:rsidRDefault="00B55BB6" w:rsidP="00B55BB6">
      <w:pPr>
        <w:rPr>
          <w:rFonts w:cs="Arial"/>
          <w:lang w:val="en-US"/>
        </w:rPr>
      </w:pPr>
    </w:p>
    <w:p w:rsidR="00B55BB6" w:rsidRPr="0006601D" w:rsidRDefault="00B55BB6" w:rsidP="00B55BB6">
      <w:pPr>
        <w:rPr>
          <w:rFonts w:cs="Arial"/>
          <w:lang w:val="en-US"/>
        </w:rPr>
      </w:pPr>
      <w:r w:rsidRPr="0006601D">
        <w:rPr>
          <w:rFonts w:cs="Arial"/>
          <w:lang w:val="en-US"/>
        </w:rPr>
        <w:t>The cables and pipes information portal (called KLIP) has been designed to unlock the information co</w:t>
      </w:r>
      <w:r w:rsidRPr="0006601D">
        <w:rPr>
          <w:rFonts w:cs="Arial"/>
          <w:lang w:val="en-US"/>
        </w:rPr>
        <w:t>n</w:t>
      </w:r>
      <w:r w:rsidRPr="0006601D">
        <w:rPr>
          <w:rFonts w:cs="Arial"/>
          <w:lang w:val="en-US"/>
        </w:rPr>
        <w:t>cerning cables and pipelines. This information is available with the managing authorities of the cables and pipes. The purpose of the information portal is to avoid excavation damage. Excavation damage may o</w:t>
      </w:r>
      <w:r w:rsidRPr="0006601D">
        <w:rPr>
          <w:rFonts w:cs="Arial"/>
          <w:lang w:val="en-US"/>
        </w:rPr>
        <w:t>c</w:t>
      </w:r>
      <w:r w:rsidRPr="0006601D">
        <w:rPr>
          <w:rFonts w:cs="Arial"/>
          <w:lang w:val="en-US"/>
        </w:rPr>
        <w:t>cur when a contractor digs and hits a cable or pipe. When a contractor hits a cable or pipe, this can cause environmental problems. When a sewage pipeline is hit, wastewater can flow into the env</w:t>
      </w:r>
      <w:r w:rsidRPr="0006601D">
        <w:rPr>
          <w:rFonts w:cs="Arial"/>
          <w:lang w:val="en-US"/>
        </w:rPr>
        <w:t>i</w:t>
      </w:r>
      <w:r w:rsidRPr="0006601D">
        <w:rPr>
          <w:rFonts w:cs="Arial"/>
          <w:lang w:val="en-US"/>
        </w:rPr>
        <w:t>ronment. Also damaging oil, gas and chemical pipelines can cause severe environmental problems. When a water pipeline is hit, drinking water can get co</w:t>
      </w:r>
      <w:r w:rsidRPr="0006601D">
        <w:rPr>
          <w:rFonts w:cs="Arial"/>
          <w:lang w:val="en-US"/>
        </w:rPr>
        <w:t>n</w:t>
      </w:r>
      <w:r w:rsidRPr="0006601D">
        <w:rPr>
          <w:rFonts w:cs="Arial"/>
          <w:lang w:val="en-US"/>
        </w:rPr>
        <w:t>taminated. Damaging an electricity cable poses also a big health risk for the people in the direct neighborhood. Therefore this KLIP portal is very important.</w:t>
      </w:r>
    </w:p>
    <w:p w:rsidR="00B55BB6" w:rsidRPr="0006601D" w:rsidRDefault="00B55BB6" w:rsidP="00B55BB6">
      <w:pPr>
        <w:rPr>
          <w:rFonts w:cs="Arial"/>
          <w:lang w:val="en-US"/>
        </w:rPr>
      </w:pPr>
    </w:p>
    <w:p w:rsidR="00B55BB6" w:rsidRPr="0006601D" w:rsidRDefault="00B55BB6" w:rsidP="00B55BB6">
      <w:pPr>
        <w:rPr>
          <w:rFonts w:cs="Arial"/>
          <w:lang w:val="en-US"/>
        </w:rPr>
      </w:pPr>
      <w:r w:rsidRPr="0006601D">
        <w:rPr>
          <w:rFonts w:cs="Arial"/>
          <w:lang w:val="en-US"/>
        </w:rPr>
        <w:t>When a contractor plans excavation works he/she sends a plan request to the cables and pipes inform</w:t>
      </w:r>
      <w:r w:rsidRPr="0006601D">
        <w:rPr>
          <w:rFonts w:cs="Arial"/>
          <w:lang w:val="en-US"/>
        </w:rPr>
        <w:t>a</w:t>
      </w:r>
      <w:r w:rsidRPr="0006601D">
        <w:rPr>
          <w:rFonts w:cs="Arial"/>
          <w:lang w:val="en-US"/>
        </w:rPr>
        <w:t>tion portal. The information portal checks which managing authorities of cables and pipes are pr</w:t>
      </w:r>
      <w:r w:rsidRPr="0006601D">
        <w:rPr>
          <w:rFonts w:cs="Arial"/>
          <w:lang w:val="en-US"/>
        </w:rPr>
        <w:t>e</w:t>
      </w:r>
      <w:r w:rsidRPr="0006601D">
        <w:rPr>
          <w:rFonts w:cs="Arial"/>
          <w:lang w:val="en-US"/>
        </w:rPr>
        <w:t>sent in this area, and forwards the request to the managing authorities that are present in the area. This can be managing authorities of oil, gas and chemicals pipelines, water pipelines, sewage pipelines, transmi</w:t>
      </w:r>
      <w:r w:rsidRPr="0006601D">
        <w:rPr>
          <w:rFonts w:cs="Arial"/>
          <w:lang w:val="en-US"/>
        </w:rPr>
        <w:t>s</w:t>
      </w:r>
      <w:r w:rsidRPr="0006601D">
        <w:rPr>
          <w:rFonts w:cs="Arial"/>
          <w:lang w:val="en-US"/>
        </w:rPr>
        <w:t>sion cables – electrical, telecommunication cables - phone/data/cable tv, etc. - and heating pip</w:t>
      </w:r>
      <w:r w:rsidRPr="0006601D">
        <w:rPr>
          <w:rFonts w:cs="Arial"/>
          <w:lang w:val="en-US"/>
        </w:rPr>
        <w:t>e</w:t>
      </w:r>
      <w:r w:rsidRPr="0006601D">
        <w:rPr>
          <w:rFonts w:cs="Arial"/>
          <w:lang w:val="en-US"/>
        </w:rPr>
        <w:t>lines.</w:t>
      </w:r>
    </w:p>
    <w:p w:rsidR="00B55BB6" w:rsidRPr="0006601D" w:rsidRDefault="00B55BB6" w:rsidP="00B55BB6">
      <w:pPr>
        <w:rPr>
          <w:rFonts w:cs="Arial"/>
          <w:lang w:val="en-US"/>
        </w:rPr>
      </w:pPr>
    </w:p>
    <w:p w:rsidR="00B55BB6" w:rsidRPr="0006601D" w:rsidRDefault="00B55BB6" w:rsidP="00B55BB6">
      <w:pPr>
        <w:rPr>
          <w:rFonts w:cs="Arial"/>
          <w:lang w:val="en-US"/>
        </w:rPr>
      </w:pPr>
      <w:r w:rsidRPr="0006601D">
        <w:rPr>
          <w:rFonts w:cs="Arial"/>
          <w:lang w:val="en-US"/>
        </w:rPr>
        <w:t>The cables and pipes information portal sends a confirmation to the contractor who asked for the plans. The managing authority checks if they have indeed cables and/or pipes in the defined area. The relevant plans in this area are selected. The managing authority sends the selected plans by mail. After the co</w:t>
      </w:r>
      <w:r w:rsidRPr="0006601D">
        <w:rPr>
          <w:rFonts w:cs="Arial"/>
          <w:lang w:val="en-US"/>
        </w:rPr>
        <w:t>n</w:t>
      </w:r>
      <w:r w:rsidRPr="0006601D">
        <w:rPr>
          <w:rFonts w:cs="Arial"/>
          <w:lang w:val="en-US"/>
        </w:rPr>
        <w:t>tractor has received the plans, he can start the works.</w:t>
      </w:r>
    </w:p>
    <w:p w:rsidR="00B55BB6" w:rsidRPr="0006601D" w:rsidRDefault="00B55BB6" w:rsidP="00B55BB6">
      <w:pPr>
        <w:rPr>
          <w:rFonts w:cs="Arial"/>
          <w:lang w:val="en-US"/>
        </w:rPr>
      </w:pPr>
    </w:p>
    <w:p w:rsidR="00B55BB6" w:rsidRPr="0006601D" w:rsidRDefault="00B55BB6" w:rsidP="00B55BB6">
      <w:pPr>
        <w:rPr>
          <w:rFonts w:cs="Arial"/>
          <w:b/>
          <w:lang w:val="en-US"/>
        </w:rPr>
      </w:pPr>
      <w:r w:rsidRPr="0006601D">
        <w:rPr>
          <w:rFonts w:cs="Arial"/>
          <w:b/>
          <w:lang w:val="en-US"/>
        </w:rPr>
        <w:t>Part 3: Detailed, structured description of the use case</w:t>
      </w:r>
    </w:p>
    <w:p w:rsidR="00B55BB6" w:rsidRPr="0006601D" w:rsidRDefault="00B55BB6" w:rsidP="00B55BB6">
      <w:pPr>
        <w:rPr>
          <w:rFonts w:cs="Arial"/>
          <w:lang w:val="en-US"/>
        </w:rPr>
      </w:pPr>
    </w:p>
    <w:tbl>
      <w:tblPr>
        <w:tblW w:w="8889" w:type="dxa"/>
        <w:tblCellMar>
          <w:left w:w="70" w:type="dxa"/>
          <w:right w:w="70" w:type="dxa"/>
        </w:tblCellMar>
        <w:tblLook w:val="0000" w:firstRow="0" w:lastRow="0" w:firstColumn="0" w:lastColumn="0" w:noHBand="0" w:noVBand="0"/>
      </w:tblPr>
      <w:tblGrid>
        <w:gridCol w:w="1485"/>
        <w:gridCol w:w="7404"/>
      </w:tblGrid>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CCFFCC"/>
            <w:noWrap/>
            <w:vAlign w:val="bottom"/>
          </w:tcPr>
          <w:p w:rsidR="00B55BB6" w:rsidRPr="0006601D" w:rsidRDefault="00B55BB6" w:rsidP="00B55BB6">
            <w:pPr>
              <w:rPr>
                <w:rFonts w:cs="Arial"/>
                <w:b/>
                <w:bCs/>
              </w:rPr>
            </w:pPr>
            <w:r w:rsidRPr="0006601D">
              <w:rPr>
                <w:rFonts w:cs="Arial"/>
                <w:b/>
                <w:bCs/>
              </w:rPr>
              <w:t>Use Case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Name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Cables and pipes information portal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Priority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&lt;high/medium/low&gt;</w:t>
            </w:r>
          </w:p>
        </w:tc>
      </w:tr>
      <w:tr w:rsidR="00B55BB6" w:rsidRPr="0006601D" w:rsidTr="00B55BB6">
        <w:trPr>
          <w:trHeight w:val="629"/>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This information portal has been designed to unlock the information concerning cables and pipes. This information is available with the managing authorities of the cables and pipes. The purpose of the information portal is to avoid exc</w:t>
            </w:r>
            <w:r w:rsidRPr="0006601D">
              <w:rPr>
                <w:rFonts w:cs="Arial"/>
              </w:rPr>
              <w:t>a</w:t>
            </w:r>
            <w:r w:rsidRPr="0006601D">
              <w:rPr>
                <w:rFonts w:cs="Arial"/>
              </w:rPr>
              <w:t>vation damage.</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Pre-condition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managing authorities of cables and pipes indicate the zones where they manage cables and pipes.</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Flow of Events - Basic Path</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Step 1</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contractor goes to the information portal and defines the area of work.</w:t>
            </w:r>
          </w:p>
        </w:tc>
      </w:tr>
      <w:tr w:rsidR="00B55BB6" w:rsidRPr="0006601D" w:rsidTr="00B55BB6">
        <w:trPr>
          <w:trHeight w:val="42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Step 2</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information portal checks which managing authorities of cables and pipes are present in this area and sends a request to these managing authorities.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Step 3</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information portal also sends a confirmation to the contractor.</w:t>
            </w:r>
          </w:p>
        </w:tc>
      </w:tr>
      <w:tr w:rsidR="00B55BB6" w:rsidRPr="0006601D" w:rsidTr="00B55BB6">
        <w:trPr>
          <w:trHeight w:val="42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Step 4</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managing authority checks if they have indeed cables and/or pipes in the d</w:t>
            </w:r>
            <w:r w:rsidRPr="0006601D">
              <w:rPr>
                <w:rFonts w:cs="Arial"/>
              </w:rPr>
              <w:t>e</w:t>
            </w:r>
            <w:r w:rsidRPr="0006601D">
              <w:rPr>
                <w:rFonts w:cs="Arial"/>
              </w:rPr>
              <w:t>fined area. The relevant plans in this area are selected.</w:t>
            </w:r>
          </w:p>
        </w:tc>
      </w:tr>
      <w:tr w:rsidR="00B55BB6" w:rsidRPr="0006601D" w:rsidTr="00B55BB6">
        <w:trPr>
          <w:trHeight w:val="42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Step 5</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managing authority sends the selected plans by mail. After the contractor has received the plans, he can start the works.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Flow of Events - Alternative Paths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Step 6</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In future View Services will be provided instead of paper maps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auto"/>
            <w:vAlign w:val="bottom"/>
          </w:tcPr>
          <w:p w:rsidR="00B55BB6" w:rsidRPr="0006601D" w:rsidRDefault="00B55BB6" w:rsidP="00B55BB6">
            <w:pPr>
              <w:rPr>
                <w:rFonts w:cs="Arial"/>
              </w:rPr>
            </w:pP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Post-condition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The contractor can start working in the area of work.</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Data source: Oil, gas and chemicals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Location of oil, gas and chemicals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Data provider</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Municipalities, private bodies managing the oil, gas and chemicals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Geographic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smartTag w:uri="urn:schemas-microsoft-com:office:smarttags" w:element="place">
              <w:r w:rsidRPr="0006601D">
                <w:rPr>
                  <w:rFonts w:cs="Arial"/>
                </w:rPr>
                <w:t>Europe</w:t>
              </w:r>
            </w:smartTag>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Thematic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See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Scale, resol</w:t>
            </w:r>
            <w:r w:rsidRPr="0006601D">
              <w:rPr>
                <w:rFonts w:cs="Arial"/>
              </w:rPr>
              <w:t>u</w:t>
            </w:r>
            <w:r w:rsidRPr="0006601D">
              <w:rPr>
                <w:rFonts w:cs="Arial"/>
              </w:rPr>
              <w:t>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Delivery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Map, View Services (map layer)</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Documentation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http://klip.agiv.be/Support/Default.aspx</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Data source: Water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Location of water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Data provider</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Municipalities, private bodies managing the water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Geographic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smartTag w:uri="urn:schemas-microsoft-com:office:smarttags" w:element="place">
              <w:r w:rsidRPr="0006601D">
                <w:rPr>
                  <w:rFonts w:cs="Arial"/>
                </w:rPr>
                <w:t>Europe</w:t>
              </w:r>
            </w:smartTag>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Thematic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See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Scale, resol</w:t>
            </w:r>
            <w:r w:rsidRPr="0006601D">
              <w:rPr>
                <w:rFonts w:cs="Arial"/>
              </w:rPr>
              <w:t>u</w:t>
            </w:r>
            <w:r w:rsidRPr="0006601D">
              <w:rPr>
                <w:rFonts w:cs="Arial"/>
              </w:rPr>
              <w:t>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Delivery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Map, View Services (map layer)</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Documentation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http://klip.agiv.be/Support/Default.aspx</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Data source: Sewage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Location of sewage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Data provider</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Municipalities, private bodies managing the sewage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Geographic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smartTag w:uri="urn:schemas-microsoft-com:office:smarttags" w:element="place">
              <w:r w:rsidRPr="0006601D">
                <w:rPr>
                  <w:rFonts w:cs="Arial"/>
                </w:rPr>
                <w:t>Europe</w:t>
              </w:r>
            </w:smartTag>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Thematic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See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Scale, resol</w:t>
            </w:r>
            <w:r w:rsidRPr="0006601D">
              <w:rPr>
                <w:rFonts w:cs="Arial"/>
              </w:rPr>
              <w:t>u</w:t>
            </w:r>
            <w:r w:rsidRPr="0006601D">
              <w:rPr>
                <w:rFonts w:cs="Arial"/>
              </w:rPr>
              <w:t>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Delivery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Map, View Services (map layer)</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Documentation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http://klip.agiv.be/Support/Default.aspx</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Data source: Heating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Location of heating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Data provider</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Municipalities, private bodies managing the heating pipelines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Geographic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smartTag w:uri="urn:schemas-microsoft-com:office:smarttags" w:element="place">
              <w:r w:rsidRPr="0006601D">
                <w:rPr>
                  <w:rFonts w:cs="Arial"/>
                </w:rPr>
                <w:t>Europe</w:t>
              </w:r>
            </w:smartTag>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Thematic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See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Scale, resol</w:t>
            </w:r>
            <w:r w:rsidRPr="0006601D">
              <w:rPr>
                <w:rFonts w:cs="Arial"/>
              </w:rPr>
              <w:t>u</w:t>
            </w:r>
            <w:r w:rsidRPr="0006601D">
              <w:rPr>
                <w:rFonts w:cs="Arial"/>
              </w:rPr>
              <w:t>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Delivery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Map, View Services (map layer)</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Documentation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http://klip.agiv.be/Support/Default.aspx</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Data source: Electricity cables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Location of electricity cables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Data provider</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Municipalities, private bodies managing the electrical transmission cables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Geographic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smartTag w:uri="urn:schemas-microsoft-com:office:smarttags" w:element="place">
              <w:r w:rsidRPr="0006601D">
                <w:rPr>
                  <w:rFonts w:cs="Arial"/>
                </w:rPr>
                <w:t>Europe</w:t>
              </w:r>
            </w:smartTag>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Thematic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See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Scale, resol</w:t>
            </w:r>
            <w:r w:rsidRPr="0006601D">
              <w:rPr>
                <w:rFonts w:cs="Arial"/>
              </w:rPr>
              <w:t>u</w:t>
            </w:r>
            <w:r w:rsidRPr="0006601D">
              <w:rPr>
                <w:rFonts w:cs="Arial"/>
              </w:rPr>
              <w:t>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Delivery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Map, View Services (map layer)</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Documentation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 http://klip.agiv.be/Support/Default.aspx</w:t>
            </w:r>
          </w:p>
        </w:tc>
      </w:tr>
      <w:tr w:rsidR="00B55BB6" w:rsidRPr="0006601D" w:rsidTr="00B55BB6">
        <w:trPr>
          <w:trHeight w:val="210"/>
        </w:trPr>
        <w:tc>
          <w:tcPr>
            <w:tcW w:w="8889" w:type="dxa"/>
            <w:gridSpan w:val="2"/>
            <w:tcBorders>
              <w:top w:val="single" w:sz="4" w:space="0" w:color="auto"/>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b/>
                <w:bCs/>
              </w:rPr>
            </w:pPr>
            <w:r w:rsidRPr="0006601D">
              <w:rPr>
                <w:rFonts w:cs="Arial"/>
                <w:b/>
                <w:bCs/>
              </w:rPr>
              <w:t>Data source: Telecommunication cables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Description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Location of phone/data/cable tv transmission cables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Data provider</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Municipalities, private bodies managing the phone/data/cable tv transmission cables</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Geographic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smartTag w:uri="urn:schemas-microsoft-com:office:smarttags" w:element="place">
              <w:r w:rsidRPr="0006601D">
                <w:rPr>
                  <w:rFonts w:cs="Arial"/>
                </w:rPr>
                <w:t>Europe</w:t>
              </w:r>
            </w:smartTag>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Thematic scope</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See description</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Scale, resol</w:t>
            </w:r>
            <w:r w:rsidRPr="0006601D">
              <w:rPr>
                <w:rFonts w:cs="Arial"/>
              </w:rPr>
              <w:t>u</w:t>
            </w:r>
            <w:r w:rsidRPr="0006601D">
              <w:rPr>
                <w:rFonts w:cs="Arial"/>
              </w:rPr>
              <w:t>tion</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Local</w:t>
            </w:r>
          </w:p>
        </w:tc>
      </w:tr>
      <w:tr w:rsidR="00B55BB6" w:rsidRPr="0006601D"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Delivery</w:t>
            </w:r>
          </w:p>
        </w:tc>
        <w:tc>
          <w:tcPr>
            <w:tcW w:w="7404" w:type="dxa"/>
            <w:tcBorders>
              <w:top w:val="nil"/>
              <w:left w:val="nil"/>
              <w:bottom w:val="single" w:sz="4" w:space="0" w:color="auto"/>
              <w:right w:val="single" w:sz="4" w:space="0" w:color="auto"/>
            </w:tcBorders>
            <w:shd w:val="clear" w:color="auto" w:fill="auto"/>
            <w:vAlign w:val="bottom"/>
          </w:tcPr>
          <w:p w:rsidR="00B55BB6" w:rsidRPr="0006601D" w:rsidRDefault="00B55BB6" w:rsidP="00B55BB6">
            <w:pPr>
              <w:rPr>
                <w:rFonts w:cs="Arial"/>
              </w:rPr>
            </w:pPr>
            <w:r w:rsidRPr="0006601D">
              <w:rPr>
                <w:rFonts w:cs="Arial"/>
              </w:rPr>
              <w:t>Map, View Services (map layer)</w:t>
            </w:r>
          </w:p>
        </w:tc>
      </w:tr>
      <w:tr w:rsidR="00B55BB6" w:rsidRPr="004259F3" w:rsidTr="00B55BB6">
        <w:trPr>
          <w:trHeight w:val="210"/>
        </w:trPr>
        <w:tc>
          <w:tcPr>
            <w:tcW w:w="1485" w:type="dxa"/>
            <w:tcBorders>
              <w:top w:val="nil"/>
              <w:left w:val="single" w:sz="4" w:space="0" w:color="auto"/>
              <w:bottom w:val="single" w:sz="4" w:space="0" w:color="auto"/>
              <w:right w:val="single" w:sz="4" w:space="0" w:color="auto"/>
            </w:tcBorders>
            <w:shd w:val="clear" w:color="auto" w:fill="FFFF99"/>
            <w:vAlign w:val="bottom"/>
          </w:tcPr>
          <w:p w:rsidR="00B55BB6" w:rsidRPr="0006601D" w:rsidRDefault="00B55BB6" w:rsidP="00B55BB6">
            <w:pPr>
              <w:rPr>
                <w:rFonts w:cs="Arial"/>
              </w:rPr>
            </w:pPr>
            <w:r w:rsidRPr="0006601D">
              <w:rPr>
                <w:rFonts w:cs="Arial"/>
              </w:rPr>
              <w:t>Documentation</w:t>
            </w:r>
          </w:p>
        </w:tc>
        <w:tc>
          <w:tcPr>
            <w:tcW w:w="7404" w:type="dxa"/>
            <w:tcBorders>
              <w:top w:val="nil"/>
              <w:left w:val="nil"/>
              <w:bottom w:val="single" w:sz="4" w:space="0" w:color="auto"/>
              <w:right w:val="single" w:sz="4" w:space="0" w:color="auto"/>
            </w:tcBorders>
            <w:shd w:val="clear" w:color="auto" w:fill="auto"/>
            <w:vAlign w:val="bottom"/>
          </w:tcPr>
          <w:p w:rsidR="00B55BB6" w:rsidRPr="004259F3" w:rsidRDefault="00B55BB6" w:rsidP="00B55BB6">
            <w:pPr>
              <w:rPr>
                <w:rFonts w:cs="Arial"/>
              </w:rPr>
            </w:pPr>
            <w:r w:rsidRPr="0006601D">
              <w:rPr>
                <w:rFonts w:cs="Arial"/>
              </w:rPr>
              <w:t> http://klip.agiv.be/Support/Default.aspx</w:t>
            </w:r>
          </w:p>
        </w:tc>
      </w:tr>
    </w:tbl>
    <w:p w:rsidR="00B55BB6" w:rsidRDefault="00B55BB6" w:rsidP="00B55BB6"/>
    <w:p w:rsidR="00B55BB6" w:rsidRPr="006B05B9" w:rsidRDefault="00B55BB6" w:rsidP="006C020A">
      <w:pPr>
        <w:pStyle w:val="a2"/>
      </w:pPr>
      <w:bookmarkStart w:id="709" w:name="_Toc339277134"/>
      <w:bookmarkStart w:id="710" w:name="_Toc339278002"/>
      <w:bookmarkStart w:id="711" w:name="_Toc374519985"/>
      <w:r>
        <w:t>Use case for “</w:t>
      </w:r>
      <w:r w:rsidRPr="00360791">
        <w:t>Administrative and social governmental services</w:t>
      </w:r>
      <w:r>
        <w:t>”</w:t>
      </w:r>
      <w:bookmarkEnd w:id="709"/>
      <w:bookmarkEnd w:id="710"/>
      <w:bookmarkEnd w:id="711"/>
    </w:p>
    <w:p w:rsidR="00B55BB6" w:rsidRPr="00360791" w:rsidRDefault="00B55BB6" w:rsidP="006C020A">
      <w:pPr>
        <w:pStyle w:val="a3"/>
      </w:pPr>
      <w:bookmarkStart w:id="712" w:name="_Toc339277135"/>
      <w:bookmarkStart w:id="713" w:name="_Toc339278003"/>
      <w:bookmarkStart w:id="714" w:name="_Toc347405640"/>
      <w:bookmarkStart w:id="715" w:name="_Toc347755039"/>
      <w:bookmarkStart w:id="716" w:name="_Toc374519986"/>
      <w:r w:rsidRPr="00360791">
        <w:t>Introduction</w:t>
      </w:r>
      <w:bookmarkEnd w:id="712"/>
      <w:bookmarkEnd w:id="713"/>
      <w:bookmarkEnd w:id="714"/>
      <w:bookmarkEnd w:id="715"/>
      <w:bookmarkEnd w:id="716"/>
    </w:p>
    <w:p w:rsidR="00B55BB6" w:rsidRPr="00360791" w:rsidRDefault="00B55BB6" w:rsidP="00B55BB6">
      <w:pPr>
        <w:rPr>
          <w:lang w:val="en-US"/>
        </w:rPr>
      </w:pPr>
      <w:r w:rsidRPr="00360791">
        <w:rPr>
          <w:lang w:val="en-US"/>
        </w:rPr>
        <w:t>This documents provides two use cases of the subtheme “Government services” (GS) within the INSPIRE theme “Utility and Government services” (US).</w:t>
      </w:r>
    </w:p>
    <w:p w:rsidR="00B55BB6" w:rsidRPr="00360791" w:rsidRDefault="00B55BB6" w:rsidP="00B55BB6">
      <w:pPr>
        <w:rPr>
          <w:lang w:val="en-US"/>
        </w:rPr>
      </w:pPr>
    </w:p>
    <w:p w:rsidR="00B55BB6" w:rsidRPr="00360791" w:rsidRDefault="00B55BB6" w:rsidP="00B55BB6">
      <w:pPr>
        <w:rPr>
          <w:lang w:val="en-US"/>
        </w:rPr>
      </w:pPr>
      <w:r w:rsidRPr="00360791">
        <w:rPr>
          <w:lang w:val="en-US"/>
        </w:rPr>
        <w:t>According to (D 2.6, p. 79) the theme and the subtheme respectively is “A very broad INSPIRE theme including different kinds of objects …”.</w:t>
      </w:r>
    </w:p>
    <w:p w:rsidR="00B55BB6" w:rsidRPr="00360791" w:rsidRDefault="00B55BB6" w:rsidP="00B55BB6">
      <w:pPr>
        <w:rPr>
          <w:lang w:val="en-US"/>
        </w:rPr>
      </w:pPr>
    </w:p>
    <w:p w:rsidR="00B55BB6" w:rsidRPr="00360791" w:rsidRDefault="00B55BB6" w:rsidP="00B55BB6">
      <w:pPr>
        <w:rPr>
          <w:lang w:val="en-US"/>
        </w:rPr>
      </w:pPr>
      <w:r w:rsidRPr="00360791">
        <w:rPr>
          <w:lang w:val="en-US"/>
        </w:rPr>
        <w:t>The subtheme is defined as follows (D 2.6, p. 81):</w:t>
      </w:r>
    </w:p>
    <w:p w:rsidR="00B55BB6" w:rsidRPr="00360791" w:rsidRDefault="00B55BB6" w:rsidP="00B55BB6">
      <w:pPr>
        <w:rPr>
          <w:lang w:val="en-US"/>
        </w:rPr>
      </w:pPr>
    </w:p>
    <w:p w:rsidR="00B55BB6" w:rsidRPr="00360791" w:rsidRDefault="00B55BB6" w:rsidP="00B55BB6">
      <w:pPr>
        <w:rPr>
          <w:lang w:val="en-US"/>
        </w:rPr>
      </w:pPr>
      <w:r w:rsidRPr="00360791">
        <w:rPr>
          <w:lang w:val="en-US"/>
        </w:rPr>
        <w:t>“Administrative and social governmental services such as public administrations, civil protection, sites, schools, hospitals. The kinds of sites are commonly presented in governmental and m</w:t>
      </w:r>
      <w:r w:rsidRPr="00360791">
        <w:rPr>
          <w:lang w:val="en-US"/>
        </w:rPr>
        <w:t>u</w:t>
      </w:r>
      <w:r w:rsidRPr="00360791">
        <w:rPr>
          <w:lang w:val="en-US"/>
        </w:rPr>
        <w:t>nicipal portals and map system as "point of interest"-data, and may be point-based location of a variety of categories of m</w:t>
      </w:r>
      <w:r w:rsidRPr="00360791">
        <w:rPr>
          <w:lang w:val="en-US"/>
        </w:rPr>
        <w:t>u</w:t>
      </w:r>
      <w:r w:rsidRPr="00360791">
        <w:rPr>
          <w:lang w:val="en-US"/>
        </w:rPr>
        <w:t>nicipal and governmental services and social infrastructure.</w:t>
      </w:r>
    </w:p>
    <w:p w:rsidR="00B55BB6" w:rsidRPr="00360791" w:rsidRDefault="00B55BB6" w:rsidP="00B55BB6">
      <w:pPr>
        <w:ind w:left="708"/>
        <w:rPr>
          <w:lang w:val="en-US"/>
        </w:rPr>
      </w:pPr>
      <w:r w:rsidRPr="00360791">
        <w:rPr>
          <w:lang w:val="en-US"/>
        </w:rPr>
        <w:t>• police stations,</w:t>
      </w:r>
    </w:p>
    <w:p w:rsidR="00B55BB6" w:rsidRPr="00360791" w:rsidRDefault="00B55BB6" w:rsidP="00B55BB6">
      <w:pPr>
        <w:ind w:left="708"/>
        <w:rPr>
          <w:lang w:val="en-US"/>
        </w:rPr>
      </w:pPr>
      <w:r w:rsidRPr="00360791">
        <w:rPr>
          <w:lang w:val="en-US"/>
        </w:rPr>
        <w:t>• fire fighter stations</w:t>
      </w:r>
    </w:p>
    <w:p w:rsidR="00B55BB6" w:rsidRPr="00360791" w:rsidRDefault="00B55BB6" w:rsidP="00B55BB6">
      <w:pPr>
        <w:ind w:left="708"/>
        <w:rPr>
          <w:lang w:val="en-US"/>
        </w:rPr>
      </w:pPr>
      <w:r w:rsidRPr="00360791">
        <w:rPr>
          <w:lang w:val="en-US"/>
        </w:rPr>
        <w:t>• hospitals</w:t>
      </w:r>
    </w:p>
    <w:p w:rsidR="00B55BB6" w:rsidRPr="00360791" w:rsidRDefault="00B55BB6" w:rsidP="00B55BB6">
      <w:pPr>
        <w:ind w:left="708"/>
        <w:rPr>
          <w:lang w:val="en-US"/>
        </w:rPr>
      </w:pPr>
      <w:r w:rsidRPr="00360791">
        <w:rPr>
          <w:lang w:val="en-US"/>
        </w:rPr>
        <w:t>• health care centres</w:t>
      </w:r>
    </w:p>
    <w:p w:rsidR="00B55BB6" w:rsidRPr="00360791" w:rsidRDefault="00B55BB6" w:rsidP="00B55BB6">
      <w:pPr>
        <w:ind w:left="708"/>
        <w:rPr>
          <w:lang w:val="en-US"/>
        </w:rPr>
      </w:pPr>
      <w:r w:rsidRPr="00360791">
        <w:rPr>
          <w:lang w:val="en-US"/>
        </w:rPr>
        <w:t>• care centres for the elderly</w:t>
      </w:r>
    </w:p>
    <w:p w:rsidR="00B55BB6" w:rsidRPr="00360791" w:rsidRDefault="00B55BB6" w:rsidP="00B55BB6">
      <w:pPr>
        <w:ind w:left="708"/>
        <w:rPr>
          <w:lang w:val="en-US"/>
        </w:rPr>
      </w:pPr>
      <w:r w:rsidRPr="00360791">
        <w:rPr>
          <w:lang w:val="en-US"/>
        </w:rPr>
        <w:t>• schools and kindergartens</w:t>
      </w:r>
    </w:p>
    <w:p w:rsidR="00B55BB6" w:rsidRPr="00360791" w:rsidRDefault="00B55BB6" w:rsidP="00B55BB6">
      <w:pPr>
        <w:ind w:left="708"/>
        <w:rPr>
          <w:lang w:val="en-US"/>
        </w:rPr>
      </w:pPr>
      <w:r w:rsidRPr="00360791">
        <w:rPr>
          <w:lang w:val="en-US"/>
        </w:rPr>
        <w:t>• renovation/ waste delivery sites</w:t>
      </w:r>
    </w:p>
    <w:p w:rsidR="00B55BB6" w:rsidRPr="00360791" w:rsidRDefault="00B55BB6" w:rsidP="00B55BB6">
      <w:pPr>
        <w:ind w:left="708"/>
        <w:rPr>
          <w:lang w:val="en-US"/>
        </w:rPr>
      </w:pPr>
      <w:r w:rsidRPr="00360791">
        <w:rPr>
          <w:lang w:val="en-US"/>
        </w:rPr>
        <w:t>• government and municipal offices”</w:t>
      </w:r>
    </w:p>
    <w:p w:rsidR="00B55BB6" w:rsidRPr="00360791" w:rsidRDefault="00B55BB6" w:rsidP="00B55BB6">
      <w:pPr>
        <w:rPr>
          <w:lang w:val="en-US"/>
        </w:rPr>
      </w:pPr>
    </w:p>
    <w:p w:rsidR="00B55BB6" w:rsidRPr="00360791" w:rsidRDefault="00B55BB6" w:rsidP="00B55BB6">
      <w:pPr>
        <w:rPr>
          <w:lang w:val="en-US"/>
        </w:rPr>
      </w:pPr>
      <w:r w:rsidRPr="00360791">
        <w:rPr>
          <w:lang w:val="en-US"/>
        </w:rPr>
        <w:t>The given scope and use examples are (D 2.6, p. 82):</w:t>
      </w:r>
    </w:p>
    <w:p w:rsidR="00B55BB6" w:rsidRPr="00360791" w:rsidRDefault="00B55BB6" w:rsidP="00B55BB6">
      <w:pPr>
        <w:rPr>
          <w:lang w:val="en-US"/>
        </w:rPr>
      </w:pPr>
    </w:p>
    <w:p w:rsidR="00B55BB6" w:rsidRPr="00360791" w:rsidRDefault="00B55BB6" w:rsidP="00B55BB6">
      <w:pPr>
        <w:rPr>
          <w:lang w:val="en-US"/>
        </w:rPr>
      </w:pPr>
      <w:r w:rsidRPr="00360791">
        <w:rPr>
          <w:lang w:val="en-US"/>
        </w:rPr>
        <w:t>“Administrative and governmental service information is being used by the citizen and public information systems, in government and municipal management actions and in planning. The navigation databases used in cars commonly include such information.”</w:t>
      </w:r>
    </w:p>
    <w:p w:rsidR="00B55BB6" w:rsidRPr="00360791" w:rsidRDefault="00B55BB6" w:rsidP="00B55BB6">
      <w:pPr>
        <w:rPr>
          <w:lang w:val="en-US"/>
        </w:rPr>
      </w:pPr>
    </w:p>
    <w:p w:rsidR="00B55BB6" w:rsidRPr="00360791" w:rsidRDefault="00B55BB6" w:rsidP="00B55BB6">
      <w:pPr>
        <w:rPr>
          <w:lang w:val="en-US"/>
        </w:rPr>
      </w:pPr>
      <w:r w:rsidRPr="00360791">
        <w:rPr>
          <w:lang w:val="en-US"/>
        </w:rPr>
        <w:t xml:space="preserve">Accordingly to this presetting, the spread of possible use cases is very wide, too. To capture this scope and to gain a basement for the next steps, the subgroup has decided to define first two generic, high level use cases. This two use cases may be refined in further work to fulfill special requirements. It should be mentioned, that the previous requirement survey </w:t>
      </w:r>
      <w:r>
        <w:rPr>
          <w:lang w:val="en-US"/>
        </w:rPr>
        <w:t xml:space="preserve">by the JRC </w:t>
      </w:r>
      <w:r w:rsidRPr="00360791">
        <w:rPr>
          <w:lang w:val="en-US"/>
        </w:rPr>
        <w:t>couldn’t provide any use case for the su</w:t>
      </w:r>
      <w:r w:rsidRPr="00360791">
        <w:rPr>
          <w:lang w:val="en-US"/>
        </w:rPr>
        <w:t>b</w:t>
      </w:r>
      <w:r w:rsidR="003B188C">
        <w:rPr>
          <w:lang w:val="en-US"/>
        </w:rPr>
        <w:t>theme</w:t>
      </w:r>
      <w:r w:rsidRPr="00360791">
        <w:rPr>
          <w:lang w:val="en-US"/>
        </w:rPr>
        <w:t>.</w:t>
      </w:r>
    </w:p>
    <w:p w:rsidR="00B55BB6" w:rsidRPr="00360791" w:rsidRDefault="00B55BB6" w:rsidP="00B55BB6">
      <w:pPr>
        <w:rPr>
          <w:lang w:val="en-US"/>
        </w:rPr>
      </w:pPr>
    </w:p>
    <w:p w:rsidR="00B55BB6" w:rsidRPr="00360791" w:rsidRDefault="00B55BB6" w:rsidP="00B55BB6">
      <w:pPr>
        <w:rPr>
          <w:lang w:val="en-US"/>
        </w:rPr>
      </w:pPr>
    </w:p>
    <w:p w:rsidR="00B55BB6" w:rsidRPr="00360791" w:rsidRDefault="00B55BB6" w:rsidP="006C020A">
      <w:pPr>
        <w:pStyle w:val="a3"/>
      </w:pPr>
      <w:bookmarkStart w:id="717" w:name="_Toc339277136"/>
      <w:bookmarkStart w:id="718" w:name="_Toc339278004"/>
      <w:bookmarkStart w:id="719" w:name="_Toc347405641"/>
      <w:bookmarkStart w:id="720" w:name="_Toc347755040"/>
      <w:bookmarkStart w:id="721" w:name="_Toc374519987"/>
      <w:r w:rsidRPr="00360791">
        <w:t>Use case TWG_US_G</w:t>
      </w:r>
      <w:r>
        <w:t>S_M</w:t>
      </w:r>
      <w:r w:rsidRPr="00360791">
        <w:t>ap_case</w:t>
      </w:r>
      <w:bookmarkEnd w:id="717"/>
      <w:bookmarkEnd w:id="718"/>
      <w:bookmarkEnd w:id="719"/>
      <w:bookmarkEnd w:id="720"/>
      <w:bookmarkEnd w:id="721"/>
    </w:p>
    <w:p w:rsidR="00B55BB6" w:rsidRPr="00360791" w:rsidRDefault="00B55BB6" w:rsidP="00B55BB6">
      <w:pPr>
        <w:rPr>
          <w:rFonts w:cs="Arial"/>
          <w:b/>
          <w:lang w:val="en-US"/>
        </w:rPr>
      </w:pPr>
    </w:p>
    <w:p w:rsidR="00B55BB6" w:rsidRPr="00360791" w:rsidRDefault="00B55BB6" w:rsidP="00B55BB6">
      <w:pPr>
        <w:rPr>
          <w:rFonts w:cs="Arial"/>
          <w:b/>
          <w:lang w:val="en-US"/>
        </w:rPr>
      </w:pPr>
      <w:r w:rsidRPr="00360791">
        <w:rPr>
          <w:rFonts w:cs="Arial"/>
          <w:b/>
          <w:lang w:val="en-US"/>
        </w:rPr>
        <w:t>Part 1: UML use case diagram</w:t>
      </w:r>
    </w:p>
    <w:p w:rsidR="00B55BB6" w:rsidRDefault="003A6388" w:rsidP="00B55BB6">
      <w:r>
        <w:rPr>
          <w:noProof/>
          <w:lang w:val="it-IT" w:eastAsia="it-IT"/>
        </w:rPr>
        <w:drawing>
          <wp:inline distT="0" distB="0" distL="0" distR="0">
            <wp:extent cx="5010150" cy="3943350"/>
            <wp:effectExtent l="0" t="0" r="0" b="0"/>
            <wp:docPr id="24" name="Immagine 24" descr="Administrative and social governmental services - map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ministrative and social governmental services - map use ca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150" cy="3943350"/>
                    </a:xfrm>
                    <a:prstGeom prst="rect">
                      <a:avLst/>
                    </a:prstGeom>
                    <a:noFill/>
                    <a:ln>
                      <a:noFill/>
                    </a:ln>
                  </pic:spPr>
                </pic:pic>
              </a:graphicData>
            </a:graphic>
          </wp:inline>
        </w:drawing>
      </w:r>
    </w:p>
    <w:p w:rsidR="00B55BB6" w:rsidRDefault="00B55BB6" w:rsidP="00B55BB6">
      <w:pPr>
        <w:rPr>
          <w:rFonts w:cs="Arial"/>
          <w:lang w:val="en-US"/>
        </w:rPr>
      </w:pPr>
    </w:p>
    <w:p w:rsidR="00B55BB6" w:rsidRPr="00360791" w:rsidRDefault="00B55BB6" w:rsidP="00B55BB6">
      <w:pPr>
        <w:rPr>
          <w:rFonts w:cs="Arial"/>
          <w:lang w:val="en-US"/>
        </w:rPr>
      </w:pPr>
    </w:p>
    <w:p w:rsidR="00B55BB6" w:rsidRPr="00360791" w:rsidRDefault="00B55BB6" w:rsidP="00B55BB6">
      <w:pPr>
        <w:rPr>
          <w:rFonts w:cs="Arial"/>
          <w:b/>
          <w:lang w:val="en-US"/>
        </w:rPr>
      </w:pPr>
      <w:r w:rsidRPr="00360791">
        <w:rPr>
          <w:rFonts w:cs="Arial"/>
          <w:b/>
          <w:lang w:val="en-US"/>
        </w:rPr>
        <w:t>Part 2: Narrative explanation of the use case</w:t>
      </w:r>
    </w:p>
    <w:p w:rsidR="00B55BB6" w:rsidRPr="00360791" w:rsidRDefault="00B55BB6" w:rsidP="00B55BB6">
      <w:pPr>
        <w:rPr>
          <w:rFonts w:cs="Arial"/>
          <w:b/>
          <w:lang w:val="en-US"/>
        </w:rPr>
      </w:pPr>
    </w:p>
    <w:p w:rsidR="00B55BB6" w:rsidRPr="00360791" w:rsidRDefault="00B55BB6" w:rsidP="00B55BB6">
      <w:pPr>
        <w:rPr>
          <w:rFonts w:cs="Arial"/>
          <w:lang w:val="en-US"/>
        </w:rPr>
      </w:pPr>
      <w:r w:rsidRPr="00360791">
        <w:rPr>
          <w:rFonts w:cs="Arial"/>
          <w:lang w:val="en-US"/>
        </w:rPr>
        <w:t>The data, which represent the scope, are usually used in governmental and municipal portals. The data are provided as map layers, optional su</w:t>
      </w:r>
      <w:r w:rsidRPr="00360791">
        <w:rPr>
          <w:rFonts w:cs="Arial"/>
          <w:lang w:val="en-US"/>
        </w:rPr>
        <w:t>p</w:t>
      </w:r>
      <w:r w:rsidRPr="00360791">
        <w:rPr>
          <w:rFonts w:cs="Arial"/>
          <w:lang w:val="en-US"/>
        </w:rPr>
        <w:t xml:space="preserve">plemented by some thematic data (WMS GetFeatureInfo operation). The user (actor) searches for the layer using the functionality of a geoportal, selects the layer, navigates to a location and views (“consumes”) the map. POI’s are displayed as symbols. The actor can click at a symbol and gets some information to the POI (in case the layer is queryable). </w:t>
      </w:r>
    </w:p>
    <w:p w:rsidR="00B55BB6" w:rsidRPr="00360791" w:rsidRDefault="00B55BB6" w:rsidP="00B55BB6">
      <w:pPr>
        <w:rPr>
          <w:rFonts w:cs="Arial"/>
          <w:lang w:val="en-US"/>
        </w:rPr>
      </w:pPr>
    </w:p>
    <w:p w:rsidR="00B55BB6" w:rsidRPr="00360791" w:rsidRDefault="00B55BB6" w:rsidP="00B55BB6">
      <w:pPr>
        <w:rPr>
          <w:rFonts w:cs="Arial"/>
          <w:lang w:val="en-US"/>
        </w:rPr>
      </w:pPr>
      <w:r w:rsidRPr="00360791">
        <w:rPr>
          <w:rFonts w:cs="Arial"/>
          <w:lang w:val="en-US"/>
        </w:rPr>
        <w:t xml:space="preserve">In contrast to the majority of INSPIRE themes, the group of actors is as inhomogeneous as the interfaces they use. It varies from a GI-expert (PAB officer, private planning office staff, …), who wants to add the layer in its GIS to a layman, who uses a map application on its mobile phone. This diversity is addressed by the functionality of the map clients mainly, but has some influence to the data, too: </w:t>
      </w:r>
    </w:p>
    <w:p w:rsidR="00B55BB6" w:rsidRPr="00360791" w:rsidRDefault="00B55BB6" w:rsidP="00F91CA8">
      <w:pPr>
        <w:numPr>
          <w:ilvl w:val="0"/>
          <w:numId w:val="52"/>
        </w:numPr>
        <w:tabs>
          <w:tab w:val="clear" w:pos="284"/>
          <w:tab w:val="clear" w:pos="567"/>
          <w:tab w:val="clear" w:pos="851"/>
          <w:tab w:val="clear" w:pos="1134"/>
        </w:tabs>
        <w:jc w:val="left"/>
        <w:rPr>
          <w:rFonts w:cs="Arial"/>
          <w:lang w:val="en-US"/>
        </w:rPr>
      </w:pPr>
      <w:r w:rsidRPr="00360791">
        <w:rPr>
          <w:rFonts w:cs="Arial"/>
          <w:lang w:val="en-US"/>
        </w:rPr>
        <w:t>The symbols for the POI’s should be easy to understand.</w:t>
      </w:r>
    </w:p>
    <w:p w:rsidR="00B55BB6" w:rsidRPr="00360791" w:rsidRDefault="00B55BB6" w:rsidP="00F91CA8">
      <w:pPr>
        <w:numPr>
          <w:ilvl w:val="0"/>
          <w:numId w:val="52"/>
        </w:numPr>
        <w:tabs>
          <w:tab w:val="clear" w:pos="284"/>
          <w:tab w:val="clear" w:pos="567"/>
          <w:tab w:val="clear" w:pos="851"/>
          <w:tab w:val="clear" w:pos="1134"/>
        </w:tabs>
        <w:jc w:val="left"/>
        <w:rPr>
          <w:rFonts w:cs="Arial"/>
          <w:lang w:val="en-US"/>
        </w:rPr>
      </w:pPr>
      <w:r w:rsidRPr="00360791">
        <w:rPr>
          <w:rFonts w:cs="Arial"/>
          <w:lang w:val="en-US"/>
        </w:rPr>
        <w:t>The map layer metadata should provide a list of keywords, so that the clients are able to support search by laymen (in an emergency case search for “Doctor” should find “Hospital”, too).</w:t>
      </w:r>
    </w:p>
    <w:p w:rsidR="00B55BB6" w:rsidRPr="00360791" w:rsidRDefault="00B55BB6" w:rsidP="00F91CA8">
      <w:pPr>
        <w:numPr>
          <w:ilvl w:val="0"/>
          <w:numId w:val="52"/>
        </w:numPr>
        <w:tabs>
          <w:tab w:val="clear" w:pos="284"/>
          <w:tab w:val="clear" w:pos="567"/>
          <w:tab w:val="clear" w:pos="851"/>
          <w:tab w:val="clear" w:pos="1134"/>
        </w:tabs>
        <w:jc w:val="left"/>
        <w:rPr>
          <w:rFonts w:cs="Arial"/>
          <w:lang w:val="en-US"/>
        </w:rPr>
      </w:pPr>
      <w:r w:rsidRPr="00360791">
        <w:rPr>
          <w:rFonts w:cs="Arial"/>
          <w:lang w:val="en-US"/>
        </w:rPr>
        <w:t>A minimum of thematic information is necessary for a lot of use cases in detail (e.g. kind of service, short explanation, contact information, se</w:t>
      </w:r>
      <w:r w:rsidRPr="00360791">
        <w:rPr>
          <w:rFonts w:cs="Arial"/>
          <w:lang w:val="en-US"/>
        </w:rPr>
        <w:t>r</w:t>
      </w:r>
      <w:r w:rsidRPr="00360791">
        <w:rPr>
          <w:rFonts w:cs="Arial"/>
          <w:lang w:val="en-US"/>
        </w:rPr>
        <w:t xml:space="preserve">vice/office hours, URL, …). Usually the map applications don’t include rich WFS clients, so this information should be provided by the INSPIRE View Service. It has to be mentioned, that the GetFeatureInfo operation is optional in INSPIRE View Services.   </w:t>
      </w:r>
    </w:p>
    <w:p w:rsidR="00B55BB6" w:rsidRPr="00360791" w:rsidRDefault="00B55BB6" w:rsidP="00B55BB6">
      <w:pPr>
        <w:rPr>
          <w:rFonts w:cs="Arial"/>
          <w:lang w:val="en-US"/>
        </w:rPr>
      </w:pPr>
    </w:p>
    <w:p w:rsidR="00B55BB6" w:rsidRPr="00360791" w:rsidRDefault="00B55BB6" w:rsidP="00B55BB6">
      <w:pPr>
        <w:rPr>
          <w:rFonts w:cs="Arial"/>
          <w:lang w:val="en-US"/>
        </w:rPr>
      </w:pPr>
      <w:r w:rsidRPr="00360791">
        <w:rPr>
          <w:rFonts w:cs="Arial"/>
          <w:lang w:val="en-US"/>
        </w:rPr>
        <w:t xml:space="preserve">The purposes of use are different, but the flows of events are comparable. </w:t>
      </w:r>
    </w:p>
    <w:p w:rsidR="00B55BB6" w:rsidRPr="00360791" w:rsidRDefault="00B55BB6" w:rsidP="00B55BB6">
      <w:pPr>
        <w:rPr>
          <w:rFonts w:cs="Arial"/>
          <w:b/>
          <w:lang w:val="en-US"/>
        </w:rPr>
      </w:pPr>
    </w:p>
    <w:p w:rsidR="00B55BB6" w:rsidRDefault="00B55BB6" w:rsidP="00B55BB6">
      <w:pPr>
        <w:rPr>
          <w:rFonts w:cs="Arial"/>
          <w:b/>
          <w:lang w:val="en-US"/>
        </w:rPr>
      </w:pPr>
    </w:p>
    <w:p w:rsidR="00B55BB6" w:rsidRPr="00360791" w:rsidRDefault="00B55BB6" w:rsidP="00B55BB6">
      <w:pPr>
        <w:rPr>
          <w:rFonts w:cs="Arial"/>
          <w:b/>
          <w:lang w:val="en-US"/>
        </w:rPr>
      </w:pPr>
      <w:r w:rsidRPr="00360791">
        <w:rPr>
          <w:rFonts w:cs="Arial"/>
          <w:b/>
          <w:lang w:val="en-US"/>
        </w:rPr>
        <w:t xml:space="preserve">Part </w:t>
      </w:r>
      <w:r>
        <w:rPr>
          <w:rFonts w:cs="Arial"/>
          <w:b/>
          <w:lang w:val="en-US"/>
        </w:rPr>
        <w:t>3</w:t>
      </w:r>
      <w:r w:rsidRPr="00360791">
        <w:rPr>
          <w:rFonts w:cs="Arial"/>
          <w:b/>
          <w:lang w:val="en-US"/>
        </w:rPr>
        <w:t>: Detailed, structured description of the use case</w:t>
      </w:r>
    </w:p>
    <w:p w:rsidR="00B55BB6" w:rsidRPr="00360791" w:rsidRDefault="00B55BB6" w:rsidP="00B55BB6">
      <w:pPr>
        <w:rPr>
          <w:rFonts w:cs="Arial"/>
          <w:lang w:val="en-US"/>
        </w:rPr>
      </w:pPr>
    </w:p>
    <w:tbl>
      <w:tblPr>
        <w:tblW w:w="9400" w:type="dxa"/>
        <w:tblInd w:w="-130" w:type="dxa"/>
        <w:tblCellMar>
          <w:left w:w="70" w:type="dxa"/>
          <w:right w:w="70" w:type="dxa"/>
        </w:tblCellMar>
        <w:tblLook w:val="0000" w:firstRow="0" w:lastRow="0" w:firstColumn="0" w:lastColumn="0" w:noHBand="0" w:noVBand="0"/>
      </w:tblPr>
      <w:tblGrid>
        <w:gridCol w:w="2175"/>
        <w:gridCol w:w="7225"/>
      </w:tblGrid>
      <w:tr w:rsidR="00B55BB6" w:rsidRPr="00360791" w:rsidTr="001D7282">
        <w:trPr>
          <w:trHeight w:val="255"/>
        </w:trPr>
        <w:tc>
          <w:tcPr>
            <w:tcW w:w="9400" w:type="dxa"/>
            <w:gridSpan w:val="2"/>
            <w:tcBorders>
              <w:top w:val="single" w:sz="4" w:space="0" w:color="auto"/>
              <w:left w:val="single" w:sz="4" w:space="0" w:color="auto"/>
              <w:bottom w:val="single" w:sz="4" w:space="0" w:color="auto"/>
              <w:right w:val="single" w:sz="4" w:space="0" w:color="auto"/>
            </w:tcBorders>
            <w:shd w:val="clear" w:color="auto" w:fill="CCFFCC"/>
            <w:noWrap/>
            <w:vAlign w:val="bottom"/>
          </w:tcPr>
          <w:p w:rsidR="00B55BB6" w:rsidRPr="00360791" w:rsidRDefault="00B55BB6" w:rsidP="00B55BB6">
            <w:pPr>
              <w:rPr>
                <w:rFonts w:cs="Arial"/>
                <w:b/>
                <w:bCs/>
                <w:lang w:val="en-US"/>
              </w:rPr>
            </w:pPr>
            <w:r w:rsidRPr="00360791">
              <w:rPr>
                <w:rFonts w:cs="Arial"/>
                <w:b/>
                <w:bCs/>
                <w:lang w:val="en-US"/>
              </w:rPr>
              <w:t>Use Case Description</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Name</w:t>
            </w:r>
          </w:p>
        </w:tc>
        <w:tc>
          <w:tcPr>
            <w:tcW w:w="7225"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TWG_US_GS_map_case</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Priority</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depending on the situation high, medium or low</w:t>
            </w:r>
          </w:p>
        </w:tc>
      </w:tr>
      <w:tr w:rsidR="00B55BB6" w:rsidRPr="00360791" w:rsidTr="001D7282">
        <w:trPr>
          <w:trHeight w:val="956"/>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Description</w:t>
            </w:r>
          </w:p>
        </w:tc>
        <w:tc>
          <w:tcPr>
            <w:tcW w:w="7225"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An actor is searching for a service (including government and municipal offices) for varying purposes and in diffe</w:t>
            </w:r>
            <w:r w:rsidRPr="00360791">
              <w:rPr>
                <w:rFonts w:cs="Arial"/>
                <w:lang w:val="en-US"/>
              </w:rPr>
              <w:t>r</w:t>
            </w:r>
            <w:r w:rsidRPr="00360791">
              <w:rPr>
                <w:rFonts w:cs="Arial"/>
                <w:lang w:val="en-US"/>
              </w:rPr>
              <w:t>ent situations.</w:t>
            </w:r>
          </w:p>
          <w:p w:rsidR="00B55BB6" w:rsidRPr="00360791" w:rsidRDefault="00B55BB6" w:rsidP="00B55BB6">
            <w:pPr>
              <w:rPr>
                <w:rFonts w:cs="Arial"/>
                <w:lang w:val="en-US"/>
              </w:rPr>
            </w:pPr>
            <w:r w:rsidRPr="00360791">
              <w:rPr>
                <w:rFonts w:cs="Arial"/>
                <w:lang w:val="en-US"/>
              </w:rPr>
              <w:t xml:space="preserve">The actor wants to get a map layer, wherein the location of the service is marked with a symbol. </w:t>
            </w:r>
          </w:p>
          <w:p w:rsidR="00B55BB6" w:rsidRPr="00360791" w:rsidRDefault="00B55BB6" w:rsidP="00B55BB6">
            <w:pPr>
              <w:rPr>
                <w:rFonts w:cs="Arial"/>
                <w:lang w:val="en-US"/>
              </w:rPr>
            </w:pPr>
            <w:r w:rsidRPr="00360791">
              <w:rPr>
                <w:rFonts w:cs="Arial"/>
                <w:lang w:val="en-US"/>
              </w:rPr>
              <w:t xml:space="preserve">The actor wants to get some further information about the service.  </w:t>
            </w:r>
          </w:p>
        </w:tc>
      </w:tr>
      <w:tr w:rsidR="00B55BB6" w:rsidRPr="00360791" w:rsidTr="001D7282">
        <w:trPr>
          <w:trHeight w:val="714"/>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Pre-condition</w:t>
            </w:r>
          </w:p>
        </w:tc>
        <w:tc>
          <w:tcPr>
            <w:tcW w:w="7225"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The data have to exist and have to be provided by an INSPIRE View Service, preferably with the GetFeatureInfo Interface.</w:t>
            </w:r>
            <w:r w:rsidRPr="00360791">
              <w:rPr>
                <w:rFonts w:cs="Arial"/>
                <w:lang w:val="en-US"/>
              </w:rPr>
              <w:br/>
              <w:t>The actor uses a map client with a base map.</w:t>
            </w:r>
          </w:p>
        </w:tc>
      </w:tr>
      <w:tr w:rsidR="00B55BB6" w:rsidRPr="00360791" w:rsidTr="001D7282">
        <w:trPr>
          <w:trHeight w:val="255"/>
        </w:trPr>
        <w:tc>
          <w:tcPr>
            <w:tcW w:w="9400" w:type="dxa"/>
            <w:gridSpan w:val="2"/>
            <w:tcBorders>
              <w:top w:val="single" w:sz="4" w:space="0" w:color="auto"/>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b/>
                <w:bCs/>
                <w:lang w:val="en-US"/>
              </w:rPr>
            </w:pPr>
            <w:r w:rsidRPr="00360791">
              <w:rPr>
                <w:rFonts w:cs="Arial"/>
                <w:b/>
                <w:bCs/>
                <w:lang w:val="en-US"/>
              </w:rPr>
              <w:t>Flow of Events - Basic Path</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Step 1</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The actor accesses to a geoportal.</w:t>
            </w:r>
          </w:p>
        </w:tc>
      </w:tr>
      <w:tr w:rsidR="00B55BB6" w:rsidRPr="00360791" w:rsidTr="001D7282">
        <w:trPr>
          <w:trHeight w:val="510"/>
        </w:trPr>
        <w:tc>
          <w:tcPr>
            <w:tcW w:w="2175" w:type="dxa"/>
            <w:tcBorders>
              <w:top w:val="nil"/>
              <w:left w:val="single" w:sz="4" w:space="0" w:color="auto"/>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Step 2</w:t>
            </w:r>
          </w:p>
        </w:tc>
        <w:tc>
          <w:tcPr>
            <w:tcW w:w="7225"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The actor opens a base map and selects a map window (by map navigation, by mean</w:t>
            </w:r>
            <w:r>
              <w:rPr>
                <w:rFonts w:cs="Arial"/>
                <w:lang w:val="en-US"/>
              </w:rPr>
              <w:t>s</w:t>
            </w:r>
            <w:r w:rsidRPr="00360791">
              <w:rPr>
                <w:rFonts w:cs="Arial"/>
                <w:lang w:val="en-US"/>
              </w:rPr>
              <w:t xml:space="preserve"> of a gazetteer, with the built-in GPS, ...).</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Step 3</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The actor selects the map layer "Government services" and a subitem (e.g. "Hospitals").</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Step 4</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The desired layer is added to the map.</w:t>
            </w:r>
          </w:p>
        </w:tc>
      </w:tr>
      <w:tr w:rsidR="00B55BB6" w:rsidRPr="00360791" w:rsidTr="001D7282">
        <w:trPr>
          <w:trHeight w:val="255"/>
        </w:trPr>
        <w:tc>
          <w:tcPr>
            <w:tcW w:w="9400" w:type="dxa"/>
            <w:gridSpan w:val="2"/>
            <w:tcBorders>
              <w:top w:val="single" w:sz="4" w:space="0" w:color="auto"/>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b/>
                <w:bCs/>
                <w:lang w:val="en-US"/>
              </w:rPr>
            </w:pPr>
            <w:r w:rsidRPr="00360791">
              <w:rPr>
                <w:rFonts w:cs="Arial"/>
                <w:b/>
                <w:bCs/>
                <w:lang w:val="en-US"/>
              </w:rPr>
              <w:t>Flow of Events - Alternative Paths</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Step 5</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By clicking at the symbol some further information about the service are displayed.</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Post-condition</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none</w:t>
            </w:r>
          </w:p>
        </w:tc>
      </w:tr>
      <w:tr w:rsidR="00B55BB6" w:rsidRPr="00360791" w:rsidTr="001D7282">
        <w:trPr>
          <w:trHeight w:val="255"/>
        </w:trPr>
        <w:tc>
          <w:tcPr>
            <w:tcW w:w="9400" w:type="dxa"/>
            <w:gridSpan w:val="2"/>
            <w:tcBorders>
              <w:top w:val="single" w:sz="4" w:space="0" w:color="auto"/>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b/>
                <w:bCs/>
                <w:lang w:val="en-US"/>
              </w:rPr>
            </w:pPr>
            <w:r w:rsidRPr="00360791">
              <w:rPr>
                <w:rFonts w:cs="Arial"/>
                <w:b/>
                <w:bCs/>
                <w:lang w:val="en-US"/>
              </w:rPr>
              <w:t>Data source: POI</w:t>
            </w:r>
          </w:p>
        </w:tc>
      </w:tr>
      <w:tr w:rsidR="00B55BB6" w:rsidRPr="00360791" w:rsidTr="001D7282">
        <w:trPr>
          <w:trHeight w:val="127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Description</w:t>
            </w:r>
          </w:p>
        </w:tc>
        <w:tc>
          <w:tcPr>
            <w:tcW w:w="7225"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Data about "a variety of categories of municipal and governmental services and social infrastructure." (D 2.3.)</w:t>
            </w:r>
            <w:r w:rsidRPr="00360791">
              <w:rPr>
                <w:rFonts w:cs="Arial"/>
                <w:lang w:val="en-US"/>
              </w:rPr>
              <w:br/>
              <w:t xml:space="preserve">This overall use case requires the type/subtype of the POI, its location (given as GM_Point), the core attributes (see above) and some other attributes, depending on the specific use case. A portrayal rule is needed. To support thin GPS devices, the CRS “WGS 84 / plate carrée” should be available. </w:t>
            </w:r>
            <w:r w:rsidRPr="00360791">
              <w:rPr>
                <w:rFonts w:cs="Arial"/>
                <w:lang w:val="en-US"/>
              </w:rPr>
              <w:br/>
              <w:t>Usually the POI's location originally is given as a reference to an address/building/cadastral parcel. In these cases the reference has to be mapped to coordinates.</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Data provider</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fr-FR"/>
              </w:rPr>
            </w:pPr>
            <w:r w:rsidRPr="00360791">
              <w:rPr>
                <w:rFonts w:cs="Arial"/>
                <w:lang w:val="fr-FR"/>
              </w:rPr>
              <w:t>regions, communes, municipalities, private bodies</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Geographic scope</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smartTag w:uri="urn:schemas-microsoft-com:office:smarttags" w:element="place">
              <w:r w:rsidRPr="00360791">
                <w:rPr>
                  <w:rFonts w:cs="Arial"/>
                  <w:lang w:val="en-US"/>
                </w:rPr>
                <w:t>Europe</w:t>
              </w:r>
            </w:smartTag>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Thematic scope</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see description</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Scale, resolution</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local</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Delivery</w:t>
            </w:r>
          </w:p>
        </w:tc>
        <w:tc>
          <w:tcPr>
            <w:tcW w:w="7225"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INSPIRE View Service (map layer), INSPIRE Download Service (for additional information)</w:t>
            </w:r>
          </w:p>
        </w:tc>
      </w:tr>
      <w:tr w:rsidR="00B55BB6" w:rsidRPr="00360791" w:rsidTr="001D7282">
        <w:trPr>
          <w:trHeight w:val="255"/>
        </w:trPr>
        <w:tc>
          <w:tcPr>
            <w:tcW w:w="2175"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Documentation</w:t>
            </w:r>
          </w:p>
        </w:tc>
        <w:tc>
          <w:tcPr>
            <w:tcW w:w="7225"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Partly in the documentation of the national base maps.</w:t>
            </w:r>
          </w:p>
        </w:tc>
      </w:tr>
    </w:tbl>
    <w:p w:rsidR="001D7282" w:rsidRPr="006C020A" w:rsidRDefault="001D7282" w:rsidP="006C020A">
      <w:bookmarkStart w:id="722" w:name="_Toc339277137"/>
      <w:bookmarkStart w:id="723" w:name="_Toc339278005"/>
    </w:p>
    <w:p w:rsidR="001D7282" w:rsidRDefault="001D7282" w:rsidP="001D7282">
      <w:pPr>
        <w:rPr>
          <w:lang w:eastAsia="ja-JP"/>
        </w:rPr>
      </w:pPr>
    </w:p>
    <w:p w:rsidR="001D7282" w:rsidRDefault="001D7282" w:rsidP="001D7282">
      <w:pPr>
        <w:rPr>
          <w:lang w:eastAsia="ja-JP"/>
        </w:rPr>
      </w:pPr>
    </w:p>
    <w:p w:rsidR="001D7282" w:rsidRDefault="001D7282" w:rsidP="001D7282">
      <w:pPr>
        <w:rPr>
          <w:lang w:eastAsia="ja-JP"/>
        </w:rPr>
      </w:pPr>
    </w:p>
    <w:p w:rsidR="001D7282" w:rsidRDefault="001D7282" w:rsidP="001D7282">
      <w:pPr>
        <w:rPr>
          <w:lang w:eastAsia="ja-JP"/>
        </w:rPr>
      </w:pPr>
    </w:p>
    <w:p w:rsidR="001D7282" w:rsidRDefault="001D7282" w:rsidP="001D7282">
      <w:pPr>
        <w:rPr>
          <w:lang w:eastAsia="ja-JP"/>
        </w:rPr>
      </w:pPr>
    </w:p>
    <w:p w:rsidR="001D7282" w:rsidRDefault="001D7282" w:rsidP="001D7282">
      <w:pPr>
        <w:rPr>
          <w:lang w:eastAsia="ja-JP"/>
        </w:rPr>
      </w:pPr>
    </w:p>
    <w:p w:rsidR="001D7282" w:rsidRDefault="001D7282" w:rsidP="001D7282">
      <w:pPr>
        <w:rPr>
          <w:lang w:eastAsia="ja-JP"/>
        </w:rPr>
      </w:pPr>
    </w:p>
    <w:p w:rsidR="001D7282" w:rsidRPr="001D7282" w:rsidRDefault="001D7282" w:rsidP="001D7282">
      <w:pPr>
        <w:rPr>
          <w:lang w:eastAsia="ja-JP"/>
        </w:rPr>
      </w:pPr>
    </w:p>
    <w:p w:rsidR="00B55BB6" w:rsidRPr="00360791" w:rsidRDefault="00B55BB6" w:rsidP="006C020A">
      <w:pPr>
        <w:pStyle w:val="a3"/>
      </w:pPr>
      <w:bookmarkStart w:id="724" w:name="_Toc347405642"/>
      <w:bookmarkStart w:id="725" w:name="_Toc347755041"/>
      <w:bookmarkStart w:id="726" w:name="_Toc374519988"/>
      <w:r w:rsidRPr="00360791">
        <w:t>Use case TWG_US_G</w:t>
      </w:r>
      <w:r>
        <w:t>S_D</w:t>
      </w:r>
      <w:r w:rsidRPr="00360791">
        <w:t>ata_case</w:t>
      </w:r>
      <w:bookmarkEnd w:id="722"/>
      <w:bookmarkEnd w:id="723"/>
      <w:bookmarkEnd w:id="724"/>
      <w:bookmarkEnd w:id="725"/>
      <w:bookmarkEnd w:id="726"/>
    </w:p>
    <w:p w:rsidR="00B55BB6" w:rsidRPr="00360791" w:rsidRDefault="00B55BB6" w:rsidP="00B55BB6">
      <w:pPr>
        <w:rPr>
          <w:rFonts w:cs="Arial"/>
          <w:b/>
          <w:lang w:val="en-US"/>
        </w:rPr>
      </w:pPr>
      <w:r w:rsidRPr="00360791">
        <w:rPr>
          <w:rFonts w:cs="Arial"/>
          <w:b/>
          <w:lang w:val="en-US"/>
        </w:rPr>
        <w:t>Part 1: UML use case diagram</w:t>
      </w:r>
    </w:p>
    <w:p w:rsidR="00B55BB6" w:rsidRPr="00360791" w:rsidRDefault="00B55BB6" w:rsidP="00B55BB6">
      <w:pPr>
        <w:rPr>
          <w:rFonts w:cs="Arial"/>
          <w:lang w:val="en-US"/>
        </w:rPr>
      </w:pPr>
    </w:p>
    <w:p w:rsidR="00B55BB6" w:rsidRPr="00360791" w:rsidRDefault="003A6388" w:rsidP="00B55BB6">
      <w:pPr>
        <w:rPr>
          <w:rFonts w:cs="Arial"/>
          <w:lang w:val="en-US"/>
        </w:rPr>
      </w:pPr>
      <w:r w:rsidRPr="00E60904">
        <w:rPr>
          <w:rFonts w:cs="Arial"/>
          <w:i/>
          <w:noProof/>
          <w:lang w:val="it-IT" w:eastAsia="it-IT"/>
        </w:rPr>
        <w:drawing>
          <wp:inline distT="0" distB="0" distL="0" distR="0">
            <wp:extent cx="5676900" cy="5172075"/>
            <wp:effectExtent l="0" t="0" r="0" b="0"/>
            <wp:docPr id="25" name="Immagine 25" descr="Administrative and social governmental services - data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istrative and social governmental services - data use ca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5172075"/>
                    </a:xfrm>
                    <a:prstGeom prst="rect">
                      <a:avLst/>
                    </a:prstGeom>
                    <a:noFill/>
                    <a:ln>
                      <a:noFill/>
                    </a:ln>
                  </pic:spPr>
                </pic:pic>
              </a:graphicData>
            </a:graphic>
          </wp:inline>
        </w:drawing>
      </w:r>
    </w:p>
    <w:p w:rsidR="00B55BB6" w:rsidRPr="00360791" w:rsidRDefault="00B55BB6" w:rsidP="00B55BB6">
      <w:pPr>
        <w:rPr>
          <w:rFonts w:cs="Arial"/>
          <w:b/>
          <w:lang w:val="en-US"/>
        </w:rPr>
      </w:pPr>
      <w:r w:rsidRPr="00360791">
        <w:rPr>
          <w:rFonts w:cs="Arial"/>
          <w:b/>
          <w:lang w:val="en-US"/>
        </w:rPr>
        <w:t>Part 2: Narrative explanation of the use case</w:t>
      </w:r>
    </w:p>
    <w:p w:rsidR="00B55BB6" w:rsidRPr="00360791" w:rsidRDefault="00B55BB6" w:rsidP="00B55BB6">
      <w:pPr>
        <w:rPr>
          <w:rFonts w:cs="Arial"/>
          <w:b/>
          <w:lang w:val="en-US"/>
        </w:rPr>
      </w:pPr>
    </w:p>
    <w:p w:rsidR="00B55BB6" w:rsidRPr="00360791" w:rsidRDefault="00B55BB6" w:rsidP="00B55BB6">
      <w:pPr>
        <w:rPr>
          <w:rFonts w:cs="Arial"/>
          <w:lang w:val="en-US"/>
        </w:rPr>
      </w:pPr>
      <w:r w:rsidRPr="00360791">
        <w:rPr>
          <w:rFonts w:cs="Arial"/>
          <w:lang w:val="en-US"/>
        </w:rPr>
        <w:t>Unlike TWG_US_GD_map_case, the actor in this use case is a GIS user. He needs information about a service for varying purposes and in diffe</w:t>
      </w:r>
      <w:r w:rsidRPr="00360791">
        <w:rPr>
          <w:rFonts w:cs="Arial"/>
          <w:lang w:val="en-US"/>
        </w:rPr>
        <w:t>r</w:t>
      </w:r>
      <w:r w:rsidRPr="00360791">
        <w:rPr>
          <w:rFonts w:cs="Arial"/>
          <w:lang w:val="en-US"/>
        </w:rPr>
        <w:t>ent situations and he wants to import the data into a GIS. Examples are:</w:t>
      </w:r>
    </w:p>
    <w:p w:rsidR="00B55BB6" w:rsidRPr="00360791" w:rsidRDefault="00B55BB6" w:rsidP="00B55BB6">
      <w:pPr>
        <w:rPr>
          <w:rFonts w:cs="Arial"/>
          <w:lang w:val="en-US"/>
        </w:rPr>
      </w:pPr>
    </w:p>
    <w:p w:rsidR="00B55BB6" w:rsidRPr="00360791" w:rsidRDefault="00B55BB6" w:rsidP="00F91CA8">
      <w:pPr>
        <w:numPr>
          <w:ilvl w:val="0"/>
          <w:numId w:val="53"/>
        </w:numPr>
        <w:tabs>
          <w:tab w:val="clear" w:pos="284"/>
          <w:tab w:val="clear" w:pos="567"/>
          <w:tab w:val="clear" w:pos="851"/>
          <w:tab w:val="clear" w:pos="1134"/>
        </w:tabs>
        <w:jc w:val="left"/>
        <w:rPr>
          <w:rFonts w:cs="Arial"/>
          <w:lang w:val="en-US"/>
        </w:rPr>
      </w:pPr>
      <w:r w:rsidRPr="00360791">
        <w:rPr>
          <w:rFonts w:cs="Arial"/>
          <w:b/>
          <w:lang w:val="en-US"/>
        </w:rPr>
        <w:t>planning</w:t>
      </w:r>
      <w:r w:rsidRPr="00360791">
        <w:rPr>
          <w:rFonts w:cs="Arial"/>
          <w:lang w:val="en-US"/>
        </w:rPr>
        <w:t xml:space="preserve"> of governmental services (location allocation)</w:t>
      </w:r>
    </w:p>
    <w:p w:rsidR="00B55BB6" w:rsidRPr="00360791" w:rsidRDefault="00B55BB6" w:rsidP="00F91CA8">
      <w:pPr>
        <w:numPr>
          <w:ilvl w:val="0"/>
          <w:numId w:val="53"/>
        </w:numPr>
        <w:tabs>
          <w:tab w:val="clear" w:pos="284"/>
          <w:tab w:val="clear" w:pos="567"/>
          <w:tab w:val="clear" w:pos="851"/>
          <w:tab w:val="clear" w:pos="1134"/>
        </w:tabs>
        <w:jc w:val="left"/>
        <w:rPr>
          <w:rFonts w:cs="Arial"/>
          <w:b/>
          <w:lang w:val="en-US"/>
        </w:rPr>
      </w:pPr>
      <w:r w:rsidRPr="00360791">
        <w:rPr>
          <w:rFonts w:cs="Arial"/>
          <w:b/>
          <w:lang w:val="en-US"/>
        </w:rPr>
        <w:t xml:space="preserve">definition of limit values for air pollution </w:t>
      </w:r>
    </w:p>
    <w:p w:rsidR="00B55BB6" w:rsidRPr="00360791" w:rsidRDefault="00B55BB6" w:rsidP="00B55BB6">
      <w:pPr>
        <w:ind w:left="1418"/>
        <w:rPr>
          <w:rFonts w:cs="Arial"/>
          <w:lang w:val="en-US"/>
        </w:rPr>
      </w:pPr>
      <w:r w:rsidRPr="00360791">
        <w:rPr>
          <w:rFonts w:cs="Arial"/>
          <w:lang w:val="en-US"/>
        </w:rPr>
        <w:t>Some government services (kindergartens, schools and hospitals) can be pr</w:t>
      </w:r>
      <w:r w:rsidRPr="00360791">
        <w:rPr>
          <w:rFonts w:cs="Arial"/>
          <w:lang w:val="en-US"/>
        </w:rPr>
        <w:t>o</w:t>
      </w:r>
      <w:r w:rsidRPr="00360791">
        <w:rPr>
          <w:rFonts w:cs="Arial"/>
          <w:lang w:val="en-US"/>
        </w:rPr>
        <w:t>tected by stricter limit values.</w:t>
      </w:r>
    </w:p>
    <w:p w:rsidR="00B55BB6" w:rsidRPr="00360791" w:rsidRDefault="00B55BB6" w:rsidP="00B55BB6">
      <w:pPr>
        <w:ind w:left="1418"/>
        <w:rPr>
          <w:rFonts w:cs="Arial"/>
          <w:lang w:val="en-US"/>
        </w:rPr>
      </w:pPr>
      <w:r w:rsidRPr="00360791">
        <w:rPr>
          <w:rFonts w:cs="Arial"/>
          <w:lang w:val="en-US"/>
        </w:rPr>
        <w:t>(DIRECTIVE 1999/30/EC of 22 April 1999 relating to limit values for sulphur dioxide, nitrogen dioxide and oxides of nitrogen, particulate  matter and lead in ambient air (Article 4): "Whereas the limit values laid down in this Directive are minimum requirements; whereas, in accordance with Article 130t of the Treaty, Member States may maintain or introduce more stringent protective measures; whereas, in particular, stricter limit va</w:t>
      </w:r>
      <w:r w:rsidRPr="00360791">
        <w:rPr>
          <w:rFonts w:cs="Arial"/>
          <w:lang w:val="en-US"/>
        </w:rPr>
        <w:t>l</w:t>
      </w:r>
      <w:r w:rsidRPr="00360791">
        <w:rPr>
          <w:rFonts w:cs="Arial"/>
          <w:lang w:val="en-US"/>
        </w:rPr>
        <w:t>ues may be introduced to protect the health of particularly vulnerable categories of the population, such as children and ho</w:t>
      </w:r>
      <w:r w:rsidRPr="00360791">
        <w:rPr>
          <w:rFonts w:cs="Arial"/>
          <w:lang w:val="en-US"/>
        </w:rPr>
        <w:t>s</w:t>
      </w:r>
      <w:r w:rsidRPr="00360791">
        <w:rPr>
          <w:rFonts w:cs="Arial"/>
          <w:lang w:val="en-US"/>
        </w:rPr>
        <w:t>pital patients;")</w:t>
      </w:r>
    </w:p>
    <w:p w:rsidR="00B55BB6" w:rsidRPr="00360791" w:rsidRDefault="00B55BB6" w:rsidP="00B55BB6">
      <w:pPr>
        <w:ind w:left="1080"/>
        <w:rPr>
          <w:rFonts w:cs="Arial"/>
          <w:lang w:val="en-US"/>
        </w:rPr>
      </w:pPr>
      <w:r w:rsidRPr="00360791">
        <w:rPr>
          <w:rFonts w:cs="Arial"/>
          <w:lang w:val="en-US"/>
        </w:rPr>
        <w:tab/>
        <w:t>(http://eur-lex.europa.eu/LexUriServ/LexUriServ.do?uri=CELEX:31999L0030:EN:NOT)</w:t>
      </w:r>
    </w:p>
    <w:p w:rsidR="00B55BB6" w:rsidRPr="00360791" w:rsidRDefault="00B55BB6" w:rsidP="00F91CA8">
      <w:pPr>
        <w:numPr>
          <w:ilvl w:val="0"/>
          <w:numId w:val="53"/>
        </w:numPr>
        <w:tabs>
          <w:tab w:val="clear" w:pos="284"/>
          <w:tab w:val="clear" w:pos="567"/>
          <w:tab w:val="clear" w:pos="851"/>
          <w:tab w:val="clear" w:pos="1134"/>
        </w:tabs>
        <w:jc w:val="left"/>
        <w:rPr>
          <w:rFonts w:cs="Arial"/>
          <w:b/>
          <w:lang w:val="en-US"/>
        </w:rPr>
      </w:pPr>
      <w:r w:rsidRPr="00360791">
        <w:rPr>
          <w:rFonts w:cs="Arial"/>
          <w:b/>
          <w:lang w:val="en-US"/>
        </w:rPr>
        <w:t xml:space="preserve">emergency management </w:t>
      </w:r>
    </w:p>
    <w:p w:rsidR="00B55BB6" w:rsidRPr="00360791" w:rsidRDefault="00B55BB6" w:rsidP="00B55BB6">
      <w:pPr>
        <w:ind w:left="1416"/>
        <w:rPr>
          <w:rFonts w:cs="Arial"/>
          <w:lang w:val="en-US"/>
        </w:rPr>
      </w:pPr>
      <w:r w:rsidRPr="00360791">
        <w:rPr>
          <w:rFonts w:cs="Arial"/>
          <w:lang w:val="en-US"/>
        </w:rPr>
        <w:t xml:space="preserve">Use case: A hospital/kindergarten/home for the elderly has to be evacuated: Which other facility is </w:t>
      </w:r>
      <w:r w:rsidR="0088038D" w:rsidRPr="0088038D">
        <w:rPr>
          <w:rFonts w:cs="Arial"/>
          <w:lang w:val="en-US"/>
        </w:rPr>
        <w:t>adequately</w:t>
      </w:r>
      <w:r w:rsidRPr="00360791">
        <w:rPr>
          <w:rFonts w:cs="Arial"/>
          <w:lang w:val="en-US"/>
        </w:rPr>
        <w:t xml:space="preserve"> equipped to host the people?</w:t>
      </w:r>
    </w:p>
    <w:p w:rsidR="00B55BB6" w:rsidRPr="00360791" w:rsidRDefault="00B55BB6" w:rsidP="00F91CA8">
      <w:pPr>
        <w:numPr>
          <w:ilvl w:val="0"/>
          <w:numId w:val="53"/>
        </w:numPr>
        <w:tabs>
          <w:tab w:val="clear" w:pos="284"/>
          <w:tab w:val="clear" w:pos="567"/>
          <w:tab w:val="clear" w:pos="851"/>
          <w:tab w:val="clear" w:pos="1134"/>
        </w:tabs>
        <w:jc w:val="left"/>
        <w:rPr>
          <w:rFonts w:cs="Arial"/>
          <w:lang w:val="en-US"/>
        </w:rPr>
      </w:pPr>
      <w:r w:rsidRPr="00360791">
        <w:rPr>
          <w:rFonts w:cs="Arial"/>
          <w:b/>
          <w:lang w:val="en-US"/>
        </w:rPr>
        <w:t xml:space="preserve">reporting </w:t>
      </w:r>
    </w:p>
    <w:p w:rsidR="00B55BB6" w:rsidRDefault="00B55BB6" w:rsidP="00B55BB6">
      <w:pPr>
        <w:ind w:left="1416"/>
        <w:rPr>
          <w:rFonts w:cs="Arial"/>
          <w:lang w:val="en-US"/>
        </w:rPr>
      </w:pPr>
      <w:r w:rsidRPr="00360791">
        <w:rPr>
          <w:rFonts w:cs="Arial"/>
          <w:lang w:val="en-US"/>
        </w:rPr>
        <w:t>Some governmental services (schools and hospitals) have to be part of noise maps. (Directive 2002/49/EC of the European Parliament and of the Council of 25 June 2002 relating to the assessment</w:t>
      </w:r>
      <w:r>
        <w:rPr>
          <w:rFonts w:cs="Arial"/>
          <w:lang w:val="en-US"/>
        </w:rPr>
        <w:t xml:space="preserve"> </w:t>
      </w:r>
      <w:r w:rsidRPr="00360791">
        <w:rPr>
          <w:rFonts w:cs="Arial"/>
          <w:lang w:val="en-US"/>
        </w:rPr>
        <w:t>and management of environmental noise (Annex IV))</w:t>
      </w:r>
      <w:r>
        <w:rPr>
          <w:rFonts w:cs="Arial"/>
          <w:lang w:val="en-US"/>
        </w:rPr>
        <w:t xml:space="preserve">                                          </w:t>
      </w:r>
      <w:r w:rsidRPr="00360791">
        <w:rPr>
          <w:rFonts w:cs="Arial"/>
          <w:lang w:val="en-US"/>
        </w:rPr>
        <w:t>(</w:t>
      </w:r>
      <w:r w:rsidRPr="00A334B2">
        <w:rPr>
          <w:rFonts w:cs="Arial"/>
          <w:i/>
          <w:lang w:val="en-US"/>
        </w:rPr>
        <w:t>http://eur-lex.europa.eu/LexUriServ/LexUriServ.do?uri=CELEX:32002L0049:EN:NOT</w:t>
      </w:r>
      <w:r w:rsidRPr="00360791">
        <w:rPr>
          <w:rFonts w:cs="Arial"/>
          <w:lang w:val="en-US"/>
        </w:rPr>
        <w:t>)</w:t>
      </w:r>
    </w:p>
    <w:p w:rsidR="00B55BB6" w:rsidRPr="00360791" w:rsidRDefault="00B55BB6" w:rsidP="00B55BB6">
      <w:pPr>
        <w:ind w:left="1416"/>
        <w:rPr>
          <w:rFonts w:cs="Arial"/>
          <w:lang w:val="en-US"/>
        </w:rPr>
      </w:pPr>
    </w:p>
    <w:p w:rsidR="00B55BB6" w:rsidRPr="00360791" w:rsidRDefault="00B55BB6" w:rsidP="00B55BB6">
      <w:pPr>
        <w:rPr>
          <w:rFonts w:cs="Arial"/>
          <w:b/>
          <w:lang w:val="en-US"/>
        </w:rPr>
      </w:pPr>
    </w:p>
    <w:p w:rsidR="00B55BB6" w:rsidRPr="00360791" w:rsidRDefault="00B55BB6" w:rsidP="00B55BB6">
      <w:pPr>
        <w:rPr>
          <w:rFonts w:cs="Arial"/>
          <w:b/>
          <w:lang w:val="en-US"/>
        </w:rPr>
      </w:pPr>
      <w:r w:rsidRPr="00360791">
        <w:rPr>
          <w:rFonts w:cs="Arial"/>
          <w:b/>
          <w:lang w:val="en-US"/>
        </w:rPr>
        <w:t xml:space="preserve">Part </w:t>
      </w:r>
      <w:r>
        <w:rPr>
          <w:rFonts w:cs="Arial"/>
          <w:b/>
          <w:lang w:val="en-US"/>
        </w:rPr>
        <w:t>3</w:t>
      </w:r>
      <w:r w:rsidRPr="00360791">
        <w:rPr>
          <w:rFonts w:cs="Arial"/>
          <w:b/>
          <w:lang w:val="en-US"/>
        </w:rPr>
        <w:t>: Detailed, structured description of the use case</w:t>
      </w:r>
    </w:p>
    <w:p w:rsidR="00B55BB6" w:rsidRPr="00360791" w:rsidRDefault="00B55BB6" w:rsidP="00B55BB6">
      <w:pPr>
        <w:rPr>
          <w:rFonts w:cs="Arial"/>
          <w:lang w:val="en-US"/>
        </w:rPr>
      </w:pPr>
    </w:p>
    <w:p w:rsidR="00B55BB6" w:rsidRPr="00360791" w:rsidRDefault="00B55BB6" w:rsidP="00B55BB6">
      <w:pPr>
        <w:rPr>
          <w:rFonts w:cs="Arial"/>
          <w:lang w:val="en-US"/>
        </w:rPr>
      </w:pPr>
    </w:p>
    <w:tbl>
      <w:tblPr>
        <w:tblW w:w="9112" w:type="dxa"/>
        <w:tblInd w:w="58" w:type="dxa"/>
        <w:tblCellMar>
          <w:left w:w="70" w:type="dxa"/>
          <w:right w:w="70" w:type="dxa"/>
        </w:tblCellMar>
        <w:tblLook w:val="0000" w:firstRow="0" w:lastRow="0" w:firstColumn="0" w:lastColumn="0" w:noHBand="0" w:noVBand="0"/>
      </w:tblPr>
      <w:tblGrid>
        <w:gridCol w:w="1780"/>
        <w:gridCol w:w="7332"/>
      </w:tblGrid>
      <w:tr w:rsidR="00B55BB6" w:rsidRPr="00360791" w:rsidTr="001D7282">
        <w:trPr>
          <w:trHeight w:val="255"/>
        </w:trPr>
        <w:tc>
          <w:tcPr>
            <w:tcW w:w="9112" w:type="dxa"/>
            <w:gridSpan w:val="2"/>
            <w:tcBorders>
              <w:top w:val="single" w:sz="4" w:space="0" w:color="auto"/>
              <w:left w:val="single" w:sz="4" w:space="0" w:color="auto"/>
              <w:bottom w:val="single" w:sz="4" w:space="0" w:color="auto"/>
              <w:right w:val="single" w:sz="4" w:space="0" w:color="000000"/>
            </w:tcBorders>
            <w:shd w:val="clear" w:color="auto" w:fill="CCFFCC"/>
            <w:vAlign w:val="bottom"/>
          </w:tcPr>
          <w:p w:rsidR="00B55BB6" w:rsidRPr="00360791" w:rsidRDefault="00B55BB6" w:rsidP="00B55BB6">
            <w:pPr>
              <w:rPr>
                <w:rFonts w:cs="Arial"/>
                <w:b/>
                <w:bCs/>
                <w:lang w:val="en-US"/>
              </w:rPr>
            </w:pPr>
            <w:r w:rsidRPr="00360791">
              <w:rPr>
                <w:rFonts w:cs="Arial"/>
                <w:b/>
                <w:bCs/>
                <w:lang w:val="en-US"/>
              </w:rPr>
              <w:t>Use Case Description</w:t>
            </w:r>
          </w:p>
        </w:tc>
      </w:tr>
      <w:tr w:rsidR="00B55BB6" w:rsidRPr="00360791" w:rsidTr="001D7282">
        <w:trPr>
          <w:trHeight w:val="255"/>
        </w:trPr>
        <w:tc>
          <w:tcPr>
            <w:tcW w:w="1780" w:type="dxa"/>
            <w:tcBorders>
              <w:top w:val="nil"/>
              <w:left w:val="single" w:sz="4" w:space="0" w:color="auto"/>
              <w:bottom w:val="single" w:sz="4" w:space="0" w:color="auto"/>
              <w:right w:val="single" w:sz="4" w:space="0" w:color="auto"/>
            </w:tcBorders>
            <w:shd w:val="clear" w:color="auto" w:fill="FFFF99"/>
            <w:vAlign w:val="bottom"/>
          </w:tcPr>
          <w:p w:rsidR="00B55BB6" w:rsidRPr="00360791" w:rsidRDefault="00B55BB6" w:rsidP="00B55BB6">
            <w:pPr>
              <w:rPr>
                <w:rFonts w:cs="Arial"/>
                <w:lang w:val="en-US"/>
              </w:rPr>
            </w:pPr>
            <w:r w:rsidRPr="00360791">
              <w:rPr>
                <w:rFonts w:cs="Arial"/>
                <w:lang w:val="en-US"/>
              </w:rPr>
              <w:t>Name</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TWG_US_GS_data_case</w:t>
            </w:r>
          </w:p>
        </w:tc>
      </w:tr>
      <w:tr w:rsidR="00B55BB6" w:rsidRPr="00360791" w:rsidTr="001D7282">
        <w:trPr>
          <w:trHeight w:val="255"/>
        </w:trPr>
        <w:tc>
          <w:tcPr>
            <w:tcW w:w="1780" w:type="dxa"/>
            <w:tcBorders>
              <w:top w:val="nil"/>
              <w:left w:val="single" w:sz="4" w:space="0" w:color="auto"/>
              <w:bottom w:val="single" w:sz="4" w:space="0" w:color="auto"/>
              <w:right w:val="single" w:sz="4" w:space="0" w:color="auto"/>
            </w:tcBorders>
            <w:shd w:val="clear" w:color="auto" w:fill="FFFF99"/>
            <w:vAlign w:val="bottom"/>
          </w:tcPr>
          <w:p w:rsidR="00B55BB6" w:rsidRPr="00360791" w:rsidRDefault="00B55BB6" w:rsidP="00B55BB6">
            <w:pPr>
              <w:rPr>
                <w:rFonts w:cs="Arial"/>
                <w:lang w:val="en-US"/>
              </w:rPr>
            </w:pPr>
            <w:r w:rsidRPr="00360791">
              <w:rPr>
                <w:rFonts w:cs="Arial"/>
                <w:lang w:val="en-US"/>
              </w:rPr>
              <w:t>Priority</w:t>
            </w:r>
          </w:p>
        </w:tc>
        <w:tc>
          <w:tcPr>
            <w:tcW w:w="7332" w:type="dxa"/>
            <w:tcBorders>
              <w:top w:val="nil"/>
              <w:left w:val="nil"/>
              <w:bottom w:val="single" w:sz="4" w:space="0" w:color="auto"/>
              <w:right w:val="single" w:sz="4" w:space="0" w:color="auto"/>
            </w:tcBorders>
            <w:shd w:val="clear" w:color="auto" w:fill="auto"/>
            <w:noWrap/>
            <w:vAlign w:val="bottom"/>
          </w:tcPr>
          <w:p w:rsidR="00B55BB6" w:rsidRPr="00360791" w:rsidRDefault="00B55BB6" w:rsidP="00B55BB6">
            <w:pPr>
              <w:rPr>
                <w:rFonts w:cs="Arial"/>
                <w:lang w:val="en-US"/>
              </w:rPr>
            </w:pPr>
            <w:r w:rsidRPr="00360791">
              <w:rPr>
                <w:rFonts w:cs="Arial"/>
                <w:lang w:val="en-US"/>
              </w:rPr>
              <w:t>depending on the situation high, medium or low</w:t>
            </w:r>
          </w:p>
        </w:tc>
      </w:tr>
      <w:tr w:rsidR="00B55BB6" w:rsidRPr="00360791" w:rsidTr="001D7282">
        <w:trPr>
          <w:trHeight w:val="247"/>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lang w:val="en-US"/>
              </w:rPr>
            </w:pPr>
            <w:r w:rsidRPr="00360791">
              <w:rPr>
                <w:rFonts w:cs="Arial"/>
                <w:lang w:val="en-US"/>
              </w:rPr>
              <w:t>Description</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 xml:space="preserve">An actor wants to import data about a governmental service into his GIS.  </w:t>
            </w:r>
          </w:p>
        </w:tc>
      </w:tr>
      <w:tr w:rsidR="00B55BB6" w:rsidRPr="00360791" w:rsidTr="001D7282">
        <w:trPr>
          <w:trHeight w:val="510"/>
        </w:trPr>
        <w:tc>
          <w:tcPr>
            <w:tcW w:w="1780" w:type="dxa"/>
            <w:tcBorders>
              <w:top w:val="nil"/>
              <w:left w:val="single" w:sz="4" w:space="0" w:color="auto"/>
              <w:bottom w:val="single" w:sz="4" w:space="0" w:color="auto"/>
              <w:right w:val="single" w:sz="4" w:space="0" w:color="auto"/>
            </w:tcBorders>
            <w:shd w:val="clear" w:color="auto" w:fill="FFFF99"/>
            <w:vAlign w:val="bottom"/>
          </w:tcPr>
          <w:p w:rsidR="00B55BB6" w:rsidRPr="00360791" w:rsidRDefault="00B55BB6" w:rsidP="00B55BB6">
            <w:pPr>
              <w:rPr>
                <w:rFonts w:cs="Arial"/>
                <w:lang w:val="en-US"/>
              </w:rPr>
            </w:pPr>
            <w:r w:rsidRPr="00360791">
              <w:rPr>
                <w:rFonts w:cs="Arial"/>
                <w:lang w:val="en-US"/>
              </w:rPr>
              <w:t>Pre-condition</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The data have to exist and have to be provided by an INSPIRE Download Service.</w:t>
            </w:r>
            <w:r w:rsidRPr="00360791">
              <w:rPr>
                <w:rFonts w:cs="Arial"/>
                <w:lang w:val="en-US"/>
              </w:rPr>
              <w:br/>
              <w:t>The actor uses a GIS.</w:t>
            </w:r>
          </w:p>
        </w:tc>
      </w:tr>
      <w:tr w:rsidR="00B55BB6" w:rsidRPr="00360791" w:rsidTr="001D7282">
        <w:trPr>
          <w:trHeight w:val="255"/>
        </w:trPr>
        <w:tc>
          <w:tcPr>
            <w:tcW w:w="9112" w:type="dxa"/>
            <w:gridSpan w:val="2"/>
            <w:tcBorders>
              <w:top w:val="single" w:sz="4" w:space="0" w:color="auto"/>
              <w:left w:val="single" w:sz="4" w:space="0" w:color="auto"/>
              <w:bottom w:val="single" w:sz="4" w:space="0" w:color="auto"/>
              <w:right w:val="single" w:sz="4" w:space="0" w:color="000000"/>
            </w:tcBorders>
            <w:shd w:val="clear" w:color="auto" w:fill="FFFF99"/>
            <w:vAlign w:val="bottom"/>
          </w:tcPr>
          <w:p w:rsidR="00B55BB6" w:rsidRPr="00360791" w:rsidRDefault="00B55BB6" w:rsidP="00B55BB6">
            <w:pPr>
              <w:rPr>
                <w:rFonts w:cs="Arial"/>
                <w:b/>
                <w:bCs/>
                <w:lang w:val="en-US"/>
              </w:rPr>
            </w:pPr>
            <w:r w:rsidRPr="00360791">
              <w:rPr>
                <w:rFonts w:cs="Arial"/>
                <w:b/>
                <w:bCs/>
                <w:lang w:val="en-US"/>
              </w:rPr>
              <w:t>Flow of Events - Basic Path</w:t>
            </w:r>
          </w:p>
        </w:tc>
      </w:tr>
      <w:tr w:rsidR="00B55BB6" w:rsidRPr="00360791" w:rsidTr="001D7282">
        <w:trPr>
          <w:trHeight w:val="510"/>
        </w:trPr>
        <w:tc>
          <w:tcPr>
            <w:tcW w:w="1780" w:type="dxa"/>
            <w:tcBorders>
              <w:top w:val="nil"/>
              <w:left w:val="single" w:sz="4" w:space="0" w:color="auto"/>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Step 1</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Using a Metadata Information System (Catalog), the actor searches, finds and evaluates the data and the corr</w:t>
            </w:r>
            <w:r w:rsidRPr="00360791">
              <w:rPr>
                <w:rFonts w:cs="Arial"/>
                <w:lang w:val="en-US"/>
              </w:rPr>
              <w:t>e</w:t>
            </w:r>
            <w:r w:rsidRPr="00360791">
              <w:rPr>
                <w:rFonts w:cs="Arial"/>
                <w:lang w:val="en-US"/>
              </w:rPr>
              <w:t>sponding INSPIRE Download Service.</w:t>
            </w:r>
          </w:p>
        </w:tc>
      </w:tr>
      <w:tr w:rsidR="00B55BB6" w:rsidRPr="00360791" w:rsidTr="001D7282">
        <w:trPr>
          <w:trHeight w:val="255"/>
        </w:trPr>
        <w:tc>
          <w:tcPr>
            <w:tcW w:w="1780" w:type="dxa"/>
            <w:tcBorders>
              <w:top w:val="nil"/>
              <w:left w:val="single" w:sz="4" w:space="0" w:color="auto"/>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Step 2</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88038D" w:rsidP="00B55BB6">
            <w:pPr>
              <w:rPr>
                <w:rFonts w:cs="Arial"/>
                <w:lang w:val="en-US"/>
              </w:rPr>
            </w:pPr>
            <w:r>
              <w:rPr>
                <w:rFonts w:cs="Arial"/>
                <w:lang w:val="en-US"/>
              </w:rPr>
              <w:t>The actor uses the INSPIRE Down</w:t>
            </w:r>
            <w:r w:rsidR="00B55BB6" w:rsidRPr="00360791">
              <w:rPr>
                <w:rFonts w:cs="Arial"/>
                <w:lang w:val="en-US"/>
              </w:rPr>
              <w:t>load Service and imports the data in his GIS.</w:t>
            </w:r>
          </w:p>
        </w:tc>
      </w:tr>
      <w:tr w:rsidR="00B55BB6" w:rsidRPr="00360791" w:rsidTr="001D7282">
        <w:trPr>
          <w:trHeight w:val="255"/>
        </w:trPr>
        <w:tc>
          <w:tcPr>
            <w:tcW w:w="9112" w:type="dxa"/>
            <w:gridSpan w:val="2"/>
            <w:tcBorders>
              <w:top w:val="single" w:sz="4" w:space="0" w:color="auto"/>
              <w:left w:val="single" w:sz="4" w:space="0" w:color="auto"/>
              <w:bottom w:val="single" w:sz="4" w:space="0" w:color="auto"/>
              <w:right w:val="single" w:sz="4" w:space="0" w:color="000000"/>
            </w:tcBorders>
            <w:shd w:val="clear" w:color="auto" w:fill="FFFF99"/>
            <w:vAlign w:val="bottom"/>
          </w:tcPr>
          <w:p w:rsidR="00B55BB6" w:rsidRPr="00360791" w:rsidRDefault="00B55BB6" w:rsidP="00B55BB6">
            <w:pPr>
              <w:rPr>
                <w:rFonts w:cs="Arial"/>
                <w:b/>
                <w:bCs/>
                <w:lang w:val="en-US"/>
              </w:rPr>
            </w:pPr>
            <w:r w:rsidRPr="00360791">
              <w:rPr>
                <w:rFonts w:cs="Arial"/>
                <w:b/>
                <w:bCs/>
                <w:lang w:val="en-US"/>
              </w:rPr>
              <w:t>Flow of Events - Alternative Paths</w:t>
            </w:r>
          </w:p>
        </w:tc>
      </w:tr>
      <w:tr w:rsidR="00B55BB6" w:rsidRPr="00360791" w:rsidTr="001D7282">
        <w:trPr>
          <w:trHeight w:val="255"/>
        </w:trPr>
        <w:tc>
          <w:tcPr>
            <w:tcW w:w="1780" w:type="dxa"/>
            <w:tcBorders>
              <w:top w:val="nil"/>
              <w:left w:val="single" w:sz="4" w:space="0" w:color="auto"/>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 </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none</w:t>
            </w:r>
          </w:p>
        </w:tc>
      </w:tr>
      <w:tr w:rsidR="00B55BB6" w:rsidRPr="00360791" w:rsidTr="001D7282">
        <w:trPr>
          <w:trHeight w:val="255"/>
        </w:trPr>
        <w:tc>
          <w:tcPr>
            <w:tcW w:w="1780" w:type="dxa"/>
            <w:tcBorders>
              <w:top w:val="nil"/>
              <w:left w:val="single" w:sz="4" w:space="0" w:color="auto"/>
              <w:bottom w:val="single" w:sz="4" w:space="0" w:color="auto"/>
              <w:right w:val="single" w:sz="4" w:space="0" w:color="auto"/>
            </w:tcBorders>
            <w:shd w:val="clear" w:color="auto" w:fill="FFFF99"/>
            <w:vAlign w:val="bottom"/>
          </w:tcPr>
          <w:p w:rsidR="00B55BB6" w:rsidRPr="00360791" w:rsidRDefault="00B55BB6" w:rsidP="00B55BB6">
            <w:pPr>
              <w:rPr>
                <w:rFonts w:cs="Arial"/>
                <w:lang w:val="en-US"/>
              </w:rPr>
            </w:pPr>
            <w:r w:rsidRPr="00360791">
              <w:rPr>
                <w:rFonts w:cs="Arial"/>
                <w:lang w:val="en-US"/>
              </w:rPr>
              <w:t>Post-condition</w:t>
            </w:r>
          </w:p>
        </w:tc>
        <w:tc>
          <w:tcPr>
            <w:tcW w:w="7332" w:type="dxa"/>
            <w:tcBorders>
              <w:top w:val="nil"/>
              <w:left w:val="nil"/>
              <w:bottom w:val="single" w:sz="4" w:space="0" w:color="auto"/>
              <w:right w:val="single" w:sz="4" w:space="0" w:color="auto"/>
            </w:tcBorders>
            <w:shd w:val="clear" w:color="auto" w:fill="auto"/>
            <w:vAlign w:val="bottom"/>
          </w:tcPr>
          <w:p w:rsidR="00B55BB6" w:rsidRPr="00360791" w:rsidRDefault="00B55BB6" w:rsidP="00B55BB6">
            <w:pPr>
              <w:rPr>
                <w:rFonts w:cs="Arial"/>
                <w:lang w:val="en-US"/>
              </w:rPr>
            </w:pPr>
            <w:r w:rsidRPr="00360791">
              <w:rPr>
                <w:rFonts w:cs="Arial"/>
                <w:lang w:val="en-US"/>
              </w:rPr>
              <w:t>The actor is able to process the data for his purpose.</w:t>
            </w:r>
          </w:p>
        </w:tc>
      </w:tr>
      <w:tr w:rsidR="00B55BB6" w:rsidRPr="00360791" w:rsidTr="001D7282">
        <w:trPr>
          <w:trHeight w:val="255"/>
        </w:trPr>
        <w:tc>
          <w:tcPr>
            <w:tcW w:w="9112" w:type="dxa"/>
            <w:gridSpan w:val="2"/>
            <w:tcBorders>
              <w:top w:val="single" w:sz="4" w:space="0" w:color="auto"/>
              <w:left w:val="single" w:sz="4" w:space="0" w:color="auto"/>
              <w:bottom w:val="single" w:sz="4" w:space="0" w:color="auto"/>
              <w:right w:val="single" w:sz="4" w:space="0" w:color="auto"/>
            </w:tcBorders>
            <w:shd w:val="clear" w:color="auto" w:fill="FFFF99"/>
            <w:noWrap/>
            <w:vAlign w:val="bottom"/>
          </w:tcPr>
          <w:p w:rsidR="00B55BB6" w:rsidRPr="00360791" w:rsidRDefault="00B55BB6" w:rsidP="00B55BB6">
            <w:pPr>
              <w:rPr>
                <w:rFonts w:cs="Arial"/>
                <w:b/>
                <w:bCs/>
                <w:lang w:val="en-US"/>
              </w:rPr>
            </w:pPr>
            <w:r w:rsidRPr="00360791">
              <w:rPr>
                <w:rFonts w:cs="Arial"/>
                <w:b/>
                <w:bCs/>
                <w:lang w:val="en-US"/>
              </w:rPr>
              <w:t>Data source: POI</w:t>
            </w:r>
          </w:p>
        </w:tc>
      </w:tr>
      <w:tr w:rsidR="00B55BB6" w:rsidRPr="00673E73" w:rsidTr="001D7282">
        <w:trPr>
          <w:trHeight w:val="487"/>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Description</w:t>
            </w:r>
          </w:p>
        </w:tc>
        <w:tc>
          <w:tcPr>
            <w:tcW w:w="7332" w:type="dxa"/>
            <w:tcBorders>
              <w:top w:val="nil"/>
              <w:left w:val="nil"/>
              <w:bottom w:val="single" w:sz="4" w:space="0" w:color="auto"/>
              <w:right w:val="single" w:sz="4" w:space="0" w:color="auto"/>
            </w:tcBorders>
            <w:shd w:val="clear" w:color="auto" w:fill="auto"/>
            <w:vAlign w:val="bottom"/>
          </w:tcPr>
          <w:p w:rsidR="00B55BB6" w:rsidRPr="00673E73" w:rsidRDefault="00B55BB6" w:rsidP="00B55BB6">
            <w:pPr>
              <w:rPr>
                <w:rFonts w:cs="Arial"/>
                <w:lang w:val="en-US"/>
              </w:rPr>
            </w:pPr>
            <w:r w:rsidRPr="00673E73">
              <w:rPr>
                <w:rFonts w:cs="Arial"/>
                <w:lang w:val="en-US"/>
              </w:rPr>
              <w:t>Data about "a variety of categories of municipal and governmental services and social infrastructure." (D 2.3.)</w:t>
            </w:r>
            <w:r w:rsidRPr="00673E73">
              <w:rPr>
                <w:rFonts w:cs="Arial"/>
                <w:lang w:val="en-US"/>
              </w:rPr>
              <w:br/>
              <w:t>The use case requires the POI as feature data. Although a spatial reference by coordinates is preferable, the refe</w:t>
            </w:r>
            <w:r w:rsidRPr="00673E73">
              <w:rPr>
                <w:rFonts w:cs="Arial"/>
                <w:lang w:val="en-US"/>
              </w:rPr>
              <w:t>r</w:t>
            </w:r>
            <w:r w:rsidRPr="00673E73">
              <w:rPr>
                <w:rFonts w:cs="Arial"/>
                <w:lang w:val="en-US"/>
              </w:rPr>
              <w:t>ence can be given by a geographic identifier as well. In this case the actor has to use a gazetteer service first.</w:t>
            </w:r>
          </w:p>
        </w:tc>
      </w:tr>
      <w:tr w:rsidR="00B55BB6" w:rsidRPr="00673E73" w:rsidTr="001D7282">
        <w:trPr>
          <w:trHeight w:val="255"/>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Data provider</w:t>
            </w:r>
          </w:p>
        </w:tc>
        <w:tc>
          <w:tcPr>
            <w:tcW w:w="7332" w:type="dxa"/>
            <w:tcBorders>
              <w:top w:val="nil"/>
              <w:left w:val="nil"/>
              <w:bottom w:val="single" w:sz="4" w:space="0" w:color="auto"/>
              <w:right w:val="single" w:sz="4" w:space="0" w:color="auto"/>
            </w:tcBorders>
            <w:shd w:val="clear" w:color="auto" w:fill="auto"/>
            <w:noWrap/>
            <w:vAlign w:val="bottom"/>
          </w:tcPr>
          <w:p w:rsidR="00B55BB6" w:rsidRPr="00673E73" w:rsidRDefault="00B55BB6" w:rsidP="00B55BB6">
            <w:pPr>
              <w:rPr>
                <w:rFonts w:cs="Arial"/>
                <w:lang w:val="fr-FR"/>
              </w:rPr>
            </w:pPr>
            <w:r w:rsidRPr="00673E73">
              <w:rPr>
                <w:rFonts w:cs="Arial"/>
                <w:lang w:val="fr-FR"/>
              </w:rPr>
              <w:t>regions, communes, municipalities, private bodies</w:t>
            </w:r>
          </w:p>
        </w:tc>
      </w:tr>
      <w:tr w:rsidR="00B55BB6" w:rsidRPr="00673E73" w:rsidTr="001D7282">
        <w:trPr>
          <w:trHeight w:val="255"/>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Geographic scope</w:t>
            </w:r>
          </w:p>
        </w:tc>
        <w:tc>
          <w:tcPr>
            <w:tcW w:w="7332" w:type="dxa"/>
            <w:tcBorders>
              <w:top w:val="nil"/>
              <w:left w:val="nil"/>
              <w:bottom w:val="single" w:sz="4" w:space="0" w:color="auto"/>
              <w:right w:val="single" w:sz="4" w:space="0" w:color="auto"/>
            </w:tcBorders>
            <w:shd w:val="clear" w:color="auto" w:fill="auto"/>
            <w:noWrap/>
            <w:vAlign w:val="bottom"/>
          </w:tcPr>
          <w:p w:rsidR="00B55BB6" w:rsidRPr="00673E73" w:rsidRDefault="00B55BB6" w:rsidP="00B55BB6">
            <w:pPr>
              <w:rPr>
                <w:rFonts w:cs="Arial"/>
                <w:lang w:val="en-US"/>
              </w:rPr>
            </w:pPr>
            <w:smartTag w:uri="urn:schemas-microsoft-com:office:smarttags" w:element="place">
              <w:r w:rsidRPr="00673E73">
                <w:rPr>
                  <w:rFonts w:cs="Arial"/>
                  <w:lang w:val="en-US"/>
                </w:rPr>
                <w:t>Europe</w:t>
              </w:r>
            </w:smartTag>
          </w:p>
        </w:tc>
      </w:tr>
      <w:tr w:rsidR="00B55BB6" w:rsidRPr="00673E73" w:rsidTr="001D7282">
        <w:trPr>
          <w:trHeight w:val="255"/>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Thematic scope</w:t>
            </w:r>
          </w:p>
        </w:tc>
        <w:tc>
          <w:tcPr>
            <w:tcW w:w="7332" w:type="dxa"/>
            <w:tcBorders>
              <w:top w:val="nil"/>
              <w:left w:val="nil"/>
              <w:bottom w:val="single" w:sz="4" w:space="0" w:color="auto"/>
              <w:right w:val="single" w:sz="4" w:space="0" w:color="auto"/>
            </w:tcBorders>
            <w:shd w:val="clear" w:color="auto" w:fill="auto"/>
            <w:noWrap/>
            <w:vAlign w:val="bottom"/>
          </w:tcPr>
          <w:p w:rsidR="00B55BB6" w:rsidRPr="00673E73" w:rsidRDefault="00B55BB6" w:rsidP="00B55BB6">
            <w:pPr>
              <w:rPr>
                <w:rFonts w:cs="Arial"/>
                <w:lang w:val="en-US"/>
              </w:rPr>
            </w:pPr>
            <w:r w:rsidRPr="00673E73">
              <w:rPr>
                <w:rFonts w:cs="Arial"/>
                <w:lang w:val="en-US"/>
              </w:rPr>
              <w:t>see description</w:t>
            </w:r>
          </w:p>
        </w:tc>
      </w:tr>
      <w:tr w:rsidR="00B55BB6" w:rsidRPr="00673E73" w:rsidTr="001D7282">
        <w:trPr>
          <w:trHeight w:val="255"/>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Scale, resolution</w:t>
            </w:r>
          </w:p>
        </w:tc>
        <w:tc>
          <w:tcPr>
            <w:tcW w:w="7332" w:type="dxa"/>
            <w:tcBorders>
              <w:top w:val="nil"/>
              <w:left w:val="nil"/>
              <w:bottom w:val="single" w:sz="4" w:space="0" w:color="auto"/>
              <w:right w:val="single" w:sz="4" w:space="0" w:color="auto"/>
            </w:tcBorders>
            <w:shd w:val="clear" w:color="auto" w:fill="auto"/>
            <w:noWrap/>
            <w:vAlign w:val="bottom"/>
          </w:tcPr>
          <w:p w:rsidR="00B55BB6" w:rsidRPr="00673E73" w:rsidRDefault="00B55BB6" w:rsidP="00B55BB6">
            <w:pPr>
              <w:rPr>
                <w:rFonts w:cs="Arial"/>
                <w:lang w:val="en-US"/>
              </w:rPr>
            </w:pPr>
            <w:r w:rsidRPr="00673E73">
              <w:rPr>
                <w:rFonts w:cs="Arial"/>
                <w:lang w:val="en-US"/>
              </w:rPr>
              <w:t>local</w:t>
            </w:r>
          </w:p>
        </w:tc>
      </w:tr>
      <w:tr w:rsidR="00B55BB6" w:rsidRPr="00673E73" w:rsidTr="001D7282">
        <w:trPr>
          <w:trHeight w:val="255"/>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Delivery</w:t>
            </w:r>
          </w:p>
        </w:tc>
        <w:tc>
          <w:tcPr>
            <w:tcW w:w="7332" w:type="dxa"/>
            <w:tcBorders>
              <w:top w:val="nil"/>
              <w:left w:val="nil"/>
              <w:bottom w:val="single" w:sz="4" w:space="0" w:color="auto"/>
              <w:right w:val="single" w:sz="4" w:space="0" w:color="auto"/>
            </w:tcBorders>
            <w:shd w:val="clear" w:color="auto" w:fill="auto"/>
            <w:vAlign w:val="bottom"/>
          </w:tcPr>
          <w:p w:rsidR="00B55BB6" w:rsidRPr="00673E73" w:rsidRDefault="00B55BB6" w:rsidP="00B55BB6">
            <w:pPr>
              <w:rPr>
                <w:rFonts w:cs="Arial"/>
                <w:lang w:val="en-US"/>
              </w:rPr>
            </w:pPr>
            <w:r w:rsidRPr="00673E73">
              <w:rPr>
                <w:rFonts w:cs="Arial"/>
                <w:lang w:val="en-US"/>
              </w:rPr>
              <w:t>INSPIRE Download Service</w:t>
            </w:r>
          </w:p>
        </w:tc>
      </w:tr>
      <w:tr w:rsidR="00B55BB6" w:rsidRPr="00673E73" w:rsidTr="001D7282">
        <w:trPr>
          <w:trHeight w:val="255"/>
        </w:trPr>
        <w:tc>
          <w:tcPr>
            <w:tcW w:w="1780" w:type="dxa"/>
            <w:tcBorders>
              <w:top w:val="nil"/>
              <w:left w:val="single" w:sz="4" w:space="0" w:color="auto"/>
              <w:bottom w:val="single" w:sz="4" w:space="0" w:color="auto"/>
              <w:right w:val="single" w:sz="4" w:space="0" w:color="auto"/>
            </w:tcBorders>
            <w:shd w:val="clear" w:color="auto" w:fill="FFFF99"/>
            <w:noWrap/>
            <w:vAlign w:val="bottom"/>
          </w:tcPr>
          <w:p w:rsidR="00B55BB6" w:rsidRPr="00673E73" w:rsidRDefault="00B55BB6" w:rsidP="00B55BB6">
            <w:pPr>
              <w:rPr>
                <w:rFonts w:cs="Arial"/>
                <w:lang w:val="en-US"/>
              </w:rPr>
            </w:pPr>
            <w:r w:rsidRPr="00673E73">
              <w:rPr>
                <w:rFonts w:cs="Arial"/>
                <w:lang w:val="en-US"/>
              </w:rPr>
              <w:t>Documentation</w:t>
            </w:r>
          </w:p>
        </w:tc>
        <w:tc>
          <w:tcPr>
            <w:tcW w:w="7332" w:type="dxa"/>
            <w:tcBorders>
              <w:top w:val="nil"/>
              <w:left w:val="nil"/>
              <w:bottom w:val="single" w:sz="4" w:space="0" w:color="auto"/>
              <w:right w:val="single" w:sz="4" w:space="0" w:color="auto"/>
            </w:tcBorders>
            <w:shd w:val="clear" w:color="auto" w:fill="auto"/>
            <w:noWrap/>
            <w:vAlign w:val="bottom"/>
          </w:tcPr>
          <w:p w:rsidR="00B55BB6" w:rsidRPr="00673E73" w:rsidRDefault="00B55BB6" w:rsidP="00B55BB6">
            <w:pPr>
              <w:rPr>
                <w:rFonts w:cs="Arial"/>
                <w:lang w:val="en-US"/>
              </w:rPr>
            </w:pPr>
            <w:r w:rsidRPr="00673E73">
              <w:rPr>
                <w:rFonts w:cs="Arial"/>
                <w:lang w:val="en-US"/>
              </w:rPr>
              <w:t>Partly in the documentation of the national base maps.</w:t>
            </w:r>
          </w:p>
        </w:tc>
      </w:tr>
    </w:tbl>
    <w:p w:rsidR="00B55BB6" w:rsidRDefault="00B55BB6"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Pr="00673E73" w:rsidRDefault="001D7282" w:rsidP="00B55BB6">
      <w:pPr>
        <w:rPr>
          <w:rFonts w:cs="Arial"/>
          <w:lang w:val="en-US"/>
        </w:rPr>
      </w:pPr>
    </w:p>
    <w:p w:rsidR="00B55BB6" w:rsidRPr="00673E73" w:rsidRDefault="00B55BB6" w:rsidP="006C020A">
      <w:pPr>
        <w:pStyle w:val="a3"/>
      </w:pPr>
      <w:bookmarkStart w:id="727" w:name="_Toc339277138"/>
      <w:bookmarkStart w:id="728" w:name="_Toc339278006"/>
      <w:bookmarkStart w:id="729" w:name="_Toc347405643"/>
      <w:bookmarkStart w:id="730" w:name="_Toc347755042"/>
      <w:bookmarkStart w:id="731" w:name="_Toc374519989"/>
      <w:r w:rsidRPr="00673E73">
        <w:t>Use Case: SITMAP – Territorial Information System of Málaga Province (Spain)</w:t>
      </w:r>
      <w:bookmarkEnd w:id="727"/>
      <w:bookmarkEnd w:id="728"/>
      <w:bookmarkEnd w:id="729"/>
      <w:bookmarkEnd w:id="730"/>
      <w:bookmarkEnd w:id="731"/>
    </w:p>
    <w:p w:rsidR="00B55BB6" w:rsidRPr="0056380F" w:rsidRDefault="00B55BB6" w:rsidP="00B55BB6">
      <w:pPr>
        <w:pStyle w:val="Standard"/>
        <w:rPr>
          <w:rFonts w:ascii="Arial" w:hAnsi="Arial" w:cs="Arial"/>
          <w:sz w:val="20"/>
          <w:szCs w:val="20"/>
          <w:lang w:val="en-US"/>
        </w:rPr>
      </w:pPr>
    </w:p>
    <w:p w:rsidR="00B55BB6" w:rsidRPr="00360791" w:rsidRDefault="00B55BB6" w:rsidP="00B55BB6">
      <w:pPr>
        <w:rPr>
          <w:rFonts w:cs="Arial"/>
          <w:b/>
          <w:lang w:val="en-US"/>
        </w:rPr>
      </w:pPr>
      <w:r w:rsidRPr="00360791">
        <w:rPr>
          <w:rFonts w:cs="Arial"/>
          <w:b/>
          <w:lang w:val="en-US"/>
        </w:rPr>
        <w:t>Part 1: UML use case diagram</w:t>
      </w:r>
    </w:p>
    <w:p w:rsidR="00B55BB6" w:rsidRPr="00673E73" w:rsidRDefault="00B55BB6" w:rsidP="00B55BB6">
      <w:pPr>
        <w:pStyle w:val="Standard"/>
        <w:rPr>
          <w:rFonts w:ascii="Arial" w:hAnsi="Arial" w:cs="Arial"/>
          <w:sz w:val="20"/>
          <w:szCs w:val="20"/>
        </w:rPr>
      </w:pPr>
    </w:p>
    <w:p w:rsidR="00B55BB6" w:rsidRPr="00673E73" w:rsidRDefault="003A6388" w:rsidP="00B55BB6">
      <w:pPr>
        <w:pStyle w:val="Standard"/>
        <w:rPr>
          <w:rFonts w:ascii="Arial" w:hAnsi="Arial" w:cs="Arial"/>
          <w:sz w:val="20"/>
          <w:szCs w:val="20"/>
        </w:rPr>
      </w:pPr>
      <w:r w:rsidRPr="00673E73">
        <w:rPr>
          <w:rFonts w:ascii="Arial" w:hAnsi="Arial" w:cs="Arial"/>
          <w:noProof/>
          <w:sz w:val="20"/>
          <w:szCs w:val="20"/>
          <w:lang w:val="it-IT" w:eastAsia="it-IT" w:bidi="ar-SA"/>
        </w:rPr>
        <w:drawing>
          <wp:inline distT="0" distB="0" distL="0" distR="0">
            <wp:extent cx="4000500" cy="2466975"/>
            <wp:effectExtent l="0" t="0" r="0" b="0"/>
            <wp:docPr id="26" name="gráfi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2466975"/>
                    </a:xfrm>
                    <a:prstGeom prst="rect">
                      <a:avLst/>
                    </a:prstGeom>
                    <a:noFill/>
                    <a:ln>
                      <a:noFill/>
                    </a:ln>
                  </pic:spPr>
                </pic:pic>
              </a:graphicData>
            </a:graphic>
          </wp:inline>
        </w:drawing>
      </w:r>
    </w:p>
    <w:p w:rsidR="00B55BB6" w:rsidRPr="00673E73" w:rsidRDefault="00B55BB6" w:rsidP="00B55BB6">
      <w:pPr>
        <w:pStyle w:val="Standard"/>
        <w:rPr>
          <w:rFonts w:ascii="Arial" w:hAnsi="Arial" w:cs="Arial"/>
          <w:sz w:val="20"/>
          <w:szCs w:val="20"/>
        </w:rPr>
      </w:pPr>
    </w:p>
    <w:p w:rsidR="00B55BB6" w:rsidRPr="00673E73" w:rsidRDefault="00B55BB6" w:rsidP="00B55BB6">
      <w:pPr>
        <w:pStyle w:val="Standard"/>
        <w:rPr>
          <w:rFonts w:ascii="Arial" w:hAnsi="Arial" w:cs="Arial"/>
          <w:sz w:val="20"/>
          <w:szCs w:val="20"/>
        </w:rPr>
      </w:pPr>
    </w:p>
    <w:p w:rsidR="00B55BB6" w:rsidRPr="00360791" w:rsidRDefault="00B55BB6" w:rsidP="00B55BB6">
      <w:pPr>
        <w:rPr>
          <w:rFonts w:cs="Arial"/>
          <w:b/>
          <w:lang w:val="en-US"/>
        </w:rPr>
      </w:pPr>
      <w:r w:rsidRPr="00360791">
        <w:rPr>
          <w:rFonts w:cs="Arial"/>
          <w:b/>
          <w:lang w:val="en-US"/>
        </w:rPr>
        <w:t>Part 2: Narrative explanation of the use case</w:t>
      </w:r>
    </w:p>
    <w:p w:rsidR="00B55BB6" w:rsidRPr="00673E73" w:rsidRDefault="00B55BB6" w:rsidP="00B55BB6">
      <w:pPr>
        <w:pStyle w:val="Standard"/>
        <w:rPr>
          <w:rFonts w:ascii="Arial" w:hAnsi="Arial" w:cs="Arial"/>
          <w:sz w:val="20"/>
          <w:szCs w:val="20"/>
          <w:lang w:val="en-US"/>
        </w:rPr>
      </w:pPr>
    </w:p>
    <w:p w:rsidR="00B55BB6" w:rsidRPr="0056380F" w:rsidRDefault="00B55BB6" w:rsidP="00B55BB6">
      <w:pPr>
        <w:pStyle w:val="Standard"/>
        <w:rPr>
          <w:rFonts w:ascii="Arial" w:hAnsi="Arial" w:cs="Arial"/>
          <w:sz w:val="20"/>
          <w:szCs w:val="20"/>
          <w:lang w:val="en-US"/>
        </w:rPr>
      </w:pPr>
      <w:r w:rsidRPr="0056380F">
        <w:rPr>
          <w:rFonts w:ascii="Arial" w:hAnsi="Arial" w:cs="Arial"/>
          <w:sz w:val="20"/>
          <w:szCs w:val="20"/>
          <w:lang w:val="en-US"/>
        </w:rPr>
        <w:t xml:space="preserve">SITMAP is the territorial information system that Diputación de Málaga (Málaga Province Council) has developed to both manage its territorial data, </w:t>
      </w:r>
      <w:smartTag w:uri="urn:schemas-microsoft-com:office:smarttags" w:element="place">
        <w:smartTag w:uri="urn:schemas-microsoft-com:office:smarttags" w:element="PlaceName">
          <w:r w:rsidRPr="0056380F">
            <w:rPr>
              <w:rFonts w:ascii="Arial" w:hAnsi="Arial" w:cs="Arial"/>
              <w:sz w:val="20"/>
              <w:szCs w:val="20"/>
              <w:lang w:val="en-US"/>
            </w:rPr>
            <w:t>Málaga</w:t>
          </w:r>
        </w:smartTag>
        <w:r w:rsidRPr="0056380F">
          <w:rPr>
            <w:rFonts w:ascii="Arial" w:hAnsi="Arial" w:cs="Arial"/>
            <w:sz w:val="20"/>
            <w:szCs w:val="20"/>
            <w:lang w:val="en-US"/>
          </w:rPr>
          <w:t xml:space="preserve"> </w:t>
        </w:r>
        <w:smartTag w:uri="urn:schemas-microsoft-com:office:smarttags" w:element="PlaceType">
          <w:r w:rsidRPr="0056380F">
            <w:rPr>
              <w:rFonts w:ascii="Arial" w:hAnsi="Arial" w:cs="Arial"/>
              <w:sz w:val="20"/>
              <w:szCs w:val="20"/>
              <w:lang w:val="en-US"/>
            </w:rPr>
            <w:t>Province</w:t>
          </w:r>
        </w:smartTag>
      </w:smartTag>
      <w:r w:rsidRPr="0056380F">
        <w:rPr>
          <w:rFonts w:ascii="Arial" w:hAnsi="Arial" w:cs="Arial"/>
          <w:sz w:val="20"/>
          <w:szCs w:val="20"/>
          <w:lang w:val="en-US"/>
        </w:rPr>
        <w:t xml:space="preserve"> municipalities managing those same data and both of them, as well as general users, querying SITMAP database. This latter is the case that we are considering within this document, as it implies the use of web services and interfaces.</w:t>
      </w:r>
    </w:p>
    <w:p w:rsidR="00B55BB6" w:rsidRPr="0056380F" w:rsidRDefault="00B55BB6" w:rsidP="00B55BB6">
      <w:pPr>
        <w:pStyle w:val="Standard"/>
        <w:rPr>
          <w:rFonts w:ascii="Arial" w:hAnsi="Arial" w:cs="Arial"/>
          <w:sz w:val="20"/>
          <w:szCs w:val="20"/>
          <w:lang w:val="en-US"/>
        </w:rPr>
      </w:pPr>
    </w:p>
    <w:p w:rsidR="00B55BB6" w:rsidRPr="0056380F" w:rsidRDefault="00B55BB6" w:rsidP="00B55BB6">
      <w:pPr>
        <w:pStyle w:val="Standard"/>
        <w:rPr>
          <w:rFonts w:ascii="Arial" w:hAnsi="Arial" w:cs="Arial"/>
          <w:sz w:val="20"/>
          <w:szCs w:val="20"/>
          <w:lang w:val="en-US"/>
        </w:rPr>
      </w:pPr>
      <w:r w:rsidRPr="0056380F">
        <w:rPr>
          <w:rFonts w:ascii="Arial" w:hAnsi="Arial" w:cs="Arial"/>
          <w:sz w:val="20"/>
          <w:szCs w:val="20"/>
          <w:lang w:val="en-US"/>
        </w:rPr>
        <w:t>Moreover topological data, SITMAP database contains a broad set of data referring to utilities and public services. The contents of that set are basically structured accordingly to EIEL</w:t>
      </w:r>
      <w:r w:rsidRPr="00673E73">
        <w:rPr>
          <w:rStyle w:val="Rimandonotaapidipagina"/>
          <w:rFonts w:ascii="Arial" w:hAnsi="Arial" w:cs="Arial"/>
          <w:sz w:val="20"/>
          <w:szCs w:val="20"/>
        </w:rPr>
        <w:footnoteReference w:id="25"/>
      </w:r>
      <w:r w:rsidRPr="0056380F">
        <w:rPr>
          <w:rFonts w:ascii="Arial" w:hAnsi="Arial" w:cs="Arial"/>
          <w:sz w:val="20"/>
          <w:szCs w:val="20"/>
          <w:lang w:val="en-US"/>
        </w:rPr>
        <w:t xml:space="preserve"> requirements, as approved by the Spanish Ministry for Territorial Policies and Public Administrations (MPT). Nevertheless, SITMAP database contains also data regarding features which are currently not included within EIEL, but needed by Diputación de Málaga to manage different services. So SITMAP is broader in scope than EIEL.</w:t>
      </w:r>
    </w:p>
    <w:p w:rsidR="00B55BB6" w:rsidRPr="0056380F" w:rsidRDefault="00B55BB6" w:rsidP="00B55BB6">
      <w:pPr>
        <w:pStyle w:val="Standard"/>
        <w:rPr>
          <w:rFonts w:ascii="Arial" w:hAnsi="Arial" w:cs="Arial"/>
          <w:sz w:val="20"/>
          <w:szCs w:val="20"/>
          <w:lang w:val="en-US"/>
        </w:rPr>
      </w:pPr>
    </w:p>
    <w:p w:rsidR="00B55BB6" w:rsidRPr="0056380F" w:rsidRDefault="00FF2398" w:rsidP="00B55BB6">
      <w:pPr>
        <w:pStyle w:val="Standard"/>
        <w:rPr>
          <w:rFonts w:ascii="Arial" w:hAnsi="Arial" w:cs="Arial"/>
          <w:sz w:val="20"/>
          <w:szCs w:val="20"/>
          <w:lang w:val="en-US"/>
        </w:rPr>
      </w:pPr>
      <w:r>
        <w:rPr>
          <w:rFonts w:ascii="Arial" w:hAnsi="Arial" w:cs="Arial"/>
          <w:sz w:val="20"/>
          <w:szCs w:val="20"/>
          <w:lang w:val="en-US"/>
        </w:rPr>
        <w:t>T</w:t>
      </w:r>
      <w:r w:rsidR="00B55BB6" w:rsidRPr="0056380F">
        <w:rPr>
          <w:rFonts w:ascii="Arial" w:hAnsi="Arial" w:cs="Arial"/>
          <w:sz w:val="20"/>
          <w:szCs w:val="20"/>
          <w:lang w:val="en-US"/>
        </w:rPr>
        <w:t>h</w:t>
      </w:r>
      <w:r>
        <w:rPr>
          <w:rFonts w:ascii="Arial" w:hAnsi="Arial" w:cs="Arial"/>
          <w:sz w:val="20"/>
          <w:szCs w:val="20"/>
          <w:lang w:val="en-US"/>
        </w:rPr>
        <w:t>u</w:t>
      </w:r>
      <w:r w:rsidR="00B55BB6" w:rsidRPr="0056380F">
        <w:rPr>
          <w:rFonts w:ascii="Arial" w:hAnsi="Arial" w:cs="Arial"/>
          <w:sz w:val="20"/>
          <w:szCs w:val="20"/>
          <w:lang w:val="en-US"/>
        </w:rPr>
        <w:t>s use case can be considered as a paradigmatic example between all of those that make use of EIEL database as support for local and provincial governments activities managing, namely “BDT-EIEL” from Diputación de A Coruña or “SITMUN” from Diputación de Barcelona.</w:t>
      </w:r>
    </w:p>
    <w:p w:rsidR="00B55BB6" w:rsidRPr="0056380F" w:rsidRDefault="00B55BB6" w:rsidP="00B55BB6">
      <w:pPr>
        <w:pStyle w:val="Standard"/>
        <w:rPr>
          <w:rFonts w:ascii="Arial" w:hAnsi="Arial" w:cs="Arial"/>
          <w:sz w:val="20"/>
          <w:szCs w:val="20"/>
          <w:lang w:val="en-US"/>
        </w:rPr>
      </w:pPr>
    </w:p>
    <w:p w:rsidR="00B55BB6" w:rsidRPr="0056380F" w:rsidRDefault="00B55BB6" w:rsidP="00B55BB6">
      <w:pPr>
        <w:pStyle w:val="Standard"/>
        <w:rPr>
          <w:rFonts w:ascii="Arial" w:hAnsi="Arial" w:cs="Arial"/>
          <w:sz w:val="20"/>
          <w:szCs w:val="20"/>
          <w:lang w:val="en-US"/>
        </w:rPr>
      </w:pPr>
    </w:p>
    <w:p w:rsidR="00B55BB6" w:rsidRPr="00360791" w:rsidRDefault="00B55BB6" w:rsidP="00B55BB6">
      <w:pPr>
        <w:rPr>
          <w:rFonts w:cs="Arial"/>
          <w:b/>
          <w:lang w:val="en-US"/>
        </w:rPr>
      </w:pPr>
      <w:r w:rsidRPr="00360791">
        <w:rPr>
          <w:rFonts w:cs="Arial"/>
          <w:b/>
          <w:lang w:val="en-US"/>
        </w:rPr>
        <w:t xml:space="preserve">Part </w:t>
      </w:r>
      <w:r>
        <w:rPr>
          <w:rFonts w:cs="Arial"/>
          <w:b/>
          <w:lang w:val="en-US"/>
        </w:rPr>
        <w:t>3</w:t>
      </w:r>
      <w:r w:rsidRPr="00360791">
        <w:rPr>
          <w:rFonts w:cs="Arial"/>
          <w:b/>
          <w:lang w:val="en-US"/>
        </w:rPr>
        <w:t>: Detailed, structured description of the use case</w:t>
      </w:r>
    </w:p>
    <w:p w:rsidR="00B55BB6" w:rsidRPr="00673E73" w:rsidRDefault="00B55BB6" w:rsidP="00B55BB6">
      <w:pPr>
        <w:pStyle w:val="Standard"/>
        <w:rPr>
          <w:rFonts w:ascii="Arial" w:hAnsi="Arial" w:cs="Arial"/>
          <w:sz w:val="20"/>
          <w:szCs w:val="20"/>
          <w:lang w:val="en-US"/>
        </w:rPr>
      </w:pPr>
    </w:p>
    <w:tbl>
      <w:tblPr>
        <w:tblW w:w="9630" w:type="dxa"/>
        <w:tblInd w:w="6" w:type="dxa"/>
        <w:tblLayout w:type="fixed"/>
        <w:tblCellMar>
          <w:left w:w="10" w:type="dxa"/>
          <w:right w:w="10" w:type="dxa"/>
        </w:tblCellMar>
        <w:tblLook w:val="0000" w:firstRow="0" w:lastRow="0" w:firstColumn="0" w:lastColumn="0" w:noHBand="0" w:noVBand="0"/>
      </w:tblPr>
      <w:tblGrid>
        <w:gridCol w:w="1950"/>
        <w:gridCol w:w="7680"/>
      </w:tblGrid>
      <w:tr w:rsidR="00B55BB6" w:rsidRPr="00673E73" w:rsidTr="00B55BB6">
        <w:tblPrEx>
          <w:tblCellMar>
            <w:top w:w="0" w:type="dxa"/>
            <w:bottom w:w="0" w:type="dxa"/>
          </w:tblCellMar>
        </w:tblPrEx>
        <w:trPr>
          <w:trHeight w:val="255"/>
        </w:trPr>
        <w:tc>
          <w:tcPr>
            <w:tcW w:w="9630" w:type="dxa"/>
            <w:gridSpan w:val="2"/>
            <w:tcBorders>
              <w:top w:val="single" w:sz="4" w:space="0" w:color="000000"/>
              <w:left w:val="single" w:sz="4" w:space="0" w:color="000000"/>
              <w:bottom w:val="single" w:sz="4" w:space="0" w:color="000000"/>
              <w:right w:val="single" w:sz="4" w:space="0" w:color="000000"/>
            </w:tcBorders>
            <w:shd w:val="clear" w:color="auto" w:fill="CCFFCC"/>
            <w:tcMar>
              <w:top w:w="0" w:type="dxa"/>
              <w:left w:w="70" w:type="dxa"/>
              <w:bottom w:w="0" w:type="dxa"/>
              <w:right w:w="70" w:type="dxa"/>
            </w:tcMar>
            <w:vAlign w:val="bottom"/>
          </w:tcPr>
          <w:p w:rsidR="00B55BB6" w:rsidRPr="00673E73" w:rsidRDefault="00B55BB6" w:rsidP="00B55BB6">
            <w:pPr>
              <w:pStyle w:val="Standard"/>
              <w:snapToGrid w:val="0"/>
              <w:ind w:left="5" w:right="-85"/>
              <w:rPr>
                <w:rFonts w:ascii="Arial" w:hAnsi="Arial" w:cs="Arial"/>
                <w:b/>
                <w:bCs/>
                <w:sz w:val="20"/>
                <w:szCs w:val="20"/>
                <w:lang w:val="en-US"/>
              </w:rPr>
            </w:pPr>
            <w:r w:rsidRPr="00673E73">
              <w:rPr>
                <w:rFonts w:ascii="Arial" w:hAnsi="Arial" w:cs="Arial"/>
                <w:b/>
                <w:bCs/>
                <w:sz w:val="20"/>
                <w:szCs w:val="20"/>
                <w:lang w:val="en-US"/>
              </w:rPr>
              <w:t>Use Case Description</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Name</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rPr>
            </w:pPr>
            <w:r w:rsidRPr="00673E73">
              <w:rPr>
                <w:rFonts w:ascii="Arial" w:hAnsi="Arial" w:cs="Arial"/>
                <w:sz w:val="20"/>
                <w:szCs w:val="20"/>
                <w:lang w:val="en-US"/>
              </w:rPr>
              <w:t>TWG_US_GS_SITMAP</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Priority</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depending on the situation high, medium or low</w:t>
            </w:r>
          </w:p>
        </w:tc>
      </w:tr>
      <w:tr w:rsidR="00B55BB6" w:rsidRPr="00673E73" w:rsidTr="00B55BB6">
        <w:tblPrEx>
          <w:tblCellMar>
            <w:top w:w="0" w:type="dxa"/>
            <w:bottom w:w="0" w:type="dxa"/>
          </w:tblCellMar>
        </w:tblPrEx>
        <w:trPr>
          <w:trHeight w:val="956"/>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Description</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An actor (be her a Local Level Public Sector one, a citizen or an employee from a company) is searching for territorial data about utilities and services (including government and municipal offices) for different purposes.</w:t>
            </w:r>
          </w:p>
          <w:p w:rsidR="00B55BB6" w:rsidRPr="0056380F" w:rsidRDefault="00B55BB6" w:rsidP="00B55BB6">
            <w:pPr>
              <w:pStyle w:val="Standard"/>
              <w:rPr>
                <w:rFonts w:ascii="Arial" w:hAnsi="Arial" w:cs="Arial"/>
                <w:sz w:val="20"/>
                <w:szCs w:val="20"/>
                <w:lang w:val="en-US"/>
              </w:rPr>
            </w:pPr>
            <w:r w:rsidRPr="00673E73">
              <w:rPr>
                <w:rFonts w:ascii="Arial" w:hAnsi="Arial" w:cs="Arial"/>
                <w:sz w:val="20"/>
                <w:szCs w:val="20"/>
                <w:lang w:val="en-US"/>
              </w:rPr>
              <w:t xml:space="preserve">The actor wants to access the database, select a feature type (or a given instance of a feature type) and, through the appropriate interface, being able of getting some information about the existence or characteristics of instances location of the features in the database, or about the relationships between given features in different classes (e.g.: distance from schools to main roads, schools in a municipality, etc).   </w:t>
            </w:r>
          </w:p>
        </w:tc>
      </w:tr>
      <w:tr w:rsidR="00B55BB6" w:rsidRPr="00673E73" w:rsidTr="00B55BB6">
        <w:tblPrEx>
          <w:tblCellMar>
            <w:top w:w="0" w:type="dxa"/>
            <w:bottom w:w="0" w:type="dxa"/>
          </w:tblCellMar>
        </w:tblPrEx>
        <w:trPr>
          <w:trHeight w:val="714"/>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Pre-condition</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data have to exist and have to be provided by means of an OGC compliant Web Mapping Service.</w:t>
            </w:r>
          </w:p>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da</w:t>
            </w:r>
            <w:r w:rsidR="00FF2398">
              <w:rPr>
                <w:rFonts w:ascii="Arial" w:hAnsi="Arial" w:cs="Arial"/>
                <w:sz w:val="20"/>
                <w:szCs w:val="20"/>
                <w:lang w:val="en-US"/>
              </w:rPr>
              <w:t>ta have to be referenced upon a</w:t>
            </w:r>
            <w:r w:rsidRPr="00673E73">
              <w:rPr>
                <w:rFonts w:ascii="Arial" w:hAnsi="Arial" w:cs="Arial"/>
                <w:sz w:val="20"/>
                <w:szCs w:val="20"/>
                <w:lang w:val="en-US"/>
              </w:rPr>
              <w:t xml:space="preserve"> standard System (WGS84, ED50, ETRS89)</w:t>
            </w:r>
            <w:r w:rsidRPr="00673E73">
              <w:rPr>
                <w:rFonts w:ascii="Arial" w:hAnsi="Arial" w:cs="Arial"/>
                <w:sz w:val="20"/>
                <w:szCs w:val="20"/>
                <w:lang w:val="en-US"/>
              </w:rPr>
              <w:br/>
              <w:t>The actor uses a map client with a base map.</w:t>
            </w:r>
          </w:p>
        </w:tc>
      </w:tr>
      <w:tr w:rsidR="00B55BB6" w:rsidRPr="00673E73" w:rsidTr="00B55BB6">
        <w:tblPrEx>
          <w:tblCellMar>
            <w:top w:w="0" w:type="dxa"/>
            <w:bottom w:w="0" w:type="dxa"/>
          </w:tblCellMar>
        </w:tblPrEx>
        <w:trPr>
          <w:trHeight w:val="255"/>
        </w:trPr>
        <w:tc>
          <w:tcPr>
            <w:tcW w:w="9630" w:type="dxa"/>
            <w:gridSpan w:val="2"/>
            <w:tcBorders>
              <w:top w:val="single" w:sz="4" w:space="0" w:color="000000"/>
              <w:left w:val="single" w:sz="4" w:space="0" w:color="000000"/>
              <w:bottom w:val="single" w:sz="4" w:space="0" w:color="000000"/>
              <w:right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b/>
                <w:bCs/>
                <w:sz w:val="20"/>
                <w:szCs w:val="20"/>
                <w:lang w:val="en-US"/>
              </w:rPr>
            </w:pPr>
            <w:r w:rsidRPr="00673E73">
              <w:rPr>
                <w:rFonts w:ascii="Arial" w:hAnsi="Arial" w:cs="Arial"/>
                <w:b/>
                <w:bCs/>
                <w:sz w:val="20"/>
                <w:szCs w:val="20"/>
                <w:lang w:val="en-US"/>
              </w:rPr>
              <w:t>Flow of Events - Basic Path</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1</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actor accesses to a geoportal.</w:t>
            </w:r>
          </w:p>
        </w:tc>
      </w:tr>
      <w:tr w:rsidR="00B55BB6" w:rsidRPr="00673E73" w:rsidTr="00B55BB6">
        <w:tblPrEx>
          <w:tblCellMar>
            <w:top w:w="0" w:type="dxa"/>
            <w:bottom w:w="0" w:type="dxa"/>
          </w:tblCellMar>
        </w:tblPrEx>
        <w:trPr>
          <w:trHeight w:val="510"/>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2</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actor opens a base map and selects a map window (by map navigation, by meaning of a gazetteer, with the built-in GPS, ...).</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3a</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actor selects one map layer (e.g. "Utilities") and a sub-item (e.g. "water supply networks").</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4</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desired layer is depicted on the map.</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5</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The actor clicks on a part of the layer and queries it about its attributes</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6</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The required attributes are shown in a data window</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7</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The actor prints the so built map, the contents of the data window or both of them</w:t>
            </w:r>
          </w:p>
        </w:tc>
      </w:tr>
      <w:tr w:rsidR="00B55BB6" w:rsidRPr="00673E73" w:rsidTr="00B55BB6">
        <w:tblPrEx>
          <w:tblCellMar>
            <w:top w:w="0" w:type="dxa"/>
            <w:bottom w:w="0" w:type="dxa"/>
          </w:tblCellMar>
        </w:tblPrEx>
        <w:trPr>
          <w:trHeight w:val="255"/>
        </w:trPr>
        <w:tc>
          <w:tcPr>
            <w:tcW w:w="9630" w:type="dxa"/>
            <w:gridSpan w:val="2"/>
            <w:tcBorders>
              <w:top w:val="single" w:sz="4" w:space="0" w:color="000000"/>
              <w:left w:val="single" w:sz="4" w:space="0" w:color="000000"/>
              <w:bottom w:val="single" w:sz="4" w:space="0" w:color="000000"/>
              <w:right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b/>
                <w:bCs/>
                <w:sz w:val="20"/>
                <w:szCs w:val="20"/>
                <w:lang w:val="en-US"/>
              </w:rPr>
            </w:pPr>
            <w:r w:rsidRPr="00673E73">
              <w:rPr>
                <w:rFonts w:ascii="Arial" w:hAnsi="Arial" w:cs="Arial"/>
                <w:b/>
                <w:bCs/>
                <w:sz w:val="20"/>
                <w:szCs w:val="20"/>
                <w:lang w:val="en-US"/>
              </w:rPr>
              <w:t>Flow of Events - Alternative Paths</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3b</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 actor selects several map layers and sub-items. She may also select layers being provided by third parties (e.g.: Cadastral parcels or orthoimagery) to add them to the base map as reference information.</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4b</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The desired set of layers are depicted on the map</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5b</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The actor selects different objects from the active map layers and queries the database about their atributes</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6b</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The required attributes and the relations between geographical objects are shown in a data window</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Step 7</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rPr>
            </w:pPr>
            <w:r w:rsidRPr="00673E73">
              <w:rPr>
                <w:rFonts w:ascii="Arial" w:hAnsi="Arial" w:cs="Arial"/>
                <w:sz w:val="20"/>
                <w:szCs w:val="20"/>
              </w:rPr>
              <w:t>As above</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Post-condition</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none</w:t>
            </w:r>
          </w:p>
        </w:tc>
      </w:tr>
      <w:tr w:rsidR="00B55BB6" w:rsidRPr="00673E73" w:rsidTr="00B55BB6">
        <w:tblPrEx>
          <w:tblCellMar>
            <w:top w:w="0" w:type="dxa"/>
            <w:bottom w:w="0" w:type="dxa"/>
          </w:tblCellMar>
        </w:tblPrEx>
        <w:trPr>
          <w:trHeight w:val="255"/>
        </w:trPr>
        <w:tc>
          <w:tcPr>
            <w:tcW w:w="9630" w:type="dxa"/>
            <w:gridSpan w:val="2"/>
            <w:tcBorders>
              <w:top w:val="single" w:sz="4" w:space="0" w:color="000000"/>
              <w:left w:val="single" w:sz="4" w:space="0" w:color="000000"/>
              <w:bottom w:val="single" w:sz="4" w:space="0" w:color="000000"/>
              <w:right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b/>
                <w:bCs/>
                <w:sz w:val="20"/>
                <w:szCs w:val="20"/>
                <w:lang w:val="en-US"/>
              </w:rPr>
            </w:pPr>
            <w:r w:rsidRPr="00673E73">
              <w:rPr>
                <w:rFonts w:ascii="Arial" w:hAnsi="Arial" w:cs="Arial"/>
                <w:b/>
                <w:bCs/>
                <w:sz w:val="20"/>
                <w:szCs w:val="20"/>
                <w:lang w:val="en-US"/>
              </w:rPr>
              <w:t>Data source: Multi-geometry</w:t>
            </w:r>
          </w:p>
        </w:tc>
      </w:tr>
      <w:tr w:rsidR="00B55BB6" w:rsidRPr="00673E73" w:rsidTr="00B55BB6">
        <w:tblPrEx>
          <w:tblCellMar>
            <w:top w:w="0" w:type="dxa"/>
            <w:bottom w:w="0" w:type="dxa"/>
          </w:tblCellMar>
        </w:tblPrEx>
        <w:trPr>
          <w:trHeight w:val="127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Description</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Data about "a variety of categories of municipal and governmental services and social infrastructure." (D 2.3.)</w:t>
            </w:r>
            <w:r w:rsidRPr="00673E73">
              <w:rPr>
                <w:rFonts w:ascii="Arial" w:hAnsi="Arial" w:cs="Arial"/>
                <w:sz w:val="20"/>
                <w:szCs w:val="20"/>
                <w:lang w:val="en-US"/>
              </w:rPr>
              <w:br/>
              <w:t>This use case, given that it refers to local scales/resolutions, requires different kinds of geometries to represent the different feature classes, as well as their location (by means of planar or geographic coordinates) and their descriptive attributes.</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Data provider</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Province Council, municipalities, third parties.</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Geographic scope</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Province</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Thematic scope</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see description</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Scale, resolution</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local</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Delivery</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INSPIRE View Service (map layer), INSPIRE Download Service (for additional information)</w:t>
            </w:r>
          </w:p>
        </w:tc>
      </w:tr>
      <w:tr w:rsidR="00B55BB6" w:rsidRPr="00673E73" w:rsidTr="00B55BB6">
        <w:tblPrEx>
          <w:tblCellMar>
            <w:top w:w="0" w:type="dxa"/>
            <w:bottom w:w="0" w:type="dxa"/>
          </w:tblCellMar>
        </w:tblPrEx>
        <w:trPr>
          <w:trHeight w:val="255"/>
        </w:trPr>
        <w:tc>
          <w:tcPr>
            <w:tcW w:w="1950" w:type="dxa"/>
            <w:tcBorders>
              <w:left w:val="single" w:sz="4" w:space="0" w:color="000000"/>
              <w:bottom w:val="single" w:sz="4" w:space="0" w:color="000000"/>
            </w:tcBorders>
            <w:shd w:val="clear" w:color="auto" w:fill="FFFF99"/>
            <w:tcMar>
              <w:top w:w="0" w:type="dxa"/>
              <w:left w:w="70" w:type="dxa"/>
              <w:bottom w:w="0" w:type="dxa"/>
              <w:right w:w="70" w:type="dxa"/>
            </w:tcMar>
            <w:vAlign w:val="bottom"/>
          </w:tcPr>
          <w:p w:rsidR="00B55BB6" w:rsidRPr="00673E73" w:rsidRDefault="00B55BB6" w:rsidP="00B55BB6">
            <w:pPr>
              <w:pStyle w:val="Standard"/>
              <w:snapToGrid w:val="0"/>
              <w:rPr>
                <w:rFonts w:ascii="Arial" w:hAnsi="Arial" w:cs="Arial"/>
                <w:sz w:val="20"/>
                <w:szCs w:val="20"/>
                <w:lang w:val="en-US"/>
              </w:rPr>
            </w:pPr>
            <w:r w:rsidRPr="00673E73">
              <w:rPr>
                <w:rFonts w:ascii="Arial" w:hAnsi="Arial" w:cs="Arial"/>
                <w:sz w:val="20"/>
                <w:szCs w:val="20"/>
                <w:lang w:val="en-US"/>
              </w:rPr>
              <w:t>Documentation</w:t>
            </w:r>
          </w:p>
        </w:tc>
        <w:tc>
          <w:tcPr>
            <w:tcW w:w="7680" w:type="dxa"/>
            <w:tcBorders>
              <w:left w:val="single" w:sz="4" w:space="0" w:color="000000"/>
              <w:bottom w:val="single" w:sz="4" w:space="0" w:color="000000"/>
              <w:right w:val="single" w:sz="4" w:space="0" w:color="000000"/>
            </w:tcBorders>
            <w:tcMar>
              <w:top w:w="0" w:type="dxa"/>
              <w:left w:w="70" w:type="dxa"/>
              <w:bottom w:w="0" w:type="dxa"/>
              <w:right w:w="70" w:type="dxa"/>
            </w:tcMar>
            <w:vAlign w:val="bottom"/>
          </w:tcPr>
          <w:p w:rsidR="00B55BB6" w:rsidRPr="0056380F" w:rsidRDefault="00B55BB6" w:rsidP="00B55BB6">
            <w:pPr>
              <w:pStyle w:val="Standard"/>
              <w:snapToGrid w:val="0"/>
              <w:rPr>
                <w:rFonts w:ascii="Arial" w:hAnsi="Arial" w:cs="Arial"/>
                <w:sz w:val="20"/>
                <w:szCs w:val="20"/>
                <w:lang w:val="en-US"/>
              </w:rPr>
            </w:pPr>
            <w:r w:rsidRPr="0056380F">
              <w:rPr>
                <w:rFonts w:ascii="Arial" w:hAnsi="Arial" w:cs="Arial"/>
                <w:sz w:val="20"/>
                <w:szCs w:val="20"/>
                <w:lang w:val="en-US"/>
              </w:rPr>
              <w:t>TWG US/US_Check-list_UserRequirements_Template_MálagaProvinceCouncil.doc</w:t>
            </w:r>
            <w:r w:rsidRPr="00673E73">
              <w:rPr>
                <w:rFonts w:ascii="Arial" w:hAnsi="Arial" w:cs="Arial"/>
                <w:sz w:val="20"/>
                <w:szCs w:val="20"/>
                <w:lang w:val="en-US"/>
              </w:rPr>
              <w:t xml:space="preserve"> at CIRCA </w:t>
            </w:r>
            <w:r w:rsidRPr="0056380F">
              <w:rPr>
                <w:rFonts w:ascii="Arial" w:hAnsi="Arial" w:cs="Arial"/>
                <w:sz w:val="20"/>
                <w:szCs w:val="20"/>
                <w:lang w:val="en-US"/>
              </w:rPr>
              <w:t>Library/Drafting Team Folders/Data Specifications/Thematic Working Groups/Utility an...ices (US)/TWG US Use cases</w:t>
            </w:r>
          </w:p>
        </w:tc>
      </w:tr>
    </w:tbl>
    <w:p w:rsidR="00B55BB6" w:rsidRDefault="00B55BB6" w:rsidP="00B55BB6">
      <w:pPr>
        <w:pStyle w:val="Standard"/>
        <w:rPr>
          <w:rFonts w:ascii="Arial" w:hAnsi="Arial" w:cs="Arial"/>
          <w:sz w:val="20"/>
          <w:szCs w:val="20"/>
          <w:lang w:val="en-US"/>
        </w:rPr>
      </w:pPr>
    </w:p>
    <w:p w:rsidR="00C37089" w:rsidRDefault="00C37089" w:rsidP="00B55BB6">
      <w:pPr>
        <w:pStyle w:val="Standard"/>
        <w:rPr>
          <w:rFonts w:ascii="Arial" w:hAnsi="Arial" w:cs="Arial"/>
          <w:sz w:val="20"/>
          <w:szCs w:val="20"/>
          <w:lang w:val="en-US"/>
        </w:rPr>
      </w:pPr>
    </w:p>
    <w:p w:rsidR="00C37089" w:rsidRDefault="00C37089" w:rsidP="00B55BB6">
      <w:pPr>
        <w:pStyle w:val="Standard"/>
        <w:rPr>
          <w:rFonts w:ascii="Arial" w:hAnsi="Arial" w:cs="Arial"/>
          <w:sz w:val="20"/>
          <w:szCs w:val="20"/>
          <w:lang w:val="en-US"/>
        </w:rPr>
      </w:pPr>
    </w:p>
    <w:p w:rsidR="00C37089" w:rsidRDefault="00C37089" w:rsidP="00B55BB6">
      <w:pPr>
        <w:pStyle w:val="Standard"/>
        <w:rPr>
          <w:rFonts w:ascii="Arial" w:hAnsi="Arial" w:cs="Arial"/>
          <w:sz w:val="20"/>
          <w:szCs w:val="20"/>
          <w:lang w:val="en-US"/>
        </w:rPr>
      </w:pPr>
    </w:p>
    <w:p w:rsidR="00C37089" w:rsidRDefault="00C37089" w:rsidP="00B55BB6">
      <w:pPr>
        <w:pStyle w:val="Standard"/>
        <w:rPr>
          <w:rFonts w:ascii="Arial" w:hAnsi="Arial" w:cs="Arial"/>
          <w:sz w:val="20"/>
          <w:szCs w:val="20"/>
          <w:lang w:val="en-US"/>
        </w:rPr>
      </w:pPr>
    </w:p>
    <w:p w:rsidR="00C37089" w:rsidRDefault="00C37089" w:rsidP="00B55BB6">
      <w:pPr>
        <w:pStyle w:val="Standard"/>
        <w:rPr>
          <w:rFonts w:ascii="Arial" w:hAnsi="Arial" w:cs="Arial"/>
          <w:sz w:val="20"/>
          <w:szCs w:val="20"/>
          <w:lang w:val="en-US"/>
        </w:rPr>
      </w:pPr>
    </w:p>
    <w:p w:rsidR="00C37089" w:rsidRDefault="00C37089" w:rsidP="00B55BB6">
      <w:pPr>
        <w:pStyle w:val="Standard"/>
        <w:rPr>
          <w:rFonts w:ascii="Arial" w:hAnsi="Arial" w:cs="Arial"/>
          <w:sz w:val="20"/>
          <w:szCs w:val="20"/>
          <w:lang w:val="en-US"/>
        </w:rPr>
      </w:pPr>
    </w:p>
    <w:p w:rsidR="00C37089" w:rsidRPr="0056380F" w:rsidRDefault="00C37089" w:rsidP="00B55BB6">
      <w:pPr>
        <w:pStyle w:val="Standard"/>
        <w:rPr>
          <w:rFonts w:ascii="Arial" w:hAnsi="Arial" w:cs="Arial"/>
          <w:sz w:val="20"/>
          <w:szCs w:val="20"/>
          <w:lang w:val="en-US"/>
        </w:rPr>
      </w:pPr>
    </w:p>
    <w:p w:rsidR="00B55BB6" w:rsidRPr="00E724B2" w:rsidRDefault="00B55BB6" w:rsidP="006C020A">
      <w:pPr>
        <w:pStyle w:val="a2"/>
      </w:pPr>
      <w:bookmarkStart w:id="732" w:name="_Toc339277139"/>
      <w:bookmarkStart w:id="733" w:name="_Toc339278007"/>
      <w:bookmarkStart w:id="734" w:name="_Toc374519990"/>
      <w:r w:rsidRPr="00E724B2">
        <w:t>Use case for “</w:t>
      </w:r>
      <w:r>
        <w:t>Waste Management</w:t>
      </w:r>
      <w:r w:rsidRPr="00E724B2">
        <w:t>”</w:t>
      </w:r>
      <w:bookmarkEnd w:id="732"/>
      <w:bookmarkEnd w:id="733"/>
      <w:bookmarkEnd w:id="734"/>
    </w:p>
    <w:p w:rsidR="00B55BB6" w:rsidRPr="00F7023B" w:rsidRDefault="00B55BB6" w:rsidP="006C020A">
      <w:pPr>
        <w:pStyle w:val="a3"/>
      </w:pPr>
      <w:bookmarkStart w:id="735" w:name="_Toc283889781"/>
      <w:bookmarkStart w:id="736" w:name="_Toc339277140"/>
      <w:bookmarkStart w:id="737" w:name="_Toc339278008"/>
      <w:bookmarkStart w:id="738" w:name="_Toc347405645"/>
      <w:bookmarkStart w:id="739" w:name="_Toc347755044"/>
      <w:bookmarkStart w:id="740" w:name="_Toc374519991"/>
      <w:r w:rsidRPr="00F7023B">
        <w:t>Introduction</w:t>
      </w:r>
      <w:bookmarkEnd w:id="735"/>
      <w:bookmarkEnd w:id="736"/>
      <w:bookmarkEnd w:id="737"/>
      <w:bookmarkEnd w:id="738"/>
      <w:bookmarkEnd w:id="739"/>
      <w:bookmarkEnd w:id="740"/>
    </w:p>
    <w:p w:rsidR="00B55BB6" w:rsidRDefault="00B55BB6" w:rsidP="00B55BB6">
      <w:pPr>
        <w:rPr>
          <w:lang w:val="en-US"/>
        </w:rPr>
      </w:pPr>
    </w:p>
    <w:p w:rsidR="00B55BB6" w:rsidRPr="008D3E5A" w:rsidRDefault="00B55BB6" w:rsidP="00B55BB6">
      <w:pPr>
        <w:rPr>
          <w:lang w:val="en-US"/>
        </w:rPr>
      </w:pPr>
      <w:r w:rsidRPr="008D3E5A">
        <w:rPr>
          <w:lang w:val="en-US"/>
        </w:rPr>
        <w:t>Developing Use-Cases is a powerful method for creating information products, which has been adopted for INSPIRE data specification process. The INSPIRE Methodology for Data Specification Development (D2.6) foresees a user-driven specification method based on use-case development. This approach has been fo</w:t>
      </w:r>
      <w:r w:rsidRPr="008D3E5A">
        <w:rPr>
          <w:lang w:val="en-US"/>
        </w:rPr>
        <w:t>l</w:t>
      </w:r>
      <w:r w:rsidRPr="008D3E5A">
        <w:rPr>
          <w:lang w:val="en-US"/>
        </w:rPr>
        <w:t>lowed during the development of the Annex I Data themes and is now followed by the Annex II and III Th</w:t>
      </w:r>
      <w:r w:rsidRPr="008D3E5A">
        <w:rPr>
          <w:lang w:val="en-US"/>
        </w:rPr>
        <w:t>e</w:t>
      </w:r>
      <w:r w:rsidRPr="008D3E5A">
        <w:rPr>
          <w:lang w:val="en-US"/>
        </w:rPr>
        <w:t xml:space="preserve">matic Working Groups (TWGs). </w:t>
      </w:r>
    </w:p>
    <w:p w:rsidR="00B55BB6" w:rsidRPr="008D3E5A" w:rsidRDefault="00B55BB6" w:rsidP="00B55BB6">
      <w:pPr>
        <w:rPr>
          <w:lang w:val="en-US"/>
        </w:rPr>
      </w:pPr>
    </w:p>
    <w:p w:rsidR="00B55BB6" w:rsidRDefault="00B55BB6" w:rsidP="00B55BB6">
      <w:pPr>
        <w:rPr>
          <w:lang w:val="en-US"/>
        </w:rPr>
      </w:pPr>
      <w:r w:rsidRPr="008D3E5A">
        <w:rPr>
          <w:lang w:val="en-US"/>
        </w:rPr>
        <w:t>Development of common Use-Case</w:t>
      </w:r>
      <w:r>
        <w:rPr>
          <w:lang w:val="en-US"/>
        </w:rPr>
        <w:t>s</w:t>
      </w:r>
      <w:r w:rsidRPr="008D3E5A">
        <w:rPr>
          <w:lang w:val="en-US"/>
        </w:rPr>
        <w:t xml:space="preserve"> would not only show possible inter-linkages and dependencies among INSPIRE Data themes, </w:t>
      </w:r>
      <w:r w:rsidR="00A63C5A">
        <w:rPr>
          <w:lang w:val="en-US"/>
        </w:rPr>
        <w:t xml:space="preserve">they </w:t>
      </w:r>
      <w:r w:rsidRPr="008D3E5A">
        <w:rPr>
          <w:lang w:val="en-US"/>
        </w:rPr>
        <w:t>also serve as a real demonstrator of the interoperability of the INSPIRE data specific</w:t>
      </w:r>
      <w:r w:rsidRPr="008D3E5A">
        <w:rPr>
          <w:lang w:val="en-US"/>
        </w:rPr>
        <w:t>a</w:t>
      </w:r>
      <w:r w:rsidRPr="008D3E5A">
        <w:rPr>
          <w:lang w:val="en-US"/>
        </w:rPr>
        <w:t xml:space="preserve">tions.  </w:t>
      </w:r>
    </w:p>
    <w:p w:rsidR="00B55BB6" w:rsidRDefault="00B55BB6" w:rsidP="00B55BB6">
      <w:pPr>
        <w:rPr>
          <w:lang w:val="en-US"/>
        </w:rPr>
      </w:pPr>
    </w:p>
    <w:p w:rsidR="00B55BB6" w:rsidRPr="004703DF" w:rsidRDefault="00B55BB6" w:rsidP="00B55BB6">
      <w:pPr>
        <w:rPr>
          <w:lang w:val="en-US"/>
        </w:rPr>
      </w:pPr>
      <w:r>
        <w:rPr>
          <w:lang w:val="en-US"/>
        </w:rPr>
        <w:t xml:space="preserve">This document is related with the </w:t>
      </w:r>
      <w:r w:rsidRPr="004F1C85">
        <w:rPr>
          <w:lang w:val="en-US"/>
        </w:rPr>
        <w:t xml:space="preserve">development, monitoring and disclosure of </w:t>
      </w:r>
      <w:r>
        <w:rPr>
          <w:lang w:val="en-US"/>
        </w:rPr>
        <w:t xml:space="preserve">waste </w:t>
      </w:r>
      <w:r w:rsidRPr="004F1C85">
        <w:rPr>
          <w:lang w:val="en-US"/>
        </w:rPr>
        <w:t>plans</w:t>
      </w:r>
      <w:r>
        <w:rPr>
          <w:lang w:val="en-US"/>
        </w:rPr>
        <w:t xml:space="preserve"> developed by different Members States, directly or transferred to Regional Governments, </w:t>
      </w:r>
      <w:r w:rsidRPr="004F1C85">
        <w:rPr>
          <w:lang w:val="en-US"/>
        </w:rPr>
        <w:t>following the requirements sta</w:t>
      </w:r>
      <w:r w:rsidRPr="004F1C85">
        <w:rPr>
          <w:lang w:val="en-US"/>
        </w:rPr>
        <w:t>b</w:t>
      </w:r>
      <w:r w:rsidRPr="004F1C85">
        <w:rPr>
          <w:lang w:val="en-US"/>
        </w:rPr>
        <w:t xml:space="preserve">lished by the Directive </w:t>
      </w:r>
      <w:r w:rsidRPr="008D3E5A">
        <w:rPr>
          <w:b/>
          <w:lang w:val="en-US"/>
        </w:rPr>
        <w:t>2006/12/EC of the European Parliament and of the Council of 5 April 2006 on waste</w:t>
      </w:r>
      <w:r>
        <w:rPr>
          <w:b/>
          <w:lang w:val="en-US"/>
        </w:rPr>
        <w:t xml:space="preserve">.  </w:t>
      </w:r>
      <w:r w:rsidRPr="004703DF">
        <w:rPr>
          <w:lang w:val="en-US"/>
        </w:rPr>
        <w:t>As resume, this establishes the legislative framework for the handling of waste in the Co</w:t>
      </w:r>
      <w:r w:rsidRPr="004703DF">
        <w:rPr>
          <w:lang w:val="en-US"/>
        </w:rPr>
        <w:t>m</w:t>
      </w:r>
      <w:r w:rsidRPr="004703DF">
        <w:rPr>
          <w:lang w:val="en-US"/>
        </w:rPr>
        <w:t>munity</w:t>
      </w:r>
      <w:r>
        <w:rPr>
          <w:lang w:val="en-US"/>
        </w:rPr>
        <w:t xml:space="preserve"> and the obligation for the member states to draw up waste managements plans as part of it. A more general extract of the Dire</w:t>
      </w:r>
      <w:r>
        <w:rPr>
          <w:lang w:val="en-US"/>
        </w:rPr>
        <w:t>c</w:t>
      </w:r>
      <w:r>
        <w:rPr>
          <w:lang w:val="en-US"/>
        </w:rPr>
        <w:t xml:space="preserve">tive and its potential implication </w:t>
      </w:r>
    </w:p>
    <w:p w:rsidR="00B55BB6" w:rsidRDefault="00B55BB6" w:rsidP="00B55BB6">
      <w:pPr>
        <w:rPr>
          <w:b/>
          <w:lang w:val="en-US"/>
        </w:rPr>
      </w:pPr>
    </w:p>
    <w:p w:rsidR="00B55BB6" w:rsidRDefault="00B55BB6" w:rsidP="00B55BB6">
      <w:pPr>
        <w:rPr>
          <w:lang w:val="en-US"/>
        </w:rPr>
      </w:pPr>
      <w:r w:rsidRPr="00A2073A">
        <w:rPr>
          <w:lang w:val="en-US"/>
        </w:rPr>
        <w:t xml:space="preserve">There are several </w:t>
      </w:r>
      <w:r>
        <w:rPr>
          <w:lang w:val="en-US"/>
        </w:rPr>
        <w:t>initiatives already accessible that show Geo-referenced information, different thematic covertures linked, as result of the implementation of these plans. Geographical information is also a</w:t>
      </w:r>
      <w:r>
        <w:rPr>
          <w:lang w:val="en-US"/>
        </w:rPr>
        <w:t>t</w:t>
      </w:r>
      <w:r>
        <w:rPr>
          <w:lang w:val="en-US"/>
        </w:rPr>
        <w:t xml:space="preserve">tached to other kind of formats where this plans are described. </w:t>
      </w:r>
    </w:p>
    <w:p w:rsidR="00B55BB6" w:rsidRDefault="00B55BB6" w:rsidP="00B55BB6">
      <w:pPr>
        <w:rPr>
          <w:lang w:val="en-US"/>
        </w:rPr>
      </w:pPr>
    </w:p>
    <w:p w:rsidR="00B55BB6" w:rsidRDefault="00B55BB6" w:rsidP="00B55BB6">
      <w:pPr>
        <w:rPr>
          <w:lang w:val="en-US"/>
        </w:rPr>
      </w:pPr>
      <w:r>
        <w:rPr>
          <w:lang w:val="en-US"/>
        </w:rPr>
        <w:t>Some real examples can be acceded here:</w:t>
      </w:r>
    </w:p>
    <w:p w:rsidR="00B55BB6" w:rsidRDefault="00B55BB6" w:rsidP="00B55BB6">
      <w:pPr>
        <w:rPr>
          <w:lang w:val="en-US"/>
        </w:rPr>
      </w:pPr>
    </w:p>
    <w:p w:rsidR="00B55BB6" w:rsidRDefault="00B55BB6" w:rsidP="00B55BB6">
      <w:pPr>
        <w:rPr>
          <w:lang w:val="en-US"/>
        </w:rPr>
      </w:pPr>
      <w:r w:rsidRPr="00A334B2">
        <w:rPr>
          <w:i/>
          <w:lang w:val="en-US"/>
        </w:rPr>
        <w:t>http://www.sepa.org.uk/waste/waste_infrastructure_maps.aspx</w:t>
      </w:r>
      <w:r>
        <w:rPr>
          <w:lang w:val="en-US"/>
        </w:rPr>
        <w:t xml:space="preserve"> </w:t>
      </w:r>
    </w:p>
    <w:p w:rsidR="00B55BB6" w:rsidRDefault="00B55BB6" w:rsidP="00B55BB6">
      <w:pPr>
        <w:rPr>
          <w:lang w:val="en-US"/>
        </w:rPr>
      </w:pPr>
    </w:p>
    <w:p w:rsidR="00B55BB6" w:rsidRDefault="00B55BB6" w:rsidP="00B55BB6">
      <w:pPr>
        <w:rPr>
          <w:lang w:val="en-US"/>
        </w:rPr>
      </w:pPr>
      <w:r w:rsidRPr="00A334B2">
        <w:rPr>
          <w:i/>
          <w:lang w:val="en-US"/>
        </w:rPr>
        <w:t>http://www.wicklow.ie/Apps/WicklowBeta/Publications/Environment/WasteManPlan/Final%202006-2011%20Waste%20Management%20Plan%20Volume%203.pdf</w:t>
      </w:r>
    </w:p>
    <w:p w:rsidR="00B55BB6" w:rsidRDefault="00B55BB6" w:rsidP="00B55BB6">
      <w:pPr>
        <w:rPr>
          <w:lang w:val="en-US"/>
        </w:rPr>
      </w:pPr>
    </w:p>
    <w:p w:rsidR="00B55BB6" w:rsidRDefault="00B55BB6" w:rsidP="00B55BB6">
      <w:pPr>
        <w:rPr>
          <w:lang w:val="en-US"/>
        </w:rPr>
      </w:pPr>
      <w:r w:rsidRPr="00A334B2">
        <w:rPr>
          <w:i/>
          <w:lang w:val="en-US"/>
        </w:rPr>
        <w:t>http://www.walesregionalwasteplans.gov.uk/south_west/regional_waste_plan_first_review.html</w:t>
      </w:r>
      <w:r>
        <w:rPr>
          <w:lang w:val="en-US"/>
        </w:rPr>
        <w:t xml:space="preserve"> </w:t>
      </w:r>
    </w:p>
    <w:p w:rsidR="00B55BB6" w:rsidRDefault="00B55BB6" w:rsidP="00B55BB6">
      <w:pPr>
        <w:rPr>
          <w:lang w:val="en-US"/>
        </w:rPr>
      </w:pPr>
    </w:p>
    <w:p w:rsidR="00B55BB6" w:rsidRDefault="00B55BB6" w:rsidP="00B55BB6">
      <w:pPr>
        <w:rPr>
          <w:lang w:val="en-US"/>
        </w:rPr>
      </w:pPr>
      <w:r w:rsidRPr="00A334B2">
        <w:rPr>
          <w:i/>
          <w:lang w:val="en-US"/>
        </w:rPr>
        <w:t>http://www.legislation.gov.uk/uksi/2008/314/regulation/6/made</w:t>
      </w:r>
      <w:r>
        <w:rPr>
          <w:lang w:val="en-US"/>
        </w:rPr>
        <w:t xml:space="preserve"> </w:t>
      </w:r>
    </w:p>
    <w:p w:rsidR="00B55BB6" w:rsidRDefault="00B55BB6" w:rsidP="00B55BB6">
      <w:pPr>
        <w:rPr>
          <w:lang w:val="en-US"/>
        </w:rPr>
      </w:pPr>
    </w:p>
    <w:p w:rsidR="00B55BB6" w:rsidRDefault="00B55BB6" w:rsidP="00B55BB6">
      <w:pPr>
        <w:rPr>
          <w:lang w:val="en-US"/>
        </w:rPr>
      </w:pPr>
      <w:r w:rsidRPr="00A334B2">
        <w:rPr>
          <w:i/>
          <w:lang w:val="en-US"/>
        </w:rPr>
        <w:t>http://www.devon.gov.uk/index/environment/planning-system/planning_minerals_and_waste/waste_planning/waste_local_plan-2.htm</w:t>
      </w:r>
      <w:r>
        <w:rPr>
          <w:lang w:val="en-US"/>
        </w:rPr>
        <w:t xml:space="preserve"> </w:t>
      </w:r>
    </w:p>
    <w:p w:rsidR="00B55BB6" w:rsidRDefault="00B55BB6" w:rsidP="00B55BB6">
      <w:pPr>
        <w:rPr>
          <w:lang w:val="en-US"/>
        </w:rPr>
      </w:pPr>
    </w:p>
    <w:p w:rsidR="00B55BB6" w:rsidRDefault="00B55BB6" w:rsidP="00B55BB6">
      <w:pPr>
        <w:rPr>
          <w:lang w:val="en-US"/>
        </w:rPr>
      </w:pPr>
      <w:r w:rsidRPr="00A334B2">
        <w:rPr>
          <w:i/>
          <w:lang w:val="en-US"/>
        </w:rPr>
        <w:t>http://www.epa.ie/whatwedo/resource/hazardous/</w:t>
      </w:r>
    </w:p>
    <w:p w:rsidR="00B55BB6" w:rsidRPr="00674555" w:rsidRDefault="00B55BB6" w:rsidP="00B55BB6">
      <w:pPr>
        <w:rPr>
          <w:lang w:val="en-US"/>
        </w:rPr>
      </w:pPr>
    </w:p>
    <w:p w:rsidR="00B55BB6" w:rsidRPr="00A2073A" w:rsidRDefault="00B55BB6" w:rsidP="00B55BB6">
      <w:pPr>
        <w:rPr>
          <w:lang w:val="en-US"/>
        </w:rPr>
      </w:pPr>
      <w:r>
        <w:rPr>
          <w:lang w:val="en-US"/>
        </w:rPr>
        <w:t>There are different approaches to this Use Case (definition, management, publication</w:t>
      </w:r>
      <w:r w:rsidR="00A63C5A">
        <w:rPr>
          <w:lang w:val="en-US"/>
        </w:rPr>
        <w:t>)</w:t>
      </w:r>
      <w:r>
        <w:rPr>
          <w:lang w:val="en-US"/>
        </w:rPr>
        <w:t xml:space="preserve"> </w:t>
      </w:r>
      <w:r w:rsidR="00A63C5A">
        <w:rPr>
          <w:lang w:val="en-US"/>
        </w:rPr>
        <w:t>like</w:t>
      </w:r>
      <w:r>
        <w:rPr>
          <w:lang w:val="en-US"/>
        </w:rPr>
        <w:t xml:space="preserve"> is explained. </w:t>
      </w:r>
    </w:p>
    <w:p w:rsidR="00B55BB6" w:rsidRDefault="00B55BB6"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Pr="004F1C85" w:rsidRDefault="001D7282" w:rsidP="00B55BB6">
      <w:pPr>
        <w:rPr>
          <w:lang w:val="en-US"/>
        </w:rPr>
      </w:pPr>
    </w:p>
    <w:p w:rsidR="00B55BB6" w:rsidRPr="00E724B2" w:rsidRDefault="00B55BB6" w:rsidP="006C020A">
      <w:pPr>
        <w:pStyle w:val="a3"/>
      </w:pPr>
      <w:bookmarkStart w:id="741" w:name="_Toc339277141"/>
      <w:bookmarkStart w:id="742" w:name="_Toc339278009"/>
      <w:bookmarkStart w:id="743" w:name="_Toc347405646"/>
      <w:bookmarkStart w:id="744" w:name="_Toc347755045"/>
      <w:bookmarkStart w:id="745" w:name="_Toc374519992"/>
      <w:r w:rsidRPr="00E724B2">
        <w:t xml:space="preserve">Use case description: Use case </w:t>
      </w:r>
      <w:r>
        <w:t>Waste Management Plans and Waste Shipments.</w:t>
      </w:r>
      <w:bookmarkEnd w:id="741"/>
      <w:bookmarkEnd w:id="742"/>
      <w:bookmarkEnd w:id="743"/>
      <w:bookmarkEnd w:id="744"/>
      <w:bookmarkEnd w:id="745"/>
    </w:p>
    <w:p w:rsidR="00B55BB6" w:rsidRPr="00E724B2" w:rsidRDefault="00B55BB6" w:rsidP="00B55BB6">
      <w:pPr>
        <w:rPr>
          <w:rFonts w:cs="Arial"/>
          <w:i/>
        </w:rPr>
      </w:pPr>
    </w:p>
    <w:p w:rsidR="00B55BB6" w:rsidRPr="00E724B2" w:rsidRDefault="00B55BB6" w:rsidP="00B55BB6">
      <w:pPr>
        <w:rPr>
          <w:rFonts w:cs="Arial"/>
          <w:b/>
          <w:lang w:val="en-US"/>
        </w:rPr>
      </w:pPr>
      <w:r w:rsidRPr="00E724B2">
        <w:rPr>
          <w:rFonts w:cs="Arial"/>
          <w:b/>
          <w:lang w:val="en-US"/>
        </w:rPr>
        <w:t>Part 1: UML use case diagram</w:t>
      </w:r>
    </w:p>
    <w:p w:rsidR="00B55BB6" w:rsidRDefault="00B55BB6" w:rsidP="00B55BB6">
      <w:pPr>
        <w:rPr>
          <w:b/>
          <w:lang w:val="en-US"/>
        </w:rPr>
      </w:pPr>
    </w:p>
    <w:p w:rsidR="00B55BB6" w:rsidRDefault="003A6388" w:rsidP="00B55BB6">
      <w:pPr>
        <w:rPr>
          <w:b/>
          <w:lang w:val="en-US"/>
        </w:rPr>
      </w:pPr>
      <w:r w:rsidRPr="00336C9A">
        <w:rPr>
          <w:b/>
          <w:noProof/>
          <w:lang w:val="it-IT" w:eastAsia="it-IT"/>
        </w:rPr>
        <w:drawing>
          <wp:inline distT="0" distB="0" distL="0" distR="0">
            <wp:extent cx="6057900" cy="3514725"/>
            <wp:effectExtent l="0" t="0" r="0" b="0"/>
            <wp:docPr id="27" name="Immagine 2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7900" cy="3514725"/>
                    </a:xfrm>
                    <a:prstGeom prst="rect">
                      <a:avLst/>
                    </a:prstGeom>
                    <a:noFill/>
                    <a:ln>
                      <a:noFill/>
                    </a:ln>
                  </pic:spPr>
                </pic:pic>
              </a:graphicData>
            </a:graphic>
          </wp:inline>
        </w:drawing>
      </w:r>
    </w:p>
    <w:p w:rsidR="00B55BB6" w:rsidRDefault="00B55BB6" w:rsidP="00B55BB6">
      <w:pPr>
        <w:rPr>
          <w:b/>
          <w:lang w:val="en-US"/>
        </w:rPr>
      </w:pPr>
    </w:p>
    <w:p w:rsidR="00B55BB6" w:rsidRDefault="00B55BB6" w:rsidP="00B55BB6">
      <w:pPr>
        <w:rPr>
          <w:rFonts w:cs="Arial"/>
          <w:b/>
          <w:lang w:val="en-US"/>
        </w:rPr>
      </w:pPr>
      <w:bookmarkStart w:id="746" w:name="_Toc283889783"/>
      <w:r>
        <w:rPr>
          <w:rFonts w:cs="Arial"/>
          <w:b/>
          <w:lang w:val="en-US"/>
        </w:rPr>
        <w:t xml:space="preserve">Part 2: </w:t>
      </w:r>
      <w:r w:rsidRPr="00F7023B">
        <w:rPr>
          <w:rFonts w:cs="Arial"/>
          <w:b/>
          <w:lang w:val="en-US"/>
        </w:rPr>
        <w:t>Background Legislation</w:t>
      </w:r>
      <w:bookmarkEnd w:id="746"/>
    </w:p>
    <w:p w:rsidR="00B55BB6" w:rsidRDefault="00B55BB6" w:rsidP="00B55BB6">
      <w:pPr>
        <w:rPr>
          <w:rFonts w:cs="Arial"/>
          <w:b/>
          <w:lang w:val="en-US"/>
        </w:rPr>
      </w:pPr>
    </w:p>
    <w:p w:rsidR="00B55BB6" w:rsidRPr="002B54A0" w:rsidRDefault="00B55BB6" w:rsidP="00B55BB6">
      <w:pPr>
        <w:pStyle w:val="NormaleWeb"/>
        <w:rPr>
          <w:rFonts w:ascii="Arial" w:hAnsi="Arial"/>
          <w:sz w:val="20"/>
          <w:szCs w:val="20"/>
          <w:lang w:eastAsia="zh-CN"/>
        </w:rPr>
      </w:pPr>
      <w:r w:rsidRPr="002B54A0">
        <w:rPr>
          <w:rFonts w:ascii="Arial" w:hAnsi="Arial"/>
          <w:i/>
          <w:sz w:val="20"/>
          <w:szCs w:val="20"/>
          <w:lang w:eastAsia="zh-CN"/>
        </w:rPr>
        <w:t>Directive 2008/98/EC</w:t>
      </w:r>
      <w:r w:rsidRPr="002B54A0">
        <w:rPr>
          <w:rFonts w:ascii="Arial" w:hAnsi="Arial"/>
          <w:sz w:val="20"/>
          <w:szCs w:val="20"/>
          <w:lang w:eastAsia="zh-CN"/>
        </w:rPr>
        <w:t xml:space="preserve"> sets the basic concepts and definitions related to waste managament, such as def</w:t>
      </w:r>
      <w:r w:rsidRPr="002B54A0">
        <w:rPr>
          <w:rFonts w:ascii="Arial" w:hAnsi="Arial"/>
          <w:sz w:val="20"/>
          <w:szCs w:val="20"/>
          <w:lang w:eastAsia="zh-CN"/>
        </w:rPr>
        <w:t>i</w:t>
      </w:r>
      <w:r w:rsidRPr="002B54A0">
        <w:rPr>
          <w:rFonts w:ascii="Arial" w:hAnsi="Arial"/>
          <w:sz w:val="20"/>
          <w:szCs w:val="20"/>
          <w:lang w:eastAsia="zh-CN"/>
        </w:rPr>
        <w:t>nitions of waste, recycling, recovery. It explains when waste ceases to be waste and becomes a seco</w:t>
      </w:r>
      <w:r w:rsidRPr="002B54A0">
        <w:rPr>
          <w:rFonts w:ascii="Arial" w:hAnsi="Arial"/>
          <w:sz w:val="20"/>
          <w:szCs w:val="20"/>
          <w:lang w:eastAsia="zh-CN"/>
        </w:rPr>
        <w:t>n</w:t>
      </w:r>
      <w:r w:rsidRPr="002B54A0">
        <w:rPr>
          <w:rFonts w:ascii="Arial" w:hAnsi="Arial"/>
          <w:sz w:val="20"/>
          <w:szCs w:val="20"/>
          <w:lang w:eastAsia="zh-CN"/>
        </w:rPr>
        <w:t>dary raw material (so called end-of-waste criteria), and how to distinguish between waste and by-products. The Directive lays down some basic waste management principles: it requires that waste be managed without endangering human health and harming the environment, and in particular without risk to water, air, soil, plants or animals, without causing a nuisance through noise or odours, and without adversely affecting the countryside or places of special interest. Waste legislation and policy of the EU Member States shall apply as a priority order the following waste management hierarchy:</w:t>
      </w:r>
    </w:p>
    <w:p w:rsidR="00B55BB6" w:rsidRPr="002B54A0" w:rsidRDefault="003A6388" w:rsidP="00B55BB6">
      <w:pPr>
        <w:ind w:left="2127"/>
        <w:rPr>
          <w:rFonts w:cs="Arial"/>
          <w:b/>
          <w:lang w:val="en"/>
        </w:rPr>
      </w:pPr>
      <w:r w:rsidRPr="00100B17">
        <w:rPr>
          <w:noProof/>
          <w:lang w:val="it-IT" w:eastAsia="it-IT"/>
        </w:rPr>
        <w:drawing>
          <wp:inline distT="0" distB="0" distL="0" distR="0">
            <wp:extent cx="2400300" cy="181927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300" cy="1819275"/>
                    </a:xfrm>
                    <a:prstGeom prst="rect">
                      <a:avLst/>
                    </a:prstGeom>
                    <a:noFill/>
                    <a:ln>
                      <a:noFill/>
                    </a:ln>
                  </pic:spPr>
                </pic:pic>
              </a:graphicData>
            </a:graphic>
          </wp:inline>
        </w:drawing>
      </w:r>
    </w:p>
    <w:p w:rsidR="00B55BB6" w:rsidRPr="001D7282" w:rsidRDefault="00B55BB6" w:rsidP="00B55BB6">
      <w:pPr>
        <w:ind w:firstLine="720"/>
        <w:rPr>
          <w:b/>
          <w:i/>
          <w:lang w:val="en-US"/>
        </w:rPr>
      </w:pPr>
      <w:r w:rsidRPr="001D7282">
        <w:rPr>
          <w:b/>
          <w:i/>
          <w:lang w:val="en-US"/>
        </w:rPr>
        <w:t>Figure.1 Graphical representation of the Waste Hierarchy (not included on the legal document)</w:t>
      </w:r>
    </w:p>
    <w:p w:rsidR="00B55BB6" w:rsidRDefault="00B55BB6" w:rsidP="00B55BB6">
      <w:pPr>
        <w:rPr>
          <w:rFonts w:cs="Arial"/>
          <w:b/>
          <w:lang w:val="en-US"/>
        </w:rPr>
      </w:pPr>
    </w:p>
    <w:p w:rsidR="00B55BB6" w:rsidRDefault="00B55BB6" w:rsidP="00B55BB6">
      <w:pPr>
        <w:rPr>
          <w:rFonts w:cs="Arial"/>
          <w:b/>
          <w:lang w:val="en-US"/>
        </w:rPr>
      </w:pPr>
    </w:p>
    <w:p w:rsidR="00B55BB6" w:rsidRPr="001D7282" w:rsidRDefault="00B55BB6" w:rsidP="00B55BB6">
      <w:pPr>
        <w:pStyle w:val="NormaleWeb"/>
        <w:rPr>
          <w:rFonts w:ascii="Arial" w:hAnsi="Arial"/>
          <w:color w:val="auto"/>
          <w:sz w:val="20"/>
          <w:szCs w:val="20"/>
          <w:lang w:eastAsia="zh-CN"/>
        </w:rPr>
      </w:pPr>
      <w:r w:rsidRPr="001D7282">
        <w:rPr>
          <w:rFonts w:ascii="Arial" w:hAnsi="Arial"/>
          <w:color w:val="auto"/>
          <w:sz w:val="20"/>
          <w:szCs w:val="20"/>
          <w:lang w:eastAsia="zh-CN"/>
        </w:rPr>
        <w:t>Waste management planning is the cornerstone of any national, regional or local policy on waste ma</w:t>
      </w:r>
      <w:r w:rsidRPr="001D7282">
        <w:rPr>
          <w:rFonts w:ascii="Arial" w:hAnsi="Arial"/>
          <w:color w:val="auto"/>
          <w:sz w:val="20"/>
          <w:szCs w:val="20"/>
          <w:lang w:eastAsia="zh-CN"/>
        </w:rPr>
        <w:t>n</w:t>
      </w:r>
      <w:r w:rsidRPr="001D7282">
        <w:rPr>
          <w:rFonts w:ascii="Arial" w:hAnsi="Arial"/>
          <w:color w:val="auto"/>
          <w:sz w:val="20"/>
          <w:szCs w:val="20"/>
          <w:lang w:eastAsia="zh-CN"/>
        </w:rPr>
        <w:t>agement. Indeed, the establishment of a plan allows, taking stock of the existing situation, to define the objectives that need to be met in the future, to formulate appropriate strategies and identify the necessary implementation means.</w:t>
      </w:r>
    </w:p>
    <w:p w:rsidR="00B55BB6" w:rsidRPr="001D7282" w:rsidRDefault="00B55BB6" w:rsidP="00B55BB6">
      <w:pPr>
        <w:pStyle w:val="NormaleWeb"/>
        <w:rPr>
          <w:rFonts w:ascii="Arial" w:hAnsi="Arial"/>
          <w:color w:val="auto"/>
          <w:sz w:val="20"/>
          <w:szCs w:val="20"/>
          <w:lang w:eastAsia="zh-CN"/>
        </w:rPr>
      </w:pPr>
      <w:r w:rsidRPr="001D7282">
        <w:rPr>
          <w:rFonts w:ascii="Arial" w:hAnsi="Arial"/>
          <w:color w:val="auto"/>
          <w:sz w:val="20"/>
          <w:szCs w:val="20"/>
          <w:lang w:eastAsia="zh-CN"/>
        </w:rPr>
        <w:t xml:space="preserve">The drawing up of waste management plans is required by EU legislation on waste. The </w:t>
      </w:r>
      <w:r w:rsidRPr="001D7282">
        <w:rPr>
          <w:rFonts w:ascii="Arial" w:hAnsi="Arial"/>
          <w:i/>
          <w:color w:val="auto"/>
          <w:sz w:val="20"/>
          <w:szCs w:val="20"/>
          <w:lang w:eastAsia="zh-CN"/>
        </w:rPr>
        <w:t>Directive 2006/12/EC</w:t>
      </w:r>
      <w:r w:rsidRPr="001D7282">
        <w:rPr>
          <w:rFonts w:ascii="Arial" w:hAnsi="Arial"/>
          <w:color w:val="auto"/>
          <w:sz w:val="20"/>
          <w:szCs w:val="20"/>
          <w:lang w:eastAsia="zh-CN"/>
        </w:rPr>
        <w:t xml:space="preserve"> on waste sets out the general requirement in Article 7, while specific provisions are laid down with regard to Hazardous waste in Article 6 of Directive </w:t>
      </w:r>
      <w:r w:rsidRPr="001D7282">
        <w:rPr>
          <w:rFonts w:ascii="Arial" w:hAnsi="Arial"/>
          <w:i/>
          <w:color w:val="auto"/>
          <w:sz w:val="20"/>
          <w:szCs w:val="20"/>
          <w:lang w:eastAsia="zh-CN"/>
        </w:rPr>
        <w:t>91/689/EEC</w:t>
      </w:r>
      <w:r w:rsidRPr="001D7282">
        <w:rPr>
          <w:rFonts w:ascii="Arial" w:hAnsi="Arial"/>
          <w:color w:val="auto"/>
          <w:sz w:val="20"/>
          <w:szCs w:val="20"/>
          <w:lang w:eastAsia="zh-CN"/>
        </w:rPr>
        <w:t xml:space="preserve"> and Packaging and Packaging Waste in Article 6 of Directive </w:t>
      </w:r>
      <w:r w:rsidRPr="001D7282">
        <w:rPr>
          <w:rFonts w:ascii="Arial" w:hAnsi="Arial"/>
          <w:i/>
          <w:color w:val="auto"/>
          <w:sz w:val="20"/>
          <w:szCs w:val="20"/>
          <w:lang w:eastAsia="zh-CN"/>
        </w:rPr>
        <w:t xml:space="preserve">94/62/EC </w:t>
      </w:r>
      <w:r w:rsidRPr="001D7282">
        <w:rPr>
          <w:rFonts w:ascii="Arial" w:hAnsi="Arial"/>
          <w:color w:val="auto"/>
          <w:sz w:val="20"/>
          <w:szCs w:val="20"/>
          <w:lang w:eastAsia="zh-CN"/>
        </w:rPr>
        <w:t>.</w:t>
      </w:r>
    </w:p>
    <w:p w:rsidR="00B55BB6" w:rsidRDefault="00B55BB6" w:rsidP="00B55BB6">
      <w:pPr>
        <w:rPr>
          <w:lang w:val="en-US"/>
        </w:rPr>
      </w:pPr>
    </w:p>
    <w:p w:rsidR="00B55BB6" w:rsidRPr="009A5729" w:rsidRDefault="00B55BB6" w:rsidP="00B55BB6">
      <w:pPr>
        <w:rPr>
          <w:lang w:val="en"/>
        </w:rPr>
      </w:pPr>
      <w:r>
        <w:rPr>
          <w:lang w:val="en"/>
        </w:rPr>
        <w:t xml:space="preserve">Economic growth and globalization have led to a worldwide increase of waste transports across borders, whether on the road, by railway or ship. These waste movements or "shipments" sometimes involve hazardous wastes and can pose potential risks to the human health and the environment: </w:t>
      </w:r>
      <w:r w:rsidRPr="00A334B2">
        <w:rPr>
          <w:b/>
          <w:bCs/>
          <w:i/>
          <w:lang w:val="en"/>
        </w:rPr>
        <w:t>Regulation (EC) No 1013/2006 of the European Parliament and of the Council of 14 June 2006</w:t>
      </w:r>
      <w:r>
        <w:rPr>
          <w:lang w:val="en"/>
        </w:rPr>
        <w:t xml:space="preserve"> on shipments of waste - applicable since 12 July 2007.</w:t>
      </w:r>
    </w:p>
    <w:p w:rsidR="00B55BB6" w:rsidRDefault="00B55BB6" w:rsidP="00B55BB6">
      <w:pPr>
        <w:ind w:left="1440" w:firstLine="720"/>
        <w:rPr>
          <w:lang w:val="en-US"/>
        </w:rPr>
      </w:pPr>
    </w:p>
    <w:p w:rsidR="00B55BB6" w:rsidRDefault="00B55BB6" w:rsidP="00B55BB6">
      <w:pPr>
        <w:ind w:firstLine="720"/>
        <w:jc w:val="left"/>
        <w:rPr>
          <w:lang w:val="en-US"/>
        </w:rPr>
      </w:pPr>
    </w:p>
    <w:p w:rsidR="00B55BB6" w:rsidRPr="008D3E5A" w:rsidRDefault="00B55BB6" w:rsidP="00B55BB6">
      <w:pPr>
        <w:rPr>
          <w:lang w:val="en-US"/>
        </w:rPr>
      </w:pPr>
    </w:p>
    <w:p w:rsidR="00B55BB6" w:rsidRPr="00A3144E" w:rsidRDefault="00B55BB6" w:rsidP="00B55BB6">
      <w:pPr>
        <w:rPr>
          <w:b/>
          <w:lang w:val="en-US"/>
        </w:rPr>
      </w:pPr>
    </w:p>
    <w:p w:rsidR="00B55BB6" w:rsidRPr="008D3E5A" w:rsidRDefault="00B55BB6" w:rsidP="00BB2DA1">
      <w:pPr>
        <w:pStyle w:val="Recommendation"/>
      </w:pPr>
      <w:r>
        <w:t xml:space="preserve"> This information about legal acts was extracted from the European Commission wed site. For more detailed information you could visit the original site:  </w:t>
      </w:r>
      <w:r w:rsidRPr="00A334B2">
        <w:rPr>
          <w:i/>
        </w:rPr>
        <w:t>http://ec.europa.eu/environment//waste/index.htm</w:t>
      </w:r>
      <w:r>
        <w:t xml:space="preserve">   </w:t>
      </w:r>
    </w:p>
    <w:p w:rsidR="00B55BB6" w:rsidRPr="00E35405" w:rsidRDefault="00B55BB6" w:rsidP="00B55BB6">
      <w:pPr>
        <w:rPr>
          <w:b/>
        </w:rPr>
      </w:pPr>
    </w:p>
    <w:p w:rsidR="00B55BB6" w:rsidRDefault="00B55BB6" w:rsidP="00B55BB6">
      <w:pPr>
        <w:rPr>
          <w:lang w:val="en-US"/>
        </w:rPr>
      </w:pPr>
    </w:p>
    <w:p w:rsidR="00B55BB6" w:rsidRPr="008D3E5A" w:rsidRDefault="00B55BB6" w:rsidP="00B55BB6">
      <w:pPr>
        <w:rPr>
          <w:lang w:val="en-US"/>
        </w:rPr>
      </w:pPr>
    </w:p>
    <w:p w:rsidR="00B55BB6" w:rsidRPr="00F7023B" w:rsidRDefault="00B55BB6" w:rsidP="00B55BB6">
      <w:pPr>
        <w:rPr>
          <w:rFonts w:cs="Arial"/>
          <w:b/>
          <w:lang w:val="en-US"/>
        </w:rPr>
      </w:pPr>
      <w:bookmarkStart w:id="747" w:name="_Toc283889784"/>
      <w:r>
        <w:rPr>
          <w:rFonts w:cs="Arial"/>
          <w:b/>
          <w:lang w:val="en-US"/>
        </w:rPr>
        <w:t xml:space="preserve">Part 3: </w:t>
      </w:r>
      <w:r w:rsidRPr="00F7023B">
        <w:rPr>
          <w:rFonts w:cs="Arial"/>
          <w:b/>
          <w:lang w:val="en-US"/>
        </w:rPr>
        <w:t>Main Geo-referenced Contents</w:t>
      </w:r>
      <w:bookmarkEnd w:id="747"/>
      <w:r w:rsidRPr="00F7023B">
        <w:rPr>
          <w:rFonts w:cs="Arial"/>
          <w:b/>
          <w:lang w:val="en-US"/>
        </w:rPr>
        <w:t xml:space="preserve"> </w:t>
      </w:r>
      <w:r>
        <w:rPr>
          <w:rFonts w:cs="Arial"/>
          <w:b/>
          <w:lang w:val="en-US"/>
        </w:rPr>
        <w:t xml:space="preserve">of </w:t>
      </w:r>
      <w:r w:rsidRPr="00F7023B">
        <w:rPr>
          <w:rFonts w:cs="Arial"/>
          <w:b/>
          <w:lang w:val="en-US"/>
        </w:rPr>
        <w:t>Waste Plans</w:t>
      </w:r>
    </w:p>
    <w:p w:rsidR="00B55BB6" w:rsidRDefault="00B55BB6" w:rsidP="00B55BB6">
      <w:pPr>
        <w:rPr>
          <w:b/>
          <w:lang w:val="en-US"/>
        </w:rPr>
      </w:pPr>
    </w:p>
    <w:p w:rsidR="00B55BB6" w:rsidRPr="00100B17" w:rsidRDefault="00B55BB6" w:rsidP="00B55BB6">
      <w:pPr>
        <w:rPr>
          <w:b/>
          <w:lang w:val="en-US"/>
        </w:rPr>
      </w:pPr>
      <w:r w:rsidRPr="0034042A">
        <w:rPr>
          <w:lang w:val="en-US"/>
        </w:rPr>
        <w:t>Based on the analysis preformed,</w:t>
      </w:r>
      <w:r>
        <w:rPr>
          <w:b/>
          <w:lang w:val="en-US"/>
        </w:rPr>
        <w:t xml:space="preserve"> o</w:t>
      </w:r>
      <w:r w:rsidRPr="00F2604B">
        <w:rPr>
          <w:lang w:val="en-US"/>
        </w:rPr>
        <w:t xml:space="preserve">nly have been referred the </w:t>
      </w:r>
      <w:r>
        <w:rPr>
          <w:lang w:val="en-US"/>
        </w:rPr>
        <w:t xml:space="preserve">potential </w:t>
      </w:r>
      <w:r w:rsidRPr="00F2604B">
        <w:rPr>
          <w:lang w:val="en-US"/>
        </w:rPr>
        <w:t>chapter</w:t>
      </w:r>
      <w:r>
        <w:rPr>
          <w:lang w:val="en-US"/>
        </w:rPr>
        <w:t>s</w:t>
      </w:r>
      <w:r w:rsidRPr="00F2604B">
        <w:rPr>
          <w:lang w:val="en-US"/>
        </w:rPr>
        <w:t xml:space="preserve"> </w:t>
      </w:r>
      <w:r>
        <w:rPr>
          <w:lang w:val="en-US"/>
        </w:rPr>
        <w:t xml:space="preserve">or parts </w:t>
      </w:r>
      <w:r w:rsidRPr="00F2604B">
        <w:rPr>
          <w:lang w:val="en-US"/>
        </w:rPr>
        <w:t>in which ge</w:t>
      </w:r>
      <w:r w:rsidRPr="00F2604B">
        <w:rPr>
          <w:lang w:val="en-US"/>
        </w:rPr>
        <w:t>o</w:t>
      </w:r>
      <w:r w:rsidRPr="00F2604B">
        <w:rPr>
          <w:lang w:val="en-US"/>
        </w:rPr>
        <w:t xml:space="preserve">graphic information </w:t>
      </w:r>
      <w:r>
        <w:rPr>
          <w:lang w:val="en-US"/>
        </w:rPr>
        <w:t>could be</w:t>
      </w:r>
      <w:r w:rsidRPr="00F2604B">
        <w:rPr>
          <w:lang w:val="en-US"/>
        </w:rPr>
        <w:t xml:space="preserve"> </w:t>
      </w:r>
      <w:r>
        <w:rPr>
          <w:lang w:val="en-US"/>
        </w:rPr>
        <w:t>included and in consequence described as part of the Use Cases</w:t>
      </w:r>
      <w:r w:rsidRPr="00100B17">
        <w:rPr>
          <w:b/>
          <w:lang w:val="en-US"/>
        </w:rPr>
        <w:t>:</w:t>
      </w:r>
    </w:p>
    <w:p w:rsidR="00B55BB6" w:rsidRDefault="00B55BB6" w:rsidP="00B55BB6">
      <w:pPr>
        <w:rPr>
          <w:lang w:val="en-US"/>
        </w:rPr>
      </w:pPr>
    </w:p>
    <w:p w:rsidR="00B55BB6" w:rsidRDefault="00B55BB6" w:rsidP="00B55BB6">
      <w:pPr>
        <w:rPr>
          <w:lang w:val="en-US"/>
        </w:rPr>
      </w:pPr>
      <w:r>
        <w:rPr>
          <w:lang w:val="en-US"/>
        </w:rPr>
        <w:t>The most common administrative level of applicability is at National and Regional. Usually the National level set the guidelines to the Regional and it provides aggregated information of them, following the r</w:t>
      </w:r>
      <w:r>
        <w:rPr>
          <w:lang w:val="en-US"/>
        </w:rPr>
        <w:t>e</w:t>
      </w:r>
      <w:r>
        <w:rPr>
          <w:lang w:val="en-US"/>
        </w:rPr>
        <w:t>quest of the directive, to be sent to the Commission (Art.35.2)</w:t>
      </w:r>
    </w:p>
    <w:p w:rsidR="00B55BB6" w:rsidRDefault="00B55BB6" w:rsidP="00B55BB6">
      <w:pPr>
        <w:rPr>
          <w:lang w:val="en-US"/>
        </w:rPr>
      </w:pPr>
    </w:p>
    <w:p w:rsidR="00B55BB6" w:rsidRDefault="00B55BB6" w:rsidP="00F91CA8">
      <w:pPr>
        <w:numPr>
          <w:ilvl w:val="0"/>
          <w:numId w:val="55"/>
        </w:numPr>
        <w:tabs>
          <w:tab w:val="clear" w:pos="284"/>
          <w:tab w:val="clear" w:pos="567"/>
          <w:tab w:val="clear" w:pos="720"/>
          <w:tab w:val="clear" w:pos="851"/>
          <w:tab w:val="clear" w:pos="1134"/>
          <w:tab w:val="num" w:pos="360"/>
        </w:tabs>
        <w:ind w:left="360"/>
        <w:jc w:val="left"/>
        <w:rPr>
          <w:lang w:val="en-US"/>
        </w:rPr>
      </w:pPr>
      <w:r w:rsidRPr="00F129D5">
        <w:rPr>
          <w:b/>
          <w:lang w:val="en-US"/>
        </w:rPr>
        <w:t>Regional Overview Description:</w:t>
      </w:r>
      <w:r>
        <w:rPr>
          <w:lang w:val="en-US"/>
        </w:rPr>
        <w:t xml:space="preserve"> This is usually a common chapter for all the projects that take place over a delimited territory. In general is focus to describe the territory covered by the plan from different points of view (Environmental, Physical, Economic, demographic, …). This involves links with different INSPIRE TWGs in </w:t>
      </w:r>
      <w:r w:rsidR="00F72EE8">
        <w:rPr>
          <w:lang w:val="en-US"/>
        </w:rPr>
        <w:t>three</w:t>
      </w:r>
      <w:r>
        <w:rPr>
          <w:lang w:val="en-US"/>
        </w:rPr>
        <w:t xml:space="preserve"> main ways:</w:t>
      </w:r>
    </w:p>
    <w:p w:rsidR="00B55BB6" w:rsidRDefault="00B55BB6" w:rsidP="00B55BB6">
      <w:pPr>
        <w:rPr>
          <w:lang w:val="en-US"/>
        </w:rPr>
      </w:pPr>
    </w:p>
    <w:p w:rsidR="00B55BB6" w:rsidRDefault="00B55BB6" w:rsidP="00F91CA8">
      <w:pPr>
        <w:numPr>
          <w:ilvl w:val="1"/>
          <w:numId w:val="55"/>
        </w:numPr>
        <w:tabs>
          <w:tab w:val="clear" w:pos="284"/>
          <w:tab w:val="clear" w:pos="567"/>
          <w:tab w:val="clear" w:pos="851"/>
          <w:tab w:val="clear" w:pos="1134"/>
        </w:tabs>
        <w:jc w:val="left"/>
        <w:rPr>
          <w:lang w:val="en-US"/>
        </w:rPr>
      </w:pPr>
      <w:r>
        <w:rPr>
          <w:lang w:val="en-US"/>
        </w:rPr>
        <w:t>As source of information for the definition of the plan (Art.1.37)</w:t>
      </w:r>
    </w:p>
    <w:p w:rsidR="00B55BB6" w:rsidRDefault="00B55BB6" w:rsidP="00F91CA8">
      <w:pPr>
        <w:numPr>
          <w:ilvl w:val="1"/>
          <w:numId w:val="55"/>
        </w:numPr>
        <w:tabs>
          <w:tab w:val="clear" w:pos="284"/>
          <w:tab w:val="clear" w:pos="567"/>
          <w:tab w:val="clear" w:pos="851"/>
          <w:tab w:val="clear" w:pos="1134"/>
        </w:tabs>
        <w:jc w:val="left"/>
        <w:rPr>
          <w:lang w:val="en-US"/>
        </w:rPr>
      </w:pPr>
      <w:r>
        <w:rPr>
          <w:lang w:val="en-US"/>
        </w:rPr>
        <w:t>As base reference information to identify the Network over the territory (Art.31)</w:t>
      </w:r>
    </w:p>
    <w:p w:rsidR="00B55BB6" w:rsidRDefault="00B55BB6" w:rsidP="00F91CA8">
      <w:pPr>
        <w:numPr>
          <w:ilvl w:val="1"/>
          <w:numId w:val="55"/>
        </w:numPr>
        <w:tabs>
          <w:tab w:val="clear" w:pos="284"/>
          <w:tab w:val="clear" w:pos="567"/>
          <w:tab w:val="clear" w:pos="851"/>
          <w:tab w:val="clear" w:pos="1134"/>
        </w:tabs>
        <w:jc w:val="left"/>
        <w:rPr>
          <w:lang w:val="en-US"/>
        </w:rPr>
      </w:pPr>
      <w:r>
        <w:rPr>
          <w:lang w:val="en-US"/>
        </w:rPr>
        <w:t>As reference for the publication of related indicators (Art.35.2)</w:t>
      </w:r>
    </w:p>
    <w:p w:rsidR="00B55BB6" w:rsidRDefault="00B55BB6" w:rsidP="00B55BB6">
      <w:pPr>
        <w:rPr>
          <w:lang w:val="en-US"/>
        </w:rPr>
      </w:pPr>
    </w:p>
    <w:p w:rsidR="00B55BB6" w:rsidRDefault="00B55BB6" w:rsidP="00B55BB6">
      <w:pPr>
        <w:rPr>
          <w:lang w:val="en-US"/>
        </w:rPr>
      </w:pPr>
      <w:r>
        <w:rPr>
          <w:lang w:val="en-US"/>
        </w:rPr>
        <w:t>Examples of information required and related with other TWG that could be included on this chapter is:</w:t>
      </w:r>
    </w:p>
    <w:p w:rsidR="00B55BB6" w:rsidRDefault="00B55BB6" w:rsidP="00B55BB6">
      <w:pPr>
        <w:rPr>
          <w:lang w:val="en-US"/>
        </w:rPr>
      </w:pPr>
    </w:p>
    <w:p w:rsidR="00B55BB6" w:rsidRDefault="00B55BB6" w:rsidP="00B55BB6">
      <w:pPr>
        <w:ind w:left="720"/>
        <w:rPr>
          <w:lang w:val="en-US"/>
        </w:rPr>
      </w:pPr>
      <w:r w:rsidRPr="00100B17">
        <w:rPr>
          <w:lang w:val="en-US"/>
        </w:rPr>
        <w:t>G</w:t>
      </w:r>
      <w:r>
        <w:rPr>
          <w:lang w:val="en-US"/>
        </w:rPr>
        <w:t>eology - Hydrogeology</w:t>
      </w:r>
      <w:r w:rsidRPr="00100B17">
        <w:rPr>
          <w:lang w:val="en-US"/>
        </w:rPr>
        <w:t xml:space="preserve"> </w:t>
      </w:r>
      <w:r>
        <w:rPr>
          <w:lang w:val="en-US"/>
        </w:rPr>
        <w:t>(</w:t>
      </w:r>
      <w:r w:rsidRPr="00100B17">
        <w:rPr>
          <w:lang w:val="en-US"/>
        </w:rPr>
        <w:t>W</w:t>
      </w:r>
      <w:r>
        <w:rPr>
          <w:lang w:val="en-US"/>
        </w:rPr>
        <w:t>ater</w:t>
      </w:r>
      <w:r w:rsidRPr="00100B17">
        <w:rPr>
          <w:lang w:val="en-US"/>
        </w:rPr>
        <w:t xml:space="preserve"> Q</w:t>
      </w:r>
      <w:r>
        <w:rPr>
          <w:lang w:val="en-US"/>
        </w:rPr>
        <w:t>uality</w:t>
      </w:r>
      <w:r w:rsidRPr="00100B17">
        <w:rPr>
          <w:lang w:val="en-US"/>
        </w:rPr>
        <w:t xml:space="preserve"> M</w:t>
      </w:r>
      <w:r>
        <w:rPr>
          <w:lang w:val="en-US"/>
        </w:rPr>
        <w:t>anagement</w:t>
      </w:r>
      <w:r w:rsidRPr="00100B17">
        <w:rPr>
          <w:lang w:val="en-US"/>
        </w:rPr>
        <w:t xml:space="preserve"> P</w:t>
      </w:r>
      <w:r>
        <w:rPr>
          <w:lang w:val="en-US"/>
        </w:rPr>
        <w:t>lans)</w:t>
      </w:r>
    </w:p>
    <w:p w:rsidR="00B55BB6" w:rsidRPr="00100B17" w:rsidRDefault="00B55BB6" w:rsidP="00F91CA8">
      <w:pPr>
        <w:numPr>
          <w:ilvl w:val="0"/>
          <w:numId w:val="56"/>
        </w:numPr>
        <w:tabs>
          <w:tab w:val="clear" w:pos="284"/>
          <w:tab w:val="clear" w:pos="567"/>
          <w:tab w:val="clear" w:pos="851"/>
          <w:tab w:val="clear" w:pos="1080"/>
          <w:tab w:val="clear" w:pos="1134"/>
          <w:tab w:val="num" w:pos="1800"/>
        </w:tabs>
        <w:ind w:left="1800"/>
        <w:jc w:val="left"/>
        <w:rPr>
          <w:lang w:val="en-US"/>
        </w:rPr>
      </w:pPr>
      <w:r w:rsidRPr="00100B17">
        <w:rPr>
          <w:lang w:val="en-US"/>
        </w:rPr>
        <w:t>Groundwater Vulnerability</w:t>
      </w:r>
    </w:p>
    <w:p w:rsidR="00B55BB6" w:rsidRPr="00100B17" w:rsidRDefault="00B55BB6" w:rsidP="00F91CA8">
      <w:pPr>
        <w:numPr>
          <w:ilvl w:val="0"/>
          <w:numId w:val="56"/>
        </w:numPr>
        <w:tabs>
          <w:tab w:val="clear" w:pos="284"/>
          <w:tab w:val="clear" w:pos="567"/>
          <w:tab w:val="clear" w:pos="851"/>
          <w:tab w:val="clear" w:pos="1080"/>
          <w:tab w:val="clear" w:pos="1134"/>
          <w:tab w:val="num" w:pos="1800"/>
        </w:tabs>
        <w:ind w:left="1800"/>
        <w:jc w:val="left"/>
        <w:rPr>
          <w:lang w:val="en-US"/>
        </w:rPr>
      </w:pPr>
      <w:r w:rsidRPr="00100B17">
        <w:rPr>
          <w:lang w:val="en-US"/>
        </w:rPr>
        <w:t>Groundwater Protection Scheme</w:t>
      </w:r>
    </w:p>
    <w:p w:rsidR="00B55BB6" w:rsidRDefault="00B55BB6" w:rsidP="00F91CA8">
      <w:pPr>
        <w:numPr>
          <w:ilvl w:val="0"/>
          <w:numId w:val="56"/>
        </w:numPr>
        <w:tabs>
          <w:tab w:val="clear" w:pos="284"/>
          <w:tab w:val="clear" w:pos="567"/>
          <w:tab w:val="clear" w:pos="851"/>
          <w:tab w:val="clear" w:pos="1080"/>
          <w:tab w:val="clear" w:pos="1134"/>
          <w:tab w:val="num" w:pos="1800"/>
        </w:tabs>
        <w:ind w:left="1800"/>
        <w:jc w:val="left"/>
        <w:rPr>
          <w:lang w:val="en-US"/>
        </w:rPr>
      </w:pPr>
      <w:r>
        <w:rPr>
          <w:lang w:val="en-US"/>
        </w:rPr>
        <w:t>Groundwater Usage</w:t>
      </w:r>
    </w:p>
    <w:p w:rsidR="00B55BB6" w:rsidRPr="00100B17" w:rsidRDefault="00B55BB6" w:rsidP="00B55BB6">
      <w:pPr>
        <w:ind w:left="720"/>
        <w:rPr>
          <w:lang w:val="en-US"/>
        </w:rPr>
      </w:pPr>
      <w:r>
        <w:rPr>
          <w:lang w:val="en-US"/>
        </w:rPr>
        <w:t>Hydrography</w:t>
      </w:r>
    </w:p>
    <w:p w:rsidR="00B55BB6" w:rsidRPr="00100B17" w:rsidRDefault="00B55BB6" w:rsidP="00B55BB6">
      <w:pPr>
        <w:ind w:left="720"/>
        <w:rPr>
          <w:lang w:val="en-US"/>
        </w:rPr>
      </w:pPr>
      <w:r>
        <w:rPr>
          <w:lang w:val="en-US"/>
        </w:rPr>
        <w:t>Mineral Resources</w:t>
      </w:r>
    </w:p>
    <w:p w:rsidR="00B55BB6" w:rsidRPr="00100B17" w:rsidRDefault="00B55BB6" w:rsidP="00B55BB6">
      <w:pPr>
        <w:ind w:left="720"/>
        <w:rPr>
          <w:lang w:val="en-US"/>
        </w:rPr>
      </w:pPr>
      <w:r>
        <w:rPr>
          <w:lang w:val="en-US"/>
        </w:rPr>
        <w:t xml:space="preserve">Transport Networks Infrastructure </w:t>
      </w:r>
    </w:p>
    <w:p w:rsidR="00B55BB6" w:rsidRPr="00100B17" w:rsidRDefault="00B55BB6" w:rsidP="00F91CA8">
      <w:pPr>
        <w:numPr>
          <w:ilvl w:val="0"/>
          <w:numId w:val="57"/>
        </w:numPr>
        <w:tabs>
          <w:tab w:val="clear" w:pos="284"/>
          <w:tab w:val="clear" w:pos="567"/>
          <w:tab w:val="clear" w:pos="851"/>
          <w:tab w:val="clear" w:pos="1080"/>
          <w:tab w:val="clear" w:pos="1134"/>
          <w:tab w:val="num" w:pos="1800"/>
        </w:tabs>
        <w:ind w:left="1800"/>
        <w:jc w:val="left"/>
        <w:rPr>
          <w:lang w:val="en-US"/>
        </w:rPr>
      </w:pPr>
      <w:r w:rsidRPr="00100B17">
        <w:rPr>
          <w:lang w:val="en-US"/>
        </w:rPr>
        <w:t>R</w:t>
      </w:r>
      <w:r>
        <w:rPr>
          <w:lang w:val="en-US"/>
        </w:rPr>
        <w:t>oad</w:t>
      </w:r>
      <w:r w:rsidRPr="00100B17">
        <w:rPr>
          <w:lang w:val="en-US"/>
        </w:rPr>
        <w:t xml:space="preserve"> N</w:t>
      </w:r>
      <w:r>
        <w:rPr>
          <w:lang w:val="en-US"/>
        </w:rPr>
        <w:t>etwork</w:t>
      </w:r>
    </w:p>
    <w:p w:rsidR="00B55BB6" w:rsidRPr="00100B17" w:rsidRDefault="00B55BB6" w:rsidP="00F91CA8">
      <w:pPr>
        <w:numPr>
          <w:ilvl w:val="0"/>
          <w:numId w:val="57"/>
        </w:numPr>
        <w:tabs>
          <w:tab w:val="clear" w:pos="284"/>
          <w:tab w:val="clear" w:pos="567"/>
          <w:tab w:val="clear" w:pos="851"/>
          <w:tab w:val="clear" w:pos="1080"/>
          <w:tab w:val="clear" w:pos="1134"/>
          <w:tab w:val="num" w:pos="1800"/>
        </w:tabs>
        <w:ind w:left="1800"/>
        <w:jc w:val="left"/>
        <w:rPr>
          <w:lang w:val="en-US"/>
        </w:rPr>
      </w:pPr>
      <w:r w:rsidRPr="00100B17">
        <w:rPr>
          <w:lang w:val="en-US"/>
        </w:rPr>
        <w:t>Rail Network</w:t>
      </w:r>
    </w:p>
    <w:p w:rsidR="00B55BB6" w:rsidRPr="00100B17" w:rsidRDefault="00B55BB6" w:rsidP="00F91CA8">
      <w:pPr>
        <w:numPr>
          <w:ilvl w:val="0"/>
          <w:numId w:val="57"/>
        </w:numPr>
        <w:tabs>
          <w:tab w:val="clear" w:pos="284"/>
          <w:tab w:val="clear" w:pos="567"/>
          <w:tab w:val="clear" w:pos="851"/>
          <w:tab w:val="clear" w:pos="1080"/>
          <w:tab w:val="clear" w:pos="1134"/>
          <w:tab w:val="num" w:pos="1800"/>
        </w:tabs>
        <w:ind w:left="1800"/>
        <w:jc w:val="left"/>
        <w:rPr>
          <w:lang w:val="en-US"/>
        </w:rPr>
      </w:pPr>
      <w:r w:rsidRPr="00100B17">
        <w:rPr>
          <w:lang w:val="en-US"/>
        </w:rPr>
        <w:t>Ports</w:t>
      </w:r>
    </w:p>
    <w:p w:rsidR="00B55BB6" w:rsidRDefault="00B55BB6" w:rsidP="00B55BB6">
      <w:pPr>
        <w:ind w:left="720"/>
        <w:rPr>
          <w:lang w:val="en-US"/>
        </w:rPr>
      </w:pPr>
      <w:r>
        <w:rPr>
          <w:lang w:val="en-US"/>
        </w:rPr>
        <w:t>Utilities and Governmental</w:t>
      </w:r>
      <w:r w:rsidRPr="00100B17">
        <w:rPr>
          <w:lang w:val="en-US"/>
        </w:rPr>
        <w:t xml:space="preserve"> </w:t>
      </w:r>
      <w:r>
        <w:rPr>
          <w:lang w:val="en-US"/>
        </w:rPr>
        <w:t>Services</w:t>
      </w:r>
    </w:p>
    <w:p w:rsidR="00B55BB6" w:rsidRDefault="00B55BB6" w:rsidP="00F91CA8">
      <w:pPr>
        <w:numPr>
          <w:ilvl w:val="0"/>
          <w:numId w:val="60"/>
        </w:numPr>
        <w:tabs>
          <w:tab w:val="clear" w:pos="284"/>
          <w:tab w:val="clear" w:pos="567"/>
          <w:tab w:val="clear" w:pos="851"/>
          <w:tab w:val="clear" w:pos="1134"/>
        </w:tabs>
        <w:jc w:val="left"/>
        <w:rPr>
          <w:lang w:val="en-US"/>
        </w:rPr>
      </w:pPr>
      <w:r w:rsidRPr="00100B17">
        <w:rPr>
          <w:lang w:val="en-US"/>
        </w:rPr>
        <w:t xml:space="preserve">Water Supply </w:t>
      </w:r>
    </w:p>
    <w:p w:rsidR="00B55BB6" w:rsidRDefault="00B55BB6" w:rsidP="00F91CA8">
      <w:pPr>
        <w:numPr>
          <w:ilvl w:val="0"/>
          <w:numId w:val="60"/>
        </w:numPr>
        <w:tabs>
          <w:tab w:val="clear" w:pos="284"/>
          <w:tab w:val="clear" w:pos="567"/>
          <w:tab w:val="clear" w:pos="851"/>
          <w:tab w:val="clear" w:pos="1134"/>
        </w:tabs>
        <w:jc w:val="left"/>
        <w:rPr>
          <w:lang w:val="en-US"/>
        </w:rPr>
      </w:pPr>
      <w:r w:rsidRPr="00100B17">
        <w:rPr>
          <w:lang w:val="en-US"/>
        </w:rPr>
        <w:t>Sewerage Treatment Plants</w:t>
      </w:r>
    </w:p>
    <w:p w:rsidR="00B55BB6" w:rsidRPr="00100B17" w:rsidRDefault="00B55BB6" w:rsidP="00F91CA8">
      <w:pPr>
        <w:numPr>
          <w:ilvl w:val="0"/>
          <w:numId w:val="60"/>
        </w:numPr>
        <w:tabs>
          <w:tab w:val="clear" w:pos="284"/>
          <w:tab w:val="clear" w:pos="567"/>
          <w:tab w:val="clear" w:pos="851"/>
          <w:tab w:val="clear" w:pos="1134"/>
        </w:tabs>
        <w:jc w:val="left"/>
        <w:rPr>
          <w:lang w:val="en-US"/>
        </w:rPr>
      </w:pPr>
      <w:r w:rsidRPr="00100B17">
        <w:rPr>
          <w:lang w:val="en-US"/>
        </w:rPr>
        <w:t>H</w:t>
      </w:r>
      <w:r>
        <w:rPr>
          <w:lang w:val="en-US"/>
        </w:rPr>
        <w:t xml:space="preserve">ealth Care </w:t>
      </w:r>
      <w:r w:rsidRPr="00100B17">
        <w:rPr>
          <w:lang w:val="en-US"/>
        </w:rPr>
        <w:t>S</w:t>
      </w:r>
      <w:r>
        <w:rPr>
          <w:lang w:val="en-US"/>
        </w:rPr>
        <w:t>ervices</w:t>
      </w:r>
    </w:p>
    <w:p w:rsidR="00B55BB6" w:rsidRDefault="00B55BB6" w:rsidP="00B55BB6">
      <w:pPr>
        <w:ind w:left="720"/>
        <w:rPr>
          <w:lang w:val="en-US"/>
        </w:rPr>
      </w:pPr>
      <w:r>
        <w:rPr>
          <w:lang w:val="en-US"/>
        </w:rPr>
        <w:t>Population and</w:t>
      </w:r>
      <w:r w:rsidRPr="00100B17">
        <w:rPr>
          <w:lang w:val="en-US"/>
        </w:rPr>
        <w:t xml:space="preserve"> S</w:t>
      </w:r>
      <w:r>
        <w:rPr>
          <w:lang w:val="en-US"/>
        </w:rPr>
        <w:t>ettlement</w:t>
      </w:r>
    </w:p>
    <w:p w:rsidR="00B55BB6" w:rsidRPr="00100B17" w:rsidRDefault="00B55BB6" w:rsidP="00F91CA8">
      <w:pPr>
        <w:numPr>
          <w:ilvl w:val="0"/>
          <w:numId w:val="59"/>
        </w:numPr>
        <w:tabs>
          <w:tab w:val="clear" w:pos="284"/>
          <w:tab w:val="clear" w:pos="567"/>
          <w:tab w:val="clear" w:pos="851"/>
          <w:tab w:val="clear" w:pos="1080"/>
          <w:tab w:val="clear" w:pos="1134"/>
          <w:tab w:val="num" w:pos="1800"/>
        </w:tabs>
        <w:ind w:left="1800"/>
        <w:jc w:val="left"/>
        <w:rPr>
          <w:lang w:val="en-US"/>
        </w:rPr>
      </w:pPr>
      <w:r w:rsidRPr="00100B17">
        <w:rPr>
          <w:lang w:val="en-US"/>
        </w:rPr>
        <w:t xml:space="preserve">Population </w:t>
      </w:r>
    </w:p>
    <w:p w:rsidR="00B55BB6" w:rsidRPr="00100B17" w:rsidRDefault="00B55BB6" w:rsidP="00F91CA8">
      <w:pPr>
        <w:numPr>
          <w:ilvl w:val="0"/>
          <w:numId w:val="58"/>
        </w:numPr>
        <w:tabs>
          <w:tab w:val="clear" w:pos="284"/>
          <w:tab w:val="clear" w:pos="567"/>
          <w:tab w:val="clear" w:pos="851"/>
          <w:tab w:val="clear" w:pos="1080"/>
          <w:tab w:val="clear" w:pos="1134"/>
          <w:tab w:val="num" w:pos="1800"/>
        </w:tabs>
        <w:ind w:left="1800"/>
        <w:jc w:val="left"/>
        <w:rPr>
          <w:lang w:val="en-US"/>
        </w:rPr>
      </w:pPr>
      <w:r w:rsidRPr="00100B17">
        <w:rPr>
          <w:lang w:val="en-US"/>
        </w:rPr>
        <w:t xml:space="preserve">Household Numbers </w:t>
      </w:r>
    </w:p>
    <w:p w:rsidR="00B55BB6" w:rsidRPr="00100B17" w:rsidRDefault="00B55BB6" w:rsidP="00B55BB6">
      <w:pPr>
        <w:ind w:left="720"/>
        <w:rPr>
          <w:lang w:val="en-US"/>
        </w:rPr>
      </w:pPr>
      <w:r w:rsidRPr="00100B17">
        <w:rPr>
          <w:lang w:val="en-US"/>
        </w:rPr>
        <w:t>E</w:t>
      </w:r>
      <w:r>
        <w:rPr>
          <w:lang w:val="en-US"/>
        </w:rPr>
        <w:t>conomic Structure and Activities</w:t>
      </w:r>
      <w:r w:rsidRPr="00100B17">
        <w:rPr>
          <w:lang w:val="en-US"/>
        </w:rPr>
        <w:t xml:space="preserve"> </w:t>
      </w:r>
    </w:p>
    <w:p w:rsidR="00B55BB6" w:rsidRPr="00100B17" w:rsidRDefault="00B55BB6" w:rsidP="00F91CA8">
      <w:pPr>
        <w:numPr>
          <w:ilvl w:val="0"/>
          <w:numId w:val="58"/>
        </w:numPr>
        <w:tabs>
          <w:tab w:val="clear" w:pos="284"/>
          <w:tab w:val="clear" w:pos="567"/>
          <w:tab w:val="clear" w:pos="851"/>
          <w:tab w:val="clear" w:pos="1080"/>
          <w:tab w:val="clear" w:pos="1134"/>
          <w:tab w:val="num" w:pos="1800"/>
        </w:tabs>
        <w:ind w:left="1800"/>
        <w:jc w:val="left"/>
        <w:rPr>
          <w:lang w:val="en-US"/>
        </w:rPr>
      </w:pPr>
      <w:r>
        <w:rPr>
          <w:lang w:val="en-US"/>
        </w:rPr>
        <w:t>Agriculture</w:t>
      </w:r>
    </w:p>
    <w:p w:rsidR="00B55BB6" w:rsidRPr="00100B17" w:rsidRDefault="00B55BB6" w:rsidP="00F91CA8">
      <w:pPr>
        <w:numPr>
          <w:ilvl w:val="0"/>
          <w:numId w:val="58"/>
        </w:numPr>
        <w:tabs>
          <w:tab w:val="clear" w:pos="284"/>
          <w:tab w:val="clear" w:pos="567"/>
          <w:tab w:val="clear" w:pos="851"/>
          <w:tab w:val="clear" w:pos="1080"/>
          <w:tab w:val="clear" w:pos="1134"/>
          <w:tab w:val="num" w:pos="1800"/>
        </w:tabs>
        <w:ind w:left="1800"/>
        <w:jc w:val="left"/>
        <w:rPr>
          <w:lang w:val="en-US"/>
        </w:rPr>
      </w:pPr>
      <w:r w:rsidRPr="00100B17">
        <w:rPr>
          <w:lang w:val="en-US"/>
        </w:rPr>
        <w:t>Commercial Activity</w:t>
      </w:r>
    </w:p>
    <w:p w:rsidR="00B55BB6" w:rsidRDefault="00B55BB6" w:rsidP="00F91CA8">
      <w:pPr>
        <w:numPr>
          <w:ilvl w:val="0"/>
          <w:numId w:val="58"/>
        </w:numPr>
        <w:tabs>
          <w:tab w:val="clear" w:pos="284"/>
          <w:tab w:val="clear" w:pos="567"/>
          <w:tab w:val="clear" w:pos="851"/>
          <w:tab w:val="clear" w:pos="1080"/>
          <w:tab w:val="clear" w:pos="1134"/>
          <w:tab w:val="num" w:pos="1800"/>
        </w:tabs>
        <w:ind w:left="1800"/>
        <w:jc w:val="left"/>
        <w:rPr>
          <w:lang w:val="en-US"/>
        </w:rPr>
      </w:pPr>
      <w:r w:rsidRPr="00100B17">
        <w:rPr>
          <w:lang w:val="en-US"/>
        </w:rPr>
        <w:t xml:space="preserve">Industrial Activity </w:t>
      </w:r>
    </w:p>
    <w:p w:rsidR="00B55BB6" w:rsidRDefault="00B55BB6" w:rsidP="00B55BB6">
      <w:pPr>
        <w:ind w:left="720"/>
        <w:rPr>
          <w:lang w:val="en-US"/>
        </w:rPr>
      </w:pPr>
      <w:r>
        <w:rPr>
          <w:lang w:val="en-US"/>
        </w:rPr>
        <w:t xml:space="preserve">Statistical Units </w:t>
      </w:r>
    </w:p>
    <w:p w:rsidR="00B55BB6" w:rsidRDefault="00B55BB6" w:rsidP="00F91CA8">
      <w:pPr>
        <w:numPr>
          <w:ilvl w:val="0"/>
          <w:numId w:val="66"/>
        </w:numPr>
        <w:tabs>
          <w:tab w:val="clear" w:pos="284"/>
          <w:tab w:val="clear" w:pos="567"/>
          <w:tab w:val="clear" w:pos="851"/>
          <w:tab w:val="clear" w:pos="1134"/>
        </w:tabs>
        <w:jc w:val="left"/>
        <w:rPr>
          <w:lang w:val="en-US"/>
        </w:rPr>
      </w:pPr>
      <w:r>
        <w:rPr>
          <w:lang w:val="en-US"/>
        </w:rPr>
        <w:t>Waste Production Indicators.</w:t>
      </w:r>
    </w:p>
    <w:p w:rsidR="00B55BB6" w:rsidRDefault="00B55BB6" w:rsidP="00F91CA8">
      <w:pPr>
        <w:numPr>
          <w:ilvl w:val="0"/>
          <w:numId w:val="66"/>
        </w:numPr>
        <w:tabs>
          <w:tab w:val="clear" w:pos="284"/>
          <w:tab w:val="clear" w:pos="567"/>
          <w:tab w:val="clear" w:pos="851"/>
          <w:tab w:val="clear" w:pos="1134"/>
        </w:tabs>
        <w:jc w:val="left"/>
        <w:rPr>
          <w:lang w:val="en-US"/>
        </w:rPr>
      </w:pPr>
      <w:r>
        <w:rPr>
          <w:lang w:val="en-US"/>
        </w:rPr>
        <w:t>Waste Processing Indicators.</w:t>
      </w:r>
    </w:p>
    <w:p w:rsidR="00B55BB6" w:rsidRDefault="00B55BB6" w:rsidP="00B55BB6">
      <w:pPr>
        <w:rPr>
          <w:lang w:val="en-US"/>
        </w:rPr>
      </w:pPr>
      <w:r>
        <w:rPr>
          <w:lang w:val="en-US"/>
        </w:rPr>
        <w:t xml:space="preserve"> </w:t>
      </w:r>
      <w:r>
        <w:rPr>
          <w:lang w:val="en-US"/>
        </w:rPr>
        <w:tab/>
        <w:t>Production and Industrial Facilities.</w:t>
      </w:r>
    </w:p>
    <w:p w:rsidR="00B55BB6" w:rsidRPr="00100B17" w:rsidRDefault="00B55BB6" w:rsidP="00B55BB6">
      <w:pPr>
        <w:rPr>
          <w:lang w:val="en-US"/>
        </w:rPr>
      </w:pPr>
      <w:r>
        <w:rPr>
          <w:lang w:val="en-US"/>
        </w:rPr>
        <w:t xml:space="preserve"> </w:t>
      </w:r>
      <w:r>
        <w:rPr>
          <w:lang w:val="en-US"/>
        </w:rPr>
        <w:tab/>
        <w:t xml:space="preserve">Agricultural and Aquaculture Facilities. </w:t>
      </w:r>
    </w:p>
    <w:p w:rsidR="00B55BB6" w:rsidRDefault="00B55BB6" w:rsidP="00B55BB6">
      <w:pPr>
        <w:ind w:left="720"/>
        <w:rPr>
          <w:lang w:val="en-US"/>
        </w:rPr>
      </w:pPr>
      <w:r>
        <w:rPr>
          <w:lang w:val="en-US"/>
        </w:rPr>
        <w:t>Land Use</w:t>
      </w:r>
      <w:r w:rsidRPr="00100B17">
        <w:rPr>
          <w:lang w:val="en-US"/>
        </w:rPr>
        <w:t xml:space="preserve"> </w:t>
      </w:r>
    </w:p>
    <w:p w:rsidR="00B55BB6" w:rsidRPr="00100B17" w:rsidRDefault="00B55BB6" w:rsidP="00B55BB6">
      <w:pPr>
        <w:ind w:left="720"/>
        <w:rPr>
          <w:lang w:val="en-US"/>
        </w:rPr>
      </w:pPr>
      <w:r>
        <w:rPr>
          <w:lang w:val="en-US"/>
        </w:rPr>
        <w:t>Land Cover</w:t>
      </w:r>
    </w:p>
    <w:p w:rsidR="00B55BB6" w:rsidRDefault="00B55BB6" w:rsidP="00B55BB6">
      <w:pPr>
        <w:ind w:left="720"/>
        <w:rPr>
          <w:lang w:val="en-US"/>
        </w:rPr>
      </w:pPr>
      <w:r>
        <w:rPr>
          <w:lang w:val="en-US"/>
        </w:rPr>
        <w:t>Restriction Areas</w:t>
      </w:r>
    </w:p>
    <w:p w:rsidR="00B55BB6" w:rsidRPr="00100B17" w:rsidRDefault="00B55BB6" w:rsidP="00B55BB6">
      <w:pPr>
        <w:ind w:left="720"/>
        <w:rPr>
          <w:lang w:val="en-US"/>
        </w:rPr>
      </w:pPr>
      <w:r>
        <w:rPr>
          <w:lang w:val="en-US"/>
        </w:rPr>
        <w:t>Risk Zones.</w:t>
      </w:r>
    </w:p>
    <w:p w:rsidR="00B55BB6" w:rsidRDefault="00B55BB6" w:rsidP="00B55BB6">
      <w:pPr>
        <w:rPr>
          <w:lang w:val="en-US"/>
        </w:rPr>
      </w:pPr>
    </w:p>
    <w:p w:rsidR="00B55BB6" w:rsidRDefault="00B55BB6" w:rsidP="00B55BB6">
      <w:pPr>
        <w:rPr>
          <w:lang w:val="en-US"/>
        </w:rPr>
      </w:pPr>
    </w:p>
    <w:p w:rsidR="00B55BB6" w:rsidRDefault="00B55BB6" w:rsidP="00B55BB6">
      <w:pPr>
        <w:ind w:left="360" w:hanging="360"/>
        <w:rPr>
          <w:lang w:val="en-US"/>
        </w:rPr>
      </w:pPr>
      <w:r w:rsidRPr="00284320">
        <w:rPr>
          <w:lang w:val="en-US"/>
        </w:rPr>
        <w:t xml:space="preserve">2. </w:t>
      </w:r>
      <w:r>
        <w:rPr>
          <w:lang w:val="en-US"/>
        </w:rPr>
        <w:t xml:space="preserve">   </w:t>
      </w:r>
      <w:r w:rsidRPr="00662095">
        <w:rPr>
          <w:b/>
          <w:lang w:val="en-US"/>
        </w:rPr>
        <w:t>Waste Inventory</w:t>
      </w:r>
      <w:r>
        <w:rPr>
          <w:lang w:val="en-US"/>
        </w:rPr>
        <w:t>: This part of the Plan should be focus on the source’s description and categories of waste that are managed on the areas included under the plan. Potentially should include at least:</w:t>
      </w:r>
    </w:p>
    <w:p w:rsidR="00B55BB6" w:rsidRDefault="00B55BB6" w:rsidP="00B55BB6">
      <w:pPr>
        <w:rPr>
          <w:lang w:val="en-US"/>
        </w:rPr>
      </w:pPr>
    </w:p>
    <w:p w:rsidR="00B55BB6" w:rsidRDefault="00B55BB6" w:rsidP="00B55BB6">
      <w:pPr>
        <w:rPr>
          <w:lang w:val="en-US"/>
        </w:rPr>
      </w:pPr>
      <w:r w:rsidRPr="0038659F">
        <w:rPr>
          <w:b/>
          <w:lang w:val="en-US"/>
        </w:rPr>
        <w:t xml:space="preserve">Data Sources: </w:t>
      </w:r>
      <w:r>
        <w:rPr>
          <w:lang w:val="en-US"/>
        </w:rPr>
        <w:t>following the legislation, information referred to producers of waste is not mandatory d</w:t>
      </w:r>
      <w:r>
        <w:rPr>
          <w:lang w:val="en-US"/>
        </w:rPr>
        <w:t>e</w:t>
      </w:r>
      <w:r>
        <w:rPr>
          <w:lang w:val="en-US"/>
        </w:rPr>
        <w:t>pending of the quantity and classification of the waste (Art. 1.15). Anyway some information about it could be provided at different levels of Geographical detail, from Installations (detailed geo-referenced inform</w:t>
      </w:r>
      <w:r>
        <w:rPr>
          <w:lang w:val="en-US"/>
        </w:rPr>
        <w:t>a</w:t>
      </w:r>
      <w:r>
        <w:rPr>
          <w:lang w:val="en-US"/>
        </w:rPr>
        <w:t>tion detailed by activities that generate waste) to Global (at regional level, agglomeration or NUT Region). Diffe</w:t>
      </w:r>
      <w:r>
        <w:rPr>
          <w:lang w:val="en-US"/>
        </w:rPr>
        <w:t>r</w:t>
      </w:r>
      <w:r>
        <w:rPr>
          <w:lang w:val="en-US"/>
        </w:rPr>
        <w:t>ent TWG could be related as providers of information.</w:t>
      </w:r>
    </w:p>
    <w:p w:rsidR="00B55BB6" w:rsidRDefault="00B55BB6" w:rsidP="00B55BB6">
      <w:pPr>
        <w:rPr>
          <w:lang w:val="en-US"/>
        </w:rPr>
      </w:pPr>
    </w:p>
    <w:p w:rsidR="00B55BB6" w:rsidRDefault="00B55BB6" w:rsidP="00F91CA8">
      <w:pPr>
        <w:numPr>
          <w:ilvl w:val="0"/>
          <w:numId w:val="61"/>
        </w:numPr>
        <w:tabs>
          <w:tab w:val="clear" w:pos="284"/>
          <w:tab w:val="clear" w:pos="567"/>
          <w:tab w:val="clear" w:pos="851"/>
          <w:tab w:val="clear" w:pos="1134"/>
        </w:tabs>
        <w:jc w:val="left"/>
        <w:rPr>
          <w:lang w:val="en-US"/>
        </w:rPr>
      </w:pPr>
      <w:r w:rsidRPr="00284320">
        <w:rPr>
          <w:lang w:val="en-US"/>
        </w:rPr>
        <w:t>H</w:t>
      </w:r>
      <w:r>
        <w:rPr>
          <w:lang w:val="en-US"/>
        </w:rPr>
        <w:t>ousehold</w:t>
      </w:r>
      <w:r w:rsidRPr="00284320">
        <w:rPr>
          <w:lang w:val="en-US"/>
        </w:rPr>
        <w:t xml:space="preserve"> </w:t>
      </w:r>
      <w:r>
        <w:rPr>
          <w:lang w:val="en-US"/>
        </w:rPr>
        <w:t>and Commercial Waste</w:t>
      </w:r>
      <w:r w:rsidRPr="00284320">
        <w:rPr>
          <w:lang w:val="en-US"/>
        </w:rPr>
        <w:t xml:space="preserve"> </w:t>
      </w:r>
    </w:p>
    <w:p w:rsidR="00B55BB6" w:rsidRPr="00284320" w:rsidRDefault="00B55BB6" w:rsidP="00F91CA8">
      <w:pPr>
        <w:numPr>
          <w:ilvl w:val="0"/>
          <w:numId w:val="61"/>
        </w:numPr>
        <w:tabs>
          <w:tab w:val="clear" w:pos="284"/>
          <w:tab w:val="clear" w:pos="567"/>
          <w:tab w:val="clear" w:pos="851"/>
          <w:tab w:val="clear" w:pos="1134"/>
        </w:tabs>
        <w:jc w:val="left"/>
        <w:rPr>
          <w:lang w:val="en-US"/>
        </w:rPr>
      </w:pPr>
      <w:r>
        <w:rPr>
          <w:lang w:val="en-US"/>
        </w:rPr>
        <w:t>Industrial Waste</w:t>
      </w:r>
    </w:p>
    <w:p w:rsidR="00B55BB6" w:rsidRDefault="00B55BB6" w:rsidP="00F91CA8">
      <w:pPr>
        <w:numPr>
          <w:ilvl w:val="0"/>
          <w:numId w:val="61"/>
        </w:numPr>
        <w:tabs>
          <w:tab w:val="clear" w:pos="284"/>
          <w:tab w:val="clear" w:pos="567"/>
          <w:tab w:val="clear" w:pos="851"/>
          <w:tab w:val="clear" w:pos="1134"/>
        </w:tabs>
        <w:jc w:val="left"/>
        <w:rPr>
          <w:lang w:val="en-US"/>
        </w:rPr>
      </w:pPr>
      <w:r w:rsidRPr="00284320">
        <w:rPr>
          <w:lang w:val="en-US"/>
        </w:rPr>
        <w:t>M</w:t>
      </w:r>
      <w:r>
        <w:rPr>
          <w:lang w:val="en-US"/>
        </w:rPr>
        <w:t>ining Waste</w:t>
      </w:r>
    </w:p>
    <w:p w:rsidR="00B55BB6" w:rsidRDefault="00B55BB6" w:rsidP="00F91CA8">
      <w:pPr>
        <w:numPr>
          <w:ilvl w:val="0"/>
          <w:numId w:val="61"/>
        </w:numPr>
        <w:tabs>
          <w:tab w:val="clear" w:pos="284"/>
          <w:tab w:val="clear" w:pos="567"/>
          <w:tab w:val="clear" w:pos="851"/>
          <w:tab w:val="clear" w:pos="1134"/>
        </w:tabs>
        <w:jc w:val="left"/>
        <w:rPr>
          <w:lang w:val="en-US"/>
        </w:rPr>
      </w:pPr>
      <w:r w:rsidRPr="00284320">
        <w:rPr>
          <w:lang w:val="en-US"/>
        </w:rPr>
        <w:t>A</w:t>
      </w:r>
      <w:r>
        <w:rPr>
          <w:lang w:val="en-US"/>
        </w:rPr>
        <w:t>gricultural</w:t>
      </w:r>
      <w:r w:rsidRPr="00284320">
        <w:rPr>
          <w:lang w:val="en-US"/>
        </w:rPr>
        <w:t xml:space="preserve"> W</w:t>
      </w:r>
      <w:r>
        <w:rPr>
          <w:lang w:val="en-US"/>
        </w:rPr>
        <w:t>aste</w:t>
      </w:r>
      <w:r w:rsidRPr="00284320">
        <w:rPr>
          <w:lang w:val="en-US"/>
        </w:rPr>
        <w:t xml:space="preserve"> A</w:t>
      </w:r>
      <w:r>
        <w:rPr>
          <w:lang w:val="en-US"/>
        </w:rPr>
        <w:t>rising</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A</w:t>
      </w:r>
      <w:r>
        <w:rPr>
          <w:lang w:val="en-US"/>
        </w:rPr>
        <w:t>sh</w:t>
      </w:r>
      <w:r w:rsidRPr="00284320">
        <w:rPr>
          <w:lang w:val="en-US"/>
        </w:rPr>
        <w:t xml:space="preserve"> </w:t>
      </w:r>
      <w:r>
        <w:rPr>
          <w:lang w:val="en-US"/>
        </w:rPr>
        <w:t>and</w:t>
      </w:r>
      <w:r w:rsidRPr="00284320">
        <w:rPr>
          <w:lang w:val="en-US"/>
        </w:rPr>
        <w:t xml:space="preserve"> </w:t>
      </w:r>
      <w:r>
        <w:rPr>
          <w:lang w:val="en-US"/>
        </w:rPr>
        <w:t xml:space="preserve">other incineration waste </w:t>
      </w:r>
      <w:r w:rsidRPr="00284320">
        <w:rPr>
          <w:lang w:val="en-US"/>
        </w:rPr>
        <w:t xml:space="preserve"> </w:t>
      </w:r>
    </w:p>
    <w:p w:rsidR="00B55BB6" w:rsidRDefault="00B55BB6" w:rsidP="00F91CA8">
      <w:pPr>
        <w:numPr>
          <w:ilvl w:val="0"/>
          <w:numId w:val="61"/>
        </w:numPr>
        <w:tabs>
          <w:tab w:val="clear" w:pos="284"/>
          <w:tab w:val="clear" w:pos="567"/>
          <w:tab w:val="clear" w:pos="851"/>
          <w:tab w:val="clear" w:pos="1134"/>
        </w:tabs>
        <w:jc w:val="left"/>
        <w:rPr>
          <w:lang w:val="en-US"/>
        </w:rPr>
      </w:pPr>
      <w:r>
        <w:rPr>
          <w:lang w:val="en-US"/>
        </w:rPr>
        <w:t>Contaminated Soil</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Construction and Demolition Waste</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Healthcare Waste</w:t>
      </w:r>
    </w:p>
    <w:p w:rsidR="00B55BB6" w:rsidRDefault="00B55BB6" w:rsidP="00F91CA8">
      <w:pPr>
        <w:numPr>
          <w:ilvl w:val="0"/>
          <w:numId w:val="61"/>
        </w:numPr>
        <w:tabs>
          <w:tab w:val="clear" w:pos="284"/>
          <w:tab w:val="clear" w:pos="567"/>
          <w:tab w:val="clear" w:pos="851"/>
          <w:tab w:val="clear" w:pos="1134"/>
        </w:tabs>
        <w:jc w:val="left"/>
        <w:rPr>
          <w:lang w:val="en-US"/>
        </w:rPr>
      </w:pPr>
      <w:r w:rsidRPr="00284320">
        <w:rPr>
          <w:lang w:val="en-US"/>
        </w:rPr>
        <w:t xml:space="preserve">Waste Electrical and Electronic Equipment (WEEE) </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 xml:space="preserve">Batteries </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Waste Oil</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 xml:space="preserve">PCBs </w:t>
      </w:r>
    </w:p>
    <w:p w:rsidR="00B55BB6" w:rsidRPr="00284320" w:rsidRDefault="00B55BB6" w:rsidP="00F91CA8">
      <w:pPr>
        <w:numPr>
          <w:ilvl w:val="0"/>
          <w:numId w:val="61"/>
        </w:numPr>
        <w:tabs>
          <w:tab w:val="clear" w:pos="284"/>
          <w:tab w:val="clear" w:pos="567"/>
          <w:tab w:val="clear" w:pos="851"/>
          <w:tab w:val="clear" w:pos="1134"/>
        </w:tabs>
        <w:jc w:val="left"/>
        <w:rPr>
          <w:lang w:val="en-US"/>
        </w:rPr>
      </w:pPr>
      <w:r w:rsidRPr="00284320">
        <w:rPr>
          <w:lang w:val="en-US"/>
        </w:rPr>
        <w:t xml:space="preserve">Tyres </w:t>
      </w:r>
    </w:p>
    <w:p w:rsidR="00B55BB6" w:rsidRDefault="00B55BB6" w:rsidP="00F91CA8">
      <w:pPr>
        <w:numPr>
          <w:ilvl w:val="0"/>
          <w:numId w:val="61"/>
        </w:numPr>
        <w:tabs>
          <w:tab w:val="clear" w:pos="284"/>
          <w:tab w:val="clear" w:pos="567"/>
          <w:tab w:val="clear" w:pos="851"/>
          <w:tab w:val="clear" w:pos="1134"/>
        </w:tabs>
        <w:jc w:val="left"/>
        <w:rPr>
          <w:lang w:val="en-US"/>
        </w:rPr>
      </w:pPr>
      <w:r w:rsidRPr="00284320">
        <w:rPr>
          <w:lang w:val="en-US"/>
        </w:rPr>
        <w:t>End of Life Vehicles (ELV’s)</w:t>
      </w:r>
    </w:p>
    <w:p w:rsidR="00B55BB6" w:rsidRDefault="00B55BB6" w:rsidP="00B55BB6">
      <w:pPr>
        <w:rPr>
          <w:lang w:val="en-US"/>
        </w:rPr>
      </w:pPr>
    </w:p>
    <w:p w:rsidR="00B55BB6" w:rsidRPr="00284320" w:rsidRDefault="00B55BB6" w:rsidP="00B55BB6">
      <w:pPr>
        <w:ind w:left="360"/>
        <w:rPr>
          <w:lang w:val="en-US"/>
        </w:rPr>
      </w:pPr>
    </w:p>
    <w:p w:rsidR="00B55BB6" w:rsidRPr="0038659F" w:rsidRDefault="00B55BB6" w:rsidP="00B55BB6">
      <w:pPr>
        <w:rPr>
          <w:b/>
          <w:lang w:val="en-US"/>
        </w:rPr>
      </w:pPr>
      <w:r w:rsidRPr="0038659F">
        <w:rPr>
          <w:b/>
          <w:lang w:val="en-US"/>
        </w:rPr>
        <w:t>Waste Movements</w:t>
      </w:r>
    </w:p>
    <w:p w:rsidR="00B55BB6" w:rsidRPr="00284320" w:rsidRDefault="00B55BB6" w:rsidP="00F91CA8">
      <w:pPr>
        <w:numPr>
          <w:ilvl w:val="0"/>
          <w:numId w:val="62"/>
        </w:numPr>
        <w:tabs>
          <w:tab w:val="clear" w:pos="284"/>
          <w:tab w:val="clear" w:pos="567"/>
          <w:tab w:val="clear" w:pos="851"/>
          <w:tab w:val="clear" w:pos="1134"/>
        </w:tabs>
        <w:jc w:val="left"/>
        <w:rPr>
          <w:lang w:val="en-US"/>
        </w:rPr>
      </w:pPr>
      <w:r w:rsidRPr="00284320">
        <w:rPr>
          <w:lang w:val="en-US"/>
        </w:rPr>
        <w:t>Inter-Regional Waste Movement</w:t>
      </w:r>
    </w:p>
    <w:p w:rsidR="00B55BB6" w:rsidRDefault="00B55BB6" w:rsidP="00F91CA8">
      <w:pPr>
        <w:numPr>
          <w:ilvl w:val="0"/>
          <w:numId w:val="62"/>
        </w:numPr>
        <w:tabs>
          <w:tab w:val="clear" w:pos="284"/>
          <w:tab w:val="clear" w:pos="567"/>
          <w:tab w:val="clear" w:pos="851"/>
          <w:tab w:val="clear" w:pos="1134"/>
        </w:tabs>
        <w:jc w:val="left"/>
        <w:rPr>
          <w:lang w:val="en-US"/>
        </w:rPr>
      </w:pPr>
      <w:r w:rsidRPr="00284320">
        <w:rPr>
          <w:lang w:val="en-US"/>
        </w:rPr>
        <w:t>Exports of waste</w:t>
      </w:r>
    </w:p>
    <w:p w:rsidR="00B55BB6" w:rsidRDefault="00B55BB6" w:rsidP="00B55BB6">
      <w:pPr>
        <w:rPr>
          <w:lang w:val="en-US"/>
        </w:rPr>
      </w:pPr>
    </w:p>
    <w:p w:rsidR="00B55BB6" w:rsidRDefault="00B55BB6" w:rsidP="00B55BB6">
      <w:pPr>
        <w:rPr>
          <w:lang w:val="en-US"/>
        </w:rPr>
      </w:pPr>
      <w:r>
        <w:rPr>
          <w:lang w:val="en-US"/>
        </w:rPr>
        <w:t>All this chapters and descriptions can be linked to geographical entities, from Facilities to Statistical or repor</w:t>
      </w:r>
      <w:r>
        <w:rPr>
          <w:lang w:val="en-US"/>
        </w:rPr>
        <w:t>t</w:t>
      </w:r>
      <w:r>
        <w:rPr>
          <w:lang w:val="en-US"/>
        </w:rPr>
        <w:t>ing Areas.</w:t>
      </w:r>
    </w:p>
    <w:p w:rsidR="00B55BB6" w:rsidRDefault="00B55BB6"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1D7282" w:rsidRDefault="001D7282" w:rsidP="00B55BB6">
      <w:pPr>
        <w:rPr>
          <w:lang w:val="en-US"/>
        </w:rPr>
      </w:pPr>
    </w:p>
    <w:p w:rsidR="00B55BB6" w:rsidRDefault="00B55BB6" w:rsidP="00B55BB6">
      <w:pPr>
        <w:rPr>
          <w:lang w:val="en-US"/>
        </w:rPr>
      </w:pPr>
      <w:r>
        <w:rPr>
          <w:lang w:val="en-US"/>
        </w:rPr>
        <w:t xml:space="preserve">3.  </w:t>
      </w:r>
      <w:r w:rsidRPr="0038659F">
        <w:rPr>
          <w:b/>
          <w:lang w:val="en-US"/>
        </w:rPr>
        <w:t>Management Plan:</w:t>
      </w:r>
      <w:r>
        <w:rPr>
          <w:lang w:val="en-US"/>
        </w:rPr>
        <w:t xml:space="preserve"> Chapter focus on the actions to be proposed by the plan in order to improve the r</w:t>
      </w:r>
      <w:r>
        <w:rPr>
          <w:lang w:val="en-US"/>
        </w:rPr>
        <w:t>e</w:t>
      </w:r>
      <w:r>
        <w:rPr>
          <w:lang w:val="en-US"/>
        </w:rPr>
        <w:t>lated indicators, based on the hierarchy (Infrastructure to be developed, Actions, Improvements…).  The definition of these indicators could be related with geographical information from the Statistical point of view.</w:t>
      </w:r>
    </w:p>
    <w:p w:rsidR="00B55BB6" w:rsidRDefault="00B55BB6" w:rsidP="00B55BB6">
      <w:pPr>
        <w:rPr>
          <w:lang w:val="en-US"/>
        </w:rPr>
      </w:pPr>
    </w:p>
    <w:p w:rsidR="00B55BB6" w:rsidRPr="00415626" w:rsidRDefault="00B55BB6" w:rsidP="00F91CA8">
      <w:pPr>
        <w:numPr>
          <w:ilvl w:val="0"/>
          <w:numId w:val="63"/>
        </w:numPr>
        <w:tabs>
          <w:tab w:val="clear" w:pos="284"/>
          <w:tab w:val="clear" w:pos="567"/>
          <w:tab w:val="clear" w:pos="851"/>
          <w:tab w:val="clear" w:pos="1134"/>
        </w:tabs>
        <w:jc w:val="left"/>
        <w:rPr>
          <w:lang w:val="en-US"/>
        </w:rPr>
      </w:pPr>
      <w:r>
        <w:rPr>
          <w:lang w:val="en-US"/>
        </w:rPr>
        <w:t>Prevention and Minimiz</w:t>
      </w:r>
      <w:r w:rsidRPr="00415626">
        <w:rPr>
          <w:lang w:val="en-US"/>
        </w:rPr>
        <w:t xml:space="preserve">ation </w:t>
      </w:r>
    </w:p>
    <w:p w:rsidR="00B55BB6" w:rsidRPr="00415626" w:rsidRDefault="00B55BB6" w:rsidP="00F91CA8">
      <w:pPr>
        <w:numPr>
          <w:ilvl w:val="0"/>
          <w:numId w:val="63"/>
        </w:numPr>
        <w:tabs>
          <w:tab w:val="clear" w:pos="284"/>
          <w:tab w:val="clear" w:pos="567"/>
          <w:tab w:val="clear" w:pos="851"/>
          <w:tab w:val="clear" w:pos="1134"/>
        </w:tabs>
        <w:jc w:val="left"/>
        <w:rPr>
          <w:lang w:val="en-US"/>
        </w:rPr>
      </w:pPr>
      <w:r w:rsidRPr="00415626">
        <w:rPr>
          <w:lang w:val="en-US"/>
        </w:rPr>
        <w:t>Recovery/Recycling/Reuse</w:t>
      </w:r>
    </w:p>
    <w:p w:rsidR="00B55BB6" w:rsidRPr="00415626" w:rsidRDefault="00B55BB6" w:rsidP="00F91CA8">
      <w:pPr>
        <w:numPr>
          <w:ilvl w:val="0"/>
          <w:numId w:val="63"/>
        </w:numPr>
        <w:tabs>
          <w:tab w:val="clear" w:pos="284"/>
          <w:tab w:val="clear" w:pos="567"/>
          <w:tab w:val="clear" w:pos="851"/>
          <w:tab w:val="clear" w:pos="1134"/>
        </w:tabs>
        <w:jc w:val="left"/>
        <w:rPr>
          <w:lang w:val="en-US"/>
        </w:rPr>
      </w:pPr>
      <w:r w:rsidRPr="00415626">
        <w:rPr>
          <w:lang w:val="en-US"/>
        </w:rPr>
        <w:t>Energy Recovery</w:t>
      </w:r>
    </w:p>
    <w:p w:rsidR="00B55BB6" w:rsidRDefault="00B55BB6" w:rsidP="00F91CA8">
      <w:pPr>
        <w:numPr>
          <w:ilvl w:val="0"/>
          <w:numId w:val="63"/>
        </w:numPr>
        <w:tabs>
          <w:tab w:val="clear" w:pos="284"/>
          <w:tab w:val="clear" w:pos="567"/>
          <w:tab w:val="clear" w:pos="851"/>
          <w:tab w:val="clear" w:pos="1134"/>
        </w:tabs>
        <w:jc w:val="left"/>
        <w:rPr>
          <w:lang w:val="en-US"/>
        </w:rPr>
      </w:pPr>
      <w:r w:rsidRPr="00415626">
        <w:rPr>
          <w:lang w:val="en-US"/>
        </w:rPr>
        <w:t xml:space="preserve">Waste Disposal </w:t>
      </w:r>
    </w:p>
    <w:p w:rsidR="00B55BB6" w:rsidRPr="00415626" w:rsidRDefault="00B55BB6" w:rsidP="00F91CA8">
      <w:pPr>
        <w:numPr>
          <w:ilvl w:val="0"/>
          <w:numId w:val="63"/>
        </w:numPr>
        <w:tabs>
          <w:tab w:val="clear" w:pos="284"/>
          <w:tab w:val="clear" w:pos="567"/>
          <w:tab w:val="clear" w:pos="851"/>
          <w:tab w:val="clear" w:pos="1134"/>
        </w:tabs>
        <w:jc w:val="left"/>
        <w:rPr>
          <w:lang w:val="en-US"/>
        </w:rPr>
      </w:pPr>
      <w:r w:rsidRPr="00415626">
        <w:rPr>
          <w:lang w:val="en-US"/>
        </w:rPr>
        <w:t xml:space="preserve">Waste Collection </w:t>
      </w:r>
    </w:p>
    <w:p w:rsidR="00B55BB6" w:rsidRPr="00415626" w:rsidRDefault="00B55BB6" w:rsidP="00F91CA8">
      <w:pPr>
        <w:numPr>
          <w:ilvl w:val="0"/>
          <w:numId w:val="63"/>
        </w:numPr>
        <w:tabs>
          <w:tab w:val="clear" w:pos="284"/>
          <w:tab w:val="clear" w:pos="567"/>
          <w:tab w:val="clear" w:pos="851"/>
          <w:tab w:val="clear" w:pos="1134"/>
        </w:tabs>
        <w:jc w:val="left"/>
        <w:rPr>
          <w:lang w:val="en-US"/>
        </w:rPr>
      </w:pPr>
      <w:r w:rsidRPr="00415626">
        <w:rPr>
          <w:lang w:val="en-US"/>
        </w:rPr>
        <w:t>Sludge Management</w:t>
      </w:r>
    </w:p>
    <w:p w:rsidR="00B55BB6" w:rsidRPr="00415626" w:rsidRDefault="00B55BB6" w:rsidP="00F91CA8">
      <w:pPr>
        <w:numPr>
          <w:ilvl w:val="0"/>
          <w:numId w:val="63"/>
        </w:numPr>
        <w:tabs>
          <w:tab w:val="clear" w:pos="284"/>
          <w:tab w:val="clear" w:pos="567"/>
          <w:tab w:val="clear" w:pos="851"/>
          <w:tab w:val="clear" w:pos="1134"/>
        </w:tabs>
        <w:jc w:val="left"/>
        <w:rPr>
          <w:lang w:val="en-US"/>
        </w:rPr>
      </w:pPr>
      <w:r w:rsidRPr="00415626">
        <w:rPr>
          <w:lang w:val="en-US"/>
        </w:rPr>
        <w:t>Hazardous Waste</w:t>
      </w:r>
    </w:p>
    <w:p w:rsidR="00B55BB6" w:rsidRDefault="00B55BB6" w:rsidP="00F91CA8">
      <w:pPr>
        <w:numPr>
          <w:ilvl w:val="0"/>
          <w:numId w:val="63"/>
        </w:numPr>
        <w:tabs>
          <w:tab w:val="clear" w:pos="284"/>
          <w:tab w:val="clear" w:pos="567"/>
          <w:tab w:val="clear" w:pos="851"/>
          <w:tab w:val="clear" w:pos="1134"/>
        </w:tabs>
        <w:jc w:val="left"/>
        <w:rPr>
          <w:lang w:val="en-US"/>
        </w:rPr>
      </w:pPr>
      <w:r w:rsidRPr="00415626">
        <w:rPr>
          <w:lang w:val="en-US"/>
        </w:rPr>
        <w:t>Waste Planning and Data Collection</w:t>
      </w:r>
    </w:p>
    <w:p w:rsidR="00B55BB6" w:rsidRDefault="00B55BB6" w:rsidP="00B55BB6">
      <w:pPr>
        <w:rPr>
          <w:lang w:val="en-US"/>
        </w:rPr>
      </w:pPr>
    </w:p>
    <w:p w:rsidR="00B55BB6" w:rsidRDefault="00B55BB6" w:rsidP="00B55BB6">
      <w:pPr>
        <w:rPr>
          <w:lang w:val="en-US"/>
        </w:rPr>
      </w:pPr>
    </w:p>
    <w:p w:rsidR="00B55BB6" w:rsidRDefault="00B55BB6" w:rsidP="00B55BB6">
      <w:pPr>
        <w:rPr>
          <w:lang w:val="en-US"/>
        </w:rPr>
      </w:pPr>
      <w:r>
        <w:rPr>
          <w:lang w:val="en-US"/>
        </w:rPr>
        <w:t xml:space="preserve">4.  </w:t>
      </w:r>
      <w:r w:rsidRPr="00DD57E1">
        <w:rPr>
          <w:b/>
          <w:lang w:val="en-US"/>
        </w:rPr>
        <w:t>Waste Management Arrangements</w:t>
      </w:r>
      <w:r>
        <w:rPr>
          <w:b/>
          <w:lang w:val="en-US"/>
        </w:rPr>
        <w:t xml:space="preserve"> (Network)</w:t>
      </w:r>
      <w:r>
        <w:rPr>
          <w:lang w:val="en-US"/>
        </w:rPr>
        <w:t xml:space="preserve">: Chapter focused on the </w:t>
      </w:r>
      <w:r w:rsidRPr="00E46EF9">
        <w:rPr>
          <w:lang w:val="en-US"/>
        </w:rPr>
        <w:t>W</w:t>
      </w:r>
      <w:r>
        <w:rPr>
          <w:lang w:val="en-US"/>
        </w:rPr>
        <w:t xml:space="preserve">aste Collection Facilities and </w:t>
      </w:r>
      <w:r w:rsidRPr="00E46EF9">
        <w:rPr>
          <w:lang w:val="en-US"/>
        </w:rPr>
        <w:t>E</w:t>
      </w:r>
      <w:r>
        <w:rPr>
          <w:lang w:val="en-US"/>
        </w:rPr>
        <w:t>xisting Waste Management Facilities Inventory.  It should include apart the geo-referenced location, d</w:t>
      </w:r>
      <w:r>
        <w:rPr>
          <w:lang w:val="en-US"/>
        </w:rPr>
        <w:t>e</w:t>
      </w:r>
      <w:r>
        <w:rPr>
          <w:lang w:val="en-US"/>
        </w:rPr>
        <w:t xml:space="preserve">tailed information about the specific indicators related with the operation and activities that take place on them. </w:t>
      </w:r>
    </w:p>
    <w:p w:rsidR="00B55BB6" w:rsidRDefault="00B55BB6" w:rsidP="00F91CA8">
      <w:pPr>
        <w:numPr>
          <w:ilvl w:val="0"/>
          <w:numId w:val="64"/>
        </w:numPr>
        <w:tabs>
          <w:tab w:val="clear" w:pos="284"/>
          <w:tab w:val="clear" w:pos="567"/>
          <w:tab w:val="clear" w:pos="851"/>
          <w:tab w:val="clear" w:pos="1134"/>
        </w:tabs>
        <w:jc w:val="left"/>
        <w:rPr>
          <w:lang w:val="en-US"/>
        </w:rPr>
      </w:pPr>
      <w:r w:rsidRPr="00E46EF9">
        <w:rPr>
          <w:lang w:val="en-US"/>
        </w:rPr>
        <w:t>Bring Sites</w:t>
      </w:r>
      <w:r>
        <w:rPr>
          <w:lang w:val="en-US"/>
        </w:rPr>
        <w:t>.</w:t>
      </w:r>
    </w:p>
    <w:p w:rsidR="00B55BB6" w:rsidRDefault="00B55BB6" w:rsidP="00F91CA8">
      <w:pPr>
        <w:numPr>
          <w:ilvl w:val="0"/>
          <w:numId w:val="64"/>
        </w:numPr>
        <w:tabs>
          <w:tab w:val="clear" w:pos="284"/>
          <w:tab w:val="clear" w:pos="567"/>
          <w:tab w:val="clear" w:pos="851"/>
          <w:tab w:val="clear" w:pos="1134"/>
        </w:tabs>
        <w:jc w:val="left"/>
        <w:rPr>
          <w:lang w:val="en-US"/>
        </w:rPr>
      </w:pPr>
      <w:r w:rsidRPr="00E46EF9">
        <w:rPr>
          <w:lang w:val="en-US"/>
        </w:rPr>
        <w:t>Recycling Centres</w:t>
      </w:r>
      <w:r>
        <w:rPr>
          <w:lang w:val="en-US"/>
        </w:rPr>
        <w:t>.</w:t>
      </w:r>
      <w:r w:rsidRPr="00E46EF9">
        <w:rPr>
          <w:lang w:val="en-US"/>
        </w:rPr>
        <w:t xml:space="preserve"> </w:t>
      </w:r>
    </w:p>
    <w:p w:rsidR="00B55BB6" w:rsidRDefault="00B55BB6" w:rsidP="00F91CA8">
      <w:pPr>
        <w:numPr>
          <w:ilvl w:val="0"/>
          <w:numId w:val="64"/>
        </w:numPr>
        <w:tabs>
          <w:tab w:val="clear" w:pos="284"/>
          <w:tab w:val="clear" w:pos="567"/>
          <w:tab w:val="clear" w:pos="851"/>
          <w:tab w:val="clear" w:pos="1134"/>
        </w:tabs>
        <w:jc w:val="left"/>
        <w:rPr>
          <w:lang w:val="en-US"/>
        </w:rPr>
      </w:pPr>
      <w:r>
        <w:rPr>
          <w:lang w:val="en-US"/>
        </w:rPr>
        <w:t>Transfer Stations.</w:t>
      </w:r>
    </w:p>
    <w:p w:rsidR="00B55BB6" w:rsidRPr="00E46EF9" w:rsidRDefault="00B55BB6" w:rsidP="00F91CA8">
      <w:pPr>
        <w:numPr>
          <w:ilvl w:val="0"/>
          <w:numId w:val="64"/>
        </w:numPr>
        <w:tabs>
          <w:tab w:val="clear" w:pos="284"/>
          <w:tab w:val="clear" w:pos="567"/>
          <w:tab w:val="clear" w:pos="851"/>
          <w:tab w:val="clear" w:pos="1134"/>
        </w:tabs>
        <w:jc w:val="left"/>
        <w:rPr>
          <w:lang w:val="en-US"/>
        </w:rPr>
      </w:pPr>
      <w:r>
        <w:rPr>
          <w:lang w:val="en-US"/>
        </w:rPr>
        <w:t>Landfills</w:t>
      </w:r>
    </w:p>
    <w:p w:rsidR="00B55BB6" w:rsidRPr="00E46EF9" w:rsidRDefault="00B55BB6" w:rsidP="00F91CA8">
      <w:pPr>
        <w:numPr>
          <w:ilvl w:val="0"/>
          <w:numId w:val="64"/>
        </w:numPr>
        <w:tabs>
          <w:tab w:val="clear" w:pos="284"/>
          <w:tab w:val="clear" w:pos="567"/>
          <w:tab w:val="clear" w:pos="851"/>
          <w:tab w:val="clear" w:pos="1134"/>
        </w:tabs>
        <w:jc w:val="left"/>
        <w:rPr>
          <w:lang w:val="en-US"/>
        </w:rPr>
      </w:pPr>
      <w:r w:rsidRPr="00E46EF9">
        <w:rPr>
          <w:lang w:val="en-US"/>
        </w:rPr>
        <w:t>Operational EPA Licensed Waste Management Facilities</w:t>
      </w:r>
    </w:p>
    <w:p w:rsidR="00B55BB6" w:rsidRDefault="00B55BB6" w:rsidP="00F91CA8">
      <w:pPr>
        <w:numPr>
          <w:ilvl w:val="0"/>
          <w:numId w:val="64"/>
        </w:numPr>
        <w:tabs>
          <w:tab w:val="clear" w:pos="284"/>
          <w:tab w:val="clear" w:pos="567"/>
          <w:tab w:val="clear" w:pos="851"/>
          <w:tab w:val="clear" w:pos="1134"/>
        </w:tabs>
        <w:jc w:val="left"/>
        <w:rPr>
          <w:lang w:val="en-US"/>
        </w:rPr>
      </w:pPr>
      <w:r w:rsidRPr="00E46EF9">
        <w:rPr>
          <w:lang w:val="en-US"/>
        </w:rPr>
        <w:t>Waste Permitted Facilities</w:t>
      </w:r>
    </w:p>
    <w:p w:rsidR="00B55BB6" w:rsidRDefault="00B55BB6" w:rsidP="00F91CA8">
      <w:pPr>
        <w:numPr>
          <w:ilvl w:val="0"/>
          <w:numId w:val="64"/>
        </w:numPr>
        <w:tabs>
          <w:tab w:val="clear" w:pos="284"/>
          <w:tab w:val="clear" w:pos="567"/>
          <w:tab w:val="clear" w:pos="851"/>
          <w:tab w:val="clear" w:pos="1134"/>
        </w:tabs>
        <w:jc w:val="left"/>
        <w:rPr>
          <w:lang w:val="en-US"/>
        </w:rPr>
      </w:pPr>
      <w:r w:rsidRPr="00E46EF9">
        <w:rPr>
          <w:lang w:val="en-US"/>
        </w:rPr>
        <w:t xml:space="preserve">Licensing of Unauthorised Waste Disposal Site </w:t>
      </w:r>
    </w:p>
    <w:p w:rsidR="00B55BB6" w:rsidRDefault="00B55BB6" w:rsidP="00F91CA8">
      <w:pPr>
        <w:numPr>
          <w:ilvl w:val="0"/>
          <w:numId w:val="64"/>
        </w:numPr>
        <w:tabs>
          <w:tab w:val="clear" w:pos="284"/>
          <w:tab w:val="clear" w:pos="567"/>
          <w:tab w:val="clear" w:pos="851"/>
          <w:tab w:val="clear" w:pos="1134"/>
        </w:tabs>
        <w:jc w:val="left"/>
        <w:rPr>
          <w:lang w:val="en-US"/>
        </w:rPr>
      </w:pPr>
      <w:r>
        <w:rPr>
          <w:lang w:val="en-US"/>
        </w:rPr>
        <w:t>Others.</w:t>
      </w:r>
    </w:p>
    <w:p w:rsidR="00B55BB6" w:rsidRDefault="00B55BB6" w:rsidP="00B55BB6">
      <w:pPr>
        <w:rPr>
          <w:lang w:val="en-US"/>
        </w:rPr>
      </w:pPr>
    </w:p>
    <w:p w:rsidR="00B55BB6" w:rsidRDefault="00B55BB6" w:rsidP="00B55BB6">
      <w:pPr>
        <w:rPr>
          <w:lang w:val="en-US"/>
        </w:rPr>
      </w:pPr>
    </w:p>
    <w:p w:rsidR="00B55BB6" w:rsidRPr="004259F3" w:rsidRDefault="00B55BB6" w:rsidP="00B55BB6">
      <w:pPr>
        <w:rPr>
          <w:rFonts w:cs="Arial"/>
          <w:b/>
          <w:lang w:val="en-US"/>
        </w:rPr>
      </w:pPr>
      <w:bookmarkStart w:id="748" w:name="_Toc273366667"/>
      <w:bookmarkStart w:id="749" w:name="_Toc283886496"/>
      <w:r w:rsidRPr="004259F3">
        <w:rPr>
          <w:rFonts w:cs="Arial"/>
          <w:b/>
          <w:lang w:val="en-US"/>
        </w:rPr>
        <w:t xml:space="preserve">Part </w:t>
      </w:r>
      <w:r>
        <w:rPr>
          <w:rFonts w:cs="Arial"/>
          <w:b/>
          <w:lang w:val="en-US"/>
        </w:rPr>
        <w:t>4</w:t>
      </w:r>
      <w:r w:rsidRPr="004259F3">
        <w:rPr>
          <w:rFonts w:cs="Arial"/>
          <w:b/>
          <w:lang w:val="en-US"/>
        </w:rPr>
        <w:t>: Detailed, structured description of the use case</w:t>
      </w:r>
    </w:p>
    <w:p w:rsidR="00B55BB6" w:rsidRPr="004259F3" w:rsidRDefault="00B55BB6" w:rsidP="00B55BB6">
      <w:pPr>
        <w:rPr>
          <w:rFonts w:cs="Arial"/>
          <w:lang w:val="en-US"/>
        </w:rPr>
      </w:pPr>
    </w:p>
    <w:p w:rsidR="00B55BB6" w:rsidRDefault="00B55BB6" w:rsidP="00B55BB6">
      <w:pPr>
        <w:rPr>
          <w:rFonts w:cs="Arial"/>
          <w:b/>
          <w:lang w:val="en-US"/>
        </w:rPr>
      </w:pPr>
      <w:bookmarkStart w:id="750" w:name="_Toc283889786"/>
      <w:r w:rsidRPr="00EE6F05">
        <w:rPr>
          <w:rFonts w:cs="Arial"/>
          <w:b/>
          <w:lang w:val="en-US"/>
        </w:rPr>
        <w:t xml:space="preserve">Use-Case: </w:t>
      </w:r>
      <w:bookmarkEnd w:id="748"/>
      <w:r w:rsidRPr="00EE6F05">
        <w:rPr>
          <w:rFonts w:cs="Arial"/>
          <w:b/>
          <w:lang w:val="en-US"/>
        </w:rPr>
        <w:t>Waste Infrastructure Mapping</w:t>
      </w:r>
      <w:bookmarkEnd w:id="749"/>
      <w:bookmarkEnd w:id="750"/>
    </w:p>
    <w:p w:rsidR="00B55BB6" w:rsidRDefault="00B55BB6" w:rsidP="00B55BB6">
      <w:pPr>
        <w:rPr>
          <w:rFonts w:cs="Arial"/>
          <w:b/>
          <w:lang w:val="en-US"/>
        </w:rPr>
      </w:pPr>
    </w:p>
    <w:tbl>
      <w:tblPr>
        <w:tblW w:w="918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7058"/>
      </w:tblGrid>
      <w:tr w:rsidR="00B55BB6" w:rsidRPr="002967F8" w:rsidTr="00B55BB6">
        <w:tblPrEx>
          <w:tblCellMar>
            <w:top w:w="0" w:type="dxa"/>
            <w:bottom w:w="0" w:type="dxa"/>
          </w:tblCellMar>
        </w:tblPrEx>
        <w:trPr>
          <w:cantSplit/>
          <w:tblHeader/>
        </w:trPr>
        <w:tc>
          <w:tcPr>
            <w:tcW w:w="9184" w:type="dxa"/>
            <w:gridSpan w:val="2"/>
            <w:shd w:val="pct50" w:color="auto" w:fill="auto"/>
            <w:vAlign w:val="center"/>
          </w:tcPr>
          <w:p w:rsidR="00B55BB6" w:rsidRPr="002967F8" w:rsidRDefault="00B55BB6" w:rsidP="00B55BB6">
            <w:pPr>
              <w:pStyle w:val="TableCellHeader"/>
              <w:rPr>
                <w:rFonts w:ascii="Arial" w:hAnsi="Arial" w:cs="Arial"/>
              </w:rPr>
            </w:pPr>
            <w:r w:rsidRPr="002967F8">
              <w:rPr>
                <w:rFonts w:ascii="Arial" w:hAnsi="Arial" w:cs="Arial"/>
              </w:rPr>
              <w:t>Use Case Description</w:t>
            </w:r>
          </w:p>
        </w:tc>
      </w:tr>
      <w:tr w:rsidR="00B55BB6" w:rsidRPr="002967F8" w:rsidTr="00B55BB6">
        <w:tblPrEx>
          <w:tblCellMar>
            <w:top w:w="0" w:type="dxa"/>
            <w:bottom w:w="0" w:type="dxa"/>
          </w:tblCellMar>
        </w:tblPrEx>
        <w:trPr>
          <w:cantSplit/>
        </w:trPr>
        <w:tc>
          <w:tcPr>
            <w:tcW w:w="2126" w:type="dxa"/>
            <w:tcBorders>
              <w:bottom w:val="single" w:sz="4" w:space="0" w:color="auto"/>
            </w:tcBorders>
            <w:shd w:val="pct25" w:color="auto" w:fill="auto"/>
            <w:vAlign w:val="center"/>
          </w:tcPr>
          <w:p w:rsidR="00B55BB6" w:rsidRPr="002967F8" w:rsidRDefault="00B55BB6" w:rsidP="00B55BB6">
            <w:pPr>
              <w:pStyle w:val="berschrift2Zchn"/>
              <w:rPr>
                <w:rFonts w:cs="Arial"/>
                <w:lang w:val="en-US"/>
              </w:rPr>
            </w:pPr>
            <w:r w:rsidRPr="002967F8">
              <w:rPr>
                <w:rFonts w:cs="Arial"/>
                <w:lang w:val="en-US"/>
              </w:rPr>
              <w:t>Name</w:t>
            </w:r>
          </w:p>
        </w:tc>
        <w:tc>
          <w:tcPr>
            <w:tcW w:w="7058" w:type="dxa"/>
            <w:tcBorders>
              <w:bottom w:val="single" w:sz="4" w:space="0" w:color="auto"/>
            </w:tcBorders>
            <w:vAlign w:val="center"/>
          </w:tcPr>
          <w:p w:rsidR="00B55BB6" w:rsidRPr="002967F8" w:rsidRDefault="00B55BB6" w:rsidP="00B55BB6">
            <w:pPr>
              <w:pStyle w:val="Rientronormale"/>
              <w:ind w:left="0"/>
              <w:rPr>
                <w:rFonts w:cs="Arial"/>
                <w:lang w:val="en-US"/>
              </w:rPr>
            </w:pPr>
            <w:r w:rsidRPr="002967F8">
              <w:rPr>
                <w:rFonts w:cs="Arial"/>
                <w:lang w:val="en-US"/>
              </w:rPr>
              <w:t>Generic Waste Infrastructure mapping could be accessible for many different actors from Citizens to European Institutions. It could be required from an</w:t>
            </w:r>
            <w:r w:rsidRPr="002967F8">
              <w:rPr>
                <w:rFonts w:cs="Arial"/>
                <w:lang w:val="en-US"/>
              </w:rPr>
              <w:t>a</w:t>
            </w:r>
            <w:r w:rsidRPr="002967F8">
              <w:rPr>
                <w:rFonts w:cs="Arial"/>
                <w:lang w:val="en-US"/>
              </w:rPr>
              <w:t xml:space="preserve">lytical or reporting purposes to general consultancy information. </w:t>
            </w:r>
          </w:p>
          <w:p w:rsidR="00B55BB6" w:rsidRPr="002967F8" w:rsidRDefault="00B55BB6" w:rsidP="00B55BB6">
            <w:pPr>
              <w:pStyle w:val="Rientronormale"/>
              <w:ind w:left="0"/>
              <w:rPr>
                <w:rFonts w:cs="Arial"/>
                <w:lang w:val="en-US"/>
              </w:rPr>
            </w:pPr>
            <w:r w:rsidRPr="002967F8">
              <w:rPr>
                <w:rFonts w:cs="Arial"/>
                <w:lang w:val="en-US"/>
              </w:rPr>
              <w:t xml:space="preserve">Actually, this is information is provided by several Public Administrations in different supporting formats, generally including some kind of geo-referenced information, and being used for many different purposes.   </w:t>
            </w:r>
          </w:p>
        </w:tc>
      </w:tr>
      <w:tr w:rsidR="00B55BB6" w:rsidRPr="002967F8" w:rsidTr="00B55BB6">
        <w:tblPrEx>
          <w:tblCellMar>
            <w:top w:w="0" w:type="dxa"/>
            <w:bottom w:w="0" w:type="dxa"/>
          </w:tblCellMar>
        </w:tblPrEx>
        <w:trPr>
          <w:cantSplit/>
        </w:trPr>
        <w:tc>
          <w:tcPr>
            <w:tcW w:w="2126"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Priority</w:t>
            </w:r>
          </w:p>
        </w:tc>
        <w:tc>
          <w:tcPr>
            <w:tcW w:w="7058" w:type="dxa"/>
            <w:tcBorders>
              <w:bottom w:val="single" w:sz="4" w:space="0" w:color="auto"/>
            </w:tcBorders>
            <w:vAlign w:val="center"/>
          </w:tcPr>
          <w:p w:rsidR="00B55BB6" w:rsidRPr="002967F8" w:rsidRDefault="00B55BB6" w:rsidP="00B55BB6">
            <w:pPr>
              <w:pStyle w:val="Rientronormale"/>
              <w:ind w:left="0"/>
              <w:rPr>
                <w:rFonts w:cs="Arial"/>
                <w:lang w:val="en-US"/>
              </w:rPr>
            </w:pPr>
            <w:r w:rsidRPr="002967F8">
              <w:rPr>
                <w:rFonts w:cs="Arial"/>
                <w:lang w:val="en-US"/>
              </w:rPr>
              <w:t>High / Medium</w:t>
            </w:r>
          </w:p>
        </w:tc>
      </w:tr>
      <w:tr w:rsidR="00B55BB6" w:rsidRPr="002967F8" w:rsidTr="00B55BB6">
        <w:tblPrEx>
          <w:tblCellMar>
            <w:top w:w="0" w:type="dxa"/>
            <w:bottom w:w="0" w:type="dxa"/>
          </w:tblCellMar>
        </w:tblPrEx>
        <w:trPr>
          <w:cantSplit/>
        </w:trPr>
        <w:tc>
          <w:tcPr>
            <w:tcW w:w="2126"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Description</w:t>
            </w:r>
          </w:p>
        </w:tc>
        <w:tc>
          <w:tcPr>
            <w:tcW w:w="7058" w:type="dxa"/>
            <w:tcBorders>
              <w:bottom w:val="single" w:sz="4" w:space="0" w:color="auto"/>
            </w:tcBorders>
            <w:vAlign w:val="center"/>
          </w:tcPr>
          <w:p w:rsidR="00B55BB6" w:rsidRPr="002967F8" w:rsidRDefault="00B55BB6" w:rsidP="00B55BB6">
            <w:pPr>
              <w:pStyle w:val="Rientronormale"/>
              <w:ind w:left="0"/>
              <w:rPr>
                <w:rFonts w:cs="Arial"/>
                <w:lang w:val="en-US"/>
              </w:rPr>
            </w:pPr>
            <w:r w:rsidRPr="002967F8">
              <w:rPr>
                <w:rFonts w:cs="Arial"/>
                <w:lang w:val="en-US"/>
              </w:rPr>
              <w:t xml:space="preserve">A data provider (Generally Public Authority but not exclusively) or modeler will present information about the emplacement of Waste Infrastructures and their related information (Activities, Waste Capacities, Operations,..) in a spatial context to a wider community of potential interested stakeholders. </w:t>
            </w:r>
          </w:p>
        </w:tc>
      </w:tr>
      <w:tr w:rsidR="00B55BB6" w:rsidRPr="002967F8" w:rsidTr="00B55BB6">
        <w:tblPrEx>
          <w:tblCellMar>
            <w:top w:w="0" w:type="dxa"/>
            <w:bottom w:w="0" w:type="dxa"/>
          </w:tblCellMar>
        </w:tblPrEx>
        <w:trPr>
          <w:cantSplit/>
        </w:trPr>
        <w:tc>
          <w:tcPr>
            <w:tcW w:w="2126" w:type="dxa"/>
            <w:tcBorders>
              <w:bottom w:val="single" w:sz="4" w:space="0" w:color="auto"/>
            </w:tcBorders>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Pre-condition</w:t>
            </w:r>
          </w:p>
        </w:tc>
        <w:tc>
          <w:tcPr>
            <w:tcW w:w="7058" w:type="dxa"/>
            <w:tcBorders>
              <w:bottom w:val="single" w:sz="4" w:space="0" w:color="auto"/>
            </w:tcBorders>
            <w:vAlign w:val="center"/>
          </w:tcPr>
          <w:p w:rsidR="00B55BB6" w:rsidRPr="002967F8" w:rsidRDefault="00B55BB6" w:rsidP="00B55BB6">
            <w:pPr>
              <w:pStyle w:val="Rientronormale"/>
              <w:ind w:left="0"/>
              <w:rPr>
                <w:rFonts w:cs="Arial"/>
                <w:lang w:val="en-US"/>
              </w:rPr>
            </w:pPr>
            <w:r w:rsidRPr="002967F8">
              <w:rPr>
                <w:rFonts w:cs="Arial"/>
                <w:lang w:val="en-US"/>
              </w:rPr>
              <w:t>The representation of all main waste cycle related elements, from the Soci</w:t>
            </w:r>
            <w:r w:rsidRPr="002967F8">
              <w:rPr>
                <w:rFonts w:cs="Arial"/>
                <w:lang w:val="en-US"/>
              </w:rPr>
              <w:t>o</w:t>
            </w:r>
            <w:r w:rsidRPr="002967F8">
              <w:rPr>
                <w:rFonts w:cs="Arial"/>
                <w:lang w:val="en-US"/>
              </w:rPr>
              <w:t>economic of the region to which the plan apply to the position of the Waste facilities (all typologies including landfills or valorization plants) i</w:t>
            </w:r>
            <w:r w:rsidRPr="002967F8">
              <w:rPr>
                <w:rFonts w:cs="Arial"/>
                <w:lang w:val="en-US"/>
              </w:rPr>
              <w:t>n</w:t>
            </w:r>
            <w:r w:rsidRPr="002967F8">
              <w:rPr>
                <w:rFonts w:cs="Arial"/>
                <w:lang w:val="en-US"/>
              </w:rPr>
              <w:t>cluded on the waste network is needed to provide a map for orientation and to unde</w:t>
            </w:r>
            <w:r w:rsidRPr="002967F8">
              <w:rPr>
                <w:rFonts w:cs="Arial"/>
                <w:lang w:val="en-US"/>
              </w:rPr>
              <w:t>r</w:t>
            </w:r>
            <w:r w:rsidRPr="002967F8">
              <w:rPr>
                <w:rFonts w:cs="Arial"/>
                <w:lang w:val="en-US"/>
              </w:rPr>
              <w:t xml:space="preserve">stand spatial relationships. </w:t>
            </w:r>
          </w:p>
          <w:p w:rsidR="00B55BB6" w:rsidRPr="002967F8" w:rsidRDefault="00B55BB6" w:rsidP="00B55BB6">
            <w:pPr>
              <w:pStyle w:val="Rientronormale"/>
              <w:ind w:left="0"/>
              <w:rPr>
                <w:rFonts w:cs="Arial"/>
                <w:lang w:val="en-US"/>
              </w:rPr>
            </w:pPr>
            <w:r w:rsidRPr="002967F8">
              <w:rPr>
                <w:rFonts w:cs="Arial"/>
                <w:lang w:val="en-US"/>
              </w:rPr>
              <w:t>Feature classification may be required as reference data or defined rules to choose reference elements (features, dimensions).</w:t>
            </w:r>
          </w:p>
          <w:p w:rsidR="00B55BB6" w:rsidRPr="002967F8" w:rsidRDefault="00B55BB6" w:rsidP="00B55BB6">
            <w:pPr>
              <w:pStyle w:val="Rientronormale"/>
              <w:ind w:left="0"/>
              <w:rPr>
                <w:rFonts w:cs="Arial"/>
                <w:lang w:val="en-US"/>
              </w:rPr>
            </w:pPr>
            <w:r w:rsidRPr="002967F8">
              <w:rPr>
                <w:rFonts w:cs="Arial"/>
                <w:lang w:val="en-US"/>
              </w:rPr>
              <w:t>Portrayal: Generalization and symbols rules for reference data and waste facilities related information</w:t>
            </w:r>
          </w:p>
          <w:p w:rsidR="00B55BB6" w:rsidRPr="002967F8" w:rsidRDefault="00B55BB6" w:rsidP="00B55BB6">
            <w:pPr>
              <w:pStyle w:val="Rientronormale"/>
              <w:ind w:left="0"/>
              <w:rPr>
                <w:rFonts w:cs="Arial"/>
                <w:lang w:val="en-US"/>
              </w:rPr>
            </w:pPr>
            <w:r w:rsidRPr="002967F8">
              <w:rPr>
                <w:rFonts w:cs="Arial"/>
                <w:lang w:val="en-US"/>
              </w:rPr>
              <w:t>Alternatively a set of pre-defined raster data. Reference maps could be sp</w:t>
            </w:r>
            <w:r w:rsidRPr="002967F8">
              <w:rPr>
                <w:rFonts w:cs="Arial"/>
                <w:lang w:val="en-US"/>
              </w:rPr>
              <w:t>e</w:t>
            </w:r>
            <w:r w:rsidRPr="002967F8">
              <w:rPr>
                <w:rFonts w:cs="Arial"/>
                <w:lang w:val="en-US"/>
              </w:rPr>
              <w:t>cified as context.</w:t>
            </w:r>
          </w:p>
        </w:tc>
      </w:tr>
      <w:tr w:rsidR="00B55BB6" w:rsidRPr="002967F8" w:rsidTr="00B55BB6">
        <w:tblPrEx>
          <w:tblCellMar>
            <w:top w:w="0" w:type="dxa"/>
            <w:bottom w:w="0" w:type="dxa"/>
          </w:tblCellMar>
        </w:tblPrEx>
        <w:trPr>
          <w:cantSplit/>
        </w:trPr>
        <w:tc>
          <w:tcPr>
            <w:tcW w:w="9184" w:type="dxa"/>
            <w:gridSpan w:val="2"/>
            <w:shd w:val="pct25" w:color="auto" w:fill="auto"/>
            <w:vAlign w:val="center"/>
          </w:tcPr>
          <w:p w:rsidR="00B55BB6" w:rsidRPr="002967F8" w:rsidRDefault="00B55BB6" w:rsidP="00B55BB6">
            <w:pPr>
              <w:pStyle w:val="TableCellHeader"/>
              <w:rPr>
                <w:rFonts w:ascii="Arial" w:hAnsi="Arial" w:cs="Arial"/>
              </w:rPr>
            </w:pPr>
            <w:r w:rsidRPr="002967F8">
              <w:rPr>
                <w:rFonts w:ascii="Arial" w:hAnsi="Arial" w:cs="Arial"/>
              </w:rPr>
              <w:t>Flow of Events – Basic Path</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BB2DA1">
              <w:rPr>
                <w:rFonts w:ascii="Arial" w:eastAsia="Times New Roman" w:hAnsi="Arial" w:cs="Arial"/>
                <w:sz w:val="20"/>
                <w:lang w:eastAsia="en-US"/>
              </w:rPr>
              <w:t>Step</w:t>
            </w:r>
            <w:r w:rsidRPr="002967F8">
              <w:rPr>
                <w:rFonts w:ascii="Arial" w:hAnsi="Arial" w:cs="Arial"/>
              </w:rPr>
              <w:t xml:space="preserve"> 1.</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Public Authority defines the purpose of the information to be provided and the Thematic covertures (Bring Sites, Recycling Facil</w:t>
            </w:r>
            <w:r w:rsidRPr="002967F8">
              <w:rPr>
                <w:rFonts w:cs="Arial"/>
                <w:lang w:val="en-US"/>
              </w:rPr>
              <w:t>i</w:t>
            </w:r>
            <w:r w:rsidRPr="002967F8">
              <w:rPr>
                <w:rFonts w:cs="Arial"/>
                <w:lang w:val="en-US"/>
              </w:rPr>
              <w:t xml:space="preserve">ties, Statistical Information, Landfill Locations, Waste Production, Statistical Information about Waste,… ). </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2</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Complementary information:  maps (SDI/ view service …) and for Environmental, Physical and Human related information such as Agglomerations, Urban Planning, Statistical information, Protected Sites, Species Distribution, etc</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3</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Several objects and thematic covertures are requested  by the Waste Plan Manager for reference data at specific resolutions (</w:t>
            </w:r>
            <w:r w:rsidRPr="002967F8">
              <w:rPr>
                <w:rFonts w:cs="Arial"/>
              </w:rPr>
              <w:t>Name and position of the urban and environmental elements, Pr</w:t>
            </w:r>
            <w:r w:rsidRPr="002967F8">
              <w:rPr>
                <w:rFonts w:cs="Arial"/>
              </w:rPr>
              <w:t>o</w:t>
            </w:r>
            <w:r w:rsidRPr="002967F8">
              <w:rPr>
                <w:rFonts w:cs="Arial"/>
              </w:rPr>
              <w:t xml:space="preserve">duction Sites, GIS-layer with topographic elements etc.) </w:t>
            </w:r>
            <w:r w:rsidRPr="002967F8">
              <w:rPr>
                <w:rFonts w:cs="Arial"/>
                <w:lang w:val="en-US"/>
              </w:rPr>
              <w:t>and  Waste Infrastructures emplaced over the territory. Complementary information and classification criteria are of special relevance.</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4</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Generalization and symbol assignment rules should be applied, suitability waste infrastructure related information for each purpose should be checked by a competent authority to avoid false stat</w:t>
            </w:r>
            <w:r w:rsidRPr="002967F8">
              <w:rPr>
                <w:rFonts w:cs="Arial"/>
                <w:lang w:val="en-US"/>
              </w:rPr>
              <w:t>e</w:t>
            </w:r>
            <w:r w:rsidRPr="002967F8">
              <w:rPr>
                <w:rFonts w:cs="Arial"/>
                <w:lang w:val="en-US"/>
              </w:rPr>
              <w:t>ments with respect to conclusions.</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5</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Data provider delivers requested layers</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6</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When thematic layers containing the same information from different providers there may be a requirement to manipulate data b</w:t>
            </w:r>
            <w:r w:rsidRPr="002967F8">
              <w:rPr>
                <w:rFonts w:cs="Arial"/>
                <w:lang w:val="en-US"/>
              </w:rPr>
              <w:t>e</w:t>
            </w:r>
            <w:r w:rsidRPr="002967F8">
              <w:rPr>
                <w:rFonts w:cs="Arial"/>
                <w:lang w:val="en-US"/>
              </w:rPr>
              <w:t xml:space="preserve">fore merging, analyzing etc. (e.g. recalculation of values, classes) </w:t>
            </w:r>
          </w:p>
        </w:tc>
      </w:tr>
      <w:tr w:rsidR="00B55BB6" w:rsidRPr="002967F8" w:rsidTr="00B55BB6">
        <w:tblPrEx>
          <w:tblCellMar>
            <w:top w:w="0" w:type="dxa"/>
            <w:bottom w:w="0" w:type="dxa"/>
          </w:tblCellMar>
        </w:tblPrEx>
        <w:trPr>
          <w:cantSplit/>
        </w:trPr>
        <w:tc>
          <w:tcPr>
            <w:tcW w:w="9184" w:type="dxa"/>
            <w:gridSpan w:val="2"/>
            <w:shd w:val="pct25" w:color="auto" w:fill="auto"/>
            <w:vAlign w:val="center"/>
          </w:tcPr>
          <w:p w:rsidR="00B55BB6" w:rsidRPr="002967F8" w:rsidRDefault="00B55BB6" w:rsidP="00B55BB6">
            <w:pPr>
              <w:pStyle w:val="TableCellHeader"/>
              <w:rPr>
                <w:rFonts w:ascii="Arial" w:hAnsi="Arial" w:cs="Arial"/>
              </w:rPr>
            </w:pPr>
            <w:r w:rsidRPr="002967F8">
              <w:rPr>
                <w:rFonts w:ascii="Arial" w:hAnsi="Arial" w:cs="Arial"/>
              </w:rPr>
              <w:t>Flow of Events – Alternative Paths</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3</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Request, concurrent with delivery, a pre-defined target data model (e.g. features, values) to support merging, harmonization etc.</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4.</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Pre-defined reference map selection</w:t>
            </w:r>
          </w:p>
        </w:tc>
      </w:tr>
      <w:tr w:rsidR="00B55BB6" w:rsidRPr="002967F8" w:rsidTr="00B55BB6">
        <w:tblPrEx>
          <w:tblCellMar>
            <w:top w:w="0" w:type="dxa"/>
            <w:bottom w:w="0" w:type="dxa"/>
          </w:tblCellMar>
        </w:tblPrEx>
        <w:trPr>
          <w:cantSplit/>
        </w:trPr>
        <w:tc>
          <w:tcPr>
            <w:tcW w:w="2126"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w:t>
            </w:r>
            <w:r w:rsidRPr="002967F8">
              <w:rPr>
                <w:rFonts w:ascii="Arial" w:hAnsi="Arial" w:cs="Arial"/>
                <w:color w:val="FF0000"/>
              </w:rPr>
              <w:t xml:space="preserve"> </w:t>
            </w:r>
            <w:r w:rsidRPr="002967F8">
              <w:rPr>
                <w:rFonts w:ascii="Arial" w:hAnsi="Arial" w:cs="Arial"/>
              </w:rPr>
              <w:t>5</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 xml:space="preserve">Delivery of seamless and as far as possible harmonized requested layer </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Post-condition</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 xml:space="preserve">Layers coming from different thematic databases should be merged to produce the reference map: e. g. Waste Infrastructures Network </w:t>
            </w:r>
            <w:r w:rsidRPr="002967F8">
              <w:rPr>
                <w:rFonts w:cs="Arial"/>
                <w:color w:val="auto"/>
                <w:lang w:val="en-US"/>
              </w:rPr>
              <w:t>level information and verified by a competent authority.</w:t>
            </w:r>
          </w:p>
        </w:tc>
      </w:tr>
      <w:tr w:rsidR="00B55BB6" w:rsidRPr="002967F8" w:rsidTr="00B55BB6">
        <w:tblPrEx>
          <w:tblCellMar>
            <w:top w:w="0" w:type="dxa"/>
            <w:bottom w:w="0" w:type="dxa"/>
          </w:tblCellMar>
        </w:tblPrEx>
        <w:trPr>
          <w:cantSplit/>
        </w:trPr>
        <w:tc>
          <w:tcPr>
            <w:tcW w:w="9184" w:type="dxa"/>
            <w:gridSpan w:val="2"/>
            <w:shd w:val="pct25" w:color="auto" w:fill="auto"/>
            <w:vAlign w:val="center"/>
          </w:tcPr>
          <w:p w:rsidR="00B55BB6" w:rsidRPr="002967F8" w:rsidRDefault="00B55BB6" w:rsidP="00B55BB6">
            <w:pPr>
              <w:pStyle w:val="TableCellHeader"/>
              <w:rPr>
                <w:rFonts w:ascii="Arial" w:hAnsi="Arial" w:cs="Arial"/>
              </w:rPr>
            </w:pPr>
            <w:r w:rsidRPr="002967F8">
              <w:rPr>
                <w:rFonts w:ascii="Arial" w:hAnsi="Arial" w:cs="Arial"/>
              </w:rPr>
              <w:t>Data source: Thematic information for example relating to environmental a</w:t>
            </w:r>
            <w:r w:rsidRPr="002967F8">
              <w:rPr>
                <w:rFonts w:ascii="Arial" w:hAnsi="Arial" w:cs="Arial"/>
              </w:rPr>
              <w:t>s</w:t>
            </w:r>
            <w:r w:rsidRPr="002967F8">
              <w:rPr>
                <w:rFonts w:ascii="Arial" w:hAnsi="Arial" w:cs="Arial"/>
              </w:rPr>
              <w:t xml:space="preserve">pects </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Description</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For example Restricted Areas, Soil, Species Distribution, Land Use.</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Data provider</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Thematic Data Providers, geo-referenced information should be harmonized.</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Geographic scope</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Various (Pan-European, cross-border, national, regional, local)</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Thematic scope</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 xml:space="preserve">Useful to answer waste question (related for example with capacity or the nearest places to transfer the waste). Urban Planning. </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Scale, resolution</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Various (depends on the purpose)</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CellLeft"/>
              <w:rPr>
                <w:rFonts w:ascii="Arial" w:hAnsi="Arial" w:cs="Arial"/>
                <w:lang w:val="en-GB"/>
              </w:rPr>
            </w:pPr>
            <w:r w:rsidRPr="002967F8">
              <w:rPr>
                <w:rFonts w:ascii="Arial" w:hAnsi="Arial" w:cs="Arial"/>
              </w:rPr>
              <w:t>Delivery</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GIS-Raster files, GIS-Vector-files, GML-files, WFS</w:t>
            </w:r>
          </w:p>
        </w:tc>
      </w:tr>
      <w:tr w:rsidR="00B55BB6" w:rsidRPr="002967F8" w:rsidTr="00B55BB6">
        <w:tblPrEx>
          <w:tblCellMar>
            <w:top w:w="0" w:type="dxa"/>
            <w:bottom w:w="0" w:type="dxa"/>
          </w:tblCellMar>
        </w:tblPrEx>
        <w:trPr>
          <w:cantSplit/>
        </w:trPr>
        <w:tc>
          <w:tcPr>
            <w:tcW w:w="2126"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Documentation</w:t>
            </w:r>
          </w:p>
        </w:tc>
        <w:tc>
          <w:tcPr>
            <w:tcW w:w="7058" w:type="dxa"/>
            <w:vAlign w:val="center"/>
          </w:tcPr>
          <w:p w:rsidR="00B55BB6" w:rsidRPr="002967F8" w:rsidRDefault="00B55BB6" w:rsidP="00B55BB6">
            <w:pPr>
              <w:pStyle w:val="Rientronormale"/>
              <w:rPr>
                <w:rFonts w:cs="Arial"/>
                <w:lang w:val="en-US"/>
              </w:rPr>
            </w:pPr>
            <w:r w:rsidRPr="002967F8">
              <w:rPr>
                <w:rFonts w:cs="Arial"/>
                <w:lang w:val="en-US"/>
              </w:rPr>
              <w:t>Metadata, Model description</w:t>
            </w:r>
          </w:p>
        </w:tc>
      </w:tr>
    </w:tbl>
    <w:p w:rsidR="00B55BB6" w:rsidRPr="002967F8" w:rsidRDefault="00B55BB6" w:rsidP="00B55BB6">
      <w:pPr>
        <w:rPr>
          <w:rFonts w:cs="Arial"/>
          <w:b/>
          <w:lang w:val="en-US"/>
        </w:rPr>
      </w:pPr>
    </w:p>
    <w:p w:rsidR="00B55BB6" w:rsidRDefault="00B55BB6"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Default="001D7282" w:rsidP="00B55BB6">
      <w:pPr>
        <w:rPr>
          <w:rFonts w:cs="Arial"/>
          <w:lang w:val="en-US"/>
        </w:rPr>
      </w:pPr>
    </w:p>
    <w:p w:rsidR="001D7282" w:rsidRPr="002967F8" w:rsidRDefault="001D7282" w:rsidP="00B55BB6">
      <w:pPr>
        <w:rPr>
          <w:rFonts w:cs="Arial"/>
          <w:lang w:val="en-US"/>
        </w:rPr>
      </w:pPr>
    </w:p>
    <w:p w:rsidR="00B55BB6" w:rsidRPr="002967F8" w:rsidRDefault="00B55BB6" w:rsidP="00B55BB6">
      <w:pPr>
        <w:rPr>
          <w:rFonts w:cs="Arial"/>
          <w:b/>
          <w:lang w:val="en-US"/>
        </w:rPr>
      </w:pPr>
      <w:bookmarkStart w:id="751" w:name="_Toc283889787"/>
    </w:p>
    <w:p w:rsidR="00B55BB6" w:rsidRPr="002967F8" w:rsidRDefault="00B55BB6" w:rsidP="00B55BB6">
      <w:pPr>
        <w:rPr>
          <w:rFonts w:cs="Arial"/>
          <w:b/>
          <w:lang w:val="en-US"/>
        </w:rPr>
      </w:pPr>
    </w:p>
    <w:p w:rsidR="00B55BB6" w:rsidRPr="002967F8" w:rsidRDefault="00B55BB6" w:rsidP="00B55BB6">
      <w:pPr>
        <w:rPr>
          <w:rFonts w:cs="Arial"/>
          <w:b/>
          <w:lang w:val="en-US"/>
        </w:rPr>
      </w:pPr>
      <w:r w:rsidRPr="002967F8">
        <w:rPr>
          <w:rFonts w:cs="Arial"/>
          <w:b/>
          <w:lang w:val="en-US"/>
        </w:rPr>
        <w:t>Use Case: Waste Plan Definition</w:t>
      </w:r>
      <w:bookmarkEnd w:id="751"/>
    </w:p>
    <w:p w:rsidR="00B55BB6" w:rsidRPr="002967F8" w:rsidRDefault="00B55BB6" w:rsidP="00B55BB6">
      <w:pPr>
        <w:rPr>
          <w:rFonts w:cs="Arial"/>
          <w:b/>
          <w:lang w:val="en-US"/>
        </w:rPr>
      </w:pPr>
    </w:p>
    <w:tbl>
      <w:tblPr>
        <w:tblW w:w="93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7150"/>
      </w:tblGrid>
      <w:tr w:rsidR="00B55BB6" w:rsidRPr="002967F8" w:rsidTr="00B55BB6">
        <w:tblPrEx>
          <w:tblCellMar>
            <w:top w:w="0" w:type="dxa"/>
            <w:bottom w:w="0" w:type="dxa"/>
          </w:tblCellMar>
        </w:tblPrEx>
        <w:trPr>
          <w:cantSplit/>
          <w:trHeight w:val="7095"/>
        </w:trPr>
        <w:tc>
          <w:tcPr>
            <w:tcW w:w="2154"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Name</w:t>
            </w:r>
          </w:p>
        </w:tc>
        <w:tc>
          <w:tcPr>
            <w:tcW w:w="7150" w:type="dxa"/>
            <w:tcBorders>
              <w:bottom w:val="single" w:sz="4" w:space="0" w:color="auto"/>
            </w:tcBorders>
            <w:vAlign w:val="center"/>
          </w:tcPr>
          <w:p w:rsidR="00B55BB6" w:rsidRPr="002967F8" w:rsidRDefault="00B55BB6" w:rsidP="00B55BB6">
            <w:pPr>
              <w:pStyle w:val="Rientronormale"/>
              <w:ind w:left="0"/>
              <w:rPr>
                <w:rFonts w:cs="Arial"/>
                <w:lang w:val="en-US"/>
              </w:rPr>
            </w:pPr>
            <w:r w:rsidRPr="002967F8">
              <w:rPr>
                <w:rFonts w:cs="Arial"/>
                <w:lang w:val="en-US"/>
              </w:rPr>
              <w:t xml:space="preserve">Waste Plans as described in Directive 2006/12/EC. </w:t>
            </w:r>
          </w:p>
          <w:p w:rsidR="00B55BB6" w:rsidRPr="002967F8" w:rsidRDefault="00B55BB6" w:rsidP="00B55BB6">
            <w:pPr>
              <w:pStyle w:val="Rientronormale"/>
              <w:ind w:left="0"/>
              <w:rPr>
                <w:rFonts w:cs="Arial"/>
                <w:lang w:val="en-US"/>
              </w:rPr>
            </w:pPr>
            <w:r w:rsidRPr="002967F8">
              <w:rPr>
                <w:rFonts w:cs="Arial"/>
                <w:lang w:val="en-US"/>
              </w:rPr>
              <w:t>The different aspects to be described or having into account during the pro</w:t>
            </w:r>
            <w:r w:rsidRPr="002967F8">
              <w:rPr>
                <w:rFonts w:cs="Arial"/>
                <w:lang w:val="en-US"/>
              </w:rPr>
              <w:t>c</w:t>
            </w:r>
            <w:r w:rsidRPr="002967F8">
              <w:rPr>
                <w:rFonts w:cs="Arial"/>
                <w:lang w:val="en-US"/>
              </w:rPr>
              <w:t xml:space="preserve">ess could be: </w:t>
            </w:r>
          </w:p>
          <w:p w:rsidR="00B55BB6" w:rsidRPr="002967F8" w:rsidRDefault="00B55BB6" w:rsidP="00F91CA8">
            <w:pPr>
              <w:pStyle w:val="Rientronormale"/>
              <w:numPr>
                <w:ilvl w:val="0"/>
                <w:numId w:val="69"/>
              </w:numPr>
              <w:rPr>
                <w:rFonts w:cs="Arial"/>
                <w:lang w:val="en-US"/>
              </w:rPr>
            </w:pPr>
            <w:r w:rsidRPr="002967F8">
              <w:rPr>
                <w:rFonts w:cs="Arial"/>
                <w:lang w:val="en-US"/>
              </w:rPr>
              <w:t>Territory Description: Base information focus on describing the territory covered by the plan from different points of view (Environmental, Physical, Socio-Economic, Demographic, …). This involves links with different I</w:t>
            </w:r>
            <w:r w:rsidRPr="002967F8">
              <w:rPr>
                <w:rFonts w:cs="Arial"/>
                <w:lang w:val="en-US"/>
              </w:rPr>
              <w:t>N</w:t>
            </w:r>
            <w:r w:rsidRPr="002967F8">
              <w:rPr>
                <w:rFonts w:cs="Arial"/>
                <w:lang w:val="en-US"/>
              </w:rPr>
              <w:t>SPIRE TWGs in two main ways:</w:t>
            </w:r>
          </w:p>
          <w:p w:rsidR="00B55BB6" w:rsidRPr="002967F8" w:rsidRDefault="00B55BB6" w:rsidP="00F91CA8">
            <w:pPr>
              <w:numPr>
                <w:ilvl w:val="0"/>
                <w:numId w:val="67"/>
              </w:numPr>
              <w:tabs>
                <w:tab w:val="clear" w:pos="284"/>
                <w:tab w:val="clear" w:pos="567"/>
                <w:tab w:val="clear" w:pos="851"/>
                <w:tab w:val="clear" w:pos="1134"/>
              </w:tabs>
              <w:jc w:val="left"/>
              <w:rPr>
                <w:rFonts w:cs="Arial"/>
                <w:color w:val="000000"/>
                <w:lang w:val="en-US"/>
              </w:rPr>
            </w:pPr>
            <w:r w:rsidRPr="002967F8">
              <w:rPr>
                <w:rFonts w:cs="Arial"/>
                <w:color w:val="000000"/>
                <w:lang w:val="en-US"/>
              </w:rPr>
              <w:t>As source of information for the definition of the plan (Art.1.37)</w:t>
            </w:r>
          </w:p>
          <w:p w:rsidR="00B55BB6" w:rsidRPr="002967F8" w:rsidRDefault="00B55BB6" w:rsidP="00F91CA8">
            <w:pPr>
              <w:numPr>
                <w:ilvl w:val="0"/>
                <w:numId w:val="67"/>
              </w:numPr>
              <w:tabs>
                <w:tab w:val="clear" w:pos="284"/>
                <w:tab w:val="clear" w:pos="567"/>
                <w:tab w:val="clear" w:pos="851"/>
                <w:tab w:val="clear" w:pos="1134"/>
              </w:tabs>
              <w:jc w:val="left"/>
              <w:rPr>
                <w:rFonts w:cs="Arial"/>
                <w:color w:val="000000"/>
                <w:lang w:val="en-US"/>
              </w:rPr>
            </w:pPr>
            <w:r w:rsidRPr="002967F8">
              <w:rPr>
                <w:rFonts w:cs="Arial"/>
                <w:color w:val="000000"/>
                <w:lang w:val="en-US"/>
              </w:rPr>
              <w:t>As base reference information to identify the Network over the terr</w:t>
            </w:r>
            <w:r w:rsidRPr="002967F8">
              <w:rPr>
                <w:rFonts w:cs="Arial"/>
                <w:color w:val="000000"/>
                <w:lang w:val="en-US"/>
              </w:rPr>
              <w:t>i</w:t>
            </w:r>
            <w:r w:rsidRPr="002967F8">
              <w:rPr>
                <w:rFonts w:cs="Arial"/>
                <w:color w:val="000000"/>
                <w:lang w:val="en-US"/>
              </w:rPr>
              <w:t>tory (Art.31)</w:t>
            </w:r>
          </w:p>
          <w:p w:rsidR="00B55BB6" w:rsidRPr="002967F8" w:rsidRDefault="00B55BB6" w:rsidP="00F91CA8">
            <w:pPr>
              <w:numPr>
                <w:ilvl w:val="0"/>
                <w:numId w:val="67"/>
              </w:numPr>
              <w:tabs>
                <w:tab w:val="clear" w:pos="284"/>
                <w:tab w:val="clear" w:pos="567"/>
                <w:tab w:val="clear" w:pos="851"/>
                <w:tab w:val="clear" w:pos="1134"/>
              </w:tabs>
              <w:jc w:val="left"/>
              <w:rPr>
                <w:rFonts w:cs="Arial"/>
                <w:color w:val="000000"/>
                <w:lang w:val="en-US"/>
              </w:rPr>
            </w:pPr>
            <w:r w:rsidRPr="002967F8">
              <w:rPr>
                <w:rFonts w:cs="Arial"/>
                <w:color w:val="000000"/>
                <w:lang w:val="en-US"/>
              </w:rPr>
              <w:t>As reference for the publication of related indicators (Art.35.2)</w:t>
            </w:r>
          </w:p>
          <w:p w:rsidR="00B55BB6" w:rsidRPr="002967F8" w:rsidRDefault="00B55BB6" w:rsidP="00B55BB6">
            <w:pPr>
              <w:ind w:left="1080"/>
              <w:rPr>
                <w:rFonts w:cs="Arial"/>
                <w:color w:val="000000"/>
                <w:lang w:val="en-US"/>
              </w:rPr>
            </w:pPr>
          </w:p>
          <w:p w:rsidR="00B55BB6" w:rsidRPr="002967F8" w:rsidRDefault="00B55BB6" w:rsidP="00F91CA8">
            <w:pPr>
              <w:numPr>
                <w:ilvl w:val="0"/>
                <w:numId w:val="69"/>
              </w:numPr>
              <w:tabs>
                <w:tab w:val="clear" w:pos="284"/>
                <w:tab w:val="clear" w:pos="567"/>
                <w:tab w:val="clear" w:pos="851"/>
                <w:tab w:val="clear" w:pos="1134"/>
              </w:tabs>
              <w:jc w:val="left"/>
              <w:rPr>
                <w:rFonts w:cs="Arial"/>
                <w:color w:val="000000"/>
                <w:lang w:val="en-US"/>
              </w:rPr>
            </w:pPr>
            <w:r w:rsidRPr="002967F8">
              <w:rPr>
                <w:rFonts w:cs="Arial"/>
                <w:color w:val="000000"/>
                <w:lang w:val="en-US"/>
              </w:rPr>
              <w:t>Waste Infrastructures Inventory: This part of the Plan should be focus on the source’s description and categories of waste that are managed on the areas included under the plan.</w:t>
            </w:r>
          </w:p>
          <w:p w:rsidR="00B55BB6" w:rsidRPr="002967F8" w:rsidRDefault="00B55BB6" w:rsidP="00B55BB6">
            <w:pPr>
              <w:rPr>
                <w:rFonts w:cs="Arial"/>
                <w:color w:val="000000"/>
                <w:lang w:val="en-US"/>
              </w:rPr>
            </w:pPr>
          </w:p>
          <w:p w:rsidR="00B55BB6" w:rsidRPr="002967F8" w:rsidRDefault="00B55BB6" w:rsidP="00F91CA8">
            <w:pPr>
              <w:numPr>
                <w:ilvl w:val="0"/>
                <w:numId w:val="69"/>
              </w:numPr>
              <w:tabs>
                <w:tab w:val="clear" w:pos="284"/>
                <w:tab w:val="clear" w:pos="567"/>
                <w:tab w:val="clear" w:pos="851"/>
                <w:tab w:val="clear" w:pos="1134"/>
              </w:tabs>
              <w:rPr>
                <w:rFonts w:cs="Arial"/>
                <w:color w:val="000000"/>
                <w:lang w:val="en-US"/>
              </w:rPr>
            </w:pPr>
            <w:r w:rsidRPr="002967F8">
              <w:rPr>
                <w:rFonts w:cs="Arial"/>
                <w:color w:val="000000"/>
                <w:lang w:val="en-US"/>
              </w:rPr>
              <w:t>Waste Management Arrangements (Network): Chapter focused on the Waste Collection Facilities and Existing Waste Management Facilities Inventory.  It should include apart the geo-referenced location, detailed information about the specific indicators related with the activities, permi</w:t>
            </w:r>
            <w:r w:rsidRPr="002967F8">
              <w:rPr>
                <w:rFonts w:cs="Arial"/>
                <w:color w:val="000000"/>
                <w:lang w:val="en-US"/>
              </w:rPr>
              <w:t>s</w:t>
            </w:r>
            <w:r w:rsidRPr="002967F8">
              <w:rPr>
                <w:rFonts w:cs="Arial"/>
                <w:color w:val="000000"/>
                <w:lang w:val="en-US"/>
              </w:rPr>
              <w:t>sions and capacities for each of them:</w:t>
            </w:r>
          </w:p>
          <w:p w:rsidR="00B55BB6" w:rsidRPr="002967F8" w:rsidRDefault="00B55BB6" w:rsidP="00B55BB6">
            <w:pPr>
              <w:rPr>
                <w:rFonts w:cs="Arial"/>
                <w:color w:val="000000"/>
                <w:lang w:val="en-US"/>
              </w:rPr>
            </w:pPr>
          </w:p>
        </w:tc>
      </w:tr>
      <w:tr w:rsidR="00B55BB6" w:rsidRPr="002967F8" w:rsidTr="00B55BB6">
        <w:tblPrEx>
          <w:tblCellMar>
            <w:top w:w="0" w:type="dxa"/>
            <w:bottom w:w="0" w:type="dxa"/>
          </w:tblCellMar>
        </w:tblPrEx>
        <w:trPr>
          <w:cantSplit/>
          <w:trHeight w:val="319"/>
        </w:trPr>
        <w:tc>
          <w:tcPr>
            <w:tcW w:w="2154"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Priority</w:t>
            </w:r>
          </w:p>
        </w:tc>
        <w:tc>
          <w:tcPr>
            <w:tcW w:w="7150" w:type="dxa"/>
            <w:tcBorders>
              <w:bottom w:val="single" w:sz="4" w:space="0" w:color="auto"/>
            </w:tcBorders>
            <w:vAlign w:val="center"/>
          </w:tcPr>
          <w:p w:rsidR="00B55BB6" w:rsidRPr="002967F8" w:rsidRDefault="00B55BB6" w:rsidP="00B55BB6">
            <w:pPr>
              <w:pStyle w:val="Rientronormale"/>
              <w:rPr>
                <w:rFonts w:cs="Arial"/>
                <w:lang w:val="en-US"/>
              </w:rPr>
            </w:pPr>
            <w:r w:rsidRPr="002967F8">
              <w:rPr>
                <w:rFonts w:cs="Arial"/>
                <w:lang w:val="en-US"/>
              </w:rPr>
              <w:t>High</w:t>
            </w:r>
          </w:p>
        </w:tc>
      </w:tr>
      <w:tr w:rsidR="00B55BB6" w:rsidRPr="002967F8" w:rsidTr="00B55BB6">
        <w:tblPrEx>
          <w:tblCellMar>
            <w:top w:w="0" w:type="dxa"/>
            <w:bottom w:w="0" w:type="dxa"/>
          </w:tblCellMar>
        </w:tblPrEx>
        <w:trPr>
          <w:cantSplit/>
          <w:trHeight w:val="2102"/>
        </w:trPr>
        <w:tc>
          <w:tcPr>
            <w:tcW w:w="2154"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Description</w:t>
            </w:r>
          </w:p>
        </w:tc>
        <w:tc>
          <w:tcPr>
            <w:tcW w:w="7150" w:type="dxa"/>
            <w:tcBorders>
              <w:bottom w:val="single" w:sz="4" w:space="0" w:color="auto"/>
            </w:tcBorders>
            <w:vAlign w:val="center"/>
          </w:tcPr>
          <w:p w:rsidR="00B55BB6" w:rsidRPr="002967F8" w:rsidRDefault="00B55BB6" w:rsidP="00B55BB6">
            <w:pPr>
              <w:pStyle w:val="Rientronormale"/>
              <w:rPr>
                <w:rFonts w:cs="Arial"/>
                <w:lang w:val="en-US"/>
              </w:rPr>
            </w:pPr>
            <w:r w:rsidRPr="002967F8">
              <w:rPr>
                <w:rFonts w:cs="Arial"/>
                <w:lang w:val="en-US"/>
              </w:rPr>
              <w:t>For the purposes of the Waste Directive, Waste Plans maps must show the geographic area covered by the plan with the distribution of the Waste Infrastructure (Pass, Actual and Projected) and the p</w:t>
            </w:r>
            <w:r w:rsidRPr="002967F8">
              <w:rPr>
                <w:rFonts w:cs="Arial"/>
                <w:lang w:val="en-US"/>
              </w:rPr>
              <w:t>o</w:t>
            </w:r>
            <w:r w:rsidRPr="002967F8">
              <w:rPr>
                <w:rFonts w:cs="Arial"/>
                <w:lang w:val="en-US"/>
              </w:rPr>
              <w:t>tential description of their impact on the environment.</w:t>
            </w:r>
          </w:p>
          <w:p w:rsidR="00B55BB6" w:rsidRPr="002967F8" w:rsidRDefault="00B55BB6" w:rsidP="00B55BB6">
            <w:pPr>
              <w:pStyle w:val="Rientronormale"/>
              <w:rPr>
                <w:rFonts w:cs="Arial"/>
                <w:lang w:val="en-US"/>
              </w:rPr>
            </w:pPr>
            <w:r w:rsidRPr="002967F8">
              <w:rPr>
                <w:rFonts w:cs="Arial"/>
                <w:lang w:val="en-US"/>
              </w:rPr>
              <w:t xml:space="preserve">The rates of treatment capacity in relation with the amount of waste generated (potentially received) and the operational descriptions. </w:t>
            </w:r>
          </w:p>
          <w:p w:rsidR="00B55BB6" w:rsidRPr="002967F8" w:rsidRDefault="00B55BB6" w:rsidP="00B55BB6">
            <w:pPr>
              <w:pStyle w:val="Rientronormale"/>
              <w:rPr>
                <w:rFonts w:cs="Arial"/>
                <w:lang w:val="en-US"/>
              </w:rPr>
            </w:pPr>
            <w:r w:rsidRPr="002967F8">
              <w:rPr>
                <w:rFonts w:cs="Arial"/>
                <w:lang w:val="en-US"/>
              </w:rPr>
              <w:t>Planning of future scenarios and improvements on the indicators.</w:t>
            </w:r>
          </w:p>
          <w:p w:rsidR="00B55BB6" w:rsidRPr="002967F8" w:rsidRDefault="00B55BB6" w:rsidP="00B55BB6">
            <w:pPr>
              <w:pStyle w:val="Rientronormale"/>
              <w:rPr>
                <w:rFonts w:cs="Arial"/>
                <w:lang w:val="en-US"/>
              </w:rPr>
            </w:pPr>
            <w:r w:rsidRPr="002967F8">
              <w:rPr>
                <w:rFonts w:cs="Arial"/>
                <w:lang w:val="en-US"/>
              </w:rPr>
              <w:t xml:space="preserve">Background information for spatial orientation is needed. </w:t>
            </w:r>
          </w:p>
          <w:p w:rsidR="00B55BB6" w:rsidRPr="002967F8" w:rsidRDefault="00B55BB6" w:rsidP="00B55BB6">
            <w:pPr>
              <w:pStyle w:val="Rientronormale"/>
              <w:rPr>
                <w:rFonts w:cs="Arial"/>
                <w:lang w:val="en-US"/>
              </w:rPr>
            </w:pPr>
            <w:r w:rsidRPr="002967F8">
              <w:rPr>
                <w:rFonts w:cs="Arial"/>
                <w:lang w:val="en-US"/>
              </w:rPr>
              <w:t xml:space="preserve">A land use planner may have to refer to these in the definition of an area for development of a certain type relating to </w:t>
            </w:r>
            <w:smartTag w:uri="urn:schemas-microsoft-com:office:smarttags" w:element="place">
              <w:smartTag w:uri="urn:schemas-microsoft-com:office:smarttags" w:element="PlaceName">
                <w:r w:rsidRPr="002967F8">
                  <w:rPr>
                    <w:rFonts w:cs="Arial"/>
                    <w:lang w:val="en-US"/>
                  </w:rPr>
                  <w:t>Member</w:t>
                </w:r>
              </w:smartTag>
              <w:r w:rsidRPr="002967F8">
                <w:rPr>
                  <w:rFonts w:cs="Arial"/>
                  <w:lang w:val="en-US"/>
                </w:rPr>
                <w:t xml:space="preserve"> </w:t>
              </w:r>
              <w:smartTag w:uri="urn:schemas-microsoft-com:office:smarttags" w:element="PlaceType">
                <w:r w:rsidRPr="002967F8">
                  <w:rPr>
                    <w:rFonts w:cs="Arial"/>
                    <w:lang w:val="en-US"/>
                  </w:rPr>
                  <w:t>State</w:t>
                </w:r>
              </w:smartTag>
            </w:smartTag>
            <w:r w:rsidRPr="002967F8">
              <w:rPr>
                <w:rFonts w:cs="Arial"/>
                <w:lang w:val="en-US"/>
              </w:rPr>
              <w:t xml:space="preserve"> planning regulation.</w:t>
            </w:r>
          </w:p>
        </w:tc>
      </w:tr>
      <w:tr w:rsidR="00B55BB6" w:rsidRPr="002967F8" w:rsidTr="00B55BB6">
        <w:tblPrEx>
          <w:tblCellMar>
            <w:top w:w="0" w:type="dxa"/>
            <w:bottom w:w="0" w:type="dxa"/>
          </w:tblCellMar>
        </w:tblPrEx>
        <w:trPr>
          <w:cantSplit/>
          <w:trHeight w:val="1709"/>
        </w:trPr>
        <w:tc>
          <w:tcPr>
            <w:tcW w:w="2154" w:type="dxa"/>
            <w:tcBorders>
              <w:bottom w:val="single" w:sz="4" w:space="0" w:color="auto"/>
            </w:tcBorders>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Pre-condition</w:t>
            </w:r>
          </w:p>
        </w:tc>
        <w:tc>
          <w:tcPr>
            <w:tcW w:w="7150" w:type="dxa"/>
            <w:tcBorders>
              <w:bottom w:val="single" w:sz="4" w:space="0" w:color="auto"/>
            </w:tcBorders>
            <w:vAlign w:val="center"/>
          </w:tcPr>
          <w:p w:rsidR="00B55BB6" w:rsidRPr="002967F8" w:rsidRDefault="00B55BB6" w:rsidP="00B55BB6">
            <w:pPr>
              <w:pStyle w:val="Rientronormale"/>
              <w:rPr>
                <w:rFonts w:cs="Arial"/>
                <w:lang w:val="en-US"/>
              </w:rPr>
            </w:pPr>
            <w:r w:rsidRPr="002967F8">
              <w:rPr>
                <w:rFonts w:cs="Arial"/>
                <w:lang w:val="en-US"/>
              </w:rPr>
              <w:t>Collection and composition of basic data (hydrological, enviro</w:t>
            </w:r>
            <w:r w:rsidRPr="002967F8">
              <w:rPr>
                <w:rFonts w:cs="Arial"/>
                <w:lang w:val="en-US"/>
              </w:rPr>
              <w:t>n</w:t>
            </w:r>
            <w:r w:rsidRPr="002967F8">
              <w:rPr>
                <w:rFonts w:cs="Arial"/>
                <w:lang w:val="en-US"/>
              </w:rPr>
              <w:t>mental data, population, land use, etc); determination of modeling-software (1D, 2D or couplings, 3D)</w:t>
            </w:r>
          </w:p>
          <w:p w:rsidR="00B55BB6" w:rsidRPr="002967F8" w:rsidRDefault="00B55BB6" w:rsidP="00B55BB6">
            <w:pPr>
              <w:pStyle w:val="Rientronormale"/>
              <w:rPr>
                <w:rFonts w:cs="Arial"/>
                <w:lang w:val="en-US"/>
              </w:rPr>
            </w:pPr>
            <w:r w:rsidRPr="002967F8">
              <w:rPr>
                <w:rFonts w:cs="Arial"/>
                <w:lang w:val="en-US"/>
              </w:rPr>
              <w:t xml:space="preserve">Feature classification as reference data or defined rules to choose reference elements (features, dimensions). </w:t>
            </w:r>
          </w:p>
          <w:p w:rsidR="00B55BB6" w:rsidRPr="002967F8" w:rsidRDefault="00B55BB6" w:rsidP="00B55BB6">
            <w:pPr>
              <w:pStyle w:val="Rientronormale"/>
              <w:rPr>
                <w:rFonts w:cs="Arial"/>
                <w:lang w:val="en-US"/>
              </w:rPr>
            </w:pPr>
            <w:r w:rsidRPr="002967F8">
              <w:rPr>
                <w:rFonts w:cs="Arial"/>
                <w:lang w:val="en-US"/>
              </w:rPr>
              <w:t>Portrayal: Generalisation and symbol assignment rules for reference data and waste infraestructures related information</w:t>
            </w:r>
          </w:p>
          <w:p w:rsidR="00B55BB6" w:rsidRPr="002967F8" w:rsidRDefault="00B55BB6" w:rsidP="00B55BB6">
            <w:pPr>
              <w:pStyle w:val="Rientronormale"/>
              <w:rPr>
                <w:rFonts w:cs="Arial"/>
                <w:lang w:val="en-US"/>
              </w:rPr>
            </w:pPr>
            <w:r w:rsidRPr="002967F8">
              <w:rPr>
                <w:rFonts w:cs="Arial"/>
                <w:lang w:val="en-US"/>
              </w:rPr>
              <w:t>Another possibility could be to have a set of pre-defined reference maps as raster data.</w:t>
            </w:r>
          </w:p>
        </w:tc>
      </w:tr>
      <w:tr w:rsidR="00B55BB6" w:rsidRPr="002967F8" w:rsidTr="00B55BB6">
        <w:tblPrEx>
          <w:tblCellMar>
            <w:top w:w="0" w:type="dxa"/>
            <w:bottom w:w="0" w:type="dxa"/>
          </w:tblCellMar>
        </w:tblPrEx>
        <w:trPr>
          <w:cantSplit/>
          <w:trHeight w:val="221"/>
        </w:trPr>
        <w:tc>
          <w:tcPr>
            <w:tcW w:w="9304" w:type="dxa"/>
            <w:gridSpan w:val="2"/>
            <w:shd w:val="pct25" w:color="auto" w:fill="auto"/>
            <w:vAlign w:val="center"/>
          </w:tcPr>
          <w:p w:rsidR="00B55BB6" w:rsidRPr="002967F8" w:rsidRDefault="00B55BB6" w:rsidP="00B55BB6">
            <w:pPr>
              <w:pStyle w:val="TableCellHeader"/>
              <w:rPr>
                <w:rFonts w:ascii="Arial" w:hAnsi="Arial" w:cs="Arial"/>
                <w:b w:val="0"/>
                <w:color w:val="000000"/>
                <w:sz w:val="20"/>
                <w:lang w:eastAsia="en-US"/>
              </w:rPr>
            </w:pPr>
            <w:r w:rsidRPr="002967F8">
              <w:rPr>
                <w:rFonts w:ascii="Arial" w:hAnsi="Arial" w:cs="Arial"/>
                <w:b w:val="0"/>
                <w:color w:val="000000"/>
                <w:sz w:val="20"/>
                <w:lang w:eastAsia="en-US"/>
              </w:rPr>
              <w:t>Flow of Events – Basic Path</w:t>
            </w:r>
          </w:p>
        </w:tc>
      </w:tr>
      <w:tr w:rsidR="00B55BB6" w:rsidRPr="002967F8" w:rsidTr="00B55BB6">
        <w:tblPrEx>
          <w:tblCellMar>
            <w:top w:w="0" w:type="dxa"/>
            <w:bottom w:w="0" w:type="dxa"/>
          </w:tblCellMar>
        </w:tblPrEx>
        <w:trPr>
          <w:cantSplit/>
          <w:trHeight w:val="450"/>
        </w:trPr>
        <w:tc>
          <w:tcPr>
            <w:tcW w:w="2154" w:type="dxa"/>
            <w:vAlign w:val="center"/>
          </w:tcPr>
          <w:p w:rsidR="00B55BB6" w:rsidRPr="008B14A0" w:rsidRDefault="00B55BB6" w:rsidP="00B55BB6">
            <w:pPr>
              <w:pStyle w:val="TableBullet"/>
              <w:tabs>
                <w:tab w:val="clear" w:pos="360"/>
              </w:tabs>
              <w:ind w:left="0" w:firstLine="0"/>
              <w:rPr>
                <w:rFonts w:ascii="Arial" w:hAnsi="Arial" w:cs="Arial"/>
                <w:sz w:val="20"/>
              </w:rPr>
            </w:pPr>
            <w:r w:rsidRPr="008B14A0">
              <w:rPr>
                <w:rFonts w:ascii="Arial" w:hAnsi="Arial" w:cs="Arial"/>
                <w:sz w:val="20"/>
              </w:rPr>
              <w:t>Step 1.</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Screen, check and analyze existing material (analog and digital i</w:t>
            </w:r>
            <w:r w:rsidRPr="002967F8">
              <w:rPr>
                <w:rFonts w:cs="Arial"/>
                <w:lang w:val="en-US"/>
              </w:rPr>
              <w:t>n</w:t>
            </w:r>
            <w:r w:rsidRPr="002967F8">
              <w:rPr>
                <w:rFonts w:cs="Arial"/>
                <w:lang w:val="en-US"/>
              </w:rPr>
              <w:t>formation)</w:t>
            </w:r>
          </w:p>
        </w:tc>
      </w:tr>
      <w:tr w:rsidR="00B55BB6" w:rsidRPr="002967F8" w:rsidTr="00B55BB6">
        <w:tblPrEx>
          <w:tblCellMar>
            <w:top w:w="0" w:type="dxa"/>
            <w:bottom w:w="0" w:type="dxa"/>
          </w:tblCellMar>
        </w:tblPrEx>
        <w:trPr>
          <w:cantSplit/>
          <w:trHeight w:val="573"/>
        </w:trPr>
        <w:tc>
          <w:tcPr>
            <w:tcW w:w="2154" w:type="dxa"/>
            <w:vAlign w:val="center"/>
          </w:tcPr>
          <w:p w:rsidR="00B55BB6" w:rsidRPr="008B14A0" w:rsidRDefault="00B55BB6" w:rsidP="00B55BB6">
            <w:pPr>
              <w:pStyle w:val="TableBullet"/>
              <w:tabs>
                <w:tab w:val="clear" w:pos="360"/>
              </w:tabs>
              <w:ind w:left="0" w:firstLine="0"/>
              <w:rPr>
                <w:rFonts w:ascii="Arial" w:hAnsi="Arial" w:cs="Arial"/>
                <w:sz w:val="20"/>
              </w:rPr>
            </w:pPr>
            <w:r w:rsidRPr="008B14A0">
              <w:rPr>
                <w:rFonts w:ascii="Arial" w:hAnsi="Arial" w:cs="Arial"/>
                <w:sz w:val="20"/>
              </w:rPr>
              <w:t>Step 2</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 xml:space="preserve">Describe the Area from different points of view. </w:t>
            </w:r>
          </w:p>
          <w:p w:rsidR="00B55BB6" w:rsidRPr="002967F8" w:rsidRDefault="00B55BB6" w:rsidP="00B55BB6">
            <w:pPr>
              <w:pStyle w:val="Rientronormale"/>
              <w:rPr>
                <w:rFonts w:cs="Arial"/>
                <w:lang w:val="en-US"/>
              </w:rPr>
            </w:pPr>
            <w:r w:rsidRPr="002967F8">
              <w:rPr>
                <w:rFonts w:cs="Arial"/>
                <w:lang w:val="en-US"/>
              </w:rPr>
              <w:t>General Description: Administrative (Socio-Economic) and Ge</w:t>
            </w:r>
            <w:r w:rsidRPr="002967F8">
              <w:rPr>
                <w:rFonts w:cs="Arial"/>
                <w:lang w:val="en-US"/>
              </w:rPr>
              <w:t>o</w:t>
            </w:r>
            <w:r w:rsidRPr="002967F8">
              <w:rPr>
                <w:rFonts w:cs="Arial"/>
                <w:lang w:val="en-US"/>
              </w:rPr>
              <w:t>physical.</w:t>
            </w:r>
          </w:p>
        </w:tc>
      </w:tr>
      <w:tr w:rsidR="00B55BB6" w:rsidRPr="002967F8" w:rsidTr="00B55BB6">
        <w:tblPrEx>
          <w:tblCellMar>
            <w:top w:w="0" w:type="dxa"/>
            <w:bottom w:w="0" w:type="dxa"/>
          </w:tblCellMar>
        </w:tblPrEx>
        <w:trPr>
          <w:cantSplit/>
          <w:trHeight w:val="957"/>
        </w:trPr>
        <w:tc>
          <w:tcPr>
            <w:tcW w:w="2154" w:type="dxa"/>
            <w:vAlign w:val="center"/>
          </w:tcPr>
          <w:p w:rsidR="00B55BB6" w:rsidRPr="008B14A0" w:rsidRDefault="00B55BB6" w:rsidP="00B55BB6">
            <w:pPr>
              <w:pStyle w:val="TableBullet"/>
              <w:tabs>
                <w:tab w:val="clear" w:pos="360"/>
              </w:tabs>
              <w:ind w:left="0" w:firstLine="0"/>
              <w:rPr>
                <w:rFonts w:ascii="Arial" w:hAnsi="Arial" w:cs="Arial"/>
                <w:sz w:val="20"/>
              </w:rPr>
            </w:pPr>
            <w:r w:rsidRPr="008B14A0">
              <w:rPr>
                <w:rFonts w:ascii="Arial" w:hAnsi="Arial" w:cs="Arial"/>
                <w:sz w:val="20"/>
              </w:rPr>
              <w:t>Step 3</w:t>
            </w:r>
          </w:p>
        </w:tc>
        <w:tc>
          <w:tcPr>
            <w:tcW w:w="7150" w:type="dxa"/>
            <w:vAlign w:val="center"/>
          </w:tcPr>
          <w:p w:rsidR="00B55BB6" w:rsidRPr="002967F8" w:rsidRDefault="00B55BB6" w:rsidP="00B55BB6">
            <w:pPr>
              <w:pStyle w:val="Rientronormale"/>
              <w:ind w:left="720"/>
              <w:rPr>
                <w:rFonts w:cs="Arial"/>
                <w:lang w:val="en-US"/>
              </w:rPr>
            </w:pPr>
            <w:r w:rsidRPr="002967F8">
              <w:rPr>
                <w:rFonts w:cs="Arial"/>
                <w:lang w:val="en-US"/>
              </w:rPr>
              <w:t>Preliminary Waste Facilities Network: identify databases of registers and unregistered activities that are related with the waste cycle of life. Geo-referenced or not.</w:t>
            </w:r>
          </w:p>
          <w:p w:rsidR="00B55BB6" w:rsidRPr="002967F8" w:rsidRDefault="00B55BB6" w:rsidP="00B55BB6">
            <w:pPr>
              <w:pStyle w:val="Rientronormale"/>
              <w:rPr>
                <w:rFonts w:cs="Arial"/>
                <w:lang w:val="en-US"/>
              </w:rPr>
            </w:pPr>
            <w:r w:rsidRPr="002967F8">
              <w:rPr>
                <w:rFonts w:cs="Arial"/>
                <w:lang w:val="en-US"/>
              </w:rPr>
              <w:t>Identify the Waste Facilities by categories of Waste, Capacity of Process and Technical Installations or Treatments.</w:t>
            </w:r>
          </w:p>
        </w:tc>
      </w:tr>
      <w:tr w:rsidR="00B55BB6" w:rsidRPr="002967F8" w:rsidTr="00B55BB6">
        <w:tblPrEx>
          <w:tblCellMar>
            <w:top w:w="0" w:type="dxa"/>
            <w:bottom w:w="0" w:type="dxa"/>
          </w:tblCellMar>
        </w:tblPrEx>
        <w:trPr>
          <w:cantSplit/>
          <w:trHeight w:val="79"/>
        </w:trPr>
        <w:tc>
          <w:tcPr>
            <w:tcW w:w="2154" w:type="dxa"/>
            <w:vAlign w:val="center"/>
          </w:tcPr>
          <w:p w:rsidR="00B55BB6" w:rsidRPr="008B14A0" w:rsidRDefault="00B55BB6" w:rsidP="00B55BB6">
            <w:pPr>
              <w:pStyle w:val="TableBullet"/>
              <w:tabs>
                <w:tab w:val="clear" w:pos="360"/>
              </w:tabs>
              <w:ind w:left="0" w:firstLine="0"/>
              <w:rPr>
                <w:rFonts w:ascii="Arial" w:hAnsi="Arial" w:cs="Arial"/>
                <w:sz w:val="20"/>
              </w:rPr>
            </w:pPr>
            <w:r w:rsidRPr="008B14A0">
              <w:rPr>
                <w:rFonts w:ascii="Arial" w:hAnsi="Arial" w:cs="Arial"/>
                <w:sz w:val="20"/>
              </w:rPr>
              <w:t>Step 4</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Calculate the geographical area which could be covert under diffe</w:t>
            </w:r>
            <w:r w:rsidRPr="002967F8">
              <w:rPr>
                <w:rFonts w:cs="Arial"/>
                <w:lang w:val="en-US"/>
              </w:rPr>
              <w:t>r</w:t>
            </w:r>
            <w:r w:rsidRPr="002967F8">
              <w:rPr>
                <w:rFonts w:cs="Arial"/>
                <w:lang w:val="en-US"/>
              </w:rPr>
              <w:t xml:space="preserve">ent scenarios of waste generation. Rates and Statistical information. </w:t>
            </w:r>
          </w:p>
          <w:p w:rsidR="00B55BB6" w:rsidRPr="002967F8" w:rsidRDefault="00B55BB6" w:rsidP="00B55BB6">
            <w:pPr>
              <w:pStyle w:val="Rientronormale"/>
              <w:rPr>
                <w:rFonts w:cs="Arial"/>
                <w:lang w:val="en-US"/>
              </w:rPr>
            </w:pPr>
            <w:r w:rsidRPr="002967F8">
              <w:rPr>
                <w:rFonts w:cs="Arial"/>
                <w:lang w:val="en-US"/>
              </w:rPr>
              <w:t>Evaluation of improvements by different periods based on the Hie</w:t>
            </w:r>
            <w:r w:rsidRPr="002967F8">
              <w:rPr>
                <w:rFonts w:cs="Arial"/>
                <w:lang w:val="en-US"/>
              </w:rPr>
              <w:t>r</w:t>
            </w:r>
            <w:r w:rsidRPr="002967F8">
              <w:rPr>
                <w:rFonts w:cs="Arial"/>
                <w:lang w:val="en-US"/>
              </w:rPr>
              <w:t>archy established as waste best practices.</w:t>
            </w:r>
          </w:p>
          <w:p w:rsidR="00B55BB6" w:rsidRPr="002967F8" w:rsidRDefault="00B55BB6" w:rsidP="00B55BB6">
            <w:pPr>
              <w:pStyle w:val="Rientronormale"/>
              <w:rPr>
                <w:rFonts w:cs="Arial"/>
                <w:lang w:val="en-US"/>
              </w:rPr>
            </w:pPr>
            <w:r w:rsidRPr="002967F8">
              <w:rPr>
                <w:rFonts w:cs="Arial"/>
                <w:lang w:val="en-US"/>
              </w:rPr>
              <w:t>For each scenario: Prepare alternatives (projection of new Waste I</w:t>
            </w:r>
            <w:r w:rsidRPr="002967F8">
              <w:rPr>
                <w:rFonts w:cs="Arial"/>
                <w:lang w:val="en-US"/>
              </w:rPr>
              <w:t>n</w:t>
            </w:r>
            <w:r w:rsidRPr="002967F8">
              <w:rPr>
                <w:rFonts w:cs="Arial"/>
                <w:lang w:val="en-US"/>
              </w:rPr>
              <w:t>frastructures, Waste trans-border Movements estimations)</w:t>
            </w:r>
          </w:p>
        </w:tc>
      </w:tr>
      <w:tr w:rsidR="00B55BB6" w:rsidRPr="002967F8" w:rsidTr="00B55BB6">
        <w:tblPrEx>
          <w:tblCellMar>
            <w:top w:w="0" w:type="dxa"/>
            <w:bottom w:w="0" w:type="dxa"/>
          </w:tblCellMar>
        </w:tblPrEx>
        <w:trPr>
          <w:cantSplit/>
          <w:trHeight w:val="79"/>
        </w:trPr>
        <w:tc>
          <w:tcPr>
            <w:tcW w:w="2154" w:type="dxa"/>
            <w:vAlign w:val="center"/>
          </w:tcPr>
          <w:p w:rsidR="00B55BB6" w:rsidRPr="008B14A0" w:rsidRDefault="00B55BB6" w:rsidP="00B55BB6">
            <w:pPr>
              <w:pStyle w:val="TableBullet"/>
              <w:tabs>
                <w:tab w:val="clear" w:pos="360"/>
              </w:tabs>
              <w:ind w:left="0" w:firstLine="0"/>
              <w:rPr>
                <w:rFonts w:ascii="Arial" w:hAnsi="Arial" w:cs="Arial"/>
                <w:sz w:val="20"/>
              </w:rPr>
            </w:pPr>
            <w:r w:rsidRPr="008B14A0">
              <w:rPr>
                <w:rFonts w:ascii="Arial" w:hAnsi="Arial" w:cs="Arial"/>
                <w:sz w:val="20"/>
              </w:rPr>
              <w:t>Step 5</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Define most appropriate map scale(s), definition of colors, symbols</w:t>
            </w:r>
          </w:p>
        </w:tc>
      </w:tr>
      <w:tr w:rsidR="00B55BB6" w:rsidRPr="002967F8" w:rsidTr="00B55BB6">
        <w:tblPrEx>
          <w:tblCellMar>
            <w:top w:w="0" w:type="dxa"/>
            <w:bottom w:w="0" w:type="dxa"/>
          </w:tblCellMar>
        </w:tblPrEx>
        <w:trPr>
          <w:cantSplit/>
          <w:trHeight w:val="79"/>
        </w:trPr>
        <w:tc>
          <w:tcPr>
            <w:tcW w:w="2154" w:type="dxa"/>
            <w:vAlign w:val="center"/>
          </w:tcPr>
          <w:p w:rsidR="00B55BB6" w:rsidRPr="008B14A0" w:rsidRDefault="00B55BB6" w:rsidP="00B55BB6">
            <w:pPr>
              <w:pStyle w:val="TableBullet"/>
              <w:tabs>
                <w:tab w:val="clear" w:pos="360"/>
              </w:tabs>
              <w:ind w:left="0" w:firstLine="0"/>
              <w:rPr>
                <w:rFonts w:ascii="Arial" w:hAnsi="Arial" w:cs="Arial"/>
                <w:sz w:val="20"/>
              </w:rPr>
            </w:pPr>
            <w:r w:rsidRPr="008B14A0">
              <w:rPr>
                <w:rFonts w:ascii="Arial" w:hAnsi="Arial" w:cs="Arial"/>
                <w:sz w:val="20"/>
              </w:rPr>
              <w:t>Step 6</w:t>
            </w:r>
          </w:p>
        </w:tc>
        <w:tc>
          <w:tcPr>
            <w:tcW w:w="7150" w:type="dxa"/>
            <w:vAlign w:val="center"/>
          </w:tcPr>
          <w:p w:rsidR="00B55BB6" w:rsidRPr="002967F8" w:rsidRDefault="00B55BB6" w:rsidP="00B55BB6">
            <w:pPr>
              <w:pStyle w:val="Rientronormale"/>
              <w:rPr>
                <w:rFonts w:cs="Arial"/>
                <w:lang w:val="en-US"/>
              </w:rPr>
            </w:pPr>
            <w:bookmarkStart w:id="752" w:name="OLE_LINK3"/>
            <w:r w:rsidRPr="002967F8">
              <w:rPr>
                <w:rFonts w:cs="Arial"/>
                <w:lang w:val="en-US"/>
              </w:rPr>
              <w:t>Combine relevant thematic information with topographic reference information to build-up Waste Infrastructures Maps</w:t>
            </w:r>
            <w:bookmarkEnd w:id="752"/>
            <w:r w:rsidRPr="002967F8">
              <w:rPr>
                <w:rFonts w:cs="Arial"/>
                <w:lang w:val="en-US"/>
              </w:rPr>
              <w:t>.</w:t>
            </w:r>
          </w:p>
        </w:tc>
      </w:tr>
      <w:tr w:rsidR="00B55BB6" w:rsidRPr="002967F8" w:rsidTr="00B55BB6">
        <w:tblPrEx>
          <w:tblCellMar>
            <w:top w:w="0" w:type="dxa"/>
            <w:bottom w:w="0" w:type="dxa"/>
          </w:tblCellMar>
        </w:tblPrEx>
        <w:trPr>
          <w:cantSplit/>
          <w:trHeight w:val="79"/>
        </w:trPr>
        <w:tc>
          <w:tcPr>
            <w:tcW w:w="9304" w:type="dxa"/>
            <w:gridSpan w:val="2"/>
            <w:shd w:val="pct25" w:color="auto" w:fill="auto"/>
            <w:vAlign w:val="center"/>
          </w:tcPr>
          <w:p w:rsidR="00B55BB6" w:rsidRPr="002967F8" w:rsidRDefault="00B55BB6" w:rsidP="00B55BB6">
            <w:pPr>
              <w:pStyle w:val="TableCellHeader"/>
              <w:rPr>
                <w:rFonts w:ascii="Arial" w:hAnsi="Arial" w:cs="Arial"/>
                <w:b w:val="0"/>
                <w:color w:val="000000"/>
                <w:sz w:val="20"/>
                <w:lang w:eastAsia="en-US"/>
              </w:rPr>
            </w:pPr>
            <w:r w:rsidRPr="002967F8">
              <w:rPr>
                <w:rFonts w:ascii="Arial" w:hAnsi="Arial" w:cs="Arial"/>
                <w:b w:val="0"/>
                <w:color w:val="000000"/>
                <w:sz w:val="20"/>
                <w:lang w:eastAsia="en-US"/>
              </w:rPr>
              <w:t>Data sources: Legally Required information relating to Waste Plans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Description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Carried out for different scenarios:</w:t>
            </w:r>
          </w:p>
          <w:p w:rsidR="00B55BB6" w:rsidRPr="002967F8" w:rsidRDefault="00B55BB6" w:rsidP="00B55BB6">
            <w:pPr>
              <w:pStyle w:val="Rientronormale"/>
              <w:rPr>
                <w:rFonts w:cs="Arial"/>
                <w:lang w:val="en-US"/>
              </w:rPr>
            </w:pPr>
            <w:r w:rsidRPr="002967F8">
              <w:rPr>
                <w:rFonts w:cs="Arial"/>
                <w:lang w:val="en-US"/>
              </w:rPr>
              <w:t>1. Authorized registration of actors related with Waste Treatment and transaction of movements derived from the legislation requir</w:t>
            </w:r>
            <w:r w:rsidRPr="002967F8">
              <w:rPr>
                <w:rFonts w:cs="Arial"/>
                <w:lang w:val="en-US"/>
              </w:rPr>
              <w:t>e</w:t>
            </w:r>
            <w:r w:rsidRPr="002967F8">
              <w:rPr>
                <w:rFonts w:cs="Arial"/>
                <w:lang w:val="en-US"/>
              </w:rPr>
              <w:t>ments.</w:t>
            </w:r>
          </w:p>
          <w:p w:rsidR="00B55BB6" w:rsidRPr="002967F8" w:rsidRDefault="00B55BB6" w:rsidP="00B55BB6">
            <w:pPr>
              <w:pStyle w:val="Rientronormale"/>
              <w:rPr>
                <w:rFonts w:cs="Arial"/>
                <w:lang w:val="en-US"/>
              </w:rPr>
            </w:pPr>
            <w:r w:rsidRPr="002967F8">
              <w:rPr>
                <w:rFonts w:cs="Arial"/>
                <w:lang w:val="en-US"/>
              </w:rPr>
              <w:t>2. Statistical Information related with the waste generation capacity in relation with the human activity (industrial, particular consumption, agricultural, …)</w:t>
            </w:r>
          </w:p>
          <w:p w:rsidR="00B55BB6" w:rsidRPr="002967F8" w:rsidRDefault="00B55BB6" w:rsidP="00B55BB6">
            <w:pPr>
              <w:pStyle w:val="Rientronormale"/>
              <w:rPr>
                <w:rFonts w:cs="Arial"/>
                <w:lang w:val="en-US"/>
              </w:rPr>
            </w:pPr>
            <w:r w:rsidRPr="002967F8">
              <w:rPr>
                <w:rFonts w:cs="Arial"/>
                <w:lang w:val="en-US"/>
              </w:rPr>
              <w:t>2. Described information in reference with potential entities damaged by the emplacement of this kind of activities.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Data provider</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 xml:space="preserve">Competent authorities (e.g. Regional Governments, Registered </w:t>
            </w:r>
            <w:r w:rsidR="00F72EE8">
              <w:rPr>
                <w:rFonts w:cs="Arial"/>
                <w:lang w:val="en-US"/>
              </w:rPr>
              <w:t>Es</w:t>
            </w:r>
            <w:r w:rsidRPr="002967F8">
              <w:rPr>
                <w:rFonts w:cs="Arial"/>
                <w:lang w:val="en-US"/>
              </w:rPr>
              <w:t>tablishments), Mapping agencies, Meteorological Services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Geographic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In terms of INSPIRE: Pan-European, cross-border, national, r</w:t>
            </w:r>
            <w:r w:rsidRPr="002967F8">
              <w:rPr>
                <w:rFonts w:cs="Arial"/>
                <w:lang w:val="en-US"/>
              </w:rPr>
              <w:t>e</w:t>
            </w:r>
            <w:r w:rsidRPr="002967F8">
              <w:rPr>
                <w:rFonts w:cs="Arial"/>
                <w:lang w:val="en-US"/>
              </w:rPr>
              <w:t>gional, local</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Thematic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Spatial information supporting Waste Plans  developments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Scale, resolution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Generally 1:2.500 – 1.10.000 for detailed maps provided by MS.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lang w:val="en-GB"/>
              </w:rPr>
            </w:pPr>
            <w:r w:rsidRPr="002967F8">
              <w:rPr>
                <w:rFonts w:ascii="Arial" w:hAnsi="Arial" w:cs="Arial"/>
              </w:rPr>
              <w:t>Delivery</w:t>
            </w:r>
          </w:p>
        </w:tc>
        <w:tc>
          <w:tcPr>
            <w:tcW w:w="7150" w:type="dxa"/>
            <w:vAlign w:val="center"/>
          </w:tcPr>
          <w:p w:rsidR="00B55BB6" w:rsidRPr="002967F8" w:rsidRDefault="00B55BB6" w:rsidP="00B55BB6">
            <w:pPr>
              <w:pStyle w:val="Rientronormale"/>
              <w:rPr>
                <w:rFonts w:cs="Arial"/>
                <w:lang w:val="en-US"/>
              </w:rPr>
            </w:pPr>
            <w:bookmarkStart w:id="753" w:name="OLE_LINK1"/>
            <w:r w:rsidRPr="002967F8">
              <w:rPr>
                <w:rFonts w:cs="Arial"/>
                <w:lang w:val="en-US"/>
              </w:rPr>
              <w:t>GIS-Vector files or GML-files, WMS</w:t>
            </w:r>
            <w:bookmarkEnd w:id="753"/>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Documentation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Metadata, model description (it is very important to describe pr</w:t>
            </w:r>
            <w:r w:rsidRPr="002967F8">
              <w:rPr>
                <w:rFonts w:cs="Arial"/>
                <w:lang w:val="en-US"/>
              </w:rPr>
              <w:t>e</w:t>
            </w:r>
            <w:r w:rsidRPr="002967F8">
              <w:rPr>
                <w:rFonts w:cs="Arial"/>
                <w:lang w:val="en-US"/>
              </w:rPr>
              <w:t>cisely the specification that form the boundary of the simulation used for scenarios because in terms of locations, conditions in the treatment (installations) there are an infinite number of possibilities)</w:t>
            </w:r>
          </w:p>
        </w:tc>
      </w:tr>
      <w:tr w:rsidR="00B55BB6" w:rsidRPr="002967F8" w:rsidTr="00B55BB6">
        <w:tblPrEx>
          <w:tblCellMar>
            <w:top w:w="0" w:type="dxa"/>
            <w:bottom w:w="0" w:type="dxa"/>
          </w:tblCellMar>
        </w:tblPrEx>
        <w:trPr>
          <w:cantSplit/>
          <w:trHeight w:val="79"/>
        </w:trPr>
        <w:tc>
          <w:tcPr>
            <w:tcW w:w="9304" w:type="dxa"/>
            <w:gridSpan w:val="2"/>
            <w:shd w:val="pct25" w:color="auto" w:fill="auto"/>
            <w:vAlign w:val="center"/>
          </w:tcPr>
          <w:p w:rsidR="00B55BB6" w:rsidRPr="002967F8" w:rsidRDefault="00B55BB6" w:rsidP="00B55BB6">
            <w:pPr>
              <w:pStyle w:val="TableCellHeader"/>
              <w:rPr>
                <w:rFonts w:ascii="Arial" w:hAnsi="Arial" w:cs="Arial"/>
                <w:b w:val="0"/>
                <w:color w:val="000000"/>
                <w:sz w:val="20"/>
                <w:lang w:eastAsia="en-US"/>
              </w:rPr>
            </w:pPr>
            <w:r w:rsidRPr="002967F8">
              <w:rPr>
                <w:rFonts w:ascii="Arial" w:hAnsi="Arial" w:cs="Arial"/>
                <w:b w:val="0"/>
                <w:color w:val="000000"/>
                <w:sz w:val="20"/>
                <w:lang w:eastAsia="en-US"/>
              </w:rPr>
              <w:t>Data source: Topographic Reference Data</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Description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For example Restricted Areas, Soil, Species Distribution, Land Use, Land Cover, Transport and Hydrographic Networks, Statistical Units and Population Distribution, Health and safety.</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Data provider</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Thematic Data Providers, geo-referenced information should be harmonized.</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Geographic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Various (Pan-European, cross-border, national, regional, local)</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Thematic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 xml:space="preserve">Useful to define (Public Administration or companies delegated on behalf of them) and communicate Waste Plans definition (Public Administration Web-portals, Documents). </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Scale, resolution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Various (depends on the purpose)</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lang w:val="en-GB"/>
              </w:rPr>
            </w:pPr>
            <w:r w:rsidRPr="002967F8">
              <w:rPr>
                <w:rFonts w:ascii="Arial" w:hAnsi="Arial" w:cs="Arial"/>
              </w:rPr>
              <w:t>Delivery</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GIS-Raster files, GIS-Vector-files, GML-files, WFS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Documentation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Metadata, Model description</w:t>
            </w:r>
          </w:p>
        </w:tc>
      </w:tr>
    </w:tbl>
    <w:p w:rsidR="00B55BB6" w:rsidRPr="002967F8" w:rsidRDefault="00B55BB6" w:rsidP="00B55BB6">
      <w:pPr>
        <w:rPr>
          <w:rFonts w:cs="Arial"/>
          <w:lang w:eastAsia="en-GB"/>
        </w:rPr>
      </w:pPr>
    </w:p>
    <w:p w:rsidR="00B55BB6" w:rsidRPr="002967F8" w:rsidRDefault="00B55BB6" w:rsidP="00B55BB6">
      <w:pPr>
        <w:rPr>
          <w:rFonts w:cs="Arial"/>
          <w:b/>
          <w:lang w:val="en-US"/>
        </w:rPr>
      </w:pPr>
      <w:bookmarkStart w:id="754" w:name="_Toc317003951"/>
      <w:r w:rsidRPr="002967F8">
        <w:rPr>
          <w:rFonts w:cs="Arial"/>
          <w:b/>
          <w:lang w:val="en-US"/>
        </w:rPr>
        <w:t>Use Case: Waste Shipments</w:t>
      </w:r>
      <w:bookmarkEnd w:id="754"/>
      <w:r w:rsidRPr="002967F8">
        <w:rPr>
          <w:rFonts w:cs="Arial"/>
          <w:b/>
          <w:lang w:val="en-US"/>
        </w:rPr>
        <w:t xml:space="preserve"> </w:t>
      </w:r>
    </w:p>
    <w:p w:rsidR="00B55BB6" w:rsidRPr="002967F8" w:rsidRDefault="00B55BB6" w:rsidP="00B55BB6">
      <w:pPr>
        <w:rPr>
          <w:rFonts w:cs="Arial"/>
          <w:b/>
          <w:bCs/>
          <w:i/>
          <w:iCs/>
          <w:sz w:val="28"/>
          <w:szCs w:val="28"/>
          <w:lang w:eastAsia="en-GB"/>
        </w:rPr>
      </w:pPr>
    </w:p>
    <w:tbl>
      <w:tblPr>
        <w:tblW w:w="93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7150"/>
      </w:tblGrid>
      <w:tr w:rsidR="00B55BB6" w:rsidRPr="002967F8" w:rsidTr="00B55BB6">
        <w:tblPrEx>
          <w:tblCellMar>
            <w:top w:w="0" w:type="dxa"/>
            <w:bottom w:w="0" w:type="dxa"/>
          </w:tblCellMar>
        </w:tblPrEx>
        <w:trPr>
          <w:cantSplit/>
          <w:trHeight w:val="7095"/>
        </w:trPr>
        <w:tc>
          <w:tcPr>
            <w:tcW w:w="2154"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Name</w:t>
            </w:r>
          </w:p>
        </w:tc>
        <w:tc>
          <w:tcPr>
            <w:tcW w:w="7150" w:type="dxa"/>
            <w:tcBorders>
              <w:bottom w:val="single" w:sz="4" w:space="0" w:color="auto"/>
            </w:tcBorders>
            <w:vAlign w:val="center"/>
          </w:tcPr>
          <w:p w:rsidR="00B55BB6" w:rsidRPr="002967F8" w:rsidRDefault="00B55BB6" w:rsidP="00B55BB6">
            <w:pPr>
              <w:rPr>
                <w:rFonts w:cs="Arial"/>
                <w:color w:val="000000"/>
                <w:lang w:val="en-US"/>
              </w:rPr>
            </w:pPr>
            <w:r w:rsidRPr="002967F8">
              <w:rPr>
                <w:rFonts w:cs="Arial"/>
                <w:color w:val="000000"/>
                <w:lang w:val="en-US"/>
              </w:rPr>
              <w:t>Regulation (EC) No 1013/2006 of the European Parliament and of the Council of 14 June 2006 on shipments of waste - applicable since 12 July 2007.</w:t>
            </w:r>
          </w:p>
          <w:p w:rsidR="00B55BB6" w:rsidRPr="002967F8" w:rsidRDefault="00B55BB6" w:rsidP="00B55BB6">
            <w:pPr>
              <w:rPr>
                <w:rFonts w:cs="Arial"/>
                <w:color w:val="000000"/>
                <w:lang w:val="en-US"/>
              </w:rPr>
            </w:pPr>
          </w:p>
          <w:p w:rsidR="00B55BB6" w:rsidRPr="002967F8" w:rsidRDefault="00B55BB6" w:rsidP="00B55BB6">
            <w:pPr>
              <w:rPr>
                <w:rFonts w:cs="Arial"/>
                <w:color w:val="000000"/>
                <w:lang w:val="en-US"/>
              </w:rPr>
            </w:pPr>
            <w:r w:rsidRPr="002967F8">
              <w:rPr>
                <w:rFonts w:cs="Arial"/>
                <w:color w:val="000000"/>
                <w:lang w:val="en-US"/>
              </w:rPr>
              <w:t>This use case was proposed by the European Union Network for the Impl</w:t>
            </w:r>
            <w:r w:rsidRPr="002967F8">
              <w:rPr>
                <w:rFonts w:cs="Arial"/>
                <w:color w:val="000000"/>
                <w:lang w:val="en-US"/>
              </w:rPr>
              <w:t>e</w:t>
            </w:r>
            <w:r w:rsidRPr="002967F8">
              <w:rPr>
                <w:rFonts w:cs="Arial"/>
                <w:color w:val="000000"/>
                <w:lang w:val="en-US"/>
              </w:rPr>
              <w:t>mentation and Enforcement of Environmental Law (IMPEL), an international non-profit association of the environmental authorities of the EU Member States.</w:t>
            </w:r>
          </w:p>
          <w:p w:rsidR="00B55BB6" w:rsidRPr="002967F8" w:rsidRDefault="00B55BB6" w:rsidP="00B55BB6">
            <w:pPr>
              <w:rPr>
                <w:rFonts w:cs="Arial"/>
                <w:color w:val="000000"/>
                <w:lang w:val="en-US"/>
              </w:rPr>
            </w:pPr>
          </w:p>
          <w:p w:rsidR="00B55BB6" w:rsidRPr="002967F8" w:rsidRDefault="00B55BB6" w:rsidP="00B55BB6">
            <w:pPr>
              <w:rPr>
                <w:rFonts w:cs="Arial"/>
                <w:color w:val="000000"/>
                <w:lang w:val="en-US"/>
              </w:rPr>
            </w:pPr>
            <w:r w:rsidRPr="002967F8">
              <w:rPr>
                <w:rFonts w:cs="Arial"/>
                <w:color w:val="000000"/>
                <w:lang w:val="en-US"/>
              </w:rPr>
              <w:t>The purpose of the IMPEL-“Waste Sites” project  was to exchange information and best practices on identification, i</w:t>
            </w:r>
            <w:r w:rsidRPr="002967F8">
              <w:rPr>
                <w:rFonts w:cs="Arial"/>
                <w:color w:val="000000"/>
                <w:lang w:val="en-US"/>
              </w:rPr>
              <w:t>n</w:t>
            </w:r>
            <w:r w:rsidRPr="002967F8">
              <w:rPr>
                <w:rFonts w:cs="Arial"/>
                <w:color w:val="000000"/>
                <w:lang w:val="en-US"/>
              </w:rPr>
              <w:t xml:space="preserve">spection and compliance measures regarding upstream waste sites that are relevant for illegal waste exports, and by this to give input to the guidance tools (handbook and field manual) that are to be developed in the course of the project. </w:t>
            </w:r>
          </w:p>
          <w:p w:rsidR="00B55BB6" w:rsidRPr="002967F8" w:rsidRDefault="00B55BB6" w:rsidP="00B55BB6">
            <w:pPr>
              <w:rPr>
                <w:rFonts w:cs="Arial"/>
                <w:color w:val="000000"/>
                <w:lang w:val="en-US"/>
              </w:rPr>
            </w:pPr>
          </w:p>
          <w:p w:rsidR="00B55BB6" w:rsidRPr="002967F8" w:rsidRDefault="00B55BB6" w:rsidP="00B55BB6">
            <w:pPr>
              <w:rPr>
                <w:rFonts w:cs="Arial"/>
                <w:color w:val="000000"/>
                <w:lang w:val="en-US"/>
              </w:rPr>
            </w:pPr>
            <w:r w:rsidRPr="002967F8">
              <w:rPr>
                <w:rFonts w:cs="Arial"/>
                <w:color w:val="000000"/>
                <w:lang w:val="en-US"/>
              </w:rPr>
              <w:t xml:space="preserve">Cartography information provided under INSPIRE was pointed out as a very useful tools during the different stages in the project. </w:t>
            </w:r>
          </w:p>
        </w:tc>
      </w:tr>
      <w:tr w:rsidR="00B55BB6" w:rsidRPr="002967F8" w:rsidTr="00B55BB6">
        <w:tblPrEx>
          <w:tblCellMar>
            <w:top w:w="0" w:type="dxa"/>
            <w:bottom w:w="0" w:type="dxa"/>
          </w:tblCellMar>
        </w:tblPrEx>
        <w:trPr>
          <w:cantSplit/>
          <w:trHeight w:val="319"/>
        </w:trPr>
        <w:tc>
          <w:tcPr>
            <w:tcW w:w="2154"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Priority</w:t>
            </w:r>
          </w:p>
        </w:tc>
        <w:tc>
          <w:tcPr>
            <w:tcW w:w="7150" w:type="dxa"/>
            <w:tcBorders>
              <w:bottom w:val="single" w:sz="4" w:space="0" w:color="auto"/>
            </w:tcBorders>
            <w:vAlign w:val="center"/>
          </w:tcPr>
          <w:p w:rsidR="00B55BB6" w:rsidRPr="002967F8" w:rsidRDefault="00B55BB6" w:rsidP="00B55BB6">
            <w:pPr>
              <w:pStyle w:val="Rientronormale"/>
              <w:ind w:left="0"/>
              <w:rPr>
                <w:rFonts w:cs="Arial"/>
                <w:lang w:val="en-US"/>
              </w:rPr>
            </w:pPr>
            <w:r w:rsidRPr="002967F8">
              <w:rPr>
                <w:rFonts w:cs="Arial"/>
                <w:lang w:val="en-US"/>
              </w:rPr>
              <w:t>Medium.</w:t>
            </w:r>
          </w:p>
        </w:tc>
      </w:tr>
      <w:tr w:rsidR="00B55BB6" w:rsidRPr="002967F8" w:rsidTr="00B55BB6">
        <w:tblPrEx>
          <w:tblCellMar>
            <w:top w:w="0" w:type="dxa"/>
            <w:bottom w:w="0" w:type="dxa"/>
          </w:tblCellMar>
        </w:tblPrEx>
        <w:trPr>
          <w:cantSplit/>
          <w:trHeight w:val="2102"/>
        </w:trPr>
        <w:tc>
          <w:tcPr>
            <w:tcW w:w="2154" w:type="dxa"/>
            <w:tcBorders>
              <w:bottom w:val="single" w:sz="4" w:space="0" w:color="auto"/>
            </w:tcBorders>
            <w:shd w:val="pct25" w:color="auto" w:fill="auto"/>
            <w:vAlign w:val="center"/>
          </w:tcPr>
          <w:p w:rsidR="00B55BB6" w:rsidRPr="002967F8" w:rsidRDefault="00B55BB6" w:rsidP="00B55BB6">
            <w:pPr>
              <w:pStyle w:val="berschrift2Zchn"/>
              <w:rPr>
                <w:rFonts w:cs="Arial"/>
              </w:rPr>
            </w:pPr>
            <w:r w:rsidRPr="002967F8">
              <w:rPr>
                <w:rFonts w:cs="Arial"/>
              </w:rPr>
              <w:t>Description</w:t>
            </w:r>
          </w:p>
        </w:tc>
        <w:tc>
          <w:tcPr>
            <w:tcW w:w="7150" w:type="dxa"/>
            <w:tcBorders>
              <w:bottom w:val="single" w:sz="4" w:space="0" w:color="auto"/>
            </w:tcBorders>
            <w:vAlign w:val="center"/>
          </w:tcPr>
          <w:p w:rsidR="00B55BB6" w:rsidRPr="002967F8" w:rsidRDefault="00B55BB6" w:rsidP="00B55BB6">
            <w:pPr>
              <w:rPr>
                <w:rFonts w:cs="Arial"/>
                <w:color w:val="000000"/>
                <w:lang w:val="en-US"/>
              </w:rPr>
            </w:pPr>
            <w:r w:rsidRPr="002967F8">
              <w:rPr>
                <w:rFonts w:cs="Arial"/>
                <w:color w:val="000000"/>
                <w:lang w:val="en-US"/>
              </w:rPr>
              <w:t>The last years have seen an increase in problematic waste streams worl</w:t>
            </w:r>
            <w:r w:rsidRPr="002967F8">
              <w:rPr>
                <w:rFonts w:cs="Arial"/>
                <w:color w:val="000000"/>
                <w:lang w:val="en-US"/>
              </w:rPr>
              <w:t>d</w:t>
            </w:r>
            <w:r w:rsidRPr="002967F8">
              <w:rPr>
                <w:rFonts w:cs="Arial"/>
                <w:color w:val="000000"/>
                <w:lang w:val="en-US"/>
              </w:rPr>
              <w:t xml:space="preserve">wide, notably of electronic waste, end-of-life vehicles and their components from Europe to </w:t>
            </w:r>
            <w:smartTag w:uri="urn:schemas-microsoft-com:office:smarttags" w:element="place">
              <w:r w:rsidRPr="002967F8">
                <w:rPr>
                  <w:rFonts w:cs="Arial"/>
                  <w:color w:val="000000"/>
                  <w:lang w:val="en-US"/>
                </w:rPr>
                <w:t>Africa</w:t>
              </w:r>
            </w:smartTag>
            <w:r w:rsidRPr="002967F8">
              <w:rPr>
                <w:rFonts w:cs="Arial"/>
                <w:color w:val="000000"/>
                <w:lang w:val="en-US"/>
              </w:rPr>
              <w:t>. Spot checks of waste shipments in transit ports and on motorways in the EU can often do no more than uncover the tip of an iceberg. This situation has prompted waste shipment experts to think more about ta</w:t>
            </w:r>
            <w:r w:rsidRPr="002967F8">
              <w:rPr>
                <w:rFonts w:cs="Arial"/>
                <w:color w:val="000000"/>
                <w:lang w:val="en-US"/>
              </w:rPr>
              <w:t>r</w:t>
            </w:r>
            <w:r w:rsidRPr="002967F8">
              <w:rPr>
                <w:rFonts w:cs="Arial"/>
                <w:color w:val="000000"/>
                <w:lang w:val="en-US"/>
              </w:rPr>
              <w:t xml:space="preserve">geting the sources of illegal waste streams and the “upstream” facilities where such waste is collected, stored and/or treated before its export from the EU. </w:t>
            </w:r>
          </w:p>
          <w:p w:rsidR="00B55BB6" w:rsidRPr="002967F8" w:rsidRDefault="00B55BB6" w:rsidP="00B55BB6">
            <w:pPr>
              <w:rPr>
                <w:rFonts w:cs="Arial"/>
                <w:color w:val="000000"/>
                <w:lang w:val="en-US"/>
              </w:rPr>
            </w:pPr>
          </w:p>
          <w:p w:rsidR="00B55BB6" w:rsidRPr="002967F8" w:rsidRDefault="00B55BB6" w:rsidP="00B55BB6">
            <w:pPr>
              <w:rPr>
                <w:rFonts w:cs="Arial"/>
                <w:color w:val="000000"/>
                <w:lang w:val="en-US"/>
              </w:rPr>
            </w:pPr>
            <w:r w:rsidRPr="002967F8">
              <w:rPr>
                <w:rFonts w:cs="Arial"/>
                <w:color w:val="000000"/>
                <w:lang w:val="en-US"/>
              </w:rPr>
              <w:t>The main objective of the “Waste Sites” project is to identify good practices and develop a practical guidance tool for the inspection of upstream waste sites, and for the promotion of compliance with waste law on these sites, by competent authorities in the IMPEL member countries. More specifically this means:</w:t>
            </w:r>
          </w:p>
          <w:p w:rsidR="00B55BB6" w:rsidRPr="002967F8" w:rsidRDefault="00B55BB6" w:rsidP="00F91CA8">
            <w:pPr>
              <w:numPr>
                <w:ilvl w:val="0"/>
                <w:numId w:val="68"/>
              </w:numPr>
              <w:tabs>
                <w:tab w:val="clear" w:pos="284"/>
                <w:tab w:val="clear" w:pos="567"/>
                <w:tab w:val="clear" w:pos="851"/>
                <w:tab w:val="clear" w:pos="1134"/>
              </w:tabs>
              <w:jc w:val="left"/>
              <w:rPr>
                <w:rFonts w:cs="Arial"/>
                <w:color w:val="000000"/>
                <w:lang w:val="en-US"/>
              </w:rPr>
            </w:pPr>
            <w:r w:rsidRPr="002967F8">
              <w:rPr>
                <w:rFonts w:cs="Arial"/>
                <w:color w:val="000000"/>
                <w:lang w:val="en-US"/>
              </w:rPr>
              <w:t xml:space="preserve">Better understanding of problematic waste streams (especially WEEE, ELVs and their components, plastic waste and a few others) and the role of upstream waste sites in them, </w:t>
            </w:r>
          </w:p>
          <w:p w:rsidR="00B55BB6" w:rsidRPr="002967F8" w:rsidRDefault="00B55BB6" w:rsidP="00F91CA8">
            <w:pPr>
              <w:numPr>
                <w:ilvl w:val="0"/>
                <w:numId w:val="68"/>
              </w:numPr>
              <w:tabs>
                <w:tab w:val="clear" w:pos="284"/>
                <w:tab w:val="clear" w:pos="567"/>
                <w:tab w:val="clear" w:pos="851"/>
                <w:tab w:val="clear" w:pos="1134"/>
              </w:tabs>
              <w:jc w:val="left"/>
              <w:rPr>
                <w:rFonts w:cs="Arial"/>
                <w:color w:val="000000"/>
                <w:lang w:val="en-US"/>
              </w:rPr>
            </w:pPr>
            <w:r w:rsidRPr="002967F8">
              <w:rPr>
                <w:rFonts w:cs="Arial"/>
                <w:color w:val="000000"/>
                <w:lang w:val="en-US"/>
              </w:rPr>
              <w:t xml:space="preserve">Exchange of best practices concerning such waste sites, </w:t>
            </w:r>
          </w:p>
          <w:p w:rsidR="00B55BB6" w:rsidRPr="002967F8" w:rsidRDefault="00B55BB6" w:rsidP="00F91CA8">
            <w:pPr>
              <w:numPr>
                <w:ilvl w:val="0"/>
                <w:numId w:val="68"/>
              </w:numPr>
              <w:tabs>
                <w:tab w:val="clear" w:pos="284"/>
                <w:tab w:val="clear" w:pos="567"/>
                <w:tab w:val="clear" w:pos="851"/>
                <w:tab w:val="clear" w:pos="1134"/>
              </w:tabs>
              <w:jc w:val="left"/>
              <w:rPr>
                <w:rFonts w:cs="Arial"/>
                <w:color w:val="000000"/>
                <w:lang w:val="en-US"/>
              </w:rPr>
            </w:pPr>
            <w:r w:rsidRPr="002967F8">
              <w:rPr>
                <w:rFonts w:cs="Arial"/>
                <w:color w:val="000000"/>
                <w:lang w:val="en-US"/>
              </w:rPr>
              <w:t>Guidance on site identification, inspection and follow-up, in the form of a handbook and a field ma</w:t>
            </w:r>
            <w:r w:rsidRPr="002967F8">
              <w:rPr>
                <w:rFonts w:cs="Arial"/>
                <w:color w:val="000000"/>
                <w:lang w:val="en-US"/>
              </w:rPr>
              <w:t>n</w:t>
            </w:r>
            <w:r w:rsidRPr="002967F8">
              <w:rPr>
                <w:rFonts w:cs="Arial"/>
                <w:color w:val="000000"/>
                <w:lang w:val="en-US"/>
              </w:rPr>
              <w:t>ual on inspections,</w:t>
            </w:r>
          </w:p>
          <w:p w:rsidR="00B55BB6" w:rsidRPr="002967F8" w:rsidRDefault="00B55BB6" w:rsidP="00F91CA8">
            <w:pPr>
              <w:numPr>
                <w:ilvl w:val="0"/>
                <w:numId w:val="68"/>
              </w:numPr>
              <w:tabs>
                <w:tab w:val="clear" w:pos="284"/>
                <w:tab w:val="clear" w:pos="567"/>
                <w:tab w:val="clear" w:pos="851"/>
                <w:tab w:val="clear" w:pos="1134"/>
              </w:tabs>
              <w:jc w:val="left"/>
              <w:rPr>
                <w:rFonts w:cs="Arial"/>
                <w:color w:val="000000"/>
                <w:lang w:val="en-US"/>
              </w:rPr>
            </w:pPr>
            <w:r w:rsidRPr="002967F8">
              <w:rPr>
                <w:rFonts w:cs="Arial"/>
                <w:color w:val="000000"/>
                <w:lang w:val="en-US"/>
              </w:rPr>
              <w:t>Better collaboration between relevant agencies (environmental licen</w:t>
            </w:r>
            <w:r w:rsidRPr="002967F8">
              <w:rPr>
                <w:rFonts w:cs="Arial"/>
                <w:color w:val="000000"/>
                <w:lang w:val="en-US"/>
              </w:rPr>
              <w:t>s</w:t>
            </w:r>
            <w:r w:rsidRPr="002967F8">
              <w:rPr>
                <w:rFonts w:cs="Arial"/>
                <w:color w:val="000000"/>
                <w:lang w:val="en-US"/>
              </w:rPr>
              <w:t>ing and inspection, police, customs and others) at national and inte</w:t>
            </w:r>
            <w:r w:rsidRPr="002967F8">
              <w:rPr>
                <w:rFonts w:cs="Arial"/>
                <w:color w:val="000000"/>
                <w:lang w:val="en-US"/>
              </w:rPr>
              <w:t>r</w:t>
            </w:r>
            <w:r w:rsidRPr="002967F8">
              <w:rPr>
                <w:rFonts w:cs="Arial"/>
                <w:color w:val="000000"/>
                <w:lang w:val="en-US"/>
              </w:rPr>
              <w:t>national level.</w:t>
            </w:r>
          </w:p>
          <w:p w:rsidR="00B55BB6" w:rsidRPr="002967F8" w:rsidRDefault="00B55BB6" w:rsidP="00B55BB6">
            <w:pPr>
              <w:pStyle w:val="Rientronormale"/>
              <w:ind w:left="0"/>
              <w:rPr>
                <w:rFonts w:cs="Arial"/>
                <w:lang w:val="en-US"/>
              </w:rPr>
            </w:pPr>
            <w:r w:rsidRPr="002967F8">
              <w:rPr>
                <w:rFonts w:cs="Arial"/>
                <w:lang w:val="en-US"/>
              </w:rPr>
              <w:t>Distributed access to information related to Waste Sites, could support all the objectives proposed by the project.</w:t>
            </w:r>
          </w:p>
        </w:tc>
      </w:tr>
      <w:tr w:rsidR="00B55BB6" w:rsidRPr="002967F8" w:rsidTr="00B55BB6">
        <w:tblPrEx>
          <w:tblCellMar>
            <w:top w:w="0" w:type="dxa"/>
            <w:bottom w:w="0" w:type="dxa"/>
          </w:tblCellMar>
        </w:tblPrEx>
        <w:trPr>
          <w:cantSplit/>
          <w:trHeight w:val="1709"/>
        </w:trPr>
        <w:tc>
          <w:tcPr>
            <w:tcW w:w="2154" w:type="dxa"/>
            <w:tcBorders>
              <w:bottom w:val="single" w:sz="4" w:space="0" w:color="auto"/>
            </w:tcBorders>
            <w:shd w:val="pct25" w:color="auto" w:fill="auto"/>
            <w:vAlign w:val="center"/>
          </w:tcPr>
          <w:p w:rsidR="00B55BB6" w:rsidRPr="002967F8" w:rsidRDefault="00B55BB6" w:rsidP="00B55BB6">
            <w:pPr>
              <w:pStyle w:val="TableCellLeft"/>
              <w:rPr>
                <w:rFonts w:ascii="Arial" w:hAnsi="Arial" w:cs="Arial"/>
              </w:rPr>
            </w:pPr>
            <w:r w:rsidRPr="002967F8">
              <w:rPr>
                <w:rFonts w:ascii="Arial" w:hAnsi="Arial" w:cs="Arial"/>
              </w:rPr>
              <w:t>Pre-condition</w:t>
            </w:r>
          </w:p>
        </w:tc>
        <w:tc>
          <w:tcPr>
            <w:tcW w:w="7150" w:type="dxa"/>
            <w:tcBorders>
              <w:bottom w:val="single" w:sz="4" w:space="0" w:color="auto"/>
            </w:tcBorders>
            <w:vAlign w:val="center"/>
          </w:tcPr>
          <w:p w:rsidR="00B55BB6" w:rsidRPr="002967F8" w:rsidRDefault="00B55BB6" w:rsidP="00B55BB6">
            <w:pPr>
              <w:pStyle w:val="Rientronormale"/>
              <w:rPr>
                <w:rFonts w:cs="Arial"/>
                <w:lang w:val="en-US"/>
              </w:rPr>
            </w:pPr>
            <w:r w:rsidRPr="002967F8">
              <w:rPr>
                <w:rFonts w:cs="Arial"/>
                <w:lang w:val="en-US"/>
              </w:rPr>
              <w:t xml:space="preserve">Information should be accessible and detailed metadata information provided in order to guarantee its validity because of the sensible scope to which it would be applied. </w:t>
            </w:r>
          </w:p>
        </w:tc>
      </w:tr>
      <w:tr w:rsidR="00B55BB6" w:rsidRPr="002967F8" w:rsidTr="00B55BB6">
        <w:tblPrEx>
          <w:tblCellMar>
            <w:top w:w="0" w:type="dxa"/>
            <w:bottom w:w="0" w:type="dxa"/>
          </w:tblCellMar>
        </w:tblPrEx>
        <w:trPr>
          <w:cantSplit/>
          <w:trHeight w:val="221"/>
        </w:trPr>
        <w:tc>
          <w:tcPr>
            <w:tcW w:w="9304" w:type="dxa"/>
            <w:gridSpan w:val="2"/>
            <w:shd w:val="pct25" w:color="auto" w:fill="auto"/>
            <w:vAlign w:val="center"/>
          </w:tcPr>
          <w:p w:rsidR="00B55BB6" w:rsidRPr="002967F8" w:rsidRDefault="00B55BB6" w:rsidP="00B55BB6">
            <w:pPr>
              <w:pStyle w:val="TableCellHeader"/>
              <w:rPr>
                <w:rFonts w:ascii="Arial" w:hAnsi="Arial" w:cs="Arial"/>
                <w:b w:val="0"/>
                <w:color w:val="000000"/>
                <w:sz w:val="20"/>
                <w:lang w:eastAsia="en-US"/>
              </w:rPr>
            </w:pPr>
            <w:r w:rsidRPr="002967F8">
              <w:rPr>
                <w:rFonts w:ascii="Arial" w:hAnsi="Arial" w:cs="Arial"/>
                <w:b w:val="0"/>
                <w:color w:val="000000"/>
                <w:sz w:val="20"/>
                <w:lang w:eastAsia="en-US"/>
              </w:rPr>
              <w:t>Flow of Events – Basic Path</w:t>
            </w:r>
          </w:p>
        </w:tc>
      </w:tr>
      <w:tr w:rsidR="00B55BB6" w:rsidRPr="002967F8" w:rsidTr="00B55BB6">
        <w:tblPrEx>
          <w:tblCellMar>
            <w:top w:w="0" w:type="dxa"/>
            <w:bottom w:w="0" w:type="dxa"/>
          </w:tblCellMar>
        </w:tblPrEx>
        <w:trPr>
          <w:cantSplit/>
          <w:trHeight w:val="450"/>
        </w:trPr>
        <w:tc>
          <w:tcPr>
            <w:tcW w:w="2154"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1.</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Information about Waste Sites (Emplacement, Treatment Permi</w:t>
            </w:r>
            <w:r w:rsidRPr="002967F8">
              <w:rPr>
                <w:rFonts w:cs="Arial"/>
                <w:lang w:val="en-US"/>
              </w:rPr>
              <w:t>s</w:t>
            </w:r>
            <w:r w:rsidRPr="002967F8">
              <w:rPr>
                <w:rFonts w:cs="Arial"/>
                <w:lang w:val="en-US"/>
              </w:rPr>
              <w:t>sions, Process Capacities,..) is collected and served under INSPIRE</w:t>
            </w:r>
          </w:p>
        </w:tc>
      </w:tr>
      <w:tr w:rsidR="00B55BB6" w:rsidRPr="002967F8" w:rsidTr="00B55BB6">
        <w:tblPrEx>
          <w:tblCellMar>
            <w:top w:w="0" w:type="dxa"/>
            <w:bottom w:w="0" w:type="dxa"/>
          </w:tblCellMar>
        </w:tblPrEx>
        <w:trPr>
          <w:cantSplit/>
          <w:trHeight w:val="573"/>
        </w:trPr>
        <w:tc>
          <w:tcPr>
            <w:tcW w:w="2154"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2</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Transport permissions in which information about origin and destin</w:t>
            </w:r>
            <w:r w:rsidRPr="002967F8">
              <w:rPr>
                <w:rFonts w:cs="Arial"/>
                <w:lang w:val="en-US"/>
              </w:rPr>
              <w:t>a</w:t>
            </w:r>
            <w:r w:rsidRPr="002967F8">
              <w:rPr>
                <w:rFonts w:cs="Arial"/>
                <w:lang w:val="en-US"/>
              </w:rPr>
              <w:t xml:space="preserve">tion sites, waste categorizations are requested for waste transport. These documents must be provided by drivers if requested by public authorities on the way (police, border controls, portuary authorities). </w:t>
            </w:r>
          </w:p>
        </w:tc>
      </w:tr>
      <w:tr w:rsidR="00B55BB6" w:rsidRPr="002967F8" w:rsidTr="00B55BB6">
        <w:tblPrEx>
          <w:tblCellMar>
            <w:top w:w="0" w:type="dxa"/>
            <w:bottom w:w="0" w:type="dxa"/>
          </w:tblCellMar>
        </w:tblPrEx>
        <w:trPr>
          <w:cantSplit/>
          <w:trHeight w:val="957"/>
        </w:trPr>
        <w:tc>
          <w:tcPr>
            <w:tcW w:w="2154" w:type="dxa"/>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3</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Based on the information contained on the transport documents, authorities should be able to verify the existence of the origin and de</w:t>
            </w:r>
            <w:r w:rsidRPr="002967F8">
              <w:rPr>
                <w:rFonts w:cs="Arial"/>
                <w:lang w:val="en-US"/>
              </w:rPr>
              <w:t>s</w:t>
            </w:r>
            <w:r w:rsidRPr="002967F8">
              <w:rPr>
                <w:rFonts w:cs="Arial"/>
                <w:lang w:val="en-US"/>
              </w:rPr>
              <w:t xml:space="preserve">tination sites and its correlation with the waste transported and the treatment – management capacity and permission in possession of the Site.  </w:t>
            </w:r>
          </w:p>
        </w:tc>
      </w:tr>
      <w:tr w:rsidR="00B55BB6" w:rsidRPr="002967F8" w:rsidTr="00B17736">
        <w:tblPrEx>
          <w:tblCellMar>
            <w:top w:w="0" w:type="dxa"/>
            <w:bottom w:w="0" w:type="dxa"/>
          </w:tblCellMar>
        </w:tblPrEx>
        <w:trPr>
          <w:cantSplit/>
          <w:trHeight w:val="79"/>
        </w:trPr>
        <w:tc>
          <w:tcPr>
            <w:tcW w:w="2154" w:type="dxa"/>
            <w:tcBorders>
              <w:bottom w:val="single" w:sz="4" w:space="0" w:color="auto"/>
            </w:tcBorders>
            <w:vAlign w:val="center"/>
          </w:tcPr>
          <w:p w:rsidR="00B55BB6" w:rsidRPr="002967F8" w:rsidRDefault="00B55BB6" w:rsidP="00B55BB6">
            <w:pPr>
              <w:pStyle w:val="TableBullet"/>
              <w:tabs>
                <w:tab w:val="clear" w:pos="360"/>
              </w:tabs>
              <w:ind w:left="0" w:firstLine="0"/>
              <w:rPr>
                <w:rFonts w:ascii="Arial" w:hAnsi="Arial" w:cs="Arial"/>
              </w:rPr>
            </w:pPr>
            <w:r w:rsidRPr="002967F8">
              <w:rPr>
                <w:rFonts w:ascii="Arial" w:hAnsi="Arial" w:cs="Arial"/>
              </w:rPr>
              <w:t>Step 4</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 xml:space="preserve">Calculate the geographical area </w:t>
            </w:r>
            <w:r w:rsidR="00F72EE8">
              <w:rPr>
                <w:rFonts w:cs="Arial"/>
                <w:lang w:val="en-US"/>
              </w:rPr>
              <w:t>that</w:t>
            </w:r>
            <w:r w:rsidRPr="002967F8">
              <w:rPr>
                <w:rFonts w:cs="Arial"/>
                <w:lang w:val="en-US"/>
              </w:rPr>
              <w:t xml:space="preserve"> could be cover</w:t>
            </w:r>
            <w:r w:rsidR="00F72EE8">
              <w:rPr>
                <w:rFonts w:cs="Arial"/>
                <w:lang w:val="en-US"/>
              </w:rPr>
              <w:t>ed</w:t>
            </w:r>
            <w:r w:rsidRPr="002967F8">
              <w:rPr>
                <w:rFonts w:cs="Arial"/>
                <w:lang w:val="en-US"/>
              </w:rPr>
              <w:t xml:space="preserve"> </w:t>
            </w:r>
            <w:r w:rsidR="00F72EE8">
              <w:rPr>
                <w:rFonts w:cs="Arial"/>
                <w:lang w:val="en-US"/>
              </w:rPr>
              <w:t>by</w:t>
            </w:r>
            <w:r w:rsidRPr="002967F8">
              <w:rPr>
                <w:rFonts w:cs="Arial"/>
                <w:lang w:val="en-US"/>
              </w:rPr>
              <w:t xml:space="preserve"> diffe</w:t>
            </w:r>
            <w:r w:rsidRPr="002967F8">
              <w:rPr>
                <w:rFonts w:cs="Arial"/>
                <w:lang w:val="en-US"/>
              </w:rPr>
              <w:t>r</w:t>
            </w:r>
            <w:r w:rsidRPr="002967F8">
              <w:rPr>
                <w:rFonts w:cs="Arial"/>
                <w:lang w:val="en-US"/>
              </w:rPr>
              <w:t xml:space="preserve">ent scenarios of waste generation. Rates and Statistical information. </w:t>
            </w:r>
          </w:p>
          <w:p w:rsidR="00B55BB6" w:rsidRPr="002967F8" w:rsidRDefault="00B55BB6" w:rsidP="00B55BB6">
            <w:pPr>
              <w:pStyle w:val="Rientronormale"/>
              <w:rPr>
                <w:rFonts w:cs="Arial"/>
                <w:lang w:val="en-US"/>
              </w:rPr>
            </w:pPr>
            <w:r w:rsidRPr="002967F8">
              <w:rPr>
                <w:rFonts w:cs="Arial"/>
                <w:lang w:val="en-US"/>
              </w:rPr>
              <w:t>Evaluation of improvements by different periods based on the Hie</w:t>
            </w:r>
            <w:r w:rsidRPr="002967F8">
              <w:rPr>
                <w:rFonts w:cs="Arial"/>
                <w:lang w:val="en-US"/>
              </w:rPr>
              <w:t>r</w:t>
            </w:r>
            <w:r w:rsidRPr="002967F8">
              <w:rPr>
                <w:rFonts w:cs="Arial"/>
                <w:lang w:val="en-US"/>
              </w:rPr>
              <w:t>archy established as waste best practices.</w:t>
            </w:r>
          </w:p>
          <w:p w:rsidR="00B55BB6" w:rsidRPr="002967F8" w:rsidRDefault="00B55BB6" w:rsidP="00B55BB6">
            <w:pPr>
              <w:pStyle w:val="Rientronormale"/>
              <w:rPr>
                <w:rFonts w:cs="Arial"/>
                <w:lang w:val="en-US"/>
              </w:rPr>
            </w:pPr>
            <w:r w:rsidRPr="002967F8">
              <w:rPr>
                <w:rFonts w:cs="Arial"/>
                <w:lang w:val="en-US"/>
              </w:rPr>
              <w:t>For each scenario: Prepare alternatives (projection of new Waste I</w:t>
            </w:r>
            <w:r w:rsidRPr="002967F8">
              <w:rPr>
                <w:rFonts w:cs="Arial"/>
                <w:lang w:val="en-US"/>
              </w:rPr>
              <w:t>n</w:t>
            </w:r>
            <w:r w:rsidRPr="002967F8">
              <w:rPr>
                <w:rFonts w:cs="Arial"/>
                <w:lang w:val="en-US"/>
              </w:rPr>
              <w:t>frastructures, Waste trans-border Movements estimations)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Header"/>
              <w:rPr>
                <w:rFonts w:ascii="Arial" w:hAnsi="Arial" w:cs="Arial"/>
                <w:sz w:val="20"/>
              </w:rPr>
            </w:pPr>
            <w:r w:rsidRPr="00B17736">
              <w:rPr>
                <w:rFonts w:ascii="Arial" w:hAnsi="Arial" w:cs="Arial"/>
                <w:sz w:val="20"/>
              </w:rPr>
              <w:t>Data sources: L</w:t>
            </w:r>
            <w:r w:rsidRPr="00B17736">
              <w:rPr>
                <w:rFonts w:ascii="Arial" w:hAnsi="Arial" w:cs="Arial"/>
                <w:sz w:val="20"/>
              </w:rPr>
              <w:t>e</w:t>
            </w:r>
            <w:r w:rsidRPr="00B17736">
              <w:rPr>
                <w:rFonts w:ascii="Arial" w:hAnsi="Arial" w:cs="Arial"/>
                <w:sz w:val="20"/>
              </w:rPr>
              <w:t>gally Required information r</w:t>
            </w:r>
            <w:r w:rsidRPr="00B17736">
              <w:rPr>
                <w:rFonts w:ascii="Arial" w:hAnsi="Arial" w:cs="Arial"/>
                <w:sz w:val="20"/>
              </w:rPr>
              <w:t>e</w:t>
            </w:r>
            <w:r w:rsidRPr="00B17736">
              <w:rPr>
                <w:rFonts w:ascii="Arial" w:hAnsi="Arial" w:cs="Arial"/>
                <w:sz w:val="20"/>
              </w:rPr>
              <w:t>lating to Waste Plans</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In terms of INSPIRE: Pan-European, cross-border, national, r</w:t>
            </w:r>
            <w:r w:rsidRPr="002967F8">
              <w:rPr>
                <w:rFonts w:cs="Arial"/>
                <w:lang w:val="en-US"/>
              </w:rPr>
              <w:t>e</w:t>
            </w:r>
            <w:r w:rsidRPr="002967F8">
              <w:rPr>
                <w:rFonts w:cs="Arial"/>
                <w:lang w:val="en-US"/>
              </w:rPr>
              <w:t>gional, local</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Bullet"/>
              <w:tabs>
                <w:tab w:val="clear" w:pos="360"/>
              </w:tabs>
              <w:ind w:left="0" w:firstLine="0"/>
              <w:rPr>
                <w:rFonts w:ascii="Arial" w:hAnsi="Arial" w:cs="Arial"/>
                <w:sz w:val="20"/>
              </w:rPr>
            </w:pPr>
            <w:r w:rsidRPr="00B17736">
              <w:rPr>
                <w:rFonts w:ascii="Arial" w:hAnsi="Arial" w:cs="Arial"/>
                <w:sz w:val="20"/>
              </w:rPr>
              <w:t>Description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Spatial information supporting Waste Sites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Geographic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GIS-Vector files or GML-files, WMS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Bullet"/>
              <w:tabs>
                <w:tab w:val="clear" w:pos="360"/>
              </w:tabs>
              <w:ind w:left="0" w:firstLine="0"/>
              <w:rPr>
                <w:rFonts w:ascii="Arial" w:hAnsi="Arial" w:cs="Arial"/>
                <w:sz w:val="20"/>
                <w:lang w:eastAsia="en-US"/>
              </w:rPr>
            </w:pPr>
            <w:r w:rsidRPr="00B17736">
              <w:rPr>
                <w:rFonts w:ascii="Arial" w:hAnsi="Arial" w:cs="Arial"/>
                <w:sz w:val="20"/>
                <w:lang w:eastAsia="en-US"/>
              </w:rPr>
              <w:t>Data provider</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Generally 1:2.500 – 1.10.000 for detailed maps provided by MS.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Thematic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Metadata, model description (it is very important to describe pr</w:t>
            </w:r>
            <w:r w:rsidRPr="002967F8">
              <w:rPr>
                <w:rFonts w:cs="Arial"/>
                <w:lang w:val="en-US"/>
              </w:rPr>
              <w:t>e</w:t>
            </w:r>
            <w:r w:rsidRPr="002967F8">
              <w:rPr>
                <w:rFonts w:cs="Arial"/>
                <w:lang w:val="en-US"/>
              </w:rPr>
              <w:t>cisely the specification that form the boundary of the simulation used for scenarios because in terms of locations, conditions in the treatment (installations) there are an infinite number of possibilities)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Scale, resolution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Generally 1:2.500 – 1.25.000 for detailed maps provided by MS.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lang w:val="en-GB"/>
              </w:rPr>
            </w:pPr>
            <w:r w:rsidRPr="00B17736">
              <w:rPr>
                <w:rFonts w:ascii="Arial" w:hAnsi="Arial" w:cs="Arial"/>
                <w:sz w:val="20"/>
              </w:rPr>
              <w:t>Delivery</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In the directive there is no specification for Member States, WISE will use Google earth and other free available data</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Documentation</w:t>
            </w:r>
          </w:p>
        </w:tc>
        <w:tc>
          <w:tcPr>
            <w:tcW w:w="7150" w:type="dxa"/>
            <w:vAlign w:val="center"/>
          </w:tcPr>
          <w:p w:rsidR="00B55BB6" w:rsidRPr="002967F8" w:rsidRDefault="00B55BB6" w:rsidP="00B55BB6">
            <w:pPr>
              <w:pStyle w:val="Rientronormale"/>
              <w:rPr>
                <w:rFonts w:cs="Arial"/>
                <w:lang w:val="en-US"/>
              </w:rPr>
            </w:pP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Header"/>
              <w:rPr>
                <w:rFonts w:ascii="Arial" w:hAnsi="Arial" w:cs="Arial"/>
                <w:sz w:val="20"/>
              </w:rPr>
            </w:pPr>
            <w:r w:rsidRPr="00B17736">
              <w:rPr>
                <w:rFonts w:ascii="Arial" w:hAnsi="Arial" w:cs="Arial"/>
                <w:sz w:val="20"/>
              </w:rPr>
              <w:t>Data source: Topographic Refe</w:t>
            </w:r>
            <w:r w:rsidRPr="00B17736">
              <w:rPr>
                <w:rFonts w:ascii="Arial" w:hAnsi="Arial" w:cs="Arial"/>
                <w:sz w:val="20"/>
              </w:rPr>
              <w:t>r</w:t>
            </w:r>
            <w:r w:rsidRPr="00B17736">
              <w:rPr>
                <w:rFonts w:ascii="Arial" w:hAnsi="Arial" w:cs="Arial"/>
                <w:sz w:val="20"/>
              </w:rPr>
              <w:t>ence Data</w:t>
            </w:r>
          </w:p>
        </w:tc>
        <w:tc>
          <w:tcPr>
            <w:tcW w:w="7150" w:type="dxa"/>
            <w:vAlign w:val="center"/>
          </w:tcPr>
          <w:p w:rsidR="00B55BB6" w:rsidRPr="002967F8" w:rsidRDefault="00B55BB6" w:rsidP="00B55BB6">
            <w:pPr>
              <w:pStyle w:val="Rientronormale"/>
              <w:rPr>
                <w:rFonts w:cs="Arial"/>
                <w:lang w:val="en-US"/>
              </w:rPr>
            </w:pP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Bullet"/>
              <w:tabs>
                <w:tab w:val="clear" w:pos="360"/>
              </w:tabs>
              <w:ind w:left="0" w:firstLine="0"/>
              <w:rPr>
                <w:rFonts w:ascii="Arial" w:hAnsi="Arial" w:cs="Arial"/>
                <w:sz w:val="20"/>
              </w:rPr>
            </w:pPr>
            <w:r w:rsidRPr="00B17736">
              <w:rPr>
                <w:rFonts w:ascii="Arial" w:hAnsi="Arial" w:cs="Arial"/>
                <w:sz w:val="20"/>
              </w:rPr>
              <w:t>Description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For example Restricted Areas, Soil, Species Distribution, Land Use, Land Cover, Transport and Hydrographic Networks, Statistical Units and Population Distribution, Health and safety.</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Geographic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Thematic Data Providers, geo-referenced information should be harmonized and periodically updated and mainteined.</w:t>
            </w:r>
          </w:p>
        </w:tc>
      </w:tr>
      <w:tr w:rsidR="00B55BB6" w:rsidRPr="002967F8" w:rsidTr="00B55BB6">
        <w:tblPrEx>
          <w:tblCellMar>
            <w:top w:w="0" w:type="dxa"/>
            <w:bottom w:w="0" w:type="dxa"/>
          </w:tblCellMar>
        </w:tblPrEx>
        <w:trPr>
          <w:cantSplit/>
          <w:trHeight w:val="678"/>
        </w:trPr>
        <w:tc>
          <w:tcPr>
            <w:tcW w:w="2154" w:type="dxa"/>
            <w:shd w:val="pct25" w:color="auto" w:fill="auto"/>
          </w:tcPr>
          <w:p w:rsidR="00B55BB6" w:rsidRPr="00B17736" w:rsidRDefault="00B55BB6" w:rsidP="00B55BB6">
            <w:pPr>
              <w:rPr>
                <w:rFonts w:cs="Arial"/>
              </w:rPr>
            </w:pPr>
            <w:r w:rsidRPr="00B17736">
              <w:rPr>
                <w:rFonts w:cs="Arial"/>
              </w:rPr>
              <w:t>Data provider</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Various (Pan-European, cross-border, national, regional, local)</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Thematic scope</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 xml:space="preserve">Useful to answer waste question (related for example with capacity or the nearest places to transfer the waste). Urban Planning. </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Scale, resolution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Various (depends on the purpose)</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lang w:val="en-GB"/>
              </w:rPr>
            </w:pPr>
            <w:r w:rsidRPr="00B17736">
              <w:rPr>
                <w:rFonts w:ascii="Arial" w:hAnsi="Arial" w:cs="Arial"/>
                <w:sz w:val="20"/>
              </w:rPr>
              <w:t>Delivery</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GIS-Raster files, GIS-Vector-files, GML-files, WFS</w:t>
            </w:r>
          </w:p>
        </w:tc>
      </w:tr>
      <w:tr w:rsidR="00B55BB6" w:rsidRPr="002967F8" w:rsidTr="00B55BB6">
        <w:tblPrEx>
          <w:tblCellMar>
            <w:top w:w="0" w:type="dxa"/>
            <w:bottom w:w="0" w:type="dxa"/>
          </w:tblCellMar>
        </w:tblPrEx>
        <w:trPr>
          <w:cantSplit/>
          <w:trHeight w:val="79"/>
        </w:trPr>
        <w:tc>
          <w:tcPr>
            <w:tcW w:w="2154" w:type="dxa"/>
            <w:shd w:val="pct25" w:color="auto" w:fill="auto"/>
            <w:vAlign w:val="center"/>
          </w:tcPr>
          <w:p w:rsidR="00B55BB6" w:rsidRPr="00B17736" w:rsidRDefault="00B55BB6" w:rsidP="00B55BB6">
            <w:pPr>
              <w:pStyle w:val="TableCellLeft"/>
              <w:rPr>
                <w:rFonts w:ascii="Arial" w:hAnsi="Arial" w:cs="Arial"/>
                <w:sz w:val="20"/>
              </w:rPr>
            </w:pPr>
            <w:r w:rsidRPr="00B17736">
              <w:rPr>
                <w:rFonts w:ascii="Arial" w:hAnsi="Arial" w:cs="Arial"/>
                <w:sz w:val="20"/>
              </w:rPr>
              <w:t>Documentation</w:t>
            </w:r>
          </w:p>
        </w:tc>
        <w:tc>
          <w:tcPr>
            <w:tcW w:w="7150" w:type="dxa"/>
            <w:vAlign w:val="center"/>
          </w:tcPr>
          <w:p w:rsidR="00B55BB6" w:rsidRPr="002967F8" w:rsidRDefault="00B55BB6" w:rsidP="00B55BB6">
            <w:pPr>
              <w:pStyle w:val="Rientronormale"/>
              <w:rPr>
                <w:rFonts w:cs="Arial"/>
                <w:lang w:val="en-US"/>
              </w:rPr>
            </w:pPr>
            <w:r w:rsidRPr="002967F8">
              <w:rPr>
                <w:rFonts w:cs="Arial"/>
                <w:lang w:val="en-US"/>
              </w:rPr>
              <w:t>Metadata, Model description</w:t>
            </w:r>
          </w:p>
        </w:tc>
      </w:tr>
    </w:tbl>
    <w:p w:rsidR="00B55BB6" w:rsidRPr="002967F8" w:rsidRDefault="00B55BB6" w:rsidP="00B55BB6">
      <w:pPr>
        <w:rPr>
          <w:rFonts w:cs="Arial"/>
          <w:b/>
          <w:bCs/>
          <w:i/>
          <w:iCs/>
          <w:sz w:val="28"/>
          <w:szCs w:val="28"/>
          <w:lang w:eastAsia="en-GB"/>
        </w:rPr>
      </w:pPr>
    </w:p>
    <w:p w:rsidR="00B55BB6" w:rsidRPr="002967F8" w:rsidRDefault="00B55BB6" w:rsidP="00B55BB6">
      <w:pPr>
        <w:rPr>
          <w:rFonts w:cs="Arial"/>
          <w:lang w:eastAsia="en-GB"/>
        </w:rPr>
      </w:pPr>
    </w:p>
    <w:p w:rsidR="00B55BB6" w:rsidRPr="002967F8" w:rsidRDefault="00B55BB6" w:rsidP="006C020A">
      <w:pPr>
        <w:pStyle w:val="a3"/>
      </w:pPr>
      <w:bookmarkStart w:id="755" w:name="_Toc273366672"/>
      <w:bookmarkStart w:id="756" w:name="_Toc283889788"/>
      <w:bookmarkStart w:id="757" w:name="_Toc339277142"/>
      <w:bookmarkStart w:id="758" w:name="_Toc339278010"/>
      <w:bookmarkStart w:id="759" w:name="_Toc347405647"/>
      <w:bookmarkStart w:id="760" w:name="_Toc347755046"/>
      <w:bookmarkStart w:id="761" w:name="_Toc374519993"/>
      <w:r w:rsidRPr="002967F8">
        <w:t>Cross Thematic Data requirements</w:t>
      </w:r>
      <w:bookmarkEnd w:id="755"/>
      <w:bookmarkEnd w:id="756"/>
      <w:bookmarkEnd w:id="757"/>
      <w:bookmarkEnd w:id="758"/>
      <w:bookmarkEnd w:id="759"/>
      <w:bookmarkEnd w:id="760"/>
      <w:bookmarkEnd w:id="761"/>
    </w:p>
    <w:p w:rsidR="00B55BB6" w:rsidRPr="002967F8" w:rsidRDefault="00B55BB6" w:rsidP="00B55BB6">
      <w:pPr>
        <w:rPr>
          <w:rFonts w:cs="Arial"/>
          <w:lang w:val="en-US"/>
        </w:rPr>
      </w:pPr>
    </w:p>
    <w:tbl>
      <w:tblPr>
        <w:tblW w:w="849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2"/>
        <w:gridCol w:w="1162"/>
        <w:gridCol w:w="3810"/>
      </w:tblGrid>
      <w:tr w:rsidR="00B55BB6" w:rsidRPr="002967F8" w:rsidTr="00B55BB6">
        <w:trPr>
          <w:cantSplit/>
          <w:tblHeader/>
        </w:trPr>
        <w:tc>
          <w:tcPr>
            <w:tcW w:w="3522" w:type="dxa"/>
            <w:tcBorders>
              <w:top w:val="single" w:sz="4" w:space="0" w:color="FFFFFF"/>
              <w:left w:val="single" w:sz="4" w:space="0" w:color="FFFFFF"/>
              <w:bottom w:val="single" w:sz="4" w:space="0" w:color="FFFFFF"/>
              <w:right w:val="single" w:sz="4" w:space="0" w:color="FFFFFF"/>
            </w:tcBorders>
            <w:shd w:val="clear" w:color="auto" w:fill="000000"/>
          </w:tcPr>
          <w:p w:rsidR="00B55BB6" w:rsidRPr="002967F8" w:rsidRDefault="00B55BB6" w:rsidP="00B55BB6">
            <w:pPr>
              <w:rPr>
                <w:rFonts w:cs="Arial"/>
                <w:lang w:val="en-US" w:eastAsia="es-ES"/>
              </w:rPr>
            </w:pPr>
            <w:r w:rsidRPr="002967F8">
              <w:rPr>
                <w:rFonts w:cs="Arial"/>
                <w:lang w:val="en-US" w:eastAsia="es-ES"/>
              </w:rPr>
              <w:t>TWG</w:t>
            </w:r>
          </w:p>
        </w:tc>
        <w:tc>
          <w:tcPr>
            <w:tcW w:w="1162" w:type="dxa"/>
            <w:tcBorders>
              <w:top w:val="single" w:sz="4" w:space="0" w:color="FFFFFF"/>
              <w:left w:val="single" w:sz="4" w:space="0" w:color="FFFFFF"/>
              <w:bottom w:val="single" w:sz="4" w:space="0" w:color="FFFFFF"/>
              <w:right w:val="single" w:sz="4" w:space="0" w:color="FFFFFF"/>
            </w:tcBorders>
            <w:shd w:val="clear" w:color="auto" w:fill="000000"/>
          </w:tcPr>
          <w:p w:rsidR="00B55BB6" w:rsidRPr="002967F8" w:rsidRDefault="00B55BB6" w:rsidP="00B55BB6">
            <w:pPr>
              <w:rPr>
                <w:rFonts w:cs="Arial"/>
                <w:lang w:val="en-US" w:eastAsia="es-ES"/>
              </w:rPr>
            </w:pPr>
            <w:r w:rsidRPr="002967F8">
              <w:rPr>
                <w:rFonts w:cs="Arial"/>
                <w:lang w:val="en-US" w:eastAsia="es-ES"/>
              </w:rPr>
              <w:t>Affected?</w:t>
            </w:r>
          </w:p>
        </w:tc>
        <w:tc>
          <w:tcPr>
            <w:tcW w:w="3810" w:type="dxa"/>
            <w:tcBorders>
              <w:top w:val="single" w:sz="4" w:space="0" w:color="FFFFFF"/>
              <w:left w:val="single" w:sz="4" w:space="0" w:color="FFFFFF"/>
              <w:bottom w:val="single" w:sz="4" w:space="0" w:color="FFFFFF"/>
              <w:right w:val="single" w:sz="4" w:space="0" w:color="FFFFFF"/>
            </w:tcBorders>
            <w:shd w:val="clear" w:color="auto" w:fill="000000"/>
          </w:tcPr>
          <w:p w:rsidR="00B55BB6" w:rsidRPr="002967F8" w:rsidRDefault="00B55BB6" w:rsidP="00B55BB6">
            <w:pPr>
              <w:rPr>
                <w:rFonts w:cs="Arial"/>
                <w:lang w:val="en-US" w:eastAsia="es-ES"/>
              </w:rPr>
            </w:pPr>
            <w:r w:rsidRPr="002967F8">
              <w:rPr>
                <w:rFonts w:cs="Arial"/>
                <w:lang w:val="en-US" w:eastAsia="es-ES"/>
              </w:rPr>
              <w:t>Datasets affected</w:t>
            </w:r>
          </w:p>
        </w:tc>
      </w:tr>
      <w:tr w:rsidR="00B55BB6" w:rsidRPr="002967F8" w:rsidTr="00B55BB6">
        <w:trPr>
          <w:cantSplit/>
        </w:trPr>
        <w:tc>
          <w:tcPr>
            <w:tcW w:w="3522" w:type="dxa"/>
            <w:tcBorders>
              <w:top w:val="single" w:sz="4" w:space="0" w:color="FFFFFF"/>
            </w:tcBorders>
          </w:tcPr>
          <w:p w:rsidR="00B55BB6" w:rsidRPr="002967F8" w:rsidRDefault="00B55BB6" w:rsidP="00B55BB6">
            <w:pPr>
              <w:rPr>
                <w:rFonts w:cs="Arial"/>
                <w:lang w:val="en-US"/>
              </w:rPr>
            </w:pPr>
            <w:r w:rsidRPr="002967F8">
              <w:rPr>
                <w:rFonts w:cs="Arial"/>
                <w:lang w:val="en-US"/>
              </w:rPr>
              <w:t>Administrative Units (AU)</w:t>
            </w:r>
          </w:p>
        </w:tc>
        <w:tc>
          <w:tcPr>
            <w:tcW w:w="1162" w:type="dxa"/>
            <w:tcBorders>
              <w:top w:val="single" w:sz="4" w:space="0" w:color="FFFFFF"/>
            </w:tcBorders>
          </w:tcPr>
          <w:p w:rsidR="00B55BB6" w:rsidRPr="002967F8" w:rsidRDefault="00B55BB6" w:rsidP="00B55BB6">
            <w:pPr>
              <w:rPr>
                <w:rFonts w:cs="Arial"/>
                <w:lang w:val="en-US"/>
              </w:rPr>
            </w:pPr>
            <w:r w:rsidRPr="002967F8">
              <w:rPr>
                <w:rFonts w:cs="Arial"/>
                <w:lang w:val="en-US"/>
              </w:rPr>
              <w:t>Yes</w:t>
            </w:r>
          </w:p>
        </w:tc>
        <w:tc>
          <w:tcPr>
            <w:tcW w:w="3810" w:type="dxa"/>
            <w:tcBorders>
              <w:top w:val="single" w:sz="4" w:space="0" w:color="FFFFFF"/>
            </w:tcBorders>
          </w:tcPr>
          <w:p w:rsidR="00B55BB6" w:rsidRPr="002967F8" w:rsidRDefault="00B55BB6" w:rsidP="00B55BB6">
            <w:pPr>
              <w:rPr>
                <w:rFonts w:cs="Arial"/>
                <w:lang w:val="en-US"/>
              </w:rPr>
            </w:pPr>
            <w:r w:rsidRPr="002967F8">
              <w:rPr>
                <w:rFonts w:cs="Arial"/>
                <w:lang w:val="en-US"/>
              </w:rPr>
              <w:t>Boundaries of administrative units from the cities to regional and national bo</w:t>
            </w:r>
            <w:r w:rsidRPr="002967F8">
              <w:rPr>
                <w:rFonts w:cs="Arial"/>
                <w:lang w:val="en-US"/>
              </w:rPr>
              <w:t>r</w:t>
            </w:r>
            <w:r w:rsidRPr="002967F8">
              <w:rPr>
                <w:rFonts w:cs="Arial"/>
                <w:lang w:val="en-US"/>
              </w:rPr>
              <w:t>ders, including toponyms.</w:t>
            </w:r>
          </w:p>
          <w:p w:rsidR="00B55BB6" w:rsidRPr="002967F8" w:rsidRDefault="00B55BB6" w:rsidP="00B55BB6">
            <w:pPr>
              <w:rPr>
                <w:rFonts w:cs="Arial"/>
                <w:lang w:val="en-US"/>
              </w:rPr>
            </w:pPr>
          </w:p>
          <w:p w:rsidR="00B55BB6" w:rsidRPr="002967F8" w:rsidRDefault="00B55BB6" w:rsidP="00B55BB6">
            <w:pPr>
              <w:rPr>
                <w:rFonts w:cs="Arial"/>
                <w:lang w:val="en-US"/>
              </w:rPr>
            </w:pPr>
            <w:r w:rsidRPr="002967F8">
              <w:rPr>
                <w:rFonts w:cs="Arial"/>
                <w:lang w:val="en-US"/>
              </w:rPr>
              <w:t>Competent Authorities for waste infr</w:t>
            </w:r>
            <w:r w:rsidRPr="002967F8">
              <w:rPr>
                <w:rFonts w:cs="Arial"/>
                <w:lang w:val="en-US"/>
              </w:rPr>
              <w:t>a</w:t>
            </w:r>
            <w:r w:rsidRPr="002967F8">
              <w:rPr>
                <w:rFonts w:cs="Arial"/>
                <w:lang w:val="en-US"/>
              </w:rPr>
              <w:t>structures permissions and inspections.</w:t>
            </w:r>
          </w:p>
          <w:p w:rsidR="00B55BB6" w:rsidRPr="002967F8" w:rsidRDefault="00B55BB6" w:rsidP="00B55BB6">
            <w:pPr>
              <w:rPr>
                <w:rFonts w:cs="Arial"/>
                <w:lang w:val="en-US"/>
              </w:rPr>
            </w:pPr>
            <w:r w:rsidRPr="002967F8">
              <w:rPr>
                <w:rFonts w:cs="Arial"/>
                <w:lang w:val="en-US"/>
              </w:rPr>
              <w:t>Municipalities and Authorities affected by events</w:t>
            </w: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Addresses (AD)</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Address of competent authorities.</w:t>
            </w:r>
          </w:p>
          <w:p w:rsidR="00B55BB6" w:rsidRPr="002967F8" w:rsidRDefault="00B55BB6" w:rsidP="00B55BB6">
            <w:pPr>
              <w:rPr>
                <w:rFonts w:cs="Arial"/>
                <w:lang w:val="en-US"/>
              </w:rPr>
            </w:pPr>
            <w:r w:rsidRPr="002967F8">
              <w:rPr>
                <w:rFonts w:cs="Arial"/>
                <w:lang w:val="en-US"/>
              </w:rPr>
              <w:t>Address of Waste Infrastructures.</w:t>
            </w:r>
          </w:p>
          <w:p w:rsidR="00B55BB6" w:rsidRPr="002967F8" w:rsidRDefault="00B55BB6" w:rsidP="00B55BB6">
            <w:pPr>
              <w:rPr>
                <w:rFonts w:cs="Arial"/>
                <w:lang w:val="en-US"/>
              </w:rPr>
            </w:pPr>
            <w:r w:rsidRPr="002967F8">
              <w:rPr>
                <w:rFonts w:cs="Arial"/>
                <w:lang w:val="en-US"/>
              </w:rPr>
              <w:t>Addresses of register producers.</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Agricultural and aquacultural facilities (AF)</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Producers registered. Manure Produ</w:t>
            </w:r>
            <w:r w:rsidRPr="002967F8">
              <w:rPr>
                <w:rFonts w:cs="Arial"/>
                <w:lang w:val="en-US"/>
              </w:rPr>
              <w:t>c</w:t>
            </w:r>
            <w:r w:rsidRPr="002967F8">
              <w:rPr>
                <w:rFonts w:cs="Arial"/>
                <w:lang w:val="en-US"/>
              </w:rPr>
              <w:t>ers, Plastic, Oils, Nitratus, …</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Area manag</w:t>
            </w:r>
            <w:r w:rsidRPr="002967F8">
              <w:rPr>
                <w:rFonts w:cs="Arial"/>
                <w:lang w:val="en-US"/>
              </w:rPr>
              <w:t>e</w:t>
            </w:r>
            <w:r w:rsidRPr="002967F8">
              <w:rPr>
                <w:rFonts w:cs="Arial"/>
                <w:lang w:val="en-US"/>
              </w:rPr>
              <w:t>ment/restriction/regulation zones and reporting units (AM)</w:t>
            </w:r>
          </w:p>
        </w:tc>
        <w:tc>
          <w:tcPr>
            <w:tcW w:w="1162" w:type="dxa"/>
          </w:tcPr>
          <w:p w:rsidR="00B55BB6" w:rsidRPr="002967F8" w:rsidRDefault="00B55BB6" w:rsidP="00B55BB6">
            <w:pPr>
              <w:rPr>
                <w:rFonts w:cs="Arial"/>
                <w:lang w:val="en-US"/>
              </w:rPr>
            </w:pPr>
            <w:r w:rsidRPr="002967F8">
              <w:rPr>
                <w:rFonts w:cs="Arial"/>
                <w:lang w:val="en-US"/>
              </w:rPr>
              <w:t>Yes</w:t>
            </w:r>
          </w:p>
        </w:tc>
        <w:tc>
          <w:tcPr>
            <w:tcW w:w="3810" w:type="dxa"/>
          </w:tcPr>
          <w:p w:rsidR="00B55BB6" w:rsidRPr="002967F8" w:rsidRDefault="00B55BB6" w:rsidP="00B55BB6">
            <w:pPr>
              <w:rPr>
                <w:rFonts w:cs="Arial"/>
                <w:lang w:val="en-US"/>
              </w:rPr>
            </w:pPr>
            <w:r w:rsidRPr="002967F8">
              <w:rPr>
                <w:rFonts w:cs="Arial"/>
                <w:lang w:val="en-US"/>
              </w:rPr>
              <w:t>River basin management</w:t>
            </w:r>
          </w:p>
          <w:p w:rsidR="00B55BB6" w:rsidRPr="002967F8" w:rsidRDefault="00B55BB6" w:rsidP="00B55BB6">
            <w:pPr>
              <w:rPr>
                <w:rFonts w:cs="Arial"/>
                <w:lang w:val="en-US"/>
              </w:rPr>
            </w:pPr>
            <w:r w:rsidRPr="002967F8">
              <w:rPr>
                <w:rFonts w:cs="Arial"/>
                <w:lang w:val="en-US"/>
              </w:rPr>
              <w:t>Units of management, Landfills restri</w:t>
            </w:r>
            <w:r w:rsidRPr="002967F8">
              <w:rPr>
                <w:rFonts w:cs="Arial"/>
                <w:lang w:val="en-US"/>
              </w:rPr>
              <w:t>c</w:t>
            </w:r>
            <w:r w:rsidRPr="002967F8">
              <w:rPr>
                <w:rFonts w:cs="Arial"/>
                <w:lang w:val="en-US"/>
              </w:rPr>
              <w:t>tions,</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Atmospheric cond</w:t>
            </w:r>
            <w:r w:rsidRPr="002967F8">
              <w:rPr>
                <w:rFonts w:cs="Arial"/>
                <w:lang w:val="en-US"/>
              </w:rPr>
              <w:t>i</w:t>
            </w:r>
            <w:r w:rsidRPr="002967F8">
              <w:rPr>
                <w:rFonts w:cs="Arial"/>
                <w:lang w:val="en-US"/>
              </w:rPr>
              <w:t>tions+Meteorological geographical features (AC-MF)</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The design of Waste Water treatment plants and Storm ponds are closely connected with weather forecast sy</w:t>
            </w:r>
            <w:r w:rsidRPr="002967F8">
              <w:rPr>
                <w:rFonts w:cs="Arial"/>
                <w:lang w:val="en-US"/>
              </w:rPr>
              <w:t>s</w:t>
            </w:r>
            <w:r w:rsidRPr="002967F8">
              <w:rPr>
                <w:rFonts w:cs="Arial"/>
                <w:lang w:val="en-US"/>
              </w:rPr>
              <w:t>tems (severe weather warnings)</w:t>
            </w:r>
          </w:p>
          <w:p w:rsidR="00B55BB6" w:rsidRPr="002967F8" w:rsidRDefault="00B55BB6" w:rsidP="00B55BB6">
            <w:pPr>
              <w:rPr>
                <w:rFonts w:cs="Arial"/>
                <w:lang w:val="en-US"/>
              </w:rPr>
            </w:pPr>
            <w:r w:rsidRPr="002967F8">
              <w:rPr>
                <w:rFonts w:cs="Arial"/>
                <w:lang w:val="en-US"/>
              </w:rPr>
              <w:t xml:space="preserve">Incineration Plants location depends of Atmospheric simulations. </w:t>
            </w:r>
          </w:p>
          <w:p w:rsidR="00B55BB6" w:rsidRPr="002967F8" w:rsidRDefault="00B55BB6" w:rsidP="00B55BB6">
            <w:pPr>
              <w:rPr>
                <w:rFonts w:cs="Arial"/>
                <w:lang w:val="en-US"/>
              </w:rPr>
            </w:pPr>
            <w:r w:rsidRPr="002967F8">
              <w:rPr>
                <w:rFonts w:cs="Arial"/>
                <w:lang w:val="en-US"/>
              </w:rPr>
              <w:t>Landfills are quite susceptible of mov</w:t>
            </w:r>
            <w:r w:rsidRPr="002967F8">
              <w:rPr>
                <w:rFonts w:cs="Arial"/>
                <w:lang w:val="en-US"/>
              </w:rPr>
              <w:t>e</w:t>
            </w:r>
            <w:r w:rsidRPr="002967F8">
              <w:rPr>
                <w:rFonts w:cs="Arial"/>
                <w:lang w:val="en-US"/>
              </w:rPr>
              <w:t xml:space="preserve">ments and lixiviation process. </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Bio-geographical regions + Habitats and biotopes + Species distribution (BR-HB-SD)</w:t>
            </w:r>
          </w:p>
        </w:tc>
        <w:tc>
          <w:tcPr>
            <w:tcW w:w="1162" w:type="dxa"/>
          </w:tcPr>
          <w:p w:rsidR="00B55BB6" w:rsidRPr="002967F8" w:rsidRDefault="00B55BB6" w:rsidP="00B55BB6">
            <w:pPr>
              <w:rPr>
                <w:rFonts w:cs="Arial"/>
              </w:rPr>
            </w:pPr>
            <w:r w:rsidRPr="002967F8">
              <w:rPr>
                <w:rFonts w:cs="Arial"/>
              </w:rPr>
              <w:t>Yes</w:t>
            </w:r>
          </w:p>
          <w:p w:rsidR="00B55BB6" w:rsidRPr="002967F8" w:rsidRDefault="00B55BB6" w:rsidP="00B55BB6">
            <w:pPr>
              <w:rPr>
                <w:rFonts w:cs="Arial"/>
              </w:rPr>
            </w:pPr>
          </w:p>
        </w:tc>
        <w:tc>
          <w:tcPr>
            <w:tcW w:w="3810" w:type="dxa"/>
          </w:tcPr>
          <w:p w:rsidR="00B55BB6" w:rsidRPr="002967F8" w:rsidRDefault="00B55BB6" w:rsidP="00B55BB6">
            <w:pPr>
              <w:rPr>
                <w:rFonts w:cs="Arial"/>
                <w:lang w:val="en-US"/>
              </w:rPr>
            </w:pPr>
            <w:r w:rsidRPr="002967F8">
              <w:rPr>
                <w:rFonts w:cs="Arial"/>
                <w:lang w:val="en-US"/>
              </w:rPr>
              <w:t>with regards to adverse consequences for environment.</w:t>
            </w:r>
          </w:p>
        </w:tc>
      </w:tr>
      <w:tr w:rsidR="00B55BB6" w:rsidRPr="002967F8" w:rsidTr="00B55BB6">
        <w:trPr>
          <w:cantSplit/>
        </w:trPr>
        <w:tc>
          <w:tcPr>
            <w:tcW w:w="3522" w:type="dxa"/>
          </w:tcPr>
          <w:p w:rsidR="00B55BB6" w:rsidRPr="002967F8" w:rsidRDefault="00B55BB6" w:rsidP="00B55BB6">
            <w:pPr>
              <w:rPr>
                <w:rFonts w:cs="Arial"/>
                <w:lang w:val="es-ES"/>
              </w:rPr>
            </w:pPr>
            <w:r w:rsidRPr="002967F8">
              <w:rPr>
                <w:rFonts w:cs="Arial"/>
              </w:rPr>
              <w:t>Buildings</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Related/included on the Waste Trea</w:t>
            </w:r>
            <w:r w:rsidRPr="002967F8">
              <w:rPr>
                <w:rFonts w:cs="Arial"/>
                <w:lang w:val="en-US"/>
              </w:rPr>
              <w:t>t</w:t>
            </w:r>
            <w:r w:rsidRPr="002967F8">
              <w:rPr>
                <w:rFonts w:cs="Arial"/>
                <w:lang w:val="en-US"/>
              </w:rPr>
              <w:t>ment Facilities – Stablishments, Install</w:t>
            </w:r>
            <w:r w:rsidRPr="002967F8">
              <w:rPr>
                <w:rFonts w:cs="Arial"/>
                <w:lang w:val="en-US"/>
              </w:rPr>
              <w:t>a</w:t>
            </w:r>
            <w:r w:rsidRPr="002967F8">
              <w:rPr>
                <w:rFonts w:cs="Arial"/>
                <w:lang w:val="en-US"/>
              </w:rPr>
              <w:t>tions.</w:t>
            </w:r>
          </w:p>
        </w:tc>
      </w:tr>
      <w:tr w:rsidR="00B55BB6" w:rsidRPr="002967F8" w:rsidTr="00B55BB6">
        <w:trPr>
          <w:cantSplit/>
        </w:trPr>
        <w:tc>
          <w:tcPr>
            <w:tcW w:w="3522" w:type="dxa"/>
          </w:tcPr>
          <w:p w:rsidR="00B55BB6" w:rsidRPr="002967F8" w:rsidRDefault="00B55BB6" w:rsidP="00B55BB6">
            <w:pPr>
              <w:rPr>
                <w:rFonts w:cs="Arial"/>
                <w:b/>
              </w:rPr>
            </w:pPr>
            <w:r w:rsidRPr="002967F8">
              <w:rPr>
                <w:rFonts w:cs="Arial"/>
              </w:rPr>
              <w:t>Cadastral Parcels (CP)</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Identification of  Sites related with Facil</w:t>
            </w:r>
            <w:r w:rsidRPr="002967F8">
              <w:rPr>
                <w:rFonts w:cs="Arial"/>
                <w:lang w:val="en-US"/>
              </w:rPr>
              <w:t>i</w:t>
            </w:r>
            <w:r w:rsidRPr="002967F8">
              <w:rPr>
                <w:rFonts w:cs="Arial"/>
                <w:lang w:val="en-US"/>
              </w:rPr>
              <w:t>ties/Stablishments/Installations.</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lang w:val="de-DE"/>
              </w:rPr>
            </w:pPr>
            <w:r w:rsidRPr="002967F8">
              <w:rPr>
                <w:rFonts w:cs="Arial"/>
                <w:lang w:val="de-DE"/>
              </w:rPr>
              <w:t>Coordinate reference systems</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No specific related requirements. Only as geographical requirement.</w:t>
            </w: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Energy Resources</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Reservoirs used for energy generation. Landfill as gas producers.</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Environmental Monitoring Facilities (EMF)</w:t>
            </w:r>
          </w:p>
        </w:tc>
        <w:tc>
          <w:tcPr>
            <w:tcW w:w="1162" w:type="dxa"/>
          </w:tcPr>
          <w:p w:rsidR="00B55BB6" w:rsidRPr="002967F8" w:rsidRDefault="00B55BB6" w:rsidP="00B55BB6">
            <w:pPr>
              <w:rPr>
                <w:rFonts w:cs="Arial"/>
                <w:lang w:val="en-US"/>
              </w:rPr>
            </w:pPr>
            <w:r w:rsidRPr="002967F8">
              <w:rPr>
                <w:rFonts w:cs="Arial"/>
                <w:lang w:val="en-US"/>
              </w:rPr>
              <w:t>Yes</w:t>
            </w:r>
          </w:p>
        </w:tc>
        <w:tc>
          <w:tcPr>
            <w:tcW w:w="3810" w:type="dxa"/>
          </w:tcPr>
          <w:p w:rsidR="00B55BB6" w:rsidRPr="002967F8" w:rsidRDefault="00B55BB6" w:rsidP="00B55BB6">
            <w:pPr>
              <w:rPr>
                <w:rFonts w:cs="Arial"/>
                <w:lang w:val="fr-FR"/>
              </w:rPr>
            </w:pPr>
            <w:r w:rsidRPr="002967F8">
              <w:rPr>
                <w:rFonts w:cs="Arial"/>
                <w:lang w:val="fr-FR"/>
              </w:rPr>
              <w:t xml:space="preserve">Noise pollution, Points of Discharges, </w:t>
            </w: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Geographical grid systems</w:t>
            </w:r>
          </w:p>
        </w:tc>
        <w:tc>
          <w:tcPr>
            <w:tcW w:w="1162" w:type="dxa"/>
          </w:tcPr>
          <w:p w:rsidR="00B55BB6" w:rsidRPr="002967F8" w:rsidRDefault="00B55BB6" w:rsidP="00B55BB6">
            <w:pPr>
              <w:rPr>
                <w:rFonts w:cs="Arial"/>
              </w:rPr>
            </w:pPr>
            <w:r w:rsidRPr="002967F8">
              <w:rPr>
                <w:rFonts w:cs="Arial"/>
              </w:rPr>
              <w:t>?</w:t>
            </w:r>
          </w:p>
        </w:tc>
        <w:tc>
          <w:tcPr>
            <w:tcW w:w="3810" w:type="dxa"/>
          </w:tcPr>
          <w:p w:rsidR="00B55BB6" w:rsidRPr="002967F8" w:rsidRDefault="00B55BB6" w:rsidP="00B55BB6">
            <w:pPr>
              <w:rPr>
                <w:rFonts w:cs="Arial"/>
                <w:lang w:val="en-US"/>
              </w:rPr>
            </w:pPr>
            <w:r w:rsidRPr="002967F8">
              <w:rPr>
                <w:rFonts w:cs="Arial"/>
                <w:lang w:val="en-US"/>
              </w:rPr>
              <w:t>Population density or similar coverage information</w:t>
            </w: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Geographical names (GN)</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name of locations/regions included u</w:t>
            </w:r>
            <w:r w:rsidRPr="002967F8">
              <w:rPr>
                <w:rFonts w:cs="Arial"/>
                <w:lang w:val="en-US"/>
              </w:rPr>
              <w:t>n</w:t>
            </w:r>
            <w:r w:rsidRPr="002967F8">
              <w:rPr>
                <w:rFonts w:cs="Arial"/>
                <w:lang w:val="en-US"/>
              </w:rPr>
              <w:t>der the Waste Plan</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Geology + Mineral resources (GE-MR)</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Permeability</w:t>
            </w:r>
          </w:p>
          <w:p w:rsidR="00B55BB6" w:rsidRPr="002967F8" w:rsidRDefault="00B55BB6" w:rsidP="00B55BB6">
            <w:pPr>
              <w:rPr>
                <w:rFonts w:cs="Arial"/>
                <w:lang w:val="en-US"/>
              </w:rPr>
            </w:pPr>
            <w:r w:rsidRPr="002967F8">
              <w:rPr>
                <w:rFonts w:cs="Arial"/>
                <w:lang w:val="en-US"/>
              </w:rPr>
              <w:t>Landforms (geomorphology), Applicabi</w:t>
            </w:r>
            <w:r w:rsidRPr="002967F8">
              <w:rPr>
                <w:rFonts w:cs="Arial"/>
                <w:lang w:val="en-US"/>
              </w:rPr>
              <w:t>l</w:t>
            </w:r>
            <w:r w:rsidRPr="002967F8">
              <w:rPr>
                <w:rFonts w:cs="Arial"/>
                <w:lang w:val="en-US"/>
              </w:rPr>
              <w:t xml:space="preserve">ity to landfill emplacement. </w:t>
            </w:r>
          </w:p>
          <w:p w:rsidR="00B55BB6" w:rsidRPr="002967F8" w:rsidRDefault="00B55BB6" w:rsidP="00B55BB6">
            <w:pPr>
              <w:rPr>
                <w:rFonts w:cs="Arial"/>
                <w:lang w:val="en-US"/>
              </w:rPr>
            </w:pPr>
            <w:r w:rsidRPr="002967F8">
              <w:rPr>
                <w:rFonts w:cs="Arial"/>
                <w:lang w:val="en-US"/>
              </w:rPr>
              <w:t>Mining Activity: Waste producers.</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Human Health and Safety (HH)</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Location of potential detrimental health effects.</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Hydrography (HY)</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 xml:space="preserve">watercourses, river basins </w:t>
            </w:r>
          </w:p>
          <w:p w:rsidR="00B55BB6" w:rsidRPr="002967F8" w:rsidRDefault="00B55BB6" w:rsidP="00B55BB6">
            <w:pPr>
              <w:rPr>
                <w:rFonts w:cs="Arial"/>
                <w:lang w:val="en-US"/>
              </w:rPr>
            </w:pPr>
            <w:r w:rsidRPr="002967F8">
              <w:rPr>
                <w:rFonts w:cs="Arial"/>
                <w:lang w:val="en-US"/>
              </w:rPr>
              <w:t>pipelines</w:t>
            </w:r>
          </w:p>
          <w:p w:rsidR="00B55BB6" w:rsidRPr="002967F8" w:rsidRDefault="00B55BB6" w:rsidP="00B55BB6">
            <w:pPr>
              <w:rPr>
                <w:rFonts w:cs="Arial"/>
                <w:lang w:val="en-US"/>
              </w:rPr>
            </w:pPr>
            <w:r w:rsidRPr="002967F8">
              <w:rPr>
                <w:rFonts w:cs="Arial"/>
                <w:lang w:val="en-US"/>
              </w:rPr>
              <w:t>sewerage systems.</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lang w:val="de-DE"/>
              </w:rPr>
            </w:pPr>
            <w:r w:rsidRPr="002967F8">
              <w:rPr>
                <w:rFonts w:cs="Arial"/>
              </w:rPr>
              <w:t>LandCover (LC)</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Small-scale comprehensive land-cover</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LandUse (LU)</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residential areas / zones/districts // rural communities</w:t>
            </w:r>
          </w:p>
          <w:p w:rsidR="00B55BB6" w:rsidRPr="002967F8" w:rsidRDefault="00B55BB6" w:rsidP="00B55BB6">
            <w:pPr>
              <w:rPr>
                <w:rFonts w:cs="Arial"/>
                <w:lang w:val="en-US"/>
              </w:rPr>
            </w:pPr>
            <w:r w:rsidRPr="002967F8">
              <w:rPr>
                <w:rFonts w:cs="Arial"/>
                <w:lang w:val="en-US"/>
              </w:rPr>
              <w:t>asset maps</w:t>
            </w:r>
          </w:p>
          <w:p w:rsidR="00B55BB6" w:rsidRPr="002967F8" w:rsidRDefault="00B55BB6" w:rsidP="00B55BB6">
            <w:pPr>
              <w:rPr>
                <w:rFonts w:cs="Arial"/>
                <w:lang w:val="en-US"/>
              </w:rPr>
            </w:pPr>
            <w:r w:rsidRPr="002967F8">
              <w:rPr>
                <w:rFonts w:cs="Arial"/>
                <w:lang w:val="en-US"/>
              </w:rPr>
              <w:t>industrial areas</w:t>
            </w:r>
          </w:p>
          <w:p w:rsidR="00B55BB6" w:rsidRPr="002967F8" w:rsidRDefault="00B55BB6" w:rsidP="00B55BB6">
            <w:pPr>
              <w:rPr>
                <w:rFonts w:cs="Arial"/>
                <w:lang w:val="en-US"/>
              </w:rPr>
            </w:pPr>
            <w:r w:rsidRPr="002967F8">
              <w:rPr>
                <w:rFonts w:cs="Arial"/>
                <w:lang w:val="en-US"/>
              </w:rPr>
              <w:t>asset maps</w:t>
            </w:r>
          </w:p>
          <w:p w:rsidR="00B55BB6" w:rsidRPr="002967F8" w:rsidRDefault="00B55BB6" w:rsidP="00B55BB6">
            <w:pPr>
              <w:rPr>
                <w:rFonts w:cs="Arial"/>
                <w:lang w:val="en-US"/>
              </w:rPr>
            </w:pPr>
            <w:r w:rsidRPr="002967F8">
              <w:rPr>
                <w:rFonts w:cs="Arial"/>
                <w:lang w:val="en-US"/>
              </w:rPr>
              <w:t>agriculture</w:t>
            </w:r>
          </w:p>
          <w:p w:rsidR="00B55BB6" w:rsidRPr="002967F8" w:rsidRDefault="00B55BB6" w:rsidP="00B55BB6">
            <w:pPr>
              <w:rPr>
                <w:rFonts w:cs="Arial"/>
                <w:lang w:val="en-US"/>
              </w:rPr>
            </w:pPr>
            <w:r w:rsidRPr="002967F8">
              <w:rPr>
                <w:rFonts w:cs="Arial"/>
                <w:lang w:val="en-US"/>
              </w:rPr>
              <w:t>asset maps</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Natural Risk Zones</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Prevention and Selection criteria for the establishment of infrastructures.</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Production and industrial facilities (PF)</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Register of Producers and Activities that handled Specific categories of waste.</w:t>
            </w:r>
          </w:p>
          <w:p w:rsidR="00B55BB6" w:rsidRPr="002967F8" w:rsidRDefault="00B55BB6" w:rsidP="00B55BB6">
            <w:pPr>
              <w:rPr>
                <w:rFonts w:cs="Arial"/>
                <w:lang w:val="en-US"/>
              </w:rPr>
            </w:pPr>
            <w:r w:rsidRPr="002967F8">
              <w:rPr>
                <w:rFonts w:cs="Arial"/>
                <w:lang w:val="en-US"/>
              </w:rPr>
              <w:t>Very close related information because some activities related with the waste management and processing are inclu</w:t>
            </w:r>
            <w:r w:rsidR="00FF2398">
              <w:rPr>
                <w:rFonts w:cs="Arial"/>
                <w:lang w:val="en-US"/>
              </w:rPr>
              <w:t>ded under their scope. (e.g. Re</w:t>
            </w:r>
            <w:r w:rsidRPr="002967F8">
              <w:rPr>
                <w:rFonts w:cs="Arial"/>
                <w:lang w:val="en-US"/>
              </w:rPr>
              <w:t>c</w:t>
            </w:r>
            <w:r w:rsidRPr="002967F8">
              <w:rPr>
                <w:rFonts w:cs="Arial"/>
                <w:lang w:val="en-US"/>
              </w:rPr>
              <w:t>y</w:t>
            </w:r>
            <w:r w:rsidRPr="002967F8">
              <w:rPr>
                <w:rFonts w:cs="Arial"/>
                <w:lang w:val="en-US"/>
              </w:rPr>
              <w:t>cling).</w:t>
            </w: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Protected Sites (PS)</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cultural heritage</w:t>
            </w:r>
          </w:p>
          <w:p w:rsidR="00B55BB6" w:rsidRPr="002967F8" w:rsidRDefault="00B55BB6" w:rsidP="00B55BB6">
            <w:pPr>
              <w:rPr>
                <w:rFonts w:cs="Arial"/>
                <w:lang w:val="en-US"/>
              </w:rPr>
            </w:pPr>
            <w:r w:rsidRPr="002967F8">
              <w:rPr>
                <w:rFonts w:cs="Arial"/>
                <w:lang w:val="en-US"/>
              </w:rPr>
              <w:t>protected areas as defined under article 6 and article 7 2000/60/EC respectively article 6 2007/60/EC:</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Bathing (= bodies of water designated as recreational waters, including areas designated as bat</w:t>
            </w:r>
            <w:r w:rsidRPr="002967F8">
              <w:rPr>
                <w:rFonts w:cs="Arial"/>
              </w:rPr>
              <w:t>h</w:t>
            </w:r>
            <w:r w:rsidRPr="002967F8">
              <w:rPr>
                <w:rFonts w:cs="Arial"/>
              </w:rPr>
              <w:t>ing waters under Directive 76/160/EEC)</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Birds (= areas as designated for the protection of wild birds under Dire</w:t>
            </w:r>
            <w:r w:rsidRPr="002967F8">
              <w:rPr>
                <w:rFonts w:cs="Arial"/>
              </w:rPr>
              <w:t>c</w:t>
            </w:r>
            <w:r w:rsidRPr="002967F8">
              <w:rPr>
                <w:rFonts w:cs="Arial"/>
              </w:rPr>
              <w:t>tive 2009/147/EC)</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Fish (= waterbodies as designated under 2006/44/EC )</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Shellfish (= areas as designated u</w:t>
            </w:r>
            <w:r w:rsidRPr="002967F8">
              <w:rPr>
                <w:rFonts w:cs="Arial"/>
              </w:rPr>
              <w:t>n</w:t>
            </w:r>
            <w:r w:rsidRPr="002967F8">
              <w:rPr>
                <w:rFonts w:cs="Arial"/>
              </w:rPr>
              <w:t>der Directive 2006/113/EC of the European Parliament and of the Council of 12 December 2006 on the quality required of shellfish w</w:t>
            </w:r>
            <w:r w:rsidRPr="002967F8">
              <w:rPr>
                <w:rFonts w:cs="Arial"/>
              </w:rPr>
              <w:t>a</w:t>
            </w:r>
            <w:r w:rsidRPr="002967F8">
              <w:rPr>
                <w:rFonts w:cs="Arial"/>
              </w:rPr>
              <w:t>ters (codified version))</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Habitats (= areas as designated for the protection of habitats under D</w:t>
            </w:r>
            <w:r w:rsidRPr="002967F8">
              <w:rPr>
                <w:rFonts w:cs="Arial"/>
              </w:rPr>
              <w:t>i</w:t>
            </w:r>
            <w:r w:rsidRPr="002967F8">
              <w:rPr>
                <w:rFonts w:cs="Arial"/>
              </w:rPr>
              <w:t>rective 97/62/EC)</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Nitrates (=areas as designated u</w:t>
            </w:r>
            <w:r w:rsidRPr="002967F8">
              <w:rPr>
                <w:rFonts w:cs="Arial"/>
              </w:rPr>
              <w:t>n</w:t>
            </w:r>
            <w:r w:rsidRPr="002967F8">
              <w:rPr>
                <w:rFonts w:cs="Arial"/>
              </w:rPr>
              <w:t>der Directive 91/676//EC)</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UWWT (=sensitive areas which are subject to eutrophication as ident</w:t>
            </w:r>
            <w:r w:rsidRPr="002967F8">
              <w:rPr>
                <w:rFonts w:cs="Arial"/>
              </w:rPr>
              <w:t>i</w:t>
            </w:r>
            <w:r w:rsidRPr="002967F8">
              <w:rPr>
                <w:rFonts w:cs="Arial"/>
              </w:rPr>
              <w:t>fied in Annex II.A(a) of 91/271/EEC)</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WFD Art. 7 Abstraction for drinking water (</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Other European</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National</w:t>
            </w:r>
          </w:p>
          <w:p w:rsidR="00B55BB6" w:rsidRPr="002967F8" w:rsidRDefault="00B55BB6" w:rsidP="00F91CA8">
            <w:pPr>
              <w:pStyle w:val="Rientronormale"/>
              <w:keepLines w:val="0"/>
              <w:numPr>
                <w:ilvl w:val="0"/>
                <w:numId w:val="65"/>
              </w:numPr>
              <w:tabs>
                <w:tab w:val="clear" w:pos="1080"/>
                <w:tab w:val="num" w:pos="402"/>
              </w:tabs>
              <w:spacing w:before="0" w:after="0"/>
              <w:ind w:left="402"/>
              <w:rPr>
                <w:rFonts w:cs="Arial"/>
              </w:rPr>
            </w:pPr>
            <w:r w:rsidRPr="002967F8">
              <w:rPr>
                <w:rFonts w:cs="Arial"/>
              </w:rPr>
              <w:t>local</w:t>
            </w:r>
          </w:p>
          <w:p w:rsidR="00B55BB6" w:rsidRPr="002967F8" w:rsidRDefault="00B55BB6" w:rsidP="00B55BB6">
            <w:pPr>
              <w:rPr>
                <w:rFonts w:cs="Arial"/>
              </w:rPr>
            </w:pPr>
          </w:p>
          <w:p w:rsidR="00B55BB6" w:rsidRPr="002967F8" w:rsidRDefault="00B55BB6" w:rsidP="00B55BB6">
            <w:pPr>
              <w:rPr>
                <w:rFonts w:cs="Arial"/>
              </w:rPr>
            </w:pP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Soil (SO)</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 xml:space="preserve">transmissibility, permeability, </w:t>
            </w:r>
          </w:p>
          <w:p w:rsidR="00B55BB6" w:rsidRPr="002967F8" w:rsidRDefault="00B55BB6" w:rsidP="00B55BB6">
            <w:pPr>
              <w:rPr>
                <w:rFonts w:cs="Arial"/>
                <w:lang w:val="en-US"/>
              </w:rPr>
            </w:pPr>
            <w:r w:rsidRPr="002967F8">
              <w:rPr>
                <w:rFonts w:cs="Arial"/>
                <w:lang w:val="en-US"/>
              </w:rPr>
              <w:t>slack water, drainage. Quite important for Landfills.</w:t>
            </w:r>
          </w:p>
          <w:p w:rsidR="00B55BB6" w:rsidRPr="002967F8" w:rsidRDefault="00B55BB6" w:rsidP="00B55BB6">
            <w:pPr>
              <w:rPr>
                <w:rFonts w:cs="Arial"/>
                <w:lang w:val="en-US"/>
              </w:rPr>
            </w:pPr>
          </w:p>
        </w:tc>
      </w:tr>
      <w:tr w:rsidR="00B55BB6" w:rsidRPr="002967F8" w:rsidTr="00B55BB6">
        <w:trPr>
          <w:cantSplit/>
        </w:trPr>
        <w:tc>
          <w:tcPr>
            <w:tcW w:w="3522" w:type="dxa"/>
          </w:tcPr>
          <w:p w:rsidR="00B55BB6" w:rsidRPr="002967F8" w:rsidRDefault="00B55BB6" w:rsidP="00B55BB6">
            <w:pPr>
              <w:rPr>
                <w:rFonts w:cs="Arial"/>
              </w:rPr>
            </w:pPr>
            <w:r w:rsidRPr="002967F8">
              <w:rPr>
                <w:rFonts w:cs="Arial"/>
              </w:rPr>
              <w:t>Statistical Units + Population distr</w:t>
            </w:r>
            <w:r w:rsidRPr="002967F8">
              <w:rPr>
                <w:rFonts w:cs="Arial"/>
              </w:rPr>
              <w:t>i</w:t>
            </w:r>
            <w:r w:rsidRPr="002967F8">
              <w:rPr>
                <w:rFonts w:cs="Arial"/>
              </w:rPr>
              <w:t>bution, demography (SU-PD)</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Publication of global indicator related with Waste treatment. From the produ</w:t>
            </w:r>
            <w:r w:rsidRPr="002967F8">
              <w:rPr>
                <w:rFonts w:cs="Arial"/>
                <w:lang w:val="en-US"/>
              </w:rPr>
              <w:t>c</w:t>
            </w:r>
            <w:r w:rsidRPr="002967F8">
              <w:rPr>
                <w:rFonts w:cs="Arial"/>
                <w:lang w:val="en-US"/>
              </w:rPr>
              <w:t>tion by categories to ratios of proces</w:t>
            </w:r>
            <w:r w:rsidRPr="002967F8">
              <w:rPr>
                <w:rFonts w:cs="Arial"/>
                <w:lang w:val="en-US"/>
              </w:rPr>
              <w:t>s</w:t>
            </w:r>
            <w:r w:rsidRPr="002967F8">
              <w:rPr>
                <w:rFonts w:cs="Arial"/>
                <w:lang w:val="en-US"/>
              </w:rPr>
              <w:t xml:space="preserve">ing. </w:t>
            </w:r>
          </w:p>
        </w:tc>
      </w:tr>
      <w:tr w:rsidR="00B55BB6" w:rsidRPr="002967F8" w:rsidTr="00B55BB6">
        <w:trPr>
          <w:cantSplit/>
        </w:trPr>
        <w:tc>
          <w:tcPr>
            <w:tcW w:w="3522" w:type="dxa"/>
          </w:tcPr>
          <w:p w:rsidR="00B55BB6" w:rsidRPr="002967F8" w:rsidRDefault="00B55BB6" w:rsidP="00B55BB6">
            <w:pPr>
              <w:rPr>
                <w:rFonts w:cs="Arial"/>
                <w:lang w:val="en-US"/>
              </w:rPr>
            </w:pPr>
            <w:r w:rsidRPr="002967F8">
              <w:rPr>
                <w:rFonts w:cs="Arial"/>
                <w:lang w:val="en-US"/>
              </w:rPr>
              <w:t>TransportNetwork (TN)</w:t>
            </w:r>
          </w:p>
        </w:tc>
        <w:tc>
          <w:tcPr>
            <w:tcW w:w="1162" w:type="dxa"/>
          </w:tcPr>
          <w:p w:rsidR="00B55BB6" w:rsidRPr="002967F8" w:rsidRDefault="00B55BB6" w:rsidP="00B55BB6">
            <w:pPr>
              <w:rPr>
                <w:rFonts w:cs="Arial"/>
                <w:lang w:val="en-US"/>
              </w:rPr>
            </w:pPr>
            <w:r w:rsidRPr="002967F8">
              <w:rPr>
                <w:rFonts w:cs="Arial"/>
                <w:lang w:val="en-US"/>
              </w:rPr>
              <w:t>Yes</w:t>
            </w:r>
          </w:p>
        </w:tc>
        <w:tc>
          <w:tcPr>
            <w:tcW w:w="3810" w:type="dxa"/>
          </w:tcPr>
          <w:p w:rsidR="00B55BB6" w:rsidRPr="002967F8" w:rsidRDefault="00B55BB6" w:rsidP="00B55BB6">
            <w:pPr>
              <w:rPr>
                <w:rFonts w:cs="Arial"/>
                <w:lang w:val="en-US"/>
              </w:rPr>
            </w:pPr>
            <w:r w:rsidRPr="002967F8">
              <w:rPr>
                <w:rFonts w:cs="Arial"/>
                <w:lang w:val="en-US"/>
              </w:rPr>
              <w:t>Transport network assets – road, rai</w:t>
            </w:r>
            <w:r w:rsidRPr="002967F8">
              <w:rPr>
                <w:rFonts w:cs="Arial"/>
                <w:lang w:val="en-US"/>
              </w:rPr>
              <w:t>l</w:t>
            </w:r>
            <w:r w:rsidRPr="002967F8">
              <w:rPr>
                <w:rFonts w:cs="Arial"/>
                <w:lang w:val="en-US"/>
              </w:rPr>
              <w:t>road, .</w:t>
            </w:r>
          </w:p>
          <w:p w:rsidR="00B55BB6" w:rsidRPr="002967F8" w:rsidRDefault="00B55BB6" w:rsidP="00B55BB6">
            <w:pPr>
              <w:rPr>
                <w:rFonts w:cs="Arial"/>
                <w:lang w:val="en-US"/>
              </w:rPr>
            </w:pPr>
            <w:r w:rsidRPr="002967F8">
              <w:rPr>
                <w:rFonts w:cs="Arial"/>
                <w:lang w:val="en-US"/>
              </w:rPr>
              <w:t>Valid in extension related with the waste transport.</w:t>
            </w:r>
          </w:p>
        </w:tc>
      </w:tr>
      <w:tr w:rsidR="00B55BB6" w:rsidRPr="002967F8" w:rsidTr="00B55BB6">
        <w:tblPrEx>
          <w:tblLook w:val="04A0" w:firstRow="1" w:lastRow="0" w:firstColumn="1" w:lastColumn="0" w:noHBand="0" w:noVBand="1"/>
        </w:tblPrEx>
        <w:tc>
          <w:tcPr>
            <w:tcW w:w="3522" w:type="dxa"/>
          </w:tcPr>
          <w:p w:rsidR="00B55BB6" w:rsidRPr="002967F8" w:rsidRDefault="00B55BB6" w:rsidP="00B55BB6">
            <w:pPr>
              <w:rPr>
                <w:rFonts w:cs="Arial"/>
                <w:lang w:val="en-US"/>
              </w:rPr>
            </w:pPr>
            <w:r w:rsidRPr="002967F8">
              <w:rPr>
                <w:rFonts w:cs="Arial"/>
                <w:lang w:val="en-US"/>
              </w:rPr>
              <w:t>Utility and governmental services (US)</w:t>
            </w:r>
          </w:p>
        </w:tc>
        <w:tc>
          <w:tcPr>
            <w:tcW w:w="1162" w:type="dxa"/>
          </w:tcPr>
          <w:p w:rsidR="00B55BB6" w:rsidRPr="002967F8" w:rsidRDefault="00B55BB6" w:rsidP="00B55BB6">
            <w:pPr>
              <w:rPr>
                <w:rFonts w:cs="Arial"/>
              </w:rPr>
            </w:pPr>
            <w:r w:rsidRPr="002967F8">
              <w:rPr>
                <w:rFonts w:cs="Arial"/>
              </w:rPr>
              <w:t>Yes</w:t>
            </w:r>
          </w:p>
        </w:tc>
        <w:tc>
          <w:tcPr>
            <w:tcW w:w="3810" w:type="dxa"/>
          </w:tcPr>
          <w:p w:rsidR="00B55BB6" w:rsidRPr="002967F8" w:rsidRDefault="00B55BB6" w:rsidP="00B55BB6">
            <w:pPr>
              <w:rPr>
                <w:rFonts w:cs="Arial"/>
                <w:lang w:val="en-US"/>
              </w:rPr>
            </w:pPr>
            <w:r w:rsidRPr="002967F8">
              <w:rPr>
                <w:rFonts w:cs="Arial"/>
                <w:lang w:val="en-US"/>
              </w:rPr>
              <w:t>Water supply</w:t>
            </w:r>
          </w:p>
          <w:p w:rsidR="00B55BB6" w:rsidRPr="002967F8" w:rsidRDefault="00B55BB6" w:rsidP="00B55BB6">
            <w:pPr>
              <w:rPr>
                <w:rFonts w:cs="Arial"/>
                <w:lang w:val="en-US"/>
              </w:rPr>
            </w:pPr>
            <w:r w:rsidRPr="002967F8">
              <w:rPr>
                <w:rFonts w:cs="Arial"/>
                <w:lang w:val="en-US"/>
              </w:rPr>
              <w:t>Sewerage system</w:t>
            </w:r>
          </w:p>
          <w:p w:rsidR="00B55BB6" w:rsidRPr="002967F8" w:rsidRDefault="00B55BB6" w:rsidP="00B55BB6">
            <w:pPr>
              <w:rPr>
                <w:rFonts w:cs="Arial"/>
                <w:lang w:val="en-US"/>
              </w:rPr>
            </w:pPr>
            <w:r w:rsidRPr="002967F8">
              <w:rPr>
                <w:rFonts w:cs="Arial"/>
                <w:lang w:val="en-US"/>
              </w:rPr>
              <w:t>Waste Infrastructures and Facilities Managed by governments</w:t>
            </w:r>
          </w:p>
        </w:tc>
      </w:tr>
    </w:tbl>
    <w:p w:rsidR="00B55BB6" w:rsidRPr="002967F8" w:rsidRDefault="00B55BB6" w:rsidP="00B55BB6">
      <w:pPr>
        <w:rPr>
          <w:rFonts w:cs="Arial"/>
          <w:lang w:val="en-US"/>
        </w:rPr>
      </w:pPr>
    </w:p>
    <w:p w:rsidR="00B55BB6" w:rsidRDefault="00B55BB6" w:rsidP="00B55BB6">
      <w:pPr>
        <w:rPr>
          <w:lang w:val="en-US"/>
        </w:rPr>
      </w:pPr>
    </w:p>
    <w:p w:rsidR="00B55BB6" w:rsidRPr="00B55BB6" w:rsidRDefault="00B55BB6" w:rsidP="00B55BB6">
      <w:pPr>
        <w:rPr>
          <w:lang w:eastAsia="ja-JP"/>
        </w:rPr>
      </w:pPr>
    </w:p>
    <w:p w:rsidR="0063712D" w:rsidRPr="00B318DD" w:rsidRDefault="0063712D" w:rsidP="00320BFE">
      <w:pPr>
        <w:rPr>
          <w:szCs w:val="19"/>
        </w:rPr>
      </w:pPr>
    </w:p>
    <w:p w:rsidR="005B2FAA" w:rsidRPr="00686565" w:rsidRDefault="005B2FAA" w:rsidP="004C6E98">
      <w:pPr>
        <w:pStyle w:val="ANNEX"/>
      </w:pPr>
      <w:r w:rsidRPr="00686565">
        <w:br/>
      </w:r>
      <w:bookmarkStart w:id="762" w:name="_Toc374519994"/>
      <w:r w:rsidRPr="00686565">
        <w:rPr>
          <w:b w:val="0"/>
        </w:rPr>
        <w:t>(normative)</w:t>
      </w:r>
      <w:r w:rsidRPr="00686565">
        <w:br/>
        <w:t>Code list values</w:t>
      </w:r>
      <w:bookmarkEnd w:id="762"/>
    </w:p>
    <w:p w:rsidR="005B2FAA" w:rsidRPr="00B318DD" w:rsidRDefault="005B2FAA" w:rsidP="005B2FAA">
      <w:pPr>
        <w:rPr>
          <w:szCs w:val="19"/>
          <w:lang w:eastAsia="ja-JP"/>
        </w:rPr>
      </w:pPr>
    </w:p>
    <w:p w:rsidR="00C80190" w:rsidRDefault="00C80190" w:rsidP="00C80190">
      <w:pPr>
        <w:pStyle w:val="a2"/>
      </w:pPr>
      <w:bookmarkStart w:id="763" w:name="_Toc374519995"/>
      <w:r>
        <w:t>INSPIRE Application Schema 'AdministrativeAndSocialGovernmentalServices'</w:t>
      </w:r>
      <w:bookmarkEnd w:id="763"/>
    </w:p>
    <w:p w:rsidR="00C80190" w:rsidRDefault="00C80190" w:rsidP="00C80190">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C80190" w:rsidTr="00A62639">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80190" w:rsidRDefault="00C80190" w:rsidP="00A62639">
            <w:pPr>
              <w:spacing w:line="225" w:lineRule="atLeast"/>
              <w:rPr>
                <w:rFonts w:eastAsia="Times New Roman"/>
                <w:b/>
                <w:bCs/>
                <w:sz w:val="24"/>
                <w:szCs w:val="24"/>
              </w:rPr>
            </w:pPr>
            <w:r>
              <w:rPr>
                <w:rFonts w:eastAsia="Times New Roman"/>
                <w:b/>
                <w:bCs/>
              </w:rPr>
              <w:t>Code List</w:t>
            </w:r>
          </w:p>
        </w:tc>
      </w:tr>
      <w:tr w:rsidR="00C80190" w:rsidTr="00A6263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C80190" w:rsidRDefault="00C80190" w:rsidP="00A62639">
            <w:pPr>
              <w:rPr>
                <w:rFonts w:eastAsia="Times New Roman"/>
                <w:sz w:val="24"/>
                <w:szCs w:val="24"/>
              </w:rPr>
            </w:pPr>
            <w:r w:rsidRPr="006C020A">
              <w:rPr>
                <w:rFonts w:eastAsia="Times New Roman"/>
                <w:i/>
              </w:rPr>
              <w:t>ServiceTypeValue</w:t>
            </w:r>
          </w:p>
        </w:tc>
      </w:tr>
    </w:tbl>
    <w:p w:rsidR="00C80190" w:rsidRPr="00C80190" w:rsidRDefault="00C80190" w:rsidP="00C80190">
      <w:pPr>
        <w:pStyle w:val="NormaleWeb"/>
        <w:rPr>
          <w:rFonts w:eastAsia="Times New Roman"/>
          <w:b/>
          <w:bCs/>
          <w:sz w:val="22"/>
          <w:szCs w:val="22"/>
        </w:rPr>
      </w:pPr>
      <w:r>
        <w:rPr>
          <w:b/>
          <w:bCs/>
          <w:sz w:val="22"/>
          <w:szCs w:val="22"/>
        </w:rPr>
        <w:t>ServiceTypeValue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C80190" w:rsidTr="00A6263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service type value</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Codelist containing a classification of governmental services.</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Extensibility:</w:t>
                  </w:r>
                </w:p>
              </w:tc>
              <w:tc>
                <w:tcPr>
                  <w:tcW w:w="0" w:type="auto"/>
                  <w:hideMark/>
                </w:tcPr>
                <w:p w:rsidR="00C80190" w:rsidRDefault="00C80190" w:rsidP="00A62639">
                  <w:pPr>
                    <w:rPr>
                      <w:rFonts w:eastAsia="Times New Roman"/>
                      <w:sz w:val="24"/>
                      <w:szCs w:val="24"/>
                    </w:rPr>
                  </w:pPr>
                  <w:r>
                    <w:rPr>
                      <w:rFonts w:eastAsia="Times New Roman"/>
                    </w:rPr>
                    <w:t>narrower</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Identifier:</w:t>
                  </w:r>
                </w:p>
              </w:tc>
              <w:tc>
                <w:tcPr>
                  <w:tcW w:w="0" w:type="auto"/>
                  <w:hideMark/>
                </w:tcPr>
                <w:p w:rsidR="00C80190" w:rsidRDefault="00C80190" w:rsidP="00A62639">
                  <w:pPr>
                    <w:rPr>
                      <w:rFonts w:eastAsia="Times New Roman"/>
                      <w:sz w:val="24"/>
                      <w:szCs w:val="24"/>
                    </w:rPr>
                  </w:pPr>
                  <w:r>
                    <w:rPr>
                      <w:rFonts w:eastAsia="Times New Roman"/>
                    </w:rPr>
                    <w:t>http://inspire.ec.europa.eu/codelist/ServiceTypeValue</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Values:</w:t>
                  </w:r>
                </w:p>
              </w:tc>
              <w:tc>
                <w:tcPr>
                  <w:tcW w:w="0" w:type="auto"/>
                  <w:hideMark/>
                </w:tcPr>
                <w:p w:rsidR="00C80190" w:rsidRDefault="00C80190" w:rsidP="00A62639">
                  <w:pPr>
                    <w:rPr>
                      <w:rFonts w:eastAsia="Times New Roman"/>
                      <w:sz w:val="24"/>
                      <w:szCs w:val="24"/>
                    </w:rPr>
                  </w:pPr>
                  <w:r>
                    <w:rPr>
                      <w:rFonts w:eastAsia="Times New Roman"/>
                    </w:rPr>
                    <w:t xml:space="preserve">The allowed values for this code list comprise the values specified in the table below and narrower values defined by data providers. </w:t>
                  </w:r>
                </w:p>
              </w:tc>
            </w:tr>
          </w:tbl>
          <w:p w:rsidR="00C80190" w:rsidRDefault="00C80190" w:rsidP="00A62639">
            <w:pPr>
              <w:rPr>
                <w:rFonts w:eastAsia="Times New Roman"/>
                <w:sz w:val="24"/>
                <w:szCs w:val="24"/>
              </w:rPr>
            </w:pPr>
          </w:p>
        </w:tc>
      </w:tr>
    </w:tbl>
    <w:p w:rsidR="00C80190" w:rsidRDefault="00C80190" w:rsidP="00C80190">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publicAdministrationOffice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public administration office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Public administration offices (not further differentiated).</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generalAdministrationOffice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general administration office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General administration offices, e.g. town halls.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publicAdministrationOffice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specializedAdministrationOffice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specialized administration office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Specialized administration offices which can not be allocated to the following areas: social service, education, health, environmental protection, public order and safety (e. g. surveying administration).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publicAdministrationOffice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publicOrderAndSafety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public order and safety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public order and 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administrationForPublicOrderAndSafety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administration for public order and safety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Administration offices concerned with public order and safety.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policeService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police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police affairs.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fireProtectionService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fire-protection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fire-prevention and fire-fighting affairs; operation of regular and auxiliary fire brigades and of other fire-prevention and fire-fighting services maintained by public authorities; operation or support of fire-prevention and fire-fighting training programmes.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fireStation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fire station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a station housing fire fighters, their equipment and vehicles.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fireProtectionService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siren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siren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Stationary device, often electrically operated, for producing a penetrating sound for warning the public.</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fireProtectionService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hydrant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hydrant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Special water access points of water supply networks that are specifically designed and built to serve as on-site water sources for fire fighting and other emergency services.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fireProtectionService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antiFireWaterProvision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anti-fire water provision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Location, installation or designated area from where water for fire-fighting is provided.</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fireProtectionService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fireDetectionAndObservationSite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fire detection and observation site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Location, facility, construction or device for the detection and observation of fires.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fireProtectionService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rescueService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rescue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dedicated to the search-and-rescue of people, animals and goods in emergency situations.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rescueStation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rescue station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the housing of technical staff, equipment and auxiliary elements of land rescue teams.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rescueService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rescueHelicopterLandingSite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Rescue helicopter landing site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 designated area from which rescue helicopters can take off and land.</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rescueService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marineRescueStation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marine rescue station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on the coast providing buildings, mooring areas or piers to host marine rescue teams and their equipment, boats and other marine crafts.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rescueService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civilProtectionSite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civil protection site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Site offering protection and shelter from disasters and emergency situations to the civilian population.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emergencyCallPoint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emergency call point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Location of telephones in a box or on a post for the use of motorists in the event of an emergency situation.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standaloneFirstAidEquipment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standalone First Aid equipment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First Aid element or set of elements or equipment made available to anyone who may need them, located in highly visible and accessible places.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defence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defence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military defence.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publicOrderAndSafety</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barrack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barrack</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the provision of buildings used especially for lodging soldiers in garrison.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defence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camp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camp</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Place usually away from urban areas where tents or simple buildings (as cabins) are erected for shelter or for temporary residence or instruction of military forces.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defence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environmentalProtection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environmental protection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the administration, supervision, inspection, operation or support of activities relating to the protection and conservation of the environment.</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administrationForEnvironmentalProtection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administration for environmental protection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Administration offices concerned with environmental protection.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environmentalProtection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environmentalEducationCentre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environmental education centre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Institution engaged in developing programs and material to increase awareness about the environment and sustainable development.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environmentalProtection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health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health</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health issues.</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administrationForHealth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administration for health</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This item comprises establishments primarily engaged in the regulation of activities of agencies that provide health care and overall administration of health policy.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health</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medicalProductsAppliancesAndEquipment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"medical products, appliances and equipment"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medicaments, prostheses, medical appliances and equipment and other health-related products obtained by individuals or households, either with or without a prescription, usually from dispensing chemists, pharmacists or medical equipment suppliers. They are intended for consumption or use outside a health facility or institution.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health</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outpatientService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outpatient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Medical, dental and paramedical services delivered to outpatients by medical, dental and paramedical practitioners and auxiliaries. The services may be delivered at home, in individual or group consulting facilities, dispensaries or the outpatient clinics of hospitals and the like.Outpatient services include the medicaments, prostheses, medical appliances and equipment and other health-related products supplied directly to outpatients by medical, dental and paramedical practitioners and auxiliaries.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health</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generalMedicalService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general medical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General medical services delivered by general medical clinics and general medical practitioners.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outpatientService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specializedMedicalServices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specialized medical services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Specialized medical services delivered by specialized medical clinics and specialist medical practitioners. Specialized medical clinics and specialist medical practitioners differ from general medical clinics and general medical practitioners in that their services are limited to treatment of a particular condition, disease, medical procedure or class of patient.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outpatientService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paramedicalService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paramedical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Provision of paramedical health services to outpatients; Administration, inspection, operation or support of health services delivered by clinics supervised by nurses, midwives, physiotherapists, occupational therapists, speech therapists or other paramedical personnel and of health services delivered by nurses, midwives and paramedical personnel in non-consulting rooms, in patients' homes or other non-medical institutions.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outpatientService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hospitalService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hospital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hospitalization. Hospitalization is defined as occurring when a patient is accommodated in a hospital for the duration of the treatment. Hospital day-care and home-based hospital treatment are included, as are hospices for terminally ill persons.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health</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generalHospital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general hospital</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Hospital services that do not limit their services to a particular medical speciality.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hospitalService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specializedHospital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specialized hospital</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Hospital services that limit their services to a particular medical speciality.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hospitalService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nursingAndConvalescentHomeService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nursing and convalescent home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In-patient services to persons recovering from surgery or a debilitating disease or condition that requires chiefly monitoring and administering of medicaments, physiotherapy and training to compensate for loss of function or rest.</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hospitalService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medicalAndDiagnosticLaboratory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medical and diagnostic laboratory</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This item comprises establishments primarily engaged in providing analytic or diagnostic services, including body fluid analysis and diagnostic imaging, generally to the medical profession or the patient on referral from a health practitioner.</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health</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educational affairs. These services include military schools and colleges where curricula resemble those of civilian institutions, police colleges offering general education in addition to police training.</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administrationForEducation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administration for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Administration offices concerned with educational matters.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earlyChildhoodEducation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early childhood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pre-primary education at ISCED-2011 (International Standard Classification of Education, 2011 revision) level 0.</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primaryEducation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primary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primary education at ISCED-2011 (International Standard Classification of Education, 2011 revision) level 1.</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lowerSecondaryEducation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lower secondary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lower secondary education at ISCED-2011 (International Standard Classification of Education, 2011 revision) level 2.</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upperSecondaryEducation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upper secondary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upper secondary education at ISCED-2011 (International Standard Classification of Education, 2011 revision) level 3.</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postSecondaryNonTertiaryEducation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post-secondary non-tertiary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post-secondary non-tertiary education at ISCED-2011 (International Standard Classification of Education, 2011 revision) level 4.</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shortCycleTertiaryEducation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short-cycle tertiary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short-cycle tertiary education at ISCED-2011 (International Standard Classification of Education, 2011 revision) level 5.</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bachelorOrEquivalentEducation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bachelor or equivalent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bachelor or equivalent education at ISCED-2011 (International Standard Classification of Education, 2011 revision) level 6.</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masterOrEquivalentEducation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master or equivalent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master or equivalent education at ISCED-2011 (International Standard Classification of Education, 2011 revision) level 7.</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doctoralOrEquivalentEducation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doctoral or equivalent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doctoral or equivalent education at ISCED-2011 (International Standard Classification of Education, 2011 revision) level 8.</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educationNotElsewhereClassified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education not elsewhere classified</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education not elsewhere classified in ISCED-2011 (International Standard Classification of Education, 2011 revision), referred to as ISCED-2011 level 9.</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subsidiaryServicesToEducation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subsidiary services to education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Subsidiary services to education, services concerned with transportation, food, lodging, medical and dental care and related subsidiary services chiefly for students regardless of level.</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education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socialService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social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social protection.</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administrationForSocialProtection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administration for social protection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Administration offices concerned with matters of social protection.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socialService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specializedServiceOfSocialProtection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specialized service of social protection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Various specialized services concerned with transport, home-, day- and holiday-care for the disabled and people in need of care. Services specifically concerned with education and employment of people with disabilities.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socialService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housing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housing</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any home, residence, facility, or premises which provide temporary, interim or permanent housing to various groups of persons.</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socialService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childCareService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child care service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Services concerned with the day care of children.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socialService</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charityAndCounselling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charity and counselling</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Institutions and services providing benefits in kind and/or counselling for the needy, e.g. people who are unemployed, the socially deprived, disaster victims, victims of assault and abuse, potential suicides, etc.</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Parent:</w:t>
                  </w:r>
                </w:p>
              </w:tc>
              <w:tc>
                <w:tcPr>
                  <w:tcW w:w="0" w:type="auto"/>
                  <w:hideMark/>
                </w:tcPr>
                <w:p w:rsidR="00C80190" w:rsidRDefault="00C80190" w:rsidP="00A62639">
                  <w:pPr>
                    <w:rPr>
                      <w:rFonts w:eastAsia="Times New Roman"/>
                      <w:sz w:val="24"/>
                      <w:szCs w:val="24"/>
                    </w:rPr>
                  </w:pPr>
                  <w:r>
                    <w:rPr>
                      <w:rFonts w:eastAsia="Times New Roman"/>
                    </w:rPr>
                    <w:t>socialService</w:t>
                  </w:r>
                </w:p>
              </w:tc>
            </w:tr>
          </w:tbl>
          <w:p w:rsidR="00C80190" w:rsidRDefault="00C80190" w:rsidP="00A62639">
            <w:pPr>
              <w:rPr>
                <w:rFonts w:eastAsia="Times New Roman"/>
                <w:sz w:val="24"/>
                <w:szCs w:val="24"/>
              </w:rPr>
            </w:pPr>
          </w:p>
        </w:tc>
      </w:tr>
    </w:tbl>
    <w:p w:rsidR="00C80190" w:rsidRDefault="00C80190" w:rsidP="00C80190">
      <w:pPr>
        <w:rPr>
          <w:rFonts w:eastAsia="Times New Roman"/>
        </w:rPr>
      </w:pPr>
    </w:p>
    <w:p w:rsidR="00C80190" w:rsidRPr="005F3AA2" w:rsidRDefault="00C80190" w:rsidP="00C80190"/>
    <w:p w:rsidR="00C80190" w:rsidRPr="00B318DD" w:rsidRDefault="00C80190" w:rsidP="00C80190">
      <w:pPr>
        <w:rPr>
          <w:szCs w:val="19"/>
          <w:lang w:val="en-US" w:eastAsia="ja-JP"/>
        </w:rPr>
      </w:pPr>
    </w:p>
    <w:p w:rsidR="00C80190" w:rsidRPr="00B318DD" w:rsidRDefault="00C80190" w:rsidP="00C80190">
      <w:pPr>
        <w:rPr>
          <w:szCs w:val="19"/>
          <w:lang w:val="en-US" w:eastAsia="ja-JP"/>
        </w:rPr>
      </w:pPr>
    </w:p>
    <w:p w:rsidR="00C80190" w:rsidRPr="00B318DD" w:rsidRDefault="00C80190" w:rsidP="00C80190">
      <w:pPr>
        <w:rPr>
          <w:szCs w:val="19"/>
          <w:lang w:val="en-US" w:eastAsia="ja-JP"/>
        </w:rPr>
      </w:pPr>
    </w:p>
    <w:p w:rsidR="00C80190" w:rsidRDefault="00C80190" w:rsidP="00C80190">
      <w:pPr>
        <w:pStyle w:val="a2"/>
      </w:pPr>
      <w:bookmarkStart w:id="764" w:name="_Toc374519996"/>
      <w:r>
        <w:t>INSPIRE Application Schema 'Environmental Management Facilities'</w:t>
      </w:r>
      <w:bookmarkEnd w:id="764"/>
    </w:p>
    <w:p w:rsidR="00C80190" w:rsidRDefault="00C80190" w:rsidP="00C80190">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C80190" w:rsidTr="00A62639">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80190" w:rsidRDefault="00C80190" w:rsidP="00A62639">
            <w:pPr>
              <w:spacing w:line="225" w:lineRule="atLeast"/>
              <w:rPr>
                <w:rFonts w:eastAsia="Times New Roman"/>
                <w:b/>
                <w:bCs/>
                <w:sz w:val="24"/>
                <w:szCs w:val="24"/>
              </w:rPr>
            </w:pPr>
            <w:r>
              <w:rPr>
                <w:rFonts w:eastAsia="Times New Roman"/>
                <w:b/>
                <w:bCs/>
              </w:rPr>
              <w:t>Code List</w:t>
            </w:r>
          </w:p>
        </w:tc>
      </w:tr>
      <w:tr w:rsidR="00C80190" w:rsidTr="00A62639">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C80190" w:rsidRDefault="00C80190" w:rsidP="00A62639">
            <w:pPr>
              <w:rPr>
                <w:rFonts w:eastAsia="Times New Roman"/>
                <w:sz w:val="24"/>
                <w:szCs w:val="24"/>
              </w:rPr>
            </w:pPr>
            <w:r w:rsidRPr="006C020A">
              <w:rPr>
                <w:rFonts w:eastAsia="Times New Roman"/>
                <w:i/>
              </w:rPr>
              <w:t>EnvironmentalManagementFacilityTypeValue</w:t>
            </w:r>
          </w:p>
        </w:tc>
      </w:tr>
    </w:tbl>
    <w:p w:rsidR="00C80190" w:rsidRPr="00C80190" w:rsidRDefault="00C80190" w:rsidP="00C80190">
      <w:pPr>
        <w:pStyle w:val="NormaleWeb"/>
        <w:rPr>
          <w:rFonts w:eastAsia="Times New Roman"/>
          <w:b/>
          <w:bCs/>
          <w:sz w:val="22"/>
          <w:szCs w:val="22"/>
        </w:rPr>
      </w:pPr>
      <w:r>
        <w:rPr>
          <w:b/>
          <w:bCs/>
          <w:sz w:val="22"/>
          <w:szCs w:val="22"/>
        </w:rPr>
        <w:t>EnvironmentalManagementFacilityTypeValue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C80190" w:rsidTr="00A6263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environmental facility classification</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Classification of environmental facilities, such as into sites and installations.</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Extensibility:</w:t>
                  </w:r>
                </w:p>
              </w:tc>
              <w:tc>
                <w:tcPr>
                  <w:tcW w:w="0" w:type="auto"/>
                  <w:hideMark/>
                </w:tcPr>
                <w:p w:rsidR="00C80190" w:rsidRDefault="00C80190" w:rsidP="00A62639">
                  <w:pPr>
                    <w:rPr>
                      <w:rFonts w:eastAsia="Times New Roman"/>
                      <w:sz w:val="24"/>
                      <w:szCs w:val="24"/>
                    </w:rPr>
                  </w:pPr>
                  <w:r>
                    <w:rPr>
                      <w:rFonts w:eastAsia="Times New Roman"/>
                    </w:rPr>
                    <w:t>narrower</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Identifier:</w:t>
                  </w:r>
                </w:p>
              </w:tc>
              <w:tc>
                <w:tcPr>
                  <w:tcW w:w="0" w:type="auto"/>
                  <w:hideMark/>
                </w:tcPr>
                <w:p w:rsidR="00C80190" w:rsidRDefault="00C80190" w:rsidP="00A62639">
                  <w:pPr>
                    <w:rPr>
                      <w:rFonts w:eastAsia="Times New Roman"/>
                      <w:sz w:val="24"/>
                      <w:szCs w:val="24"/>
                    </w:rPr>
                  </w:pPr>
                  <w:r>
                    <w:rPr>
                      <w:rFonts w:eastAsia="Times New Roman"/>
                    </w:rPr>
                    <w:t>http://inspire.ec.europa.eu/codelist/EnvironmentalManagementFacilityTypeValue</w:t>
                  </w:r>
                </w:p>
              </w:tc>
            </w:tr>
            <w:tr w:rsidR="00C80190" w:rsidTr="00A62639">
              <w:trPr>
                <w:tblCellSpacing w:w="0" w:type="dxa"/>
              </w:trPr>
              <w:tc>
                <w:tcPr>
                  <w:tcW w:w="1500" w:type="dxa"/>
                  <w:hideMark/>
                </w:tcPr>
                <w:p w:rsidR="00C80190" w:rsidRDefault="00C80190" w:rsidP="00A62639">
                  <w:pPr>
                    <w:rPr>
                      <w:rFonts w:eastAsia="Times New Roman"/>
                      <w:sz w:val="24"/>
                      <w:szCs w:val="24"/>
                    </w:rPr>
                  </w:pPr>
                  <w:r>
                    <w:rPr>
                      <w:rFonts w:eastAsia="Times New Roman"/>
                    </w:rPr>
                    <w:t>Values:</w:t>
                  </w:r>
                </w:p>
              </w:tc>
              <w:tc>
                <w:tcPr>
                  <w:tcW w:w="0" w:type="auto"/>
                  <w:hideMark/>
                </w:tcPr>
                <w:p w:rsidR="00C80190" w:rsidRDefault="00C80190" w:rsidP="00A62639">
                  <w:pPr>
                    <w:rPr>
                      <w:rFonts w:eastAsia="Times New Roman"/>
                      <w:sz w:val="24"/>
                      <w:szCs w:val="24"/>
                    </w:rPr>
                  </w:pPr>
                  <w:r>
                    <w:rPr>
                      <w:rFonts w:eastAsia="Times New Roman"/>
                    </w:rPr>
                    <w:t xml:space="preserve">The allowed values for this code list comprise the values specified in the table below and narrower values defined by data providers. </w:t>
                  </w:r>
                </w:p>
              </w:tc>
            </w:tr>
          </w:tbl>
          <w:p w:rsidR="00C80190" w:rsidRDefault="00C80190" w:rsidP="00A62639">
            <w:pPr>
              <w:rPr>
                <w:rFonts w:eastAsia="Times New Roman"/>
                <w:sz w:val="24"/>
                <w:szCs w:val="24"/>
              </w:rPr>
            </w:pPr>
          </w:p>
        </w:tc>
      </w:tr>
    </w:tbl>
    <w:p w:rsidR="00C80190" w:rsidRDefault="00C80190" w:rsidP="00C80190">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site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Site</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All land at a distinct geographic location under the management control of an organisation covering activities, products and services.</w:t>
                  </w:r>
                </w:p>
              </w:tc>
            </w:tr>
          </w:tbl>
          <w:p w:rsidR="00C80190" w:rsidRDefault="00C80190" w:rsidP="00A62639">
            <w:pPr>
              <w:rPr>
                <w:rFonts w:eastAsia="Times New Roman"/>
                <w:sz w:val="24"/>
                <w:szCs w:val="24"/>
              </w:rPr>
            </w:pPr>
          </w:p>
        </w:tc>
      </w:tr>
      <w:tr w:rsidR="00C80190"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0190" w:rsidRDefault="00C80190" w:rsidP="00A62639">
            <w:pPr>
              <w:rPr>
                <w:rFonts w:eastAsia="Times New Roman"/>
              </w:rPr>
            </w:pPr>
            <w:r>
              <w:rPr>
                <w:rFonts w:eastAsia="Times New Roman"/>
                <w:b/>
                <w:bCs/>
              </w:rPr>
              <w:t>installation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Name:</w:t>
                  </w:r>
                </w:p>
              </w:tc>
              <w:tc>
                <w:tcPr>
                  <w:tcW w:w="0" w:type="auto"/>
                  <w:hideMark/>
                </w:tcPr>
                <w:p w:rsidR="00C80190" w:rsidRDefault="00C80190" w:rsidP="00A62639">
                  <w:pPr>
                    <w:rPr>
                      <w:rFonts w:eastAsia="Times New Roman"/>
                      <w:sz w:val="24"/>
                      <w:szCs w:val="24"/>
                    </w:rPr>
                  </w:pPr>
                  <w:r>
                    <w:rPr>
                      <w:rFonts w:eastAsia="Times New Roman"/>
                    </w:rPr>
                    <w:t>Installation</w:t>
                  </w:r>
                </w:p>
              </w:tc>
            </w:tr>
            <w:tr w:rsidR="00C80190" w:rsidTr="00A62639">
              <w:trPr>
                <w:tblCellSpacing w:w="0" w:type="dxa"/>
              </w:trPr>
              <w:tc>
                <w:tcPr>
                  <w:tcW w:w="360" w:type="dxa"/>
                  <w:hideMark/>
                </w:tcPr>
                <w:p w:rsidR="00C80190" w:rsidRDefault="00C80190" w:rsidP="00A62639">
                  <w:pPr>
                    <w:rPr>
                      <w:rFonts w:eastAsia="Times New Roman"/>
                      <w:sz w:val="24"/>
                      <w:szCs w:val="24"/>
                    </w:rPr>
                  </w:pPr>
                  <w:r>
                    <w:rPr>
                      <w:rFonts w:eastAsia="Times New Roman"/>
                    </w:rPr>
                    <w:t> </w:t>
                  </w:r>
                </w:p>
              </w:tc>
              <w:tc>
                <w:tcPr>
                  <w:tcW w:w="1500" w:type="dxa"/>
                  <w:hideMark/>
                </w:tcPr>
                <w:p w:rsidR="00C80190" w:rsidRDefault="00C80190" w:rsidP="00A62639">
                  <w:pPr>
                    <w:rPr>
                      <w:rFonts w:eastAsia="Times New Roman"/>
                      <w:sz w:val="24"/>
                      <w:szCs w:val="24"/>
                    </w:rPr>
                  </w:pPr>
                  <w:r>
                    <w:rPr>
                      <w:rFonts w:eastAsia="Times New Roman"/>
                    </w:rPr>
                    <w:t>Definition:</w:t>
                  </w:r>
                </w:p>
              </w:tc>
              <w:tc>
                <w:tcPr>
                  <w:tcW w:w="0" w:type="auto"/>
                  <w:hideMark/>
                </w:tcPr>
                <w:p w:rsidR="00C80190" w:rsidRDefault="00C80190" w:rsidP="00A62639">
                  <w:pPr>
                    <w:rPr>
                      <w:rFonts w:eastAsia="Times New Roman"/>
                      <w:sz w:val="24"/>
                      <w:szCs w:val="24"/>
                    </w:rPr>
                  </w:pPr>
                  <w:r>
                    <w:rPr>
                      <w:rFonts w:eastAsia="Times New Roman"/>
                    </w:rPr>
                    <w:t>A technical unit, such as machinery, an apparatus, a device, a system installed, or a piece of equipment placed in position or connected for use.</w:t>
                  </w:r>
                </w:p>
              </w:tc>
            </w:tr>
          </w:tbl>
          <w:p w:rsidR="00C80190" w:rsidRDefault="00C80190" w:rsidP="00A62639">
            <w:pPr>
              <w:rPr>
                <w:rFonts w:eastAsia="Times New Roman"/>
                <w:sz w:val="24"/>
                <w:szCs w:val="24"/>
              </w:rPr>
            </w:pPr>
          </w:p>
        </w:tc>
      </w:tr>
    </w:tbl>
    <w:p w:rsidR="00C80190" w:rsidRDefault="00C80190" w:rsidP="00C80190">
      <w:pPr>
        <w:rPr>
          <w:rFonts w:eastAsia="Times New Roman"/>
        </w:rPr>
      </w:pPr>
    </w:p>
    <w:p w:rsidR="00C80190" w:rsidRPr="005F3AA2" w:rsidRDefault="00C80190" w:rsidP="00C80190"/>
    <w:p w:rsidR="00C80190" w:rsidRPr="00B318DD" w:rsidRDefault="00C80190" w:rsidP="00C80190">
      <w:pPr>
        <w:rPr>
          <w:szCs w:val="19"/>
          <w:lang w:val="en-US" w:eastAsia="ja-JP"/>
        </w:rPr>
      </w:pPr>
    </w:p>
    <w:p w:rsidR="006C020A" w:rsidRDefault="006C020A" w:rsidP="004C6E98">
      <w:pPr>
        <w:pStyle w:val="a2"/>
      </w:pPr>
      <w:bookmarkStart w:id="765" w:name="_Toc374519997"/>
      <w:r>
        <w:t>INSPIRE Application Schema 'Common Utility Network Elements'</w:t>
      </w:r>
      <w:bookmarkEnd w:id="765"/>
    </w:p>
    <w:p w:rsidR="006C020A" w:rsidRDefault="006C020A" w:rsidP="006C020A">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C020A" w:rsidRDefault="006C020A">
            <w:pPr>
              <w:spacing w:line="225" w:lineRule="atLeast"/>
              <w:rPr>
                <w:rFonts w:eastAsia="Times New Roman"/>
                <w:b/>
                <w:bCs/>
                <w:sz w:val="24"/>
                <w:szCs w:val="24"/>
              </w:rPr>
            </w:pPr>
            <w:r>
              <w:rPr>
                <w:rFonts w:eastAsia="Times New Roman"/>
                <w:b/>
                <w:bCs/>
              </w:rPr>
              <w:t>Code List</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UtilityDeliveryTypeValue</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UtilityNetworkTypeValue</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WarningTypeValue</w:t>
            </w:r>
          </w:p>
        </w:tc>
      </w:tr>
    </w:tbl>
    <w:p w:rsidR="006C020A" w:rsidRPr="00F91CA8" w:rsidRDefault="006C020A" w:rsidP="006C020A">
      <w:pPr>
        <w:pStyle w:val="NormaleWeb"/>
        <w:rPr>
          <w:rFonts w:eastAsia="Times New Roman"/>
          <w:b/>
          <w:bCs/>
          <w:sz w:val="22"/>
          <w:szCs w:val="22"/>
        </w:rPr>
      </w:pPr>
      <w:r>
        <w:rPr>
          <w:b/>
          <w:bCs/>
          <w:sz w:val="22"/>
          <w:szCs w:val="22"/>
        </w:rPr>
        <w:t>UtilityDeliveryTypeValue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utility delivery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utility delivery types.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http://inspire.ec.europa.eu/codelist/UtilityDeliveryTypeValue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collection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collection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Description of a type of utility network delivering its utility product via collection (e.g. for sewer utility networks, collecting sewer water from customers)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distribution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distribution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Description of a type of utility network delivering its utility product via mainly local distribution (e.g. local distribution of electricity), connecting directly to consumers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private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private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Description of a type of utility network delivering its utility product via a small private network (e.g. owned by a private company)</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transport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transport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Description of a type of utility network delivering its utility product via a large transport network (e.g. to convey oil-gas-chemicals products over larger distances)</w:t>
                  </w:r>
                </w:p>
              </w:tc>
            </w:tr>
          </w:tbl>
          <w:p w:rsidR="006C020A" w:rsidRDefault="006C020A">
            <w:pPr>
              <w:rPr>
                <w:rFonts w:eastAsia="Times New Roman"/>
                <w:sz w:val="24"/>
                <w:szCs w:val="24"/>
              </w:rPr>
            </w:pPr>
          </w:p>
        </w:tc>
      </w:tr>
    </w:tbl>
    <w:p w:rsidR="006C020A" w:rsidRDefault="006C020A" w:rsidP="006C020A">
      <w:pPr>
        <w:rPr>
          <w:rFonts w:eastAsia="Times New Roman"/>
        </w:rPr>
      </w:pPr>
    </w:p>
    <w:p w:rsidR="006C020A" w:rsidRPr="00F91CA8" w:rsidRDefault="006C020A" w:rsidP="006C020A">
      <w:pPr>
        <w:pStyle w:val="NormaleWeb"/>
        <w:rPr>
          <w:rFonts w:eastAsia="Times New Roman"/>
          <w:b/>
          <w:bCs/>
          <w:sz w:val="22"/>
          <w:szCs w:val="22"/>
        </w:rPr>
      </w:pPr>
      <w:r>
        <w:rPr>
          <w:b/>
          <w:bCs/>
          <w:sz w:val="22"/>
          <w:szCs w:val="22"/>
        </w:rPr>
        <w:t>UtilityNetworkTypeValue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utility network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utility network types.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http://inspire.ec.europa.eu/codelist/UtilityNetworkTypeValue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electricity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electricity</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Electricity networks.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oilGasChemical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"oil, gas or chemical"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Oil, gas or chemical networks.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sewer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sewer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Sewer networks.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Water networks.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thermal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thermal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Thermal networks.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telecommunications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telecommunications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Telecommunications networks.</w:t>
                  </w:r>
                </w:p>
              </w:tc>
            </w:tr>
          </w:tbl>
          <w:p w:rsidR="006C020A" w:rsidRDefault="006C020A">
            <w:pPr>
              <w:rPr>
                <w:rFonts w:eastAsia="Times New Roman"/>
                <w:sz w:val="24"/>
                <w:szCs w:val="24"/>
              </w:rPr>
            </w:pPr>
          </w:p>
        </w:tc>
      </w:tr>
    </w:tbl>
    <w:p w:rsidR="006C020A" w:rsidRDefault="006C020A" w:rsidP="006C020A">
      <w:pPr>
        <w:rPr>
          <w:rFonts w:eastAsia="Times New Roman"/>
        </w:rPr>
      </w:pPr>
    </w:p>
    <w:p w:rsidR="006C020A" w:rsidRPr="00F91CA8" w:rsidRDefault="006C020A" w:rsidP="006C020A">
      <w:pPr>
        <w:pStyle w:val="NormaleWeb"/>
        <w:rPr>
          <w:rFonts w:eastAsia="Times New Roman"/>
          <w:b/>
          <w:bCs/>
          <w:sz w:val="22"/>
          <w:szCs w:val="22"/>
        </w:rPr>
      </w:pPr>
      <w:r>
        <w:rPr>
          <w:b/>
          <w:bCs/>
          <w:sz w:val="22"/>
          <w:szCs w:val="22"/>
        </w:rPr>
        <w:t>WarningTypeValue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warning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warning types.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http://inspire.ec.europa.eu/codelist/WarningTypeValue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net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net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Warning netáfor protection of cables and pipes.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tape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tape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Caution tapeá(also known asáwarning tape) is a resilient plastic tape of a signal colour or highly contrasting colour combination (such as yellow-black or red-white).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concretePaving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concrete paving</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 set or paving of pavers or tiles in concrete material covering cables or pipes.</w:t>
                  </w:r>
                </w:p>
              </w:tc>
            </w:tr>
          </w:tbl>
          <w:p w:rsidR="006C020A" w:rsidRDefault="006C020A">
            <w:pPr>
              <w:rPr>
                <w:rFonts w:eastAsia="Times New Roman"/>
                <w:sz w:val="24"/>
                <w:szCs w:val="24"/>
              </w:rPr>
            </w:pPr>
          </w:p>
        </w:tc>
      </w:tr>
    </w:tbl>
    <w:p w:rsidR="006C020A" w:rsidRDefault="006C020A" w:rsidP="006C020A">
      <w:pPr>
        <w:rPr>
          <w:rFonts w:eastAsia="Times New Roman"/>
        </w:rPr>
      </w:pPr>
    </w:p>
    <w:p w:rsidR="007443FB" w:rsidRPr="005F3AA2" w:rsidRDefault="007443FB" w:rsidP="005F3AA2"/>
    <w:p w:rsidR="00D62F7A" w:rsidRPr="00B318DD" w:rsidRDefault="00D62F7A" w:rsidP="005B2FAA">
      <w:pPr>
        <w:rPr>
          <w:szCs w:val="19"/>
          <w:lang w:eastAsia="ja-JP"/>
        </w:rPr>
      </w:pPr>
    </w:p>
    <w:p w:rsidR="00D62F7A" w:rsidRPr="00B318DD" w:rsidRDefault="00D62F7A" w:rsidP="005B2FAA">
      <w:pPr>
        <w:rPr>
          <w:szCs w:val="19"/>
          <w:lang w:eastAsia="ja-JP"/>
        </w:rPr>
      </w:pPr>
    </w:p>
    <w:p w:rsidR="006C020A" w:rsidRDefault="006C020A" w:rsidP="006C020A">
      <w:pPr>
        <w:pStyle w:val="a2"/>
      </w:pPr>
      <w:bookmarkStart w:id="766" w:name="_Toc374519998"/>
      <w:r>
        <w:t>INSPIRE Application Schema 'Electricity Network'</w:t>
      </w:r>
      <w:bookmarkEnd w:id="766"/>
    </w:p>
    <w:p w:rsidR="006C020A" w:rsidRDefault="006C020A" w:rsidP="006C020A">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C020A" w:rsidRDefault="006C020A">
            <w:pPr>
              <w:spacing w:line="225" w:lineRule="atLeast"/>
              <w:rPr>
                <w:rFonts w:eastAsia="Times New Roman"/>
                <w:b/>
                <w:bCs/>
                <w:sz w:val="24"/>
                <w:szCs w:val="24"/>
              </w:rPr>
            </w:pPr>
            <w:r>
              <w:rPr>
                <w:rFonts w:eastAsia="Times New Roman"/>
                <w:b/>
                <w:bCs/>
              </w:rPr>
              <w:t>Code List</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ElectricityAppurtenanceTypeValue</w:t>
            </w:r>
          </w:p>
        </w:tc>
      </w:tr>
    </w:tbl>
    <w:p w:rsidR="006C020A" w:rsidRPr="00F91CA8" w:rsidRDefault="006C020A" w:rsidP="006C020A">
      <w:pPr>
        <w:pStyle w:val="NormaleWeb"/>
        <w:rPr>
          <w:rFonts w:eastAsia="Times New Roman"/>
          <w:b/>
          <w:bCs/>
          <w:sz w:val="22"/>
          <w:szCs w:val="22"/>
        </w:rPr>
      </w:pPr>
      <w:r>
        <w:rPr>
          <w:b/>
          <w:bCs/>
          <w:sz w:val="22"/>
          <w:szCs w:val="22"/>
        </w:rPr>
        <w:t>ElectricityAppurtenanceTypeValue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electricity appurtenance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electricity appurtenances.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http://inspire.ec.europa.eu/codelist/ElectricityAppurtenanceTypeValue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capacitorControl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capacitor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Capacitor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"Capacior control is usually done to achieve as many as possible of the following goals: reduce losses due to reactive load current, reduce kVA demand, decrease customer energy consumption, improve voltage profile, and increase revenue. Indirectly capacitor control also results in longer equipment lifetimes because of reduced equipment stresses."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connectionBox</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connection box</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Connection box.</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Connection box protects and/or encloses electric circuits and equipment on the ground.</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correctingEquipment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correcting equipment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Power factor correcting equipment.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"Power distribution is more efficient if operated when the power factor (PF) is unity. An alternating voltage and the current causing it to flow should rise and fall in value equally and reverse direction at the same instant. When this happens, the two waves are said to be in phase and the power factor is unity (1.0). However, various inductive effects, such as idle running induction motors or transformers, can lower the power factor."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deliveryPoint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delivery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Delivery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Point the electric power is being delivered to.</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dynamicProtectiveDevice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dynamic protective device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Dynamic protective device.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"In addition to opening when a fault is detected, dynamic protective devices also reclose to attempt to re-establish service. If the fault remains after a prescribed number of reclosings, the device may lock open the circuit. Reclosing is designed to reduce or eliminate the effects of temporary faults.</w:t>
                  </w:r>
                  <w:r>
                    <w:rPr>
                      <w:rFonts w:eastAsia="Times New Roman"/>
                    </w:rPr>
                    <w:br/>
                    <w:t>NOTE It may include following subtypes: Circuit Breakers,</w:t>
                  </w:r>
                  <w:r>
                    <w:rPr>
                      <w:rFonts w:eastAsia="Times New Roman"/>
                    </w:rPr>
                    <w:br/>
                    <w:t>Fault Interrupter, Reclosers (Single Phase Hydraulic, etc.), and Sectionalizer"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fuse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fuse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Fuse.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"Fuses are used to protect distribution devices from damaging currents. A fuse is an intentionally weakened spot in the electric circuit that opens the circuit at a predetermined current that is maintained for a predetermined amount of time. Fuses are not dynamic in that they remain open and do not reclose. By automatically interrupting the flow of electricity, a fuse prevents or limits damage caused by an overload or short circuit."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generator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generator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Generator.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"Generator is an alternative, third-party power source feeding into the electrical network."</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loadTapChanger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load tap changer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Load tap changer.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Load tap changer represents power transformer controls that change the primary to-secondary turns ratio of a transformer winding while the transformer is under load to regulate the flow of current and minimize voltage drop. Automatic loadtap changers in the power transformer provides voltage control on the substation bus. Control systems of voltage regulators and tap changing equipment beyond the substation usually have a line-drop compensator to simulate voltage drop between the substation and points in the distribution system.</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mainStation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main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Main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"Electric station represents a building or fenced-in enclosure that houses the equipment that switches and modifies the characteristics of energy from a generation source. Distribution systems include primary feeders (circuits), transformer banks, and secondary circuits (overhead or underground) that serve a specified area."</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netStation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net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Net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Net station.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networkProtector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network protector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Network protector.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"Network transformers connect to the secondary network through a network protector. Network protector components may be the circuit breaker, relays, backup fuses and controls required for automatically disconnecting a transformer from the secondary network in response to predetermined conditions on primary feeder or transformer."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openPoint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open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Open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"Open point contains information about a variety of insulated and shielded devices that connect high-voltage cables to apparatus, including transformers. Separable, load-break insulated connectors are used with primary bushings of submersible distribution transformers for safety. This is known as a dead-front configuration."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primaryMeter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primary meter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Primary meter.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"Primary meters are installed if commercial customers elect to have power delivered at distribution voltages, such as 12.5 kV. Residential customers are generally billed for kilowatt hours (kWH) used. Commercial and industrial customers may additionally be billed for demand charges and power factor charges."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recloserElectronicControl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recloser electronic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Recloser electronic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"Reclosers and sectionalizers isolate temporary and permanent faults in electric lines. Reclosers open circuits (trip) in case of a fault, and reclose after a predetermined time. The time-current characteristic, usually expressed in a curve, is based on temperature and fuse tolerances and is used to coordinate recloser operations. Reclosers allow (usually) four trip operations to clear temporary faults."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recloserHydraulicControl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recloser hydraulic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Recloser hydraulic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Recloser hydraulic control is an intregral part of single-phase reclosers. A trip coil in series with the line is used to sense overcurrent and trip open the recloser contacts. The contacts close after a preset interval.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regulatorControl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regulator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Regulator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Voltage provided by regulators is changed using a tap-changing switch to adjust the number of secondary windings. Line load can be regulated from 10 percent above to 10 percent below normal line voltage. Voltage regulators that control distribution system voltage are rated from 2.5 kV to 34.5 grd Y kV. Most feeder regulators have the 32-step design.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relayControl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relay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Relay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Protective relay systems detect and isolate faults. Time-delayed phase and ground relays are coordinated with fuses and reclosers further out on the circuit. They are instantaneous units with inverse TCCs to coordinate with fuses and reclosers further downstream. Relays are usually set to trip feeder breakers and protect the fuse in the event of temporary faults beyond the fuse.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sectionalizerElectronicControl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sectionalizer electronic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Sectionalizer electronic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"Sectionalizers are automatic circuit opening devices that are installed on the load side of fault-interrupting devices and count its fault-trip operations. Sectionalizers can be set to open after one, two, or three counts have been detected</w:t>
                  </w:r>
                  <w:r>
                    <w:rPr>
                      <w:rFonts w:eastAsia="Times New Roman"/>
                    </w:rPr>
                    <w:br/>
                    <w:t>with a predetermined time span. Sectionalizers are used in conjunction with fuses and reclosers and may have inrush current restraint features to prevent a false count when lines are re-energized."</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sectionalizerHydraulicControl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sectionalizer hydraulic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Sectionalizer hydraulic control.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Sectionalizer controls store a pulse counter when the minimum actuating current drops to zero because a fault is interrupted by the recloser (or other protective device). Sectionalizers operate in conjunction with breakers and reclosers to lock out fault current after a predetermined number (usually three) of recloser operations (trips).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streetLight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street light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Street light.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street light (or lamppost, street lamp, light standard, or lamp standard) is a raised source of light on the edge of a road, which is turned on or lit at a certain time every night."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subStation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sub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Sub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"An electrical substation is a subsidiary station of an electricity generation, transmission and distribution system where voltage is transformed from high to low or the reverse using transformers. Electric power may flow through several substations between generating plant and consumer, and may be changed in voltage in several steps. A substation that has a step-up transformer increases the voltage while decreasing the current, while a step-down transformer decreases the voltage while increasing the current for domestic and commercial distribution."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switch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switch</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Switch.</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switch disconnects circuits within the distribution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transformer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transformer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Transformer.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"network and can be manually or power operated. Switches are either open or closed. Switches are critical to the electric distribution system to allow current interruption to allow system maintenance, redirecting current in case of emergency, or to isolate system failures. Switches may be automated and controlled remotely through SCADA operation."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voltageRegulator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voltage regulator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Voltage regulator.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"Transformers transfer electrical energy from one circuit to another circuit usually with changed values of voltage and current in the process.</w:t>
                  </w:r>
                  <w:r>
                    <w:rPr>
                      <w:rFonts w:eastAsia="Times New Roman"/>
                    </w:rPr>
                    <w:br/>
                    <w:t>NOTE Subtypes include: Network, Single Phase Overhead, Single Phase Underground, Two Phase Overhead, Three Phase Overhead, Three Phase Underground, Step, and Power."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detectionEquipment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detection equipment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Detection Equipment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"Voltage regulators vary the ac supply or source voltage to the customer to maintain the voltage within desired limits. Voltage provided by regulators is changed using a tap-changing switch to adjust the number of secondary windings. Bypass switches allow a regulator to be removed for normal service without interrupting the downstream load.</w:t>
                  </w:r>
                  <w:r>
                    <w:rPr>
                      <w:rFonts w:eastAsia="Times New Roman"/>
                    </w:rPr>
                    <w:br/>
                    <w:t>NOTE Subtypes include: Single Phase Overhead, Two Phase Overhead, Three Phase Overhead, Three Phase Pad-Mounted."</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monitoringAndControlEquipment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monitoring and control equipment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Monitoring And Control Equipment</w:t>
                  </w:r>
                </w:p>
              </w:tc>
            </w:tr>
          </w:tbl>
          <w:p w:rsidR="006C020A" w:rsidRDefault="006C020A">
            <w:pPr>
              <w:rPr>
                <w:rFonts w:eastAsia="Times New Roman"/>
                <w:sz w:val="24"/>
                <w:szCs w:val="24"/>
              </w:rPr>
            </w:pPr>
          </w:p>
        </w:tc>
      </w:tr>
    </w:tbl>
    <w:p w:rsidR="006C020A" w:rsidRDefault="006C020A" w:rsidP="006C020A">
      <w:pPr>
        <w:rPr>
          <w:rFonts w:eastAsia="Times New Roman"/>
        </w:rPr>
      </w:pPr>
    </w:p>
    <w:p w:rsidR="007443FB" w:rsidRPr="005F3AA2" w:rsidRDefault="007443FB" w:rsidP="005F3AA2"/>
    <w:p w:rsidR="008D2EFE" w:rsidRPr="00B318DD" w:rsidRDefault="008D2EFE" w:rsidP="005B2FAA">
      <w:pPr>
        <w:rPr>
          <w:szCs w:val="19"/>
          <w:lang w:val="en-US" w:eastAsia="ja-JP"/>
        </w:rPr>
      </w:pPr>
    </w:p>
    <w:p w:rsidR="006C020A" w:rsidRDefault="006C020A" w:rsidP="006C020A">
      <w:pPr>
        <w:pStyle w:val="a2"/>
      </w:pPr>
      <w:bookmarkStart w:id="767" w:name="_Toc374519999"/>
      <w:r>
        <w:t>INSPIRE Application Schema 'Oil-Gas-Chemicals Network'</w:t>
      </w:r>
      <w:bookmarkEnd w:id="767"/>
    </w:p>
    <w:p w:rsidR="006C020A" w:rsidRDefault="006C020A" w:rsidP="006C020A">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C020A" w:rsidRDefault="006C020A">
            <w:pPr>
              <w:spacing w:line="225" w:lineRule="atLeast"/>
              <w:rPr>
                <w:rFonts w:eastAsia="Times New Roman"/>
                <w:b/>
                <w:bCs/>
                <w:sz w:val="24"/>
                <w:szCs w:val="24"/>
              </w:rPr>
            </w:pPr>
            <w:r>
              <w:rPr>
                <w:rFonts w:eastAsia="Times New Roman"/>
                <w:b/>
                <w:bCs/>
              </w:rPr>
              <w:t>Code List</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OilGasChemicalsAppurtenanceTypeValue</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OilGasChemicalsProductTypeValue</w:t>
            </w:r>
          </w:p>
        </w:tc>
      </w:tr>
    </w:tbl>
    <w:p w:rsidR="006C020A" w:rsidRPr="00F91CA8" w:rsidRDefault="006C020A" w:rsidP="006C020A">
      <w:pPr>
        <w:pStyle w:val="NormaleWeb"/>
        <w:rPr>
          <w:rFonts w:eastAsia="Times New Roman"/>
          <w:b/>
          <w:bCs/>
          <w:sz w:val="22"/>
          <w:szCs w:val="22"/>
        </w:rPr>
      </w:pPr>
      <w:r>
        <w:rPr>
          <w:b/>
          <w:bCs/>
          <w:sz w:val="22"/>
          <w:szCs w:val="22"/>
        </w:rPr>
        <w:t>OilGasChemicalsAppurtenanceTypeValue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oil, gas and chemicals appurtenance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oil, gas, chemicals appurtenances.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http://inspire.ec.europa.eu/codelist/OilGasChemicalsAppurtenanceTypeValue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pump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Pump</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Pump</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gasStation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Gas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Gas station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Node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Node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compression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Compression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Compression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terminal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Terminal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Terminal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deliveryPoint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Delivery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Delivery point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frontier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Frontier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Frontier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productionRegion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Production region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Production Region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plant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Plant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Plant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pumpingStation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Pumping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Pumping Station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storage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Storage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Storage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marker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Marker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Marker</w:t>
                  </w:r>
                </w:p>
              </w:tc>
            </w:tr>
          </w:tbl>
          <w:p w:rsidR="006C020A" w:rsidRDefault="006C020A">
            <w:pPr>
              <w:rPr>
                <w:rFonts w:eastAsia="Times New Roman"/>
                <w:sz w:val="24"/>
                <w:szCs w:val="24"/>
              </w:rPr>
            </w:pPr>
          </w:p>
        </w:tc>
      </w:tr>
    </w:tbl>
    <w:p w:rsidR="006C020A" w:rsidRDefault="006C020A" w:rsidP="006C020A">
      <w:pPr>
        <w:rPr>
          <w:rFonts w:eastAsia="Times New Roman"/>
        </w:rPr>
      </w:pPr>
    </w:p>
    <w:p w:rsidR="006C020A" w:rsidRPr="00F91CA8" w:rsidRDefault="006C020A" w:rsidP="006C020A">
      <w:pPr>
        <w:pStyle w:val="NormaleWeb"/>
        <w:rPr>
          <w:rFonts w:eastAsia="Times New Roman"/>
          <w:b/>
          <w:bCs/>
          <w:sz w:val="22"/>
          <w:szCs w:val="22"/>
        </w:rPr>
      </w:pPr>
      <w:r>
        <w:rPr>
          <w:b/>
          <w:bCs/>
          <w:sz w:val="22"/>
          <w:szCs w:val="22"/>
        </w:rPr>
        <w:t>OilGasChemicalsProductTypeValue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oil, gas and chemicals product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oil, gas and chemicals products.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http://inspire.ec.europa.eu/codelist/OilGasChemicalsProductTypeValue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p>
              </w:tc>
            </w:tr>
          </w:tbl>
          <w:p w:rsidR="006C020A" w:rsidRDefault="006C020A">
            <w:pPr>
              <w:rPr>
                <w:rFonts w:eastAsia="Times New Roman"/>
                <w:sz w:val="24"/>
                <w:szCs w:val="24"/>
              </w:rPr>
            </w:pPr>
          </w:p>
        </w:tc>
      </w:tr>
    </w:tbl>
    <w:p w:rsidR="006C020A" w:rsidRDefault="006C020A" w:rsidP="006C020A">
      <w:pPr>
        <w:spacing w:after="240"/>
        <w:rPr>
          <w:rFonts w:eastAsia="Times New Roman"/>
          <w:sz w:val="24"/>
          <w:szCs w:val="24"/>
        </w:rPr>
      </w:pPr>
      <w:r>
        <w:rPr>
          <w:rFonts w:eastAsia="Times New Roman"/>
        </w:rPr>
        <w:br/>
        <w:t xml:space="preserve">The table below includes recommended values that may be used by data providers. Before creating new terms, please check if one of them can be used.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liquefiedNaturalGas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liquefied Natural Gas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liquefied Natural Gas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methane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methane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methane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naturalGas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natural Gas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natural Gas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naturalGasAndTetrahydrothiophene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natural Gas And Tetrahydrothiophene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natural Gas And Tetrahydrothiophene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nitrogenGas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nitrogen Gas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nitrogen Gas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residualGas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residual Gas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residual Gas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accetone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accetone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accetone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air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air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air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argon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argon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argon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butadiene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butadiene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butadiene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"butadiene1,3"</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"butadiene1,3"</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butadiene1,3</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butane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butane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butane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c3</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c3</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c3</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carbonMonoxide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carbon Monoxide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carbon Monoxide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chlorine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chlorine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chlorine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compressedAir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compressed Air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compressed Air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crude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crude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crude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dichloroethane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dichloroethane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dichloroethane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diesel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diesel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diesel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ethylene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ethylene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ethylene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gasFabricationOfCocs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gas Fabrication Of Cocs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gas Fabrication Of Cocs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gasHFx</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gasH Fx</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gasH Fx</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gasoil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gasoil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gasoil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hydrogen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hydrogen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hydrogen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isobutane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isobutane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isobutane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JET-A1</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JET-A1</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JET-A1</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kerosene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kerosene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kerosene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liquidAmmonia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liquid Ammonia</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liquid Ammonia</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liquidHydrocarbon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liquid Hydrocarbon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liquid Hydrocarbon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multiProduct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multi Product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multi Product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MVC</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MVC</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MVC</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nitrogen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nitrogen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nitrogen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oxygen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oxygen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oxygen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phenol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phenol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phenol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propane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propane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propane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propyleen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propyleen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propyleen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propylene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propylene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propylene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raffinate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raffinate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raffinate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refineryProducts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refinery Products</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refinery Products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saltWater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salt Water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salt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saumur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saumur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saumur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tetrachloroethane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tetrachloroethane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tetrachloroethane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rPr>
            </w:pPr>
            <w:r>
              <w:rPr>
                <w:rFonts w:eastAsia="Times New Roman"/>
                <w:b/>
                <w:bCs/>
              </w:rPr>
              <w:t>unknown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unknown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unknown</w:t>
                  </w:r>
                </w:p>
              </w:tc>
            </w:tr>
          </w:tbl>
          <w:p w:rsidR="006C020A" w:rsidRDefault="006C020A">
            <w:pPr>
              <w:rPr>
                <w:rFonts w:eastAsia="Times New Roman"/>
                <w:sz w:val="24"/>
                <w:szCs w:val="24"/>
              </w:rPr>
            </w:pPr>
          </w:p>
        </w:tc>
      </w:tr>
    </w:tbl>
    <w:p w:rsidR="006C020A" w:rsidRDefault="006C020A" w:rsidP="006C020A">
      <w:pPr>
        <w:rPr>
          <w:rFonts w:eastAsia="Times New Roman"/>
        </w:rPr>
      </w:pPr>
    </w:p>
    <w:p w:rsidR="00A861DE" w:rsidRPr="005F3AA2" w:rsidRDefault="00A861DE" w:rsidP="005F3AA2"/>
    <w:p w:rsidR="00A861DE" w:rsidRPr="00B318DD" w:rsidRDefault="00A861DE" w:rsidP="005B2FAA">
      <w:pPr>
        <w:rPr>
          <w:szCs w:val="19"/>
          <w:lang w:val="en-US" w:eastAsia="ja-JP"/>
        </w:rPr>
      </w:pPr>
    </w:p>
    <w:p w:rsidR="006C020A" w:rsidRDefault="006C020A" w:rsidP="006C020A">
      <w:pPr>
        <w:pStyle w:val="a2"/>
      </w:pPr>
      <w:bookmarkStart w:id="768" w:name="_Toc374520000"/>
      <w:r>
        <w:t>INSPIRE Application Schema 'Sewer Network'</w:t>
      </w:r>
      <w:bookmarkEnd w:id="768"/>
    </w:p>
    <w:p w:rsidR="006C020A" w:rsidRDefault="006C020A" w:rsidP="006C020A">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C020A" w:rsidRDefault="006C020A">
            <w:pPr>
              <w:spacing w:line="225" w:lineRule="atLeast"/>
              <w:rPr>
                <w:rFonts w:eastAsia="Times New Roman"/>
                <w:b/>
                <w:bCs/>
                <w:sz w:val="24"/>
                <w:szCs w:val="24"/>
              </w:rPr>
            </w:pPr>
            <w:r>
              <w:rPr>
                <w:rFonts w:eastAsia="Times New Roman"/>
                <w:b/>
                <w:bCs/>
              </w:rPr>
              <w:t>Code List</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SewerAppurtenanceTypeValue</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SewerWaterTypeValue</w:t>
            </w:r>
          </w:p>
        </w:tc>
      </w:tr>
    </w:tbl>
    <w:p w:rsidR="006C020A" w:rsidRPr="00F91CA8" w:rsidRDefault="006C020A" w:rsidP="006C020A">
      <w:pPr>
        <w:pStyle w:val="NormaleWeb"/>
        <w:rPr>
          <w:rFonts w:eastAsia="Times New Roman"/>
          <w:b/>
          <w:bCs/>
          <w:sz w:val="22"/>
          <w:szCs w:val="22"/>
        </w:rPr>
      </w:pPr>
      <w:r>
        <w:rPr>
          <w:b/>
          <w:bCs/>
          <w:sz w:val="22"/>
          <w:szCs w:val="22"/>
        </w:rPr>
        <w:t>SewerAppurtenanceTypeValue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sewer appurtenance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sewer appurtenances.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http://inspire.ec.europa.eu/codelist/SewerAppurtenanceTypeValue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anode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anode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Anode.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barrel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barrel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Barrel.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barScreen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bar screen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Bar screen.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catchBasin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catch basin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Catch basin.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cleanOut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clean out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Clean out.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dischargeStructure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discharge structure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Discharge structure.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meter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meter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Meter.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pump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pump</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Pump.</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regulator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regulator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Regulator.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scadaSensor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scada sensor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SCADA sensor.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thrustProtection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thrust protection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Thrust protection.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tideGate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tide gate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Tide gate.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node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Node.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connection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connection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Connection.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specificStructure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specific structure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Specific structure.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mechanicAndElectromechanicEquipment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mechanic and electromechanic equipment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Mechanic and electromechanic equipment.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rainwaterCollector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rainwater collector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Rainwater collector.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watertankOrChamber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watertank or chamber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Watertank or chamber.</w:t>
                  </w:r>
                </w:p>
              </w:tc>
            </w:tr>
          </w:tbl>
          <w:p w:rsidR="006C020A" w:rsidRDefault="006C020A">
            <w:pPr>
              <w:rPr>
                <w:rFonts w:eastAsia="Times New Roman"/>
                <w:sz w:val="24"/>
                <w:szCs w:val="24"/>
              </w:rPr>
            </w:pPr>
          </w:p>
        </w:tc>
      </w:tr>
    </w:tbl>
    <w:p w:rsidR="006C020A" w:rsidRDefault="006C020A" w:rsidP="006C020A">
      <w:pPr>
        <w:rPr>
          <w:rFonts w:eastAsia="Times New Roman"/>
        </w:rPr>
      </w:pPr>
    </w:p>
    <w:p w:rsidR="006C020A" w:rsidRPr="00F91CA8" w:rsidRDefault="006C020A" w:rsidP="006C020A">
      <w:pPr>
        <w:pStyle w:val="NormaleWeb"/>
        <w:rPr>
          <w:rFonts w:eastAsia="Times New Roman"/>
          <w:b/>
          <w:bCs/>
          <w:sz w:val="22"/>
          <w:szCs w:val="22"/>
        </w:rPr>
      </w:pPr>
      <w:r>
        <w:rPr>
          <w:b/>
          <w:bCs/>
          <w:sz w:val="22"/>
          <w:szCs w:val="22"/>
        </w:rPr>
        <w:t>SewerWaterTypeValue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sewer water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sewer water types.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http://inspire.ec.europa.eu/codelist/SewerWaterTypeValue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combined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combined</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Combined sewer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reclaimed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reclaimed</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Reclaimed sewer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sanitary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sanitary</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Sanitary sewer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storm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storm</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Storm sewer water.</w:t>
                  </w:r>
                </w:p>
              </w:tc>
            </w:tr>
          </w:tbl>
          <w:p w:rsidR="006C020A" w:rsidRDefault="006C020A">
            <w:pPr>
              <w:rPr>
                <w:rFonts w:eastAsia="Times New Roman"/>
                <w:sz w:val="24"/>
                <w:szCs w:val="24"/>
              </w:rPr>
            </w:pPr>
          </w:p>
        </w:tc>
      </w:tr>
    </w:tbl>
    <w:p w:rsidR="006C020A" w:rsidRDefault="006C020A" w:rsidP="006C020A">
      <w:pPr>
        <w:rPr>
          <w:rFonts w:eastAsia="Times New Roman"/>
        </w:rPr>
      </w:pPr>
    </w:p>
    <w:p w:rsidR="00A861DE" w:rsidRPr="005F3AA2" w:rsidRDefault="00A861DE" w:rsidP="005F3AA2"/>
    <w:p w:rsidR="00A861DE" w:rsidRPr="00B318DD" w:rsidRDefault="00A861DE" w:rsidP="005B2FAA">
      <w:pPr>
        <w:rPr>
          <w:szCs w:val="19"/>
          <w:lang w:val="en-US" w:eastAsia="ja-JP"/>
        </w:rPr>
      </w:pPr>
    </w:p>
    <w:p w:rsidR="006C020A" w:rsidRDefault="006C020A" w:rsidP="006C020A">
      <w:pPr>
        <w:pStyle w:val="a2"/>
      </w:pPr>
      <w:bookmarkStart w:id="769" w:name="_Toc374520001"/>
      <w:r>
        <w:t>INSPIRE Application Schema 'Thermal Network'</w:t>
      </w:r>
      <w:bookmarkEnd w:id="769"/>
    </w:p>
    <w:p w:rsidR="006C020A" w:rsidRDefault="006C020A" w:rsidP="006C020A">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C020A" w:rsidRDefault="006C020A">
            <w:pPr>
              <w:spacing w:line="225" w:lineRule="atLeast"/>
              <w:rPr>
                <w:rFonts w:eastAsia="Times New Roman"/>
                <w:b/>
                <w:bCs/>
                <w:sz w:val="24"/>
                <w:szCs w:val="24"/>
              </w:rPr>
            </w:pPr>
            <w:r>
              <w:rPr>
                <w:rFonts w:eastAsia="Times New Roman"/>
                <w:b/>
                <w:bCs/>
              </w:rPr>
              <w:t>Code List</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ThermalAppurtenanceTypeValue</w:t>
            </w:r>
          </w:p>
        </w:tc>
      </w:tr>
    </w:tbl>
    <w:p w:rsidR="006C020A" w:rsidRPr="00F91CA8" w:rsidRDefault="006C020A" w:rsidP="006C020A">
      <w:pPr>
        <w:pStyle w:val="NormaleWeb"/>
        <w:rPr>
          <w:rFonts w:eastAsia="Times New Roman"/>
          <w:b/>
          <w:bCs/>
          <w:sz w:val="22"/>
          <w:szCs w:val="22"/>
        </w:rPr>
      </w:pPr>
      <w:r>
        <w:rPr>
          <w:b/>
          <w:bCs/>
          <w:sz w:val="22"/>
          <w:szCs w:val="22"/>
        </w:rPr>
        <w:t>ThermalAppurtenanceTypeValue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thermal appurtenance type 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Codelist containing a classification of thermal appurtenances.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any</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http://inspire.ec.europa.eu/codeList/US/ThermalAppurtenanceTypeValue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Parent:</w:t>
                  </w:r>
                </w:p>
              </w:tc>
              <w:tc>
                <w:tcPr>
                  <w:tcW w:w="0" w:type="auto"/>
                  <w:hideMark/>
                </w:tcPr>
                <w:p w:rsidR="006C020A" w:rsidRDefault="006C020A">
                  <w:pPr>
                    <w:rPr>
                      <w:rFonts w:eastAsia="Times New Roman"/>
                      <w:sz w:val="24"/>
                      <w:szCs w:val="24"/>
                    </w:rPr>
                  </w:pPr>
                  <w:r>
                    <w:rPr>
                      <w:rFonts w:eastAsia="Times New Roman"/>
                    </w:rPr>
                    <w:t>AppurtenanceTypeValue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p w:rsidR="00A861DE" w:rsidRPr="005F3AA2" w:rsidRDefault="00A861DE" w:rsidP="005F3AA2"/>
    <w:p w:rsidR="00A861DE" w:rsidRDefault="00A861DE" w:rsidP="00A861DE"/>
    <w:p w:rsidR="006C020A" w:rsidRDefault="006C020A" w:rsidP="006C020A">
      <w:pPr>
        <w:pStyle w:val="a2"/>
      </w:pPr>
      <w:bookmarkStart w:id="770" w:name="_Toc374520002"/>
      <w:r>
        <w:t>INSPIRE Application Schema 'Water Network'</w:t>
      </w:r>
      <w:bookmarkEnd w:id="770"/>
    </w:p>
    <w:p w:rsidR="006C020A" w:rsidRDefault="006C020A" w:rsidP="006C020A">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C020A" w:rsidRDefault="006C020A">
            <w:pPr>
              <w:spacing w:line="225" w:lineRule="atLeast"/>
              <w:rPr>
                <w:rFonts w:eastAsia="Times New Roman"/>
                <w:b/>
                <w:bCs/>
                <w:sz w:val="24"/>
                <w:szCs w:val="24"/>
              </w:rPr>
            </w:pPr>
            <w:r>
              <w:rPr>
                <w:rFonts w:eastAsia="Times New Roman"/>
                <w:b/>
                <w:bCs/>
              </w:rPr>
              <w:t>Code List</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WaterAppurtenanceTypeValue</w:t>
            </w:r>
          </w:p>
        </w:tc>
      </w:tr>
      <w:tr w:rsidR="006C020A" w:rsidTr="006C020A">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6C020A" w:rsidRDefault="006C020A">
            <w:pPr>
              <w:rPr>
                <w:rFonts w:eastAsia="Times New Roman"/>
                <w:sz w:val="24"/>
                <w:szCs w:val="24"/>
              </w:rPr>
            </w:pPr>
            <w:r w:rsidRPr="006C020A">
              <w:rPr>
                <w:rFonts w:eastAsia="Times New Roman"/>
                <w:i/>
              </w:rPr>
              <w:t>WaterTypeValue</w:t>
            </w:r>
          </w:p>
        </w:tc>
      </w:tr>
    </w:tbl>
    <w:p w:rsidR="006C020A" w:rsidRPr="00F91CA8" w:rsidRDefault="006C020A" w:rsidP="006C020A">
      <w:pPr>
        <w:pStyle w:val="NormaleWeb"/>
        <w:rPr>
          <w:rFonts w:eastAsia="Times New Roman"/>
          <w:b/>
          <w:bCs/>
          <w:sz w:val="22"/>
          <w:szCs w:val="22"/>
        </w:rPr>
      </w:pPr>
      <w:r>
        <w:rPr>
          <w:b/>
          <w:bCs/>
          <w:sz w:val="22"/>
          <w:szCs w:val="22"/>
        </w:rPr>
        <w:t>WaterAppurtenanceTypeValue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 appurtenance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water appurtenances.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http://inspire.ec.europa.eu/codelist/WaterAppurtenanceTypeValue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anode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anode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Anode.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"An anode is a feature (specifically, an electrical mechanism) that’s applied to system components for the prevention of rust, pitting, and the corrosion of metal surfaces that are in contact with water or soil. A low-voltage current is applied to the water or soil in contact with the metal, such that the electromotive force renders the metal component cathodic. Corrosion is concentrated on the anodes instead of on the associated (and protected) water system components. This type of corrosion may occur in copper, steel, stainless steel, cast iron, and ductile iron pipes."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clearWell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clear well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Clear well.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clear well is an enclosed tank that is associated with a treatment plant. Clear wells are used to store filtered water of sufficient capacity to prevent the need to vary the filtration rate with variations in demand. Clear wells are also used to provide chlorine contact time for disinfection. Pumps are used to move the water from the clear well to the treatment plant or to a distribution system.</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controlValve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control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Control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"Control valves represent set of valves that operate in special ways. There are three fundamental types of control valves: backflow control, air control, and altitude."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fitting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fitting</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Fitting.</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The fitting represents the facility found at the joint between two lines where a transition of some sort must occur. The basic connecting devices between pipes; fittings are rarely used to control the flow of water through the network.</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hydrant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hydrant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Hydrant.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hydrant enables fire fighters to attach fire hoses to the distribution network. Hydrants also have secondary uses that include flushing main lines and laterals, filling tank trucks, and providing a temporary water source for construction jobs."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junction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junction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Junction.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"The junction is a water network node where two or more pipes combine, or a point where water consumption is allocated and defined as demand."</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lateralPoint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lateral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Lateral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lateral point represents the location of the connection between the customer and the distribution system.</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meter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meter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Meter.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meter is a facility that is used to measure water consumption (volume). Being a facility, a meter plays the role of a junction on the active network. NOTE Meters are also much like hydrants as they also have an associated warehouse object, namely, a WarehouseMeter."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pump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pump</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Pump.</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pump is a piece of equipment that moves, compresses, or alters the pressure of a fluid, such as water or air, being conveyed through a natural or artificial channel. NOTE Pump types include AxialFlow, Centrifugal, Jet, Reciprocating, Rotary, Screw, and Turbine."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pumpStation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pump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Pump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pump station is a facility for pumping water on the network to transport to another part of the network (lift pump).</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samplingStation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sampling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Sampling station.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sampling station is a facility that is used for collecting water samples. Sampling stations may be dedicated sampling devices, or they may be other devices of the system where a sample may be obtained."</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scadaSensor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scada sensor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SCADA sensor.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"The SCADA sensor is a feature that’s used to remotely measure the status of network components as part of a supervisory control and data acquisition (SCADA) system. SCADA systems provide alarms, responses, data acquisition, and control for collection and distribution systems. Operators use the SCADA system to monitor and adjust processes and facilities."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storageBasin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storage basin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Storage basin.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storage basin represents artificially enclosed area of a river or harbor designed so that the water level remains unaffected by tidal changes.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storageFacility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storage facility</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Enclosed storage facility.</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surgeReliefTank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surge relief tank</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Surge relief tank.</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surge relief tank is a piece of equipment used to absorb pressure increases in the water system. Surge relief tanks provide a buffer against throttling within the system by accepting water into a tank through a pressure valve.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systemValve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system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System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 system valve is a facility that is fitted to a pipeline or orifice in which the closure member is either rotated or moved transversely or longitudinally in the waterway so as to control or stop the flow. System valves are used to regulate pressure, isolate, throttle flow, prevent backflow, and relieve pressure. NOTE System valve types include Gate, Plug, Ball, Cone, and Butterfly. These specific types may be classified as isolation valves."</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thrustProtection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thrust protection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Thrust protection.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"The thrust protection represents a type of line protector that’s used to prevent pipe movement. Thrust protection is commonly implemented as thrust blocks (masses of concrete material) that are placed at bends and around valve structures. NOTE The types of thrust protection include Anchor, Blocking, Deadman, and Kicker."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treatmentPlant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treatment plant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Treatment plant.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Treatment plant.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well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well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Production well.</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Production well.</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pressureRelieveValve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pressure relieve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Pressure relieve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pressure Relieve Valve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airRelieveValve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air relieve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Air relieve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air Relieve Valve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checkValve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check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Check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check Valve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waterExhaustPoint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 exhaust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Water exhaust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water Exhaust Point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waterServicePoint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 service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Water service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water Service Point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fountain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fountain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Fountain.</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fountain</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fireHydrant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fire hydrant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Fire hydrant.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fire Hydrant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pressureController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pressure controller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Pressure controller.</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pressure Controller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vent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vent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Vent.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vent</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recoilCheckValve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recoil check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Recoil check valve.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recoil Check Valve</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waterDischargePoint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 discharge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Water discharge point.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Description:</w:t>
                  </w:r>
                </w:p>
              </w:tc>
              <w:tc>
                <w:tcPr>
                  <w:tcW w:w="0" w:type="auto"/>
                  <w:hideMark/>
                </w:tcPr>
                <w:p w:rsidR="006C020A" w:rsidRDefault="006C020A">
                  <w:pPr>
                    <w:rPr>
                      <w:rFonts w:eastAsia="Times New Roman"/>
                      <w:sz w:val="24"/>
                      <w:szCs w:val="24"/>
                    </w:rPr>
                  </w:pPr>
                  <w:r>
                    <w:rPr>
                      <w:rFonts w:eastAsia="Times New Roman"/>
                    </w:rPr>
                    <w:t>water Discharge Point</w:t>
                  </w:r>
                </w:p>
              </w:tc>
            </w:tr>
          </w:tbl>
          <w:p w:rsidR="006C020A" w:rsidRDefault="006C020A">
            <w:pPr>
              <w:rPr>
                <w:rFonts w:eastAsia="Times New Roman"/>
                <w:sz w:val="24"/>
                <w:szCs w:val="24"/>
              </w:rPr>
            </w:pPr>
          </w:p>
        </w:tc>
      </w:tr>
    </w:tbl>
    <w:p w:rsidR="006C020A" w:rsidRDefault="006C020A" w:rsidP="006C020A">
      <w:pPr>
        <w:rPr>
          <w:rFonts w:eastAsia="Times New Roman"/>
        </w:rPr>
      </w:pPr>
    </w:p>
    <w:p w:rsidR="006C020A" w:rsidRPr="00F91CA8" w:rsidRDefault="006C020A" w:rsidP="006C020A">
      <w:pPr>
        <w:pStyle w:val="NormaleWeb"/>
        <w:rPr>
          <w:rFonts w:eastAsia="Times New Roman"/>
          <w:b/>
          <w:bCs/>
          <w:sz w:val="22"/>
          <w:szCs w:val="22"/>
        </w:rPr>
      </w:pPr>
      <w:r>
        <w:rPr>
          <w:b/>
          <w:bCs/>
          <w:sz w:val="22"/>
          <w:szCs w:val="22"/>
        </w:rPr>
        <w:t>WaterTypeValue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6C020A" w:rsidTr="006C020A">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6C020A">
              <w:trPr>
                <w:tblCellSpacing w:w="0" w:type="dxa"/>
              </w:trPr>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water type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Classification of water types.</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Extensibility:</w:t>
                  </w:r>
                </w:p>
              </w:tc>
              <w:tc>
                <w:tcPr>
                  <w:tcW w:w="0" w:type="auto"/>
                  <w:hideMark/>
                </w:tcPr>
                <w:p w:rsidR="006C020A" w:rsidRDefault="006C020A">
                  <w:pPr>
                    <w:rPr>
                      <w:rFonts w:eastAsia="Times New Roman"/>
                      <w:sz w:val="24"/>
                      <w:szCs w:val="24"/>
                    </w:rPr>
                  </w:pPr>
                  <w:r>
                    <w:rPr>
                      <w:rFonts w:eastAsia="Times New Roman"/>
                    </w:rPr>
                    <w:t>open</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Identifier:</w:t>
                  </w:r>
                </w:p>
              </w:tc>
              <w:tc>
                <w:tcPr>
                  <w:tcW w:w="0" w:type="auto"/>
                  <w:hideMark/>
                </w:tcPr>
                <w:p w:rsidR="006C020A" w:rsidRDefault="006C020A">
                  <w:pPr>
                    <w:rPr>
                      <w:rFonts w:eastAsia="Times New Roman"/>
                      <w:sz w:val="24"/>
                      <w:szCs w:val="24"/>
                    </w:rPr>
                  </w:pPr>
                  <w:r>
                    <w:rPr>
                      <w:rFonts w:eastAsia="Times New Roman"/>
                    </w:rPr>
                    <w:t>http://inspire.ec.europa.eu/codelist/WaterTypeValue</w:t>
                  </w:r>
                </w:p>
              </w:tc>
            </w:tr>
            <w:tr w:rsidR="006C020A">
              <w:trPr>
                <w:tblCellSpacing w:w="0" w:type="dxa"/>
              </w:trPr>
              <w:tc>
                <w:tcPr>
                  <w:tcW w:w="1500" w:type="dxa"/>
                  <w:hideMark/>
                </w:tcPr>
                <w:p w:rsidR="006C020A" w:rsidRDefault="006C020A">
                  <w:pPr>
                    <w:rPr>
                      <w:rFonts w:eastAsia="Times New Roman"/>
                      <w:sz w:val="24"/>
                      <w:szCs w:val="24"/>
                    </w:rPr>
                  </w:pPr>
                  <w:r>
                    <w:rPr>
                      <w:rFonts w:eastAsia="Times New Roman"/>
                    </w:rPr>
                    <w:t>Values:</w:t>
                  </w:r>
                </w:p>
              </w:tc>
              <w:tc>
                <w:tcPr>
                  <w:tcW w:w="0" w:type="auto"/>
                  <w:hideMark/>
                </w:tcPr>
                <w:p w:rsidR="006C020A" w:rsidRDefault="006C020A">
                  <w:pPr>
                    <w:rPr>
                      <w:rFonts w:eastAsia="Times New Roman"/>
                      <w:sz w:val="24"/>
                      <w:szCs w:val="24"/>
                    </w:rPr>
                  </w:pPr>
                  <w:r>
                    <w:rPr>
                      <w:rFonts w:eastAsia="Times New Roman"/>
                    </w:rPr>
                    <w:t xml:space="preserve">The allowed values for this code list comprise the values specified in the table below and additional values at any level defined by data providers. </w:t>
                  </w:r>
                </w:p>
              </w:tc>
            </w:tr>
          </w:tbl>
          <w:p w:rsidR="006C020A" w:rsidRDefault="006C020A">
            <w:pPr>
              <w:rPr>
                <w:rFonts w:eastAsia="Times New Roman"/>
                <w:sz w:val="24"/>
                <w:szCs w:val="24"/>
              </w:rPr>
            </w:pPr>
          </w:p>
        </w:tc>
      </w:tr>
    </w:tbl>
    <w:p w:rsidR="006C020A" w:rsidRDefault="006C020A" w:rsidP="006C020A">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potable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potable</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Potable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raw</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raw</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Raw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salt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salt</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Salt water.</w:t>
                  </w:r>
                </w:p>
              </w:tc>
            </w:tr>
          </w:tbl>
          <w:p w:rsidR="006C020A" w:rsidRDefault="006C020A">
            <w:pPr>
              <w:rPr>
                <w:rFonts w:eastAsia="Times New Roman"/>
                <w:sz w:val="24"/>
                <w:szCs w:val="24"/>
              </w:rPr>
            </w:pPr>
          </w:p>
        </w:tc>
      </w:tr>
      <w:tr w:rsidR="006C020A" w:rsidTr="006C020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020A" w:rsidRDefault="006C020A">
            <w:pPr>
              <w:rPr>
                <w:rFonts w:eastAsia="Times New Roman"/>
              </w:rPr>
            </w:pPr>
            <w:r>
              <w:rPr>
                <w:rFonts w:eastAsia="Times New Roman"/>
                <w:b/>
                <w:bCs/>
              </w:rPr>
              <w:t>treated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Name:</w:t>
                  </w:r>
                </w:p>
              </w:tc>
              <w:tc>
                <w:tcPr>
                  <w:tcW w:w="0" w:type="auto"/>
                  <w:hideMark/>
                </w:tcPr>
                <w:p w:rsidR="006C020A" w:rsidRDefault="006C020A">
                  <w:pPr>
                    <w:rPr>
                      <w:rFonts w:eastAsia="Times New Roman"/>
                      <w:sz w:val="24"/>
                      <w:szCs w:val="24"/>
                    </w:rPr>
                  </w:pPr>
                  <w:r>
                    <w:rPr>
                      <w:rFonts w:eastAsia="Times New Roman"/>
                    </w:rPr>
                    <w:t>treated</w:t>
                  </w:r>
                </w:p>
              </w:tc>
            </w:tr>
            <w:tr w:rsidR="006C020A">
              <w:trPr>
                <w:tblCellSpacing w:w="0" w:type="dxa"/>
              </w:trPr>
              <w:tc>
                <w:tcPr>
                  <w:tcW w:w="360" w:type="dxa"/>
                  <w:hideMark/>
                </w:tcPr>
                <w:p w:rsidR="006C020A" w:rsidRDefault="006C020A">
                  <w:pPr>
                    <w:rPr>
                      <w:rFonts w:eastAsia="Times New Roman"/>
                      <w:sz w:val="24"/>
                      <w:szCs w:val="24"/>
                    </w:rPr>
                  </w:pPr>
                  <w:r>
                    <w:rPr>
                      <w:rFonts w:eastAsia="Times New Roman"/>
                    </w:rPr>
                    <w:t> </w:t>
                  </w:r>
                </w:p>
              </w:tc>
              <w:tc>
                <w:tcPr>
                  <w:tcW w:w="1500" w:type="dxa"/>
                  <w:hideMark/>
                </w:tcPr>
                <w:p w:rsidR="006C020A" w:rsidRDefault="006C020A">
                  <w:pPr>
                    <w:rPr>
                      <w:rFonts w:eastAsia="Times New Roman"/>
                      <w:sz w:val="24"/>
                      <w:szCs w:val="24"/>
                    </w:rPr>
                  </w:pPr>
                  <w:r>
                    <w:rPr>
                      <w:rFonts w:eastAsia="Times New Roman"/>
                    </w:rPr>
                    <w:t>Definition:</w:t>
                  </w:r>
                </w:p>
              </w:tc>
              <w:tc>
                <w:tcPr>
                  <w:tcW w:w="0" w:type="auto"/>
                  <w:hideMark/>
                </w:tcPr>
                <w:p w:rsidR="006C020A" w:rsidRDefault="006C020A">
                  <w:pPr>
                    <w:rPr>
                      <w:rFonts w:eastAsia="Times New Roman"/>
                      <w:sz w:val="24"/>
                      <w:szCs w:val="24"/>
                    </w:rPr>
                  </w:pPr>
                  <w:r>
                    <w:rPr>
                      <w:rFonts w:eastAsia="Times New Roman"/>
                    </w:rPr>
                    <w:t>Treated water.</w:t>
                  </w:r>
                </w:p>
              </w:tc>
            </w:tr>
          </w:tbl>
          <w:p w:rsidR="006C020A" w:rsidRDefault="006C020A">
            <w:pPr>
              <w:rPr>
                <w:rFonts w:eastAsia="Times New Roman"/>
                <w:sz w:val="24"/>
                <w:szCs w:val="24"/>
              </w:rPr>
            </w:pPr>
          </w:p>
        </w:tc>
      </w:tr>
    </w:tbl>
    <w:p w:rsidR="006C020A" w:rsidRDefault="006C020A" w:rsidP="006C020A">
      <w:pPr>
        <w:rPr>
          <w:rFonts w:eastAsia="Times New Roman"/>
        </w:rPr>
      </w:pPr>
    </w:p>
    <w:p w:rsidR="00A861DE" w:rsidRPr="005F3AA2" w:rsidRDefault="00A861DE" w:rsidP="005F3AA2"/>
    <w:p w:rsidR="00A861DE" w:rsidRPr="00A861DE" w:rsidRDefault="00A861DE" w:rsidP="00A861DE"/>
    <w:p w:rsidR="00A861DE" w:rsidRPr="00B318DD" w:rsidRDefault="00A861DE" w:rsidP="005B2FAA">
      <w:pPr>
        <w:rPr>
          <w:szCs w:val="19"/>
          <w:lang w:val="en-US" w:eastAsia="ja-JP"/>
        </w:rPr>
      </w:pPr>
    </w:p>
    <w:p w:rsidR="00FD2280" w:rsidRPr="00B318DD" w:rsidRDefault="00FD2280" w:rsidP="005B2FAA">
      <w:pPr>
        <w:rPr>
          <w:szCs w:val="19"/>
          <w:lang w:val="en-US" w:eastAsia="ja-JP"/>
        </w:rPr>
      </w:pPr>
    </w:p>
    <w:p w:rsidR="008D2EFE" w:rsidRDefault="008D2EFE" w:rsidP="00C80190">
      <w:pPr>
        <w:pStyle w:val="ANNEX"/>
      </w:pPr>
      <w:r w:rsidRPr="008B3241">
        <w:br/>
      </w:r>
      <w:bookmarkStart w:id="771" w:name="_Toc339278011"/>
      <w:bookmarkStart w:id="772" w:name="_Toc374520003"/>
      <w:r w:rsidRPr="008B3241">
        <w:rPr>
          <w:b w:val="0"/>
        </w:rPr>
        <w:t>(informative)</w:t>
      </w:r>
      <w:r w:rsidRPr="008B3241">
        <w:br/>
      </w:r>
      <w:r>
        <w:t>ServiceTypeValue codelist</w:t>
      </w:r>
      <w:bookmarkEnd w:id="771"/>
      <w:bookmarkEnd w:id="772"/>
    </w:p>
    <w:p w:rsidR="003B188C" w:rsidRDefault="003B188C" w:rsidP="003B188C">
      <w:r w:rsidRPr="003B188C">
        <w:rPr>
          <w:rFonts w:ascii="Calibri" w:hAnsi="Calibri"/>
          <w:b/>
          <w:color w:val="1F497D"/>
          <w:sz w:val="22"/>
          <w:szCs w:val="22"/>
        </w:rPr>
        <w:t>Note:</w:t>
      </w:r>
      <w:r>
        <w:rPr>
          <w:rFonts w:ascii="Calibri" w:hAnsi="Calibri"/>
          <w:color w:val="1F497D"/>
          <w:sz w:val="22"/>
          <w:szCs w:val="22"/>
        </w:rPr>
        <w:t xml:space="preserve"> </w:t>
      </w:r>
      <w:ins w:id="773" w:author="Unknown" w:date="2013-01-10T10:27:00Z">
        <w:r w:rsidRPr="00D01946">
          <w:rPr>
            <w:rFonts w:ascii="Calibri" w:hAnsi="Calibri"/>
            <w:color w:val="1F497D"/>
            <w:sz w:val="22"/>
            <w:szCs w:val="22"/>
          </w:rPr>
          <w:t xml:space="preserve">Items in </w:t>
        </w:r>
        <w:r w:rsidRPr="003B188C">
          <w:rPr>
            <w:rFonts w:ascii="Calibri" w:hAnsi="Calibri"/>
            <w:color w:val="FF0000"/>
            <w:sz w:val="22"/>
            <w:szCs w:val="22"/>
          </w:rPr>
          <w:t>red</w:t>
        </w:r>
        <w:r w:rsidRPr="00D01946">
          <w:rPr>
            <w:rFonts w:ascii="Calibri" w:hAnsi="Calibri"/>
            <w:color w:val="1F497D"/>
            <w:sz w:val="22"/>
            <w:szCs w:val="22"/>
          </w:rPr>
          <w:t xml:space="preserve"> originate directly from COFOG</w:t>
        </w:r>
      </w:ins>
    </w:p>
    <w:p w:rsidR="008D2EFE" w:rsidRDefault="008D2EFE" w:rsidP="008D2EFE">
      <w:pPr>
        <w:rPr>
          <w:lang w:eastAsia="ja-JP"/>
        </w:rPr>
      </w:pPr>
    </w:p>
    <w:p w:rsidR="003B188C" w:rsidRPr="00ED5848" w:rsidRDefault="003B188C" w:rsidP="008D2EFE">
      <w:pPr>
        <w:rPr>
          <w:lang w:eastAsia="ja-JP"/>
        </w:rPr>
      </w:pPr>
    </w:p>
    <w:tbl>
      <w:tblPr>
        <w:tblW w:w="9124" w:type="dxa"/>
        <w:jc w:val="center"/>
        <w:tblCellMar>
          <w:left w:w="70" w:type="dxa"/>
          <w:right w:w="70" w:type="dxa"/>
        </w:tblCellMar>
        <w:tblLook w:val="04A0" w:firstRow="1" w:lastRow="0" w:firstColumn="1" w:lastColumn="0" w:noHBand="0" w:noVBand="1"/>
      </w:tblPr>
      <w:tblGrid>
        <w:gridCol w:w="1629"/>
        <w:gridCol w:w="3377"/>
        <w:gridCol w:w="2739"/>
        <w:gridCol w:w="1379"/>
      </w:tblGrid>
      <w:tr w:rsidR="008D2EFE" w:rsidRPr="003C2C13" w:rsidTr="008D2EFE">
        <w:trPr>
          <w:cantSplit/>
          <w:trHeight w:val="20"/>
          <w:tblHeader/>
          <w:jc w:val="center"/>
        </w:trPr>
        <w:tc>
          <w:tcPr>
            <w:tcW w:w="1629" w:type="dxa"/>
            <w:tcBorders>
              <w:top w:val="single" w:sz="4" w:space="0" w:color="auto"/>
              <w:left w:val="single" w:sz="4" w:space="0" w:color="auto"/>
              <w:bottom w:val="single" w:sz="4" w:space="0" w:color="auto"/>
              <w:right w:val="single" w:sz="6" w:space="0" w:color="auto"/>
            </w:tcBorders>
            <w:shd w:val="clear" w:color="000000" w:fill="FAC090"/>
            <w:vAlign w:val="center"/>
          </w:tcPr>
          <w:p w:rsidR="008D2EFE" w:rsidRPr="003C2C13" w:rsidRDefault="008D2EFE" w:rsidP="008D2EFE">
            <w:pPr>
              <w:tabs>
                <w:tab w:val="clear" w:pos="284"/>
                <w:tab w:val="clear" w:pos="567"/>
                <w:tab w:val="clear" w:pos="851"/>
                <w:tab w:val="clear" w:pos="1134"/>
              </w:tabs>
              <w:jc w:val="center"/>
              <w:rPr>
                <w:rFonts w:eastAsia="Times New Roman" w:cs="Arial"/>
                <w:b/>
                <w:bCs/>
                <w:sz w:val="24"/>
                <w:szCs w:val="24"/>
                <w:lang w:val="fr-FR" w:eastAsia="fr-FR"/>
              </w:rPr>
            </w:pPr>
            <w:bookmarkStart w:id="774" w:name="RANGE!A1:F1"/>
            <w:r w:rsidRPr="003C2C13">
              <w:rPr>
                <w:rFonts w:eastAsia="Times New Roman" w:cs="Arial"/>
                <w:b/>
                <w:bCs/>
                <w:sz w:val="24"/>
                <w:szCs w:val="24"/>
                <w:lang w:val="fr-FR" w:eastAsia="fr-FR"/>
              </w:rPr>
              <w:t>Main group</w:t>
            </w:r>
            <w:bookmarkEnd w:id="774"/>
          </w:p>
        </w:tc>
        <w:tc>
          <w:tcPr>
            <w:tcW w:w="3377" w:type="dxa"/>
            <w:tcBorders>
              <w:top w:val="single" w:sz="4" w:space="0" w:color="auto"/>
              <w:left w:val="single" w:sz="6" w:space="0" w:color="auto"/>
              <w:bottom w:val="single" w:sz="4" w:space="0" w:color="auto"/>
              <w:right w:val="single" w:sz="6" w:space="0" w:color="auto"/>
            </w:tcBorders>
            <w:shd w:val="clear" w:color="000000" w:fill="FAC090"/>
            <w:vAlign w:val="center"/>
          </w:tcPr>
          <w:p w:rsidR="008D2EFE" w:rsidRPr="003C2C13" w:rsidRDefault="008D2EFE" w:rsidP="008D2EFE">
            <w:pPr>
              <w:tabs>
                <w:tab w:val="clear" w:pos="284"/>
                <w:tab w:val="clear" w:pos="567"/>
                <w:tab w:val="clear" w:pos="851"/>
                <w:tab w:val="clear" w:pos="1134"/>
              </w:tabs>
              <w:jc w:val="center"/>
              <w:rPr>
                <w:rFonts w:eastAsia="Times New Roman" w:cs="Arial"/>
                <w:b/>
                <w:bCs/>
                <w:sz w:val="24"/>
                <w:szCs w:val="24"/>
                <w:lang w:val="fr-FR" w:eastAsia="fr-FR"/>
              </w:rPr>
            </w:pPr>
            <w:r w:rsidRPr="003C2C13">
              <w:rPr>
                <w:rFonts w:eastAsia="Times New Roman" w:cs="Arial"/>
                <w:b/>
                <w:bCs/>
                <w:sz w:val="24"/>
                <w:szCs w:val="24"/>
                <w:lang w:val="fr-FR" w:eastAsia="fr-FR"/>
              </w:rPr>
              <w:t>First level</w:t>
            </w:r>
          </w:p>
        </w:tc>
        <w:tc>
          <w:tcPr>
            <w:tcW w:w="2739" w:type="dxa"/>
            <w:tcBorders>
              <w:top w:val="single" w:sz="4" w:space="0" w:color="auto"/>
              <w:left w:val="single" w:sz="6" w:space="0" w:color="auto"/>
              <w:bottom w:val="single" w:sz="4" w:space="0" w:color="auto"/>
              <w:right w:val="single" w:sz="6" w:space="0" w:color="auto"/>
            </w:tcBorders>
            <w:shd w:val="clear" w:color="000000" w:fill="FAC090"/>
            <w:vAlign w:val="center"/>
          </w:tcPr>
          <w:p w:rsidR="008D2EFE" w:rsidRPr="003C2C13" w:rsidRDefault="008D2EFE" w:rsidP="008D2EFE">
            <w:pPr>
              <w:tabs>
                <w:tab w:val="clear" w:pos="284"/>
                <w:tab w:val="clear" w:pos="567"/>
                <w:tab w:val="clear" w:pos="851"/>
                <w:tab w:val="clear" w:pos="1134"/>
              </w:tabs>
              <w:jc w:val="center"/>
              <w:rPr>
                <w:rFonts w:eastAsia="Times New Roman" w:cs="Arial"/>
                <w:b/>
                <w:bCs/>
                <w:sz w:val="24"/>
                <w:szCs w:val="24"/>
                <w:lang w:val="fr-FR" w:eastAsia="fr-FR"/>
              </w:rPr>
            </w:pPr>
            <w:r w:rsidRPr="003C2C13">
              <w:rPr>
                <w:rFonts w:eastAsia="Times New Roman" w:cs="Arial"/>
                <w:b/>
                <w:bCs/>
                <w:sz w:val="24"/>
                <w:szCs w:val="24"/>
                <w:lang w:val="fr-FR" w:eastAsia="fr-FR"/>
              </w:rPr>
              <w:t>Second l</w:t>
            </w:r>
            <w:r w:rsidRPr="003C2C13">
              <w:rPr>
                <w:rFonts w:eastAsia="Times New Roman" w:cs="Arial"/>
                <w:b/>
                <w:bCs/>
                <w:sz w:val="24"/>
                <w:szCs w:val="24"/>
                <w:lang w:val="fr-FR" w:eastAsia="fr-FR"/>
              </w:rPr>
              <w:t>e</w:t>
            </w:r>
            <w:r w:rsidRPr="003C2C13">
              <w:rPr>
                <w:rFonts w:eastAsia="Times New Roman" w:cs="Arial"/>
                <w:b/>
                <w:bCs/>
                <w:sz w:val="24"/>
                <w:szCs w:val="24"/>
                <w:lang w:val="fr-FR" w:eastAsia="fr-FR"/>
              </w:rPr>
              <w:t>vel</w:t>
            </w:r>
          </w:p>
        </w:tc>
        <w:tc>
          <w:tcPr>
            <w:tcW w:w="1379" w:type="dxa"/>
            <w:tcBorders>
              <w:top w:val="single" w:sz="4" w:space="0" w:color="auto"/>
              <w:left w:val="single" w:sz="6" w:space="0" w:color="auto"/>
              <w:bottom w:val="single" w:sz="4" w:space="0" w:color="auto"/>
              <w:right w:val="single" w:sz="6" w:space="0" w:color="auto"/>
            </w:tcBorders>
            <w:shd w:val="clear" w:color="000000" w:fill="FAC090"/>
            <w:vAlign w:val="center"/>
          </w:tcPr>
          <w:p w:rsidR="008D2EFE" w:rsidRPr="003C2C13" w:rsidRDefault="008D2EFE" w:rsidP="008D2EFE">
            <w:pPr>
              <w:tabs>
                <w:tab w:val="clear" w:pos="284"/>
                <w:tab w:val="clear" w:pos="567"/>
                <w:tab w:val="clear" w:pos="851"/>
                <w:tab w:val="clear" w:pos="1134"/>
              </w:tabs>
              <w:jc w:val="center"/>
              <w:rPr>
                <w:rFonts w:eastAsia="Times New Roman" w:cs="Arial"/>
                <w:b/>
                <w:bCs/>
                <w:sz w:val="28"/>
                <w:szCs w:val="28"/>
                <w:lang w:val="fr-FR" w:eastAsia="fr-FR"/>
              </w:rPr>
            </w:pPr>
            <w:r w:rsidRPr="003C2C13">
              <w:rPr>
                <w:rFonts w:eastAsia="Times New Roman" w:cs="Arial"/>
                <w:b/>
                <w:bCs/>
                <w:sz w:val="28"/>
                <w:szCs w:val="28"/>
                <w:lang w:val="fr-FR" w:eastAsia="fr-FR"/>
              </w:rPr>
              <w:t>COFOG</w:t>
            </w:r>
          </w:p>
        </w:tc>
      </w:tr>
      <w:tr w:rsidR="008D2EFE" w:rsidRPr="003C2C13" w:rsidTr="008D2EFE">
        <w:trPr>
          <w:cantSplit/>
          <w:trHeight w:val="20"/>
          <w:jc w:val="center"/>
        </w:trPr>
        <w:tc>
          <w:tcPr>
            <w:tcW w:w="1629" w:type="dxa"/>
            <w:tcBorders>
              <w:top w:val="single" w:sz="4" w:space="0" w:color="auto"/>
              <w:left w:val="nil"/>
              <w:bottom w:val="single" w:sz="4" w:space="0" w:color="auto"/>
              <w:right w:val="nil"/>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c>
          <w:tcPr>
            <w:tcW w:w="3377" w:type="dxa"/>
            <w:tcBorders>
              <w:top w:val="single" w:sz="4" w:space="0" w:color="auto"/>
              <w:left w:val="nil"/>
              <w:bottom w:val="single" w:sz="4" w:space="0" w:color="auto"/>
              <w:right w:val="nil"/>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c>
          <w:tcPr>
            <w:tcW w:w="2739" w:type="dxa"/>
            <w:tcBorders>
              <w:top w:val="single" w:sz="4" w:space="0" w:color="auto"/>
              <w:left w:val="nil"/>
              <w:bottom w:val="single" w:sz="4" w:space="0" w:color="auto"/>
              <w:right w:val="nil"/>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c>
          <w:tcPr>
            <w:tcW w:w="1379" w:type="dxa"/>
            <w:tcBorders>
              <w:top w:val="single" w:sz="4" w:space="0" w:color="auto"/>
              <w:left w:val="nil"/>
              <w:bottom w:val="single" w:sz="4" w:space="0" w:color="auto"/>
              <w:right w:val="nil"/>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95B3D7"/>
            <w:vAlign w:val="center"/>
          </w:tcPr>
          <w:p w:rsidR="008D2EFE" w:rsidRPr="00685D78" w:rsidRDefault="008D2EFE" w:rsidP="008D2EFE">
            <w:pPr>
              <w:jc w:val="left"/>
              <w:rPr>
                <w:rFonts w:cs="Arial"/>
                <w:b/>
                <w:bCs/>
              </w:rPr>
            </w:pPr>
            <w:r w:rsidRPr="00685D78">
              <w:rPr>
                <w:rFonts w:cs="Arial"/>
                <w:b/>
                <w:bCs/>
              </w:rPr>
              <w:t>public admi</w:t>
            </w:r>
            <w:r w:rsidRPr="00685D78">
              <w:rPr>
                <w:rFonts w:cs="Arial"/>
                <w:b/>
                <w:bCs/>
              </w:rPr>
              <w:t>n</w:t>
            </w:r>
            <w:r w:rsidRPr="00685D78">
              <w:rPr>
                <w:rFonts w:cs="Arial"/>
                <w:b/>
                <w:bCs/>
              </w:rPr>
              <w:t>istration office</w:t>
            </w:r>
          </w:p>
        </w:tc>
        <w:tc>
          <w:tcPr>
            <w:tcW w:w="3377" w:type="dxa"/>
            <w:tcBorders>
              <w:top w:val="nil"/>
              <w:left w:val="nil"/>
              <w:bottom w:val="single" w:sz="4" w:space="0" w:color="auto"/>
              <w:right w:val="nil"/>
            </w:tcBorders>
            <w:shd w:val="clear" w:color="000000" w:fill="95B3D7"/>
            <w:vAlign w:val="center"/>
          </w:tcPr>
          <w:p w:rsidR="008D2EFE" w:rsidRPr="00685D78" w:rsidRDefault="008D2EFE" w:rsidP="008D2EFE">
            <w:pPr>
              <w:jc w:val="left"/>
              <w:rPr>
                <w:rFonts w:cs="Arial"/>
              </w:rPr>
            </w:pPr>
            <w:r w:rsidRPr="00685D78">
              <w:rPr>
                <w:rFonts w:cs="Arial"/>
              </w:rPr>
              <w:t> </w:t>
            </w:r>
          </w:p>
        </w:tc>
        <w:tc>
          <w:tcPr>
            <w:tcW w:w="2739" w:type="dxa"/>
            <w:tcBorders>
              <w:top w:val="nil"/>
              <w:left w:val="nil"/>
              <w:bottom w:val="single" w:sz="4" w:space="0" w:color="auto"/>
              <w:right w:val="single" w:sz="4" w:space="0" w:color="auto"/>
            </w:tcBorders>
            <w:shd w:val="clear" w:color="000000" w:fill="95B3D7"/>
            <w:vAlign w:val="center"/>
          </w:tcPr>
          <w:p w:rsidR="008D2EFE" w:rsidRPr="00685D78" w:rsidRDefault="008D2EFE" w:rsidP="008D2EFE">
            <w:pPr>
              <w:tabs>
                <w:tab w:val="clear" w:pos="284"/>
                <w:tab w:val="clear" w:pos="567"/>
                <w:tab w:val="clear" w:pos="851"/>
                <w:tab w:val="clear" w:pos="1134"/>
              </w:tabs>
              <w:jc w:val="left"/>
              <w:rPr>
                <w:rFonts w:eastAsia="Times New Roman" w:cs="Arial"/>
                <w:lang w:val="fr-FR" w:eastAsia="fr-FR"/>
              </w:rPr>
            </w:pPr>
            <w:r w:rsidRPr="00685D78">
              <w:rPr>
                <w:rFonts w:eastAsia="Times New Roman" w:cs="Arial"/>
                <w:lang w:val="fr-FR" w:eastAsia="fr-FR"/>
              </w:rPr>
              <w:t> </w:t>
            </w:r>
          </w:p>
        </w:tc>
        <w:tc>
          <w:tcPr>
            <w:tcW w:w="1379" w:type="dxa"/>
            <w:tcBorders>
              <w:top w:val="single" w:sz="4" w:space="0" w:color="auto"/>
              <w:left w:val="single" w:sz="4" w:space="0" w:color="auto"/>
              <w:bottom w:val="single" w:sz="4" w:space="0" w:color="auto"/>
              <w:right w:val="single" w:sz="4" w:space="0" w:color="auto"/>
            </w:tcBorders>
            <w:shd w:val="clear" w:color="000000" w:fill="95B3D7"/>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95B3D7"/>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95B3D7"/>
            <w:vAlign w:val="center"/>
          </w:tcPr>
          <w:p w:rsidR="008D2EFE" w:rsidRPr="00685D78" w:rsidRDefault="008D2EFE" w:rsidP="008D2EFE">
            <w:pPr>
              <w:jc w:val="left"/>
              <w:rPr>
                <w:rFonts w:cs="Arial"/>
              </w:rPr>
            </w:pPr>
            <w:r w:rsidRPr="00685D78">
              <w:rPr>
                <w:rFonts w:cs="Arial"/>
              </w:rPr>
              <w:t>general a</w:t>
            </w:r>
            <w:r w:rsidRPr="00685D78">
              <w:rPr>
                <w:rFonts w:cs="Arial"/>
              </w:rPr>
              <w:t>d</w:t>
            </w:r>
            <w:r w:rsidRPr="00685D78">
              <w:rPr>
                <w:rFonts w:cs="Arial"/>
              </w:rPr>
              <w:t>ministration office</w:t>
            </w:r>
          </w:p>
        </w:tc>
        <w:tc>
          <w:tcPr>
            <w:tcW w:w="2739" w:type="dxa"/>
            <w:tcBorders>
              <w:top w:val="nil"/>
              <w:left w:val="nil"/>
              <w:bottom w:val="single" w:sz="4" w:space="0" w:color="auto"/>
              <w:right w:val="single" w:sz="4" w:space="0" w:color="auto"/>
            </w:tcBorders>
            <w:shd w:val="clear" w:color="000000" w:fill="95B3D7"/>
            <w:vAlign w:val="center"/>
          </w:tcPr>
          <w:p w:rsidR="008D2EFE" w:rsidRPr="00685D78" w:rsidRDefault="008D2EFE" w:rsidP="008D2EFE">
            <w:pPr>
              <w:tabs>
                <w:tab w:val="clear" w:pos="284"/>
                <w:tab w:val="clear" w:pos="567"/>
                <w:tab w:val="clear" w:pos="851"/>
                <w:tab w:val="clear" w:pos="1134"/>
              </w:tabs>
              <w:jc w:val="left"/>
              <w:rPr>
                <w:rFonts w:eastAsia="Times New Roman" w:cs="Arial"/>
                <w:lang w:val="fr-FR" w:eastAsia="fr-FR"/>
              </w:rPr>
            </w:pPr>
            <w:r w:rsidRPr="00685D78">
              <w:rPr>
                <w:rFonts w:eastAsia="Times New Roman" w:cs="Arial"/>
                <w:lang w:val="fr-FR" w:eastAsia="fr-FR"/>
              </w:rPr>
              <w:t> </w:t>
            </w:r>
          </w:p>
        </w:tc>
        <w:tc>
          <w:tcPr>
            <w:tcW w:w="1379" w:type="dxa"/>
            <w:tcBorders>
              <w:top w:val="single" w:sz="4" w:space="0" w:color="auto"/>
              <w:left w:val="single" w:sz="4" w:space="0" w:color="auto"/>
              <w:bottom w:val="single" w:sz="4" w:space="0" w:color="auto"/>
              <w:right w:val="single" w:sz="4" w:space="0" w:color="auto"/>
            </w:tcBorders>
            <w:shd w:val="clear" w:color="000000" w:fill="95B3D7"/>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nil"/>
              <w:left w:val="single" w:sz="4" w:space="0" w:color="auto"/>
              <w:bottom w:val="single" w:sz="4" w:space="0" w:color="auto"/>
              <w:right w:val="single" w:sz="4" w:space="0" w:color="auto"/>
            </w:tcBorders>
            <w:shd w:val="clear" w:color="000000" w:fill="95B3D7"/>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95B3D7"/>
            <w:vAlign w:val="center"/>
          </w:tcPr>
          <w:p w:rsidR="008D2EFE" w:rsidRPr="00685D78" w:rsidRDefault="008D2EFE" w:rsidP="008D2EFE">
            <w:pPr>
              <w:jc w:val="left"/>
              <w:rPr>
                <w:rFonts w:cs="Arial"/>
              </w:rPr>
            </w:pPr>
            <w:r w:rsidRPr="00685D78">
              <w:rPr>
                <w:rFonts w:cs="Arial"/>
              </w:rPr>
              <w:t>specialized administration office</w:t>
            </w:r>
          </w:p>
        </w:tc>
        <w:tc>
          <w:tcPr>
            <w:tcW w:w="2739" w:type="dxa"/>
            <w:tcBorders>
              <w:top w:val="nil"/>
              <w:left w:val="nil"/>
              <w:bottom w:val="single" w:sz="4" w:space="0" w:color="auto"/>
              <w:right w:val="single" w:sz="4" w:space="0" w:color="auto"/>
            </w:tcBorders>
            <w:shd w:val="clear" w:color="000000" w:fill="95B3D7"/>
            <w:vAlign w:val="center"/>
          </w:tcPr>
          <w:p w:rsidR="008D2EFE" w:rsidRPr="00685D78" w:rsidRDefault="008D2EFE" w:rsidP="008D2EFE">
            <w:pPr>
              <w:tabs>
                <w:tab w:val="clear" w:pos="284"/>
                <w:tab w:val="clear" w:pos="567"/>
                <w:tab w:val="clear" w:pos="851"/>
                <w:tab w:val="clear" w:pos="1134"/>
              </w:tabs>
              <w:jc w:val="left"/>
              <w:rPr>
                <w:rFonts w:eastAsia="Times New Roman" w:cs="Arial"/>
                <w:lang w:val="fr-FR" w:eastAsia="fr-FR"/>
              </w:rPr>
            </w:pPr>
            <w:r w:rsidRPr="00685D78">
              <w:rPr>
                <w:rFonts w:eastAsia="Times New Roman" w:cs="Arial"/>
                <w:lang w:val="fr-FR" w:eastAsia="fr-FR"/>
              </w:rPr>
              <w:t> </w:t>
            </w:r>
          </w:p>
        </w:tc>
        <w:tc>
          <w:tcPr>
            <w:tcW w:w="1379" w:type="dxa"/>
            <w:tcBorders>
              <w:top w:val="single" w:sz="4" w:space="0" w:color="auto"/>
              <w:left w:val="single" w:sz="4" w:space="0" w:color="auto"/>
              <w:bottom w:val="single" w:sz="4" w:space="0" w:color="auto"/>
              <w:right w:val="single" w:sz="4" w:space="0" w:color="auto"/>
            </w:tcBorders>
            <w:shd w:val="clear" w:color="000000" w:fill="95B3D7"/>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b/>
                <w:bCs/>
                <w:color w:val="FF0000"/>
                <w:lang w:val="fr-FR" w:eastAsia="fr-FR"/>
              </w:rPr>
            </w:pPr>
            <w:r w:rsidRPr="003C2C13">
              <w:rPr>
                <w:rFonts w:eastAsia="Times New Roman" w:cs="Arial"/>
                <w:b/>
                <w:bCs/>
                <w:color w:val="FF0000"/>
                <w:lang w:val="fr-FR" w:eastAsia="fr-FR"/>
              </w:rPr>
              <w:t> </w:t>
            </w:r>
          </w:p>
        </w:tc>
        <w:tc>
          <w:tcPr>
            <w:tcW w:w="3377"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273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137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C2D69B"/>
            <w:vAlign w:val="center"/>
          </w:tcPr>
          <w:p w:rsidR="008D2EFE" w:rsidRPr="00685D78" w:rsidRDefault="008D2EFE" w:rsidP="008D2EFE">
            <w:pPr>
              <w:jc w:val="left"/>
              <w:rPr>
                <w:rFonts w:cs="Arial"/>
                <w:b/>
                <w:bCs/>
                <w:color w:val="C00000"/>
              </w:rPr>
            </w:pPr>
            <w:r w:rsidRPr="00685D78">
              <w:rPr>
                <w:rFonts w:cs="Arial"/>
                <w:b/>
                <w:bCs/>
                <w:color w:val="C00000"/>
              </w:rPr>
              <w:t>public order and safety</w:t>
            </w:r>
          </w:p>
        </w:tc>
        <w:tc>
          <w:tcPr>
            <w:tcW w:w="3377" w:type="dxa"/>
            <w:tcBorders>
              <w:top w:val="nil"/>
              <w:left w:val="nil"/>
              <w:bottom w:val="single" w:sz="4" w:space="0" w:color="auto"/>
              <w:right w:val="nil"/>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GF03</w:t>
            </w:r>
          </w:p>
        </w:tc>
      </w:tr>
      <w:tr w:rsidR="008D2EFE" w:rsidRPr="000B6D0C"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vAlign w:val="center"/>
          </w:tcPr>
          <w:p w:rsidR="008D2EFE" w:rsidRDefault="008D2EFE" w:rsidP="008D2EFE">
            <w:pPr>
              <w:jc w:val="left"/>
              <w:rPr>
                <w:rFonts w:cs="Arial"/>
                <w:color w:val="000000"/>
              </w:rPr>
            </w:pPr>
            <w:r>
              <w:rPr>
                <w:rFonts w:cs="Arial"/>
                <w:color w:val="000000"/>
              </w:rPr>
              <w:t>administration for public order and safety</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police service</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GF0301</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nil"/>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fire-protection service</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GF0302</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Pr="00397BA2" w:rsidRDefault="008D2EFE" w:rsidP="008D2EFE">
            <w:pPr>
              <w:jc w:val="left"/>
            </w:pPr>
            <w:r w:rsidRPr="00397BA2">
              <w:t>fire station</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Pr="00397BA2" w:rsidRDefault="008D2EFE" w:rsidP="008D2EFE">
            <w:pPr>
              <w:jc w:val="left"/>
            </w:pPr>
            <w:r w:rsidRPr="00397BA2">
              <w:t>siren</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Pr="00397BA2" w:rsidRDefault="008D2EFE" w:rsidP="008D2EFE">
            <w:pPr>
              <w:jc w:val="left"/>
            </w:pPr>
            <w:r w:rsidRPr="00397BA2">
              <w:t>hydrant</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Pr="00397BA2" w:rsidRDefault="008D2EFE" w:rsidP="008D2EFE">
            <w:pPr>
              <w:jc w:val="left"/>
            </w:pPr>
            <w:r w:rsidRPr="00397BA2">
              <w:t>anti-fire water provision</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0B6D0C"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Default="008D2EFE" w:rsidP="008D2EFE">
            <w:pPr>
              <w:jc w:val="left"/>
            </w:pPr>
            <w:r w:rsidRPr="00397BA2">
              <w:t>fire detection and observ</w:t>
            </w:r>
            <w:r w:rsidRPr="00397BA2">
              <w:t>a</w:t>
            </w:r>
            <w:r w:rsidRPr="00397BA2">
              <w:t>tion site</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single" w:sz="4" w:space="0" w:color="auto"/>
              <w:left w:val="nil"/>
            </w:tcBorders>
            <w:shd w:val="clear" w:color="000000" w:fill="C2D69B"/>
            <w:vAlign w:val="center"/>
          </w:tcPr>
          <w:p w:rsidR="008D2EFE" w:rsidRDefault="008D2EFE" w:rsidP="008D2EFE">
            <w:pPr>
              <w:jc w:val="left"/>
              <w:rPr>
                <w:rFonts w:cs="Arial"/>
                <w:color w:val="000000"/>
              </w:rPr>
            </w:pPr>
            <w:r>
              <w:rPr>
                <w:rFonts w:cs="Arial"/>
                <w:color w:val="000000"/>
              </w:rPr>
              <w:t>rescue service</w:t>
            </w:r>
          </w:p>
        </w:tc>
        <w:tc>
          <w:tcPr>
            <w:tcW w:w="2739" w:type="dxa"/>
            <w:tcBorders>
              <w:top w:val="single" w:sz="4" w:space="0" w:color="auto"/>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left w:val="nil"/>
              <w:bottom w:val="nil"/>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Default="008D2EFE" w:rsidP="008D2EFE">
            <w:pPr>
              <w:jc w:val="left"/>
              <w:rPr>
                <w:rFonts w:cs="Arial"/>
              </w:rPr>
            </w:pPr>
            <w:r>
              <w:rPr>
                <w:rFonts w:cs="Arial"/>
              </w:rPr>
              <w:t>rescue station</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Default="008D2EFE" w:rsidP="008D2EFE">
            <w:pPr>
              <w:jc w:val="left"/>
              <w:rPr>
                <w:rFonts w:cs="Arial"/>
              </w:rPr>
            </w:pPr>
            <w:r>
              <w:rPr>
                <w:rFonts w:cs="Arial"/>
              </w:rPr>
              <w:t>rescue helicopter landing site</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2739" w:type="dxa"/>
            <w:tcBorders>
              <w:top w:val="single" w:sz="4" w:space="0" w:color="auto"/>
              <w:left w:val="nil"/>
              <w:bottom w:val="single" w:sz="4" w:space="0" w:color="auto"/>
              <w:right w:val="single" w:sz="4" w:space="0" w:color="auto"/>
            </w:tcBorders>
            <w:shd w:val="clear" w:color="000000" w:fill="C2D69B"/>
          </w:tcPr>
          <w:p w:rsidR="008D2EFE" w:rsidRDefault="008D2EFE" w:rsidP="008D2EFE">
            <w:pPr>
              <w:jc w:val="left"/>
              <w:rPr>
                <w:rFonts w:cs="Arial"/>
              </w:rPr>
            </w:pPr>
            <w:r>
              <w:rPr>
                <w:rFonts w:cs="Arial"/>
              </w:rPr>
              <w:t>marine rescue station</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tcPr>
          <w:p w:rsidR="008D2EFE" w:rsidRDefault="008D2EFE" w:rsidP="008D2EFE">
            <w:pPr>
              <w:jc w:val="left"/>
              <w:rPr>
                <w:rFonts w:cs="Arial"/>
              </w:rPr>
            </w:pPr>
            <w:r>
              <w:rPr>
                <w:rFonts w:cs="Arial"/>
              </w:rPr>
              <w:t>civil protection site</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tcPr>
          <w:p w:rsidR="008D2EFE" w:rsidRDefault="008D2EFE" w:rsidP="008D2EFE">
            <w:pPr>
              <w:jc w:val="left"/>
              <w:rPr>
                <w:rFonts w:cs="Arial"/>
              </w:rPr>
            </w:pPr>
            <w:r>
              <w:rPr>
                <w:rFonts w:cs="Arial"/>
              </w:rPr>
              <w:t>emergency call point</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tcPr>
          <w:p w:rsidR="008D2EFE" w:rsidRDefault="008D2EFE" w:rsidP="008D2EFE">
            <w:pPr>
              <w:jc w:val="left"/>
              <w:rPr>
                <w:rFonts w:cs="Arial"/>
              </w:rPr>
            </w:pPr>
            <w:r>
              <w:rPr>
                <w:rFonts w:cs="Arial"/>
              </w:rPr>
              <w:t>standalone First Aid equipment</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single" w:sz="4" w:space="0" w:color="auto"/>
              <w:left w:val="nil"/>
              <w:bottom w:val="nil"/>
            </w:tcBorders>
            <w:shd w:val="clear" w:color="000000" w:fill="C2D69B"/>
            <w:vAlign w:val="center"/>
          </w:tcPr>
          <w:p w:rsidR="008D2EFE" w:rsidRDefault="008D2EFE" w:rsidP="008D2EFE">
            <w:pPr>
              <w:jc w:val="left"/>
              <w:rPr>
                <w:rFonts w:cs="Arial"/>
                <w:color w:val="000000"/>
              </w:rPr>
            </w:pPr>
            <w:r>
              <w:rPr>
                <w:rFonts w:cs="Arial"/>
                <w:color w:val="000000"/>
              </w:rPr>
              <w:t>defence</w:t>
            </w:r>
          </w:p>
        </w:tc>
        <w:tc>
          <w:tcPr>
            <w:tcW w:w="2739" w:type="dxa"/>
            <w:tcBorders>
              <w:top w:val="single" w:sz="4" w:space="0" w:color="auto"/>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barrack</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single" w:sz="4" w:space="0" w:color="auto"/>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camp</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single" w:sz="4" w:space="0" w:color="auto"/>
              <w:left w:val="nil"/>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3377"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273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137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95B3D7"/>
            <w:vAlign w:val="center"/>
          </w:tcPr>
          <w:p w:rsidR="008D2EFE" w:rsidRPr="00685D78" w:rsidRDefault="008D2EFE" w:rsidP="008D2EFE">
            <w:pPr>
              <w:jc w:val="left"/>
              <w:rPr>
                <w:rFonts w:cs="Arial"/>
                <w:b/>
                <w:bCs/>
                <w:color w:val="C00000"/>
              </w:rPr>
            </w:pPr>
            <w:r w:rsidRPr="00685D78">
              <w:rPr>
                <w:rFonts w:cs="Arial"/>
                <w:b/>
                <w:bCs/>
                <w:color w:val="C00000"/>
              </w:rPr>
              <w:t>environmental protection</w:t>
            </w:r>
          </w:p>
        </w:tc>
        <w:tc>
          <w:tcPr>
            <w:tcW w:w="3377" w:type="dxa"/>
            <w:tcBorders>
              <w:top w:val="nil"/>
              <w:left w:val="nil"/>
              <w:bottom w:val="single" w:sz="4" w:space="0" w:color="auto"/>
              <w:right w:val="nil"/>
            </w:tcBorders>
            <w:shd w:val="clear" w:color="000000" w:fill="95B3D7"/>
            <w:vAlign w:val="center"/>
          </w:tcPr>
          <w:p w:rsidR="008D2EFE" w:rsidRPr="00685D78" w:rsidRDefault="008D2EFE" w:rsidP="008D2EFE">
            <w:pPr>
              <w:jc w:val="left"/>
              <w:rPr>
                <w:rFonts w:cs="Arial"/>
              </w:rPr>
            </w:pPr>
            <w:r w:rsidRPr="00685D78">
              <w:rPr>
                <w:rFonts w:cs="Arial"/>
              </w:rPr>
              <w:t> </w:t>
            </w:r>
          </w:p>
        </w:tc>
        <w:tc>
          <w:tcPr>
            <w:tcW w:w="2739" w:type="dxa"/>
            <w:tcBorders>
              <w:top w:val="nil"/>
              <w:left w:val="nil"/>
              <w:bottom w:val="single" w:sz="4" w:space="0" w:color="auto"/>
              <w:right w:val="single" w:sz="4" w:space="0" w:color="auto"/>
            </w:tcBorders>
            <w:shd w:val="clear" w:color="000000" w:fill="95B3D7"/>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95B3D7"/>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r w:rsidRPr="003C2C13">
              <w:rPr>
                <w:rFonts w:eastAsia="Times New Roman" w:cs="Arial"/>
                <w:color w:val="000000"/>
                <w:lang w:val="fr-FR" w:eastAsia="fr-FR"/>
              </w:rPr>
              <w:t>GF05</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95B3D7"/>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95B3D7"/>
          </w:tcPr>
          <w:p w:rsidR="008D2EFE" w:rsidRDefault="008D2EFE" w:rsidP="008D2EFE">
            <w:pPr>
              <w:jc w:val="left"/>
              <w:rPr>
                <w:rFonts w:cs="Arial"/>
              </w:rPr>
            </w:pPr>
            <w:r>
              <w:rPr>
                <w:rFonts w:cs="Arial"/>
              </w:rPr>
              <w:t>administration for environmental protection</w:t>
            </w:r>
          </w:p>
        </w:tc>
        <w:tc>
          <w:tcPr>
            <w:tcW w:w="2739" w:type="dxa"/>
            <w:tcBorders>
              <w:top w:val="nil"/>
              <w:left w:val="nil"/>
              <w:bottom w:val="single" w:sz="4" w:space="0" w:color="auto"/>
              <w:right w:val="single" w:sz="4" w:space="0" w:color="auto"/>
            </w:tcBorders>
            <w:shd w:val="clear" w:color="000000" w:fill="95B3D7"/>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95B3D7"/>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nil"/>
              <w:left w:val="single" w:sz="4" w:space="0" w:color="auto"/>
              <w:bottom w:val="single" w:sz="4" w:space="0" w:color="auto"/>
              <w:right w:val="single" w:sz="4" w:space="0" w:color="auto"/>
            </w:tcBorders>
            <w:shd w:val="clear" w:color="000000" w:fill="95B3D7"/>
            <w:vAlign w:val="center"/>
          </w:tcPr>
          <w:p w:rsidR="008D2EFE" w:rsidRPr="00685D78" w:rsidRDefault="008D2EFE" w:rsidP="008D2EFE">
            <w:pPr>
              <w:jc w:val="left"/>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95B3D7"/>
          </w:tcPr>
          <w:p w:rsidR="008D2EFE" w:rsidRDefault="008D2EFE" w:rsidP="008D2EFE">
            <w:pPr>
              <w:jc w:val="left"/>
              <w:rPr>
                <w:rFonts w:cs="Arial"/>
              </w:rPr>
            </w:pPr>
            <w:r>
              <w:rPr>
                <w:rFonts w:cs="Arial"/>
              </w:rPr>
              <w:t>environmental education centre</w:t>
            </w:r>
          </w:p>
        </w:tc>
        <w:tc>
          <w:tcPr>
            <w:tcW w:w="2739" w:type="dxa"/>
            <w:tcBorders>
              <w:top w:val="single" w:sz="4" w:space="0" w:color="auto"/>
              <w:bottom w:val="single" w:sz="4" w:space="0" w:color="auto"/>
              <w:right w:val="single" w:sz="4" w:space="0" w:color="auto"/>
            </w:tcBorders>
            <w:shd w:val="clear" w:color="000000" w:fill="95B3D7"/>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95B3D7"/>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single" w:sz="4" w:space="0" w:color="auto"/>
              <w:left w:val="nil"/>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3377"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273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1379" w:type="dxa"/>
            <w:tcBorders>
              <w:top w:val="single" w:sz="4" w:space="0" w:color="auto"/>
              <w:bottom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single" w:sz="4" w:space="0" w:color="auto"/>
              <w:left w:val="single" w:sz="4" w:space="0" w:color="auto"/>
              <w:bottom w:val="nil"/>
              <w:right w:val="nil"/>
            </w:tcBorders>
            <w:shd w:val="clear" w:color="000000" w:fill="C2D69B"/>
            <w:vAlign w:val="center"/>
          </w:tcPr>
          <w:p w:rsidR="008D2EFE" w:rsidRPr="00685D78" w:rsidRDefault="008D2EFE" w:rsidP="008D2EFE">
            <w:pPr>
              <w:jc w:val="left"/>
              <w:rPr>
                <w:rFonts w:cs="Arial"/>
                <w:b/>
                <w:bCs/>
                <w:color w:val="C00000"/>
              </w:rPr>
            </w:pPr>
            <w:r w:rsidRPr="00685D78">
              <w:rPr>
                <w:rFonts w:cs="Arial"/>
                <w:b/>
                <w:bCs/>
                <w:color w:val="C00000"/>
              </w:rPr>
              <w:t>health</w:t>
            </w:r>
          </w:p>
        </w:tc>
        <w:tc>
          <w:tcPr>
            <w:tcW w:w="3377" w:type="dxa"/>
            <w:tcBorders>
              <w:top w:val="single" w:sz="4" w:space="0" w:color="auto"/>
              <w:left w:val="nil"/>
              <w:bottom w:val="single" w:sz="4" w:space="0" w:color="auto"/>
              <w:right w:val="nil"/>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2739" w:type="dxa"/>
            <w:tcBorders>
              <w:top w:val="single" w:sz="4" w:space="0" w:color="auto"/>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vAlign w:val="center"/>
          </w:tcPr>
          <w:p w:rsidR="008D2EFE" w:rsidRDefault="008D2EFE" w:rsidP="008D2EFE">
            <w:pPr>
              <w:jc w:val="left"/>
              <w:rPr>
                <w:rFonts w:cs="Arial"/>
                <w:color w:val="000000"/>
              </w:rPr>
            </w:pPr>
            <w:r>
              <w:rPr>
                <w:rFonts w:cs="Arial"/>
                <w:color w:val="000000"/>
              </w:rPr>
              <w:t>administration for health</w:t>
            </w:r>
          </w:p>
        </w:tc>
        <w:tc>
          <w:tcPr>
            <w:tcW w:w="2739" w:type="dxa"/>
            <w:tcBorders>
              <w:top w:val="nil"/>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4C19D1"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medical products, appliances and equipment</w:t>
            </w:r>
          </w:p>
        </w:tc>
        <w:tc>
          <w:tcPr>
            <w:tcW w:w="2739"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GF0701</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single" w:sz="4" w:space="0" w:color="auto"/>
              <w:left w:val="nil"/>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outpatient service</w:t>
            </w:r>
          </w:p>
        </w:tc>
        <w:tc>
          <w:tcPr>
            <w:tcW w:w="2739" w:type="dxa"/>
            <w:tcBorders>
              <w:top w:val="single" w:sz="4" w:space="0" w:color="auto"/>
              <w:bottom w:val="single" w:sz="4" w:space="0" w:color="auto"/>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GF0702</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left w:val="nil"/>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general medical service</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GF070201</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 xml:space="preserve">specialized medical services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GF070202</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paramedical service</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GF070204</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nil"/>
              <w:bottom w:val="nil"/>
              <w:right w:val="nil"/>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hospital service</w:t>
            </w:r>
          </w:p>
        </w:tc>
        <w:tc>
          <w:tcPr>
            <w:tcW w:w="2739"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GF0703</w:t>
            </w: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general hospital</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single" w:sz="4" w:space="0" w:color="auto"/>
              <w:bottom w:val="nil"/>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single" w:sz="4" w:space="0" w:color="auto"/>
              <w:left w:val="nil"/>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specialized hospital</w:t>
            </w:r>
          </w:p>
        </w:tc>
        <w:tc>
          <w:tcPr>
            <w:tcW w:w="1379" w:type="dxa"/>
            <w:tcBorders>
              <w:top w:val="single" w:sz="4" w:space="0" w:color="auto"/>
              <w:left w:val="nil"/>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4C19D1" w:rsidTr="008D2EFE">
        <w:trPr>
          <w:cantSplit/>
          <w:trHeight w:val="20"/>
          <w:jc w:val="center"/>
        </w:trPr>
        <w:tc>
          <w:tcPr>
            <w:tcW w:w="1629" w:type="dxa"/>
            <w:tcBorders>
              <w:top w:val="nil"/>
              <w:left w:val="single" w:sz="4" w:space="0" w:color="auto"/>
              <w:bottom w:val="nil"/>
              <w:right w:val="nil"/>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nil"/>
              <w:left w:val="single" w:sz="4" w:space="0" w:color="auto"/>
              <w:bottom w:val="single" w:sz="4" w:space="0" w:color="auto"/>
              <w:right w:val="single" w:sz="4" w:space="0" w:color="auto"/>
            </w:tcBorders>
            <w:shd w:val="clear" w:color="000000" w:fill="C2D69B"/>
            <w:vAlign w:val="center"/>
          </w:tcPr>
          <w:p w:rsidR="008D2EFE" w:rsidRPr="00685D78" w:rsidRDefault="008D2EFE" w:rsidP="008D2EFE">
            <w:pPr>
              <w:jc w:val="left"/>
              <w:rPr>
                <w:rFonts w:cs="Arial"/>
              </w:rPr>
            </w:pPr>
            <w:r w:rsidRPr="00685D78">
              <w:rPr>
                <w:rFonts w:cs="Arial"/>
              </w:rPr>
              <w:t> </w:t>
            </w:r>
          </w:p>
        </w:tc>
        <w:tc>
          <w:tcPr>
            <w:tcW w:w="2739" w:type="dxa"/>
            <w:tcBorders>
              <w:top w:val="nil"/>
              <w:left w:val="nil"/>
              <w:bottom w:val="single" w:sz="4" w:space="0" w:color="auto"/>
              <w:right w:val="single" w:sz="4" w:space="0" w:color="auto"/>
            </w:tcBorders>
            <w:shd w:val="clear" w:color="000000" w:fill="C2D69B"/>
            <w:vAlign w:val="center"/>
          </w:tcPr>
          <w:p w:rsidR="008D2EFE" w:rsidRPr="00685D78" w:rsidRDefault="008D2EFE" w:rsidP="008D2EFE">
            <w:pPr>
              <w:jc w:val="left"/>
              <w:rPr>
                <w:rFonts w:cs="Arial"/>
                <w:color w:val="C00000"/>
              </w:rPr>
            </w:pPr>
            <w:r w:rsidRPr="00685D78">
              <w:rPr>
                <w:rFonts w:cs="Arial"/>
                <w:color w:val="C00000"/>
              </w:rPr>
              <w:t>nursing and convalescent home service</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r>
              <w:rPr>
                <w:rFonts w:cs="Arial"/>
                <w:color w:val="000000"/>
              </w:rPr>
              <w:t>GF070304</w:t>
            </w:r>
          </w:p>
        </w:tc>
      </w:tr>
      <w:tr w:rsidR="008D2EFE" w:rsidRPr="003C2C13" w:rsidTr="008D2EFE">
        <w:trPr>
          <w:cantSplit/>
          <w:trHeight w:val="20"/>
          <w:jc w:val="center"/>
        </w:trPr>
        <w:tc>
          <w:tcPr>
            <w:tcW w:w="1629" w:type="dxa"/>
            <w:tcBorders>
              <w:top w:val="nil"/>
              <w:left w:val="single" w:sz="4" w:space="0" w:color="auto"/>
              <w:bottom w:val="single" w:sz="4" w:space="0" w:color="auto"/>
              <w:right w:val="nil"/>
            </w:tcBorders>
            <w:shd w:val="clear" w:color="000000" w:fill="C2D69B"/>
            <w:vAlign w:val="center"/>
          </w:tcPr>
          <w:p w:rsidR="008D2EFE" w:rsidRPr="00685D78" w:rsidRDefault="008D2EFE" w:rsidP="008D2EFE">
            <w:pPr>
              <w:jc w:val="left"/>
              <w:rPr>
                <w:rFonts w:cs="Arial"/>
                <w:b/>
                <w:bCs/>
              </w:rPr>
            </w:pPr>
            <w:r w:rsidRPr="00685D78">
              <w:rPr>
                <w:rFonts w:cs="Arial"/>
                <w:b/>
                <w:bCs/>
              </w:rPr>
              <w:t> </w:t>
            </w:r>
          </w:p>
        </w:tc>
        <w:tc>
          <w:tcPr>
            <w:tcW w:w="3377" w:type="dxa"/>
            <w:tcBorders>
              <w:top w:val="single" w:sz="4" w:space="0" w:color="auto"/>
              <w:left w:val="single" w:sz="4" w:space="0" w:color="auto"/>
              <w:bottom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medical and diagnostic laboratory</w:t>
            </w:r>
          </w:p>
        </w:tc>
        <w:tc>
          <w:tcPr>
            <w:tcW w:w="2739" w:type="dxa"/>
            <w:tcBorders>
              <w:top w:val="single" w:sz="4" w:space="0" w:color="auto"/>
              <w:bottom w:val="single" w:sz="4" w:space="0" w:color="auto"/>
              <w:right w:val="single" w:sz="4" w:space="0" w:color="auto"/>
            </w:tcBorders>
            <w:shd w:val="clear" w:color="000000" w:fill="C2D69B"/>
            <w:vAlign w:val="center"/>
          </w:tcPr>
          <w:p w:rsidR="008D2EFE" w:rsidRDefault="008D2EFE" w:rsidP="008D2EFE">
            <w:pPr>
              <w:jc w:val="left"/>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B"/>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single" w:sz="4" w:space="0" w:color="auto"/>
              <w:left w:val="nil"/>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3377" w:type="dxa"/>
            <w:tcBorders>
              <w:top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2739" w:type="dxa"/>
            <w:tcBorders>
              <w:top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r w:rsidRPr="003C2C13">
              <w:rPr>
                <w:rFonts w:eastAsia="Times New Roman" w:cs="Arial"/>
                <w:color w:val="000000"/>
                <w:lang w:val="fr-FR" w:eastAsia="fr-FR"/>
              </w:rPr>
              <w:t> </w:t>
            </w:r>
          </w:p>
        </w:tc>
        <w:tc>
          <w:tcPr>
            <w:tcW w:w="1379" w:type="dxa"/>
            <w:tcBorders>
              <w:top w:val="single" w:sz="4" w:space="0" w:color="auto"/>
            </w:tcBorders>
            <w:shd w:val="clear" w:color="auto"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left w:val="single" w:sz="4" w:space="0" w:color="auto"/>
              <w:bottom w:val="nil"/>
              <w:right w:val="nil"/>
            </w:tcBorders>
            <w:shd w:val="clear" w:color="000000" w:fill="C2D69A"/>
          </w:tcPr>
          <w:p w:rsidR="008D2EFE" w:rsidRPr="00685D78" w:rsidRDefault="008D2EFE" w:rsidP="008D2EFE">
            <w:pPr>
              <w:rPr>
                <w:rFonts w:cs="Arial"/>
                <w:b/>
                <w:bCs/>
                <w:color w:val="C00000"/>
              </w:rPr>
            </w:pPr>
            <w:r w:rsidRPr="00685D78">
              <w:rPr>
                <w:rFonts w:cs="Arial"/>
                <w:b/>
                <w:bCs/>
                <w:color w:val="C00000"/>
              </w:rPr>
              <w:t>education</w:t>
            </w:r>
          </w:p>
        </w:tc>
        <w:tc>
          <w:tcPr>
            <w:tcW w:w="3377" w:type="dxa"/>
            <w:tcBorders>
              <w:left w:val="nil"/>
              <w:bottom w:val="single" w:sz="4" w:space="0" w:color="auto"/>
              <w:right w:val="nil"/>
            </w:tcBorders>
            <w:shd w:val="clear" w:color="000000" w:fill="C2D69A"/>
          </w:tcPr>
          <w:p w:rsidR="008D2EFE" w:rsidRPr="00685D78" w:rsidRDefault="008D2EFE" w:rsidP="008D2EFE">
            <w:pPr>
              <w:rPr>
                <w:rFonts w:cs="Arial"/>
              </w:rPr>
            </w:pPr>
            <w:r w:rsidRPr="00685D78">
              <w:rPr>
                <w:rFonts w:cs="Arial"/>
              </w:rPr>
              <w:t> </w:t>
            </w:r>
          </w:p>
        </w:tc>
        <w:tc>
          <w:tcPr>
            <w:tcW w:w="2739" w:type="dxa"/>
            <w:tcBorders>
              <w:left w:val="nil"/>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r>
              <w:rPr>
                <w:rFonts w:cs="Arial"/>
                <w:color w:val="000000"/>
              </w:rPr>
              <w:t>GF09</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nil"/>
              <w:left w:val="nil"/>
              <w:bottom w:val="single" w:sz="4" w:space="0" w:color="auto"/>
              <w:right w:val="nil"/>
            </w:tcBorders>
            <w:shd w:val="clear" w:color="000000" w:fill="C2D69A"/>
          </w:tcPr>
          <w:p w:rsidR="008D2EFE" w:rsidRDefault="008D2EFE" w:rsidP="008D2EFE">
            <w:pPr>
              <w:jc w:val="left"/>
              <w:rPr>
                <w:rFonts w:cs="Arial"/>
                <w:color w:val="000000"/>
              </w:rPr>
            </w:pPr>
            <w:r>
              <w:rPr>
                <w:rFonts w:cs="Arial"/>
                <w:color w:val="000000"/>
              </w:rPr>
              <w:t>administration for education</w:t>
            </w:r>
          </w:p>
        </w:tc>
        <w:tc>
          <w:tcPr>
            <w:tcW w:w="2739" w:type="dxa"/>
            <w:tcBorders>
              <w:top w:val="nil"/>
              <w:left w:val="nil"/>
              <w:bottom w:val="single" w:sz="4" w:space="0" w:color="auto"/>
              <w:right w:val="single" w:sz="4" w:space="0" w:color="auto"/>
            </w:tcBorders>
            <w:shd w:val="clear" w:color="000000" w:fill="C2D69A"/>
          </w:tcPr>
          <w:p w:rsidR="008D2EFE" w:rsidRDefault="008D2EFE" w:rsidP="008D2EFE">
            <w:pPr>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p>
        </w:tc>
        <w:tc>
          <w:tcPr>
            <w:tcW w:w="3377" w:type="dxa"/>
            <w:tcBorders>
              <w:top w:val="single" w:sz="4" w:space="0" w:color="auto"/>
              <w:left w:val="nil"/>
              <w:bottom w:val="single" w:sz="4" w:space="0" w:color="auto"/>
              <w:right w:val="nil"/>
            </w:tcBorders>
            <w:shd w:val="clear" w:color="000000" w:fill="C2D69A"/>
          </w:tcPr>
          <w:p w:rsidR="008D2EFE" w:rsidRPr="00685D78" w:rsidRDefault="008D2EFE" w:rsidP="008D2EFE">
            <w:pPr>
              <w:jc w:val="left"/>
              <w:rPr>
                <w:rFonts w:cs="Arial"/>
                <w:color w:val="C00000"/>
              </w:rPr>
            </w:pPr>
            <w:r w:rsidRPr="00ED5848">
              <w:rPr>
                <w:rFonts w:eastAsia="Times New Roman" w:cs="Arial"/>
                <w:color w:val="000000"/>
                <w:lang w:val="fr-FR" w:eastAsia="fr-FR"/>
              </w:rPr>
              <w:t>early childhood education</w:t>
            </w:r>
          </w:p>
        </w:tc>
        <w:tc>
          <w:tcPr>
            <w:tcW w:w="2739" w:type="dxa"/>
            <w:tcBorders>
              <w:top w:val="single" w:sz="4" w:space="0" w:color="auto"/>
              <w:left w:val="nil"/>
              <w:bottom w:val="single" w:sz="4" w:space="0" w:color="auto"/>
              <w:right w:val="single" w:sz="4" w:space="0" w:color="auto"/>
            </w:tcBorders>
            <w:shd w:val="clear" w:color="000000" w:fill="C2D69A"/>
          </w:tcPr>
          <w:p w:rsidR="008D2EFE" w:rsidRPr="00685D78" w:rsidRDefault="008D2EFE" w:rsidP="008D2EFE">
            <w:pPr>
              <w:rPr>
                <w:rFonts w:cs="Arial"/>
              </w:rPr>
            </w:pP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right w:val="nil"/>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primary education</w:t>
            </w:r>
          </w:p>
        </w:tc>
        <w:tc>
          <w:tcPr>
            <w:tcW w:w="2739" w:type="dxa"/>
            <w:tcBorders>
              <w:top w:val="single" w:sz="4" w:space="0" w:color="auto"/>
              <w:left w:val="nil"/>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lower secondary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upper secondary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685D78" w:rsidRDefault="008D2EFE" w:rsidP="008D2EFE">
            <w:pPr>
              <w:jc w:val="left"/>
              <w:rPr>
                <w:rFonts w:cs="Arial"/>
                <w:color w:val="C00000"/>
              </w:rPr>
            </w:pPr>
            <w:r w:rsidRPr="00685D78">
              <w:rPr>
                <w:rFonts w:cs="Arial"/>
                <w:color w:val="C00000"/>
              </w:rPr>
              <w:t>post-secondary non-tertiary educ</w:t>
            </w:r>
            <w:r w:rsidRPr="00685D78">
              <w:rPr>
                <w:rFonts w:cs="Arial"/>
                <w:color w:val="C00000"/>
              </w:rPr>
              <w:t>a</w:t>
            </w:r>
            <w:r w:rsidRPr="00685D78">
              <w:rPr>
                <w:rFonts w:cs="Arial"/>
                <w:color w:val="C00000"/>
              </w:rPr>
              <w:t>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r>
              <w:rPr>
                <w:rFonts w:cs="Arial"/>
                <w:color w:val="000000"/>
              </w:rPr>
              <w:t>GF0903</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short-cycle tertiary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bachelor or equ</w:t>
            </w:r>
            <w:r w:rsidRPr="00ED5848">
              <w:rPr>
                <w:rFonts w:eastAsia="Times New Roman" w:cs="Arial"/>
                <w:color w:val="000000"/>
                <w:lang w:val="fr-FR" w:eastAsia="fr-FR"/>
              </w:rPr>
              <w:t>i</w:t>
            </w:r>
            <w:r w:rsidRPr="00ED5848">
              <w:rPr>
                <w:rFonts w:eastAsia="Times New Roman" w:cs="Arial"/>
                <w:color w:val="000000"/>
                <w:lang w:val="fr-FR" w:eastAsia="fr-FR"/>
              </w:rPr>
              <w:t>valent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master or equiv</w:t>
            </w:r>
            <w:r w:rsidRPr="00ED5848">
              <w:rPr>
                <w:rFonts w:eastAsia="Times New Roman" w:cs="Arial"/>
                <w:color w:val="000000"/>
                <w:lang w:val="fr-FR" w:eastAsia="fr-FR"/>
              </w:rPr>
              <w:t>a</w:t>
            </w:r>
            <w:r w:rsidRPr="00ED5848">
              <w:rPr>
                <w:rFonts w:eastAsia="Times New Roman" w:cs="Arial"/>
                <w:color w:val="000000"/>
                <w:lang w:val="fr-FR" w:eastAsia="fr-FR"/>
              </w:rPr>
              <w:t>lent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doctoral or equiv</w:t>
            </w:r>
            <w:r w:rsidRPr="00ED5848">
              <w:rPr>
                <w:rFonts w:eastAsia="Times New Roman" w:cs="Arial"/>
                <w:color w:val="000000"/>
                <w:lang w:val="fr-FR" w:eastAsia="fr-FR"/>
              </w:rPr>
              <w:t>a</w:t>
            </w:r>
            <w:r w:rsidRPr="00ED5848">
              <w:rPr>
                <w:rFonts w:eastAsia="Times New Roman" w:cs="Arial"/>
                <w:color w:val="000000"/>
                <w:lang w:val="fr-FR" w:eastAsia="fr-FR"/>
              </w:rPr>
              <w:t>lent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ED5848" w:rsidRDefault="008D2EFE" w:rsidP="008D2EFE">
            <w:pPr>
              <w:tabs>
                <w:tab w:val="clear" w:pos="284"/>
                <w:tab w:val="clear" w:pos="567"/>
                <w:tab w:val="clear" w:pos="851"/>
                <w:tab w:val="clear" w:pos="1134"/>
              </w:tabs>
              <w:jc w:val="left"/>
              <w:rPr>
                <w:rFonts w:eastAsia="Times New Roman" w:cs="Arial"/>
                <w:color w:val="000000"/>
                <w:lang w:val="fr-FR" w:eastAsia="fr-FR"/>
              </w:rPr>
            </w:pPr>
            <w:r w:rsidRPr="00ED5848">
              <w:rPr>
                <w:rFonts w:eastAsia="Times New Roman" w:cs="Arial"/>
                <w:color w:val="000000"/>
                <w:lang w:val="fr-FR" w:eastAsia="fr-FR"/>
              </w:rPr>
              <w:t>education not e</w:t>
            </w:r>
            <w:r w:rsidRPr="00ED5848">
              <w:rPr>
                <w:rFonts w:eastAsia="Times New Roman" w:cs="Arial"/>
                <w:color w:val="000000"/>
                <w:lang w:val="fr-FR" w:eastAsia="fr-FR"/>
              </w:rPr>
              <w:t>l</w:t>
            </w:r>
            <w:r w:rsidRPr="00ED5848">
              <w:rPr>
                <w:rFonts w:eastAsia="Times New Roman" w:cs="Arial"/>
                <w:color w:val="000000"/>
                <w:lang w:val="fr-FR" w:eastAsia="fr-FR"/>
              </w:rPr>
              <w:t>sewhere classified</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single" w:sz="4" w:space="0" w:color="auto"/>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Pr="00685D78" w:rsidRDefault="008D2EFE" w:rsidP="008D2EFE">
            <w:pPr>
              <w:jc w:val="left"/>
              <w:rPr>
                <w:rFonts w:cs="Arial"/>
                <w:color w:val="C00000"/>
              </w:rPr>
            </w:pPr>
            <w:r w:rsidRPr="00685D78">
              <w:rPr>
                <w:rFonts w:cs="Arial"/>
                <w:color w:val="C00000"/>
              </w:rPr>
              <w:t>subsidiary services to education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rPr>
            </w:pPr>
            <w:r w:rsidRPr="00685D78">
              <w:rPr>
                <w:rFonts w:cs="Arial"/>
              </w:rPr>
              <w:t> </w:t>
            </w:r>
          </w:p>
        </w:tc>
        <w:tc>
          <w:tcPr>
            <w:tcW w:w="1379" w:type="dxa"/>
            <w:tcBorders>
              <w:top w:val="single" w:sz="4" w:space="0" w:color="auto"/>
              <w:left w:val="nil"/>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r>
              <w:rPr>
                <w:rFonts w:cs="Arial"/>
                <w:color w:val="000000"/>
              </w:rPr>
              <w:t>GF0906</w:t>
            </w:r>
          </w:p>
        </w:tc>
      </w:tr>
      <w:tr w:rsidR="008D2EFE" w:rsidRPr="003C2C13" w:rsidTr="008D2EFE">
        <w:trPr>
          <w:cantSplit/>
          <w:trHeight w:val="20"/>
          <w:jc w:val="center"/>
        </w:trPr>
        <w:tc>
          <w:tcPr>
            <w:tcW w:w="1629" w:type="dxa"/>
            <w:tcBorders>
              <w:top w:val="single" w:sz="4" w:space="0" w:color="auto"/>
              <w:bottom w:val="single" w:sz="4" w:space="0" w:color="auto"/>
            </w:tcBorders>
            <w:shd w:val="clear" w:color="000000" w:fill="auto"/>
            <w:vAlign w:val="center"/>
          </w:tcPr>
          <w:p w:rsidR="008D2EFE" w:rsidRPr="003C2C13" w:rsidRDefault="008D2EFE" w:rsidP="008D2EFE">
            <w:pPr>
              <w:tabs>
                <w:tab w:val="clear" w:pos="284"/>
                <w:tab w:val="clear" w:pos="567"/>
                <w:tab w:val="clear" w:pos="851"/>
                <w:tab w:val="clear" w:pos="1134"/>
              </w:tabs>
              <w:jc w:val="left"/>
              <w:rPr>
                <w:rFonts w:eastAsia="Times New Roman" w:cs="Arial"/>
                <w:b/>
                <w:bCs/>
                <w:color w:val="C80000"/>
                <w:lang w:val="fr-FR" w:eastAsia="fr-FR"/>
              </w:rPr>
            </w:pPr>
          </w:p>
        </w:tc>
        <w:tc>
          <w:tcPr>
            <w:tcW w:w="3377" w:type="dxa"/>
            <w:tcBorders>
              <w:top w:val="single" w:sz="4" w:space="0" w:color="auto"/>
              <w:bottom w:val="single" w:sz="4" w:space="0" w:color="auto"/>
            </w:tcBorders>
            <w:shd w:val="clear" w:color="000000"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C80000"/>
                <w:lang w:val="fr-FR" w:eastAsia="fr-FR"/>
              </w:rPr>
            </w:pPr>
          </w:p>
        </w:tc>
        <w:tc>
          <w:tcPr>
            <w:tcW w:w="2739" w:type="dxa"/>
            <w:tcBorders>
              <w:top w:val="single" w:sz="4" w:space="0" w:color="auto"/>
              <w:bottom w:val="single" w:sz="4" w:space="0" w:color="auto"/>
            </w:tcBorders>
            <w:shd w:val="clear" w:color="000000" w:fill="auto"/>
            <w:vAlign w:val="center"/>
          </w:tcPr>
          <w:p w:rsidR="008D2EFE" w:rsidRPr="003C2C13" w:rsidRDefault="008D2EFE" w:rsidP="008D2EFE">
            <w:pPr>
              <w:tabs>
                <w:tab w:val="clear" w:pos="284"/>
                <w:tab w:val="clear" w:pos="567"/>
                <w:tab w:val="clear" w:pos="851"/>
                <w:tab w:val="clear" w:pos="1134"/>
              </w:tabs>
              <w:jc w:val="left"/>
              <w:rPr>
                <w:rFonts w:eastAsia="Times New Roman" w:cs="Arial"/>
                <w:color w:val="000000"/>
                <w:lang w:val="fr-FR" w:eastAsia="fr-FR"/>
              </w:rPr>
            </w:pPr>
          </w:p>
        </w:tc>
        <w:tc>
          <w:tcPr>
            <w:tcW w:w="1379" w:type="dxa"/>
            <w:tcBorders>
              <w:top w:val="single" w:sz="4" w:space="0" w:color="auto"/>
              <w:bottom w:val="single" w:sz="4" w:space="0" w:color="auto"/>
            </w:tcBorders>
            <w:shd w:val="clear" w:color="000000" w:fill="auto"/>
            <w:vAlign w:val="center"/>
          </w:tcPr>
          <w:p w:rsidR="008D2EFE" w:rsidRPr="003C2C13" w:rsidRDefault="008D2EFE" w:rsidP="008D2EFE">
            <w:pPr>
              <w:tabs>
                <w:tab w:val="clear" w:pos="284"/>
                <w:tab w:val="clear" w:pos="567"/>
                <w:tab w:val="clear" w:pos="851"/>
                <w:tab w:val="clear" w:pos="1134"/>
              </w:tabs>
              <w:jc w:val="center"/>
              <w:rPr>
                <w:rFonts w:eastAsia="Times New Roman" w:cs="Arial"/>
                <w:color w:val="000000"/>
                <w:lang w:val="fr-FR" w:eastAsia="fr-FR"/>
              </w:rPr>
            </w:pPr>
          </w:p>
        </w:tc>
      </w:tr>
      <w:tr w:rsidR="008D2EFE" w:rsidRPr="003C2C13" w:rsidTr="008D2EFE">
        <w:trPr>
          <w:cantSplit/>
          <w:trHeight w:val="20"/>
          <w:jc w:val="center"/>
        </w:trPr>
        <w:tc>
          <w:tcPr>
            <w:tcW w:w="1629" w:type="dxa"/>
            <w:tcBorders>
              <w:top w:val="single" w:sz="4" w:space="0" w:color="auto"/>
              <w:left w:val="single" w:sz="4" w:space="0" w:color="auto"/>
              <w:bottom w:val="nil"/>
              <w:right w:val="nil"/>
            </w:tcBorders>
            <w:shd w:val="clear" w:color="000000" w:fill="C2D69A"/>
          </w:tcPr>
          <w:p w:rsidR="008D2EFE" w:rsidRPr="00685D78" w:rsidRDefault="008D2EFE" w:rsidP="008D2EFE">
            <w:pPr>
              <w:rPr>
                <w:rFonts w:cs="Arial"/>
                <w:b/>
                <w:bCs/>
                <w:color w:val="C00000"/>
              </w:rPr>
            </w:pPr>
            <w:r w:rsidRPr="00685D78">
              <w:rPr>
                <w:rFonts w:cs="Arial"/>
                <w:b/>
                <w:bCs/>
                <w:color w:val="C00000"/>
              </w:rPr>
              <w:t xml:space="preserve">social </w:t>
            </w:r>
            <w:r>
              <w:rPr>
                <w:rFonts w:cs="Arial"/>
                <w:b/>
                <w:bCs/>
                <w:color w:val="C00000"/>
              </w:rPr>
              <w:t>service</w:t>
            </w:r>
          </w:p>
        </w:tc>
        <w:tc>
          <w:tcPr>
            <w:tcW w:w="3377" w:type="dxa"/>
            <w:tcBorders>
              <w:top w:val="single" w:sz="4" w:space="0" w:color="auto"/>
              <w:left w:val="nil"/>
              <w:bottom w:val="single" w:sz="4" w:space="0" w:color="auto"/>
              <w:right w:val="nil"/>
            </w:tcBorders>
            <w:shd w:val="clear" w:color="000000" w:fill="C2D69A"/>
          </w:tcPr>
          <w:p w:rsidR="008D2EFE" w:rsidRDefault="008D2EFE" w:rsidP="008D2EFE">
            <w:pPr>
              <w:rPr>
                <w:rFonts w:cs="Arial"/>
                <w:color w:val="000000"/>
              </w:rPr>
            </w:pPr>
            <w:r>
              <w:rPr>
                <w:rFonts w:cs="Arial"/>
                <w:color w:val="000000"/>
              </w:rPr>
              <w:t> </w:t>
            </w:r>
          </w:p>
        </w:tc>
        <w:tc>
          <w:tcPr>
            <w:tcW w:w="2739" w:type="dxa"/>
            <w:tcBorders>
              <w:top w:val="single" w:sz="4" w:space="0" w:color="auto"/>
              <w:left w:val="nil"/>
              <w:bottom w:val="single" w:sz="4" w:space="0" w:color="auto"/>
              <w:right w:val="single" w:sz="4" w:space="0" w:color="auto"/>
            </w:tcBorders>
            <w:shd w:val="clear" w:color="000000" w:fill="C2D69A"/>
          </w:tcPr>
          <w:p w:rsidR="008D2EFE" w:rsidRDefault="008D2EFE" w:rsidP="008D2EFE">
            <w:pPr>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r>
              <w:rPr>
                <w:rFonts w:cs="Arial"/>
                <w:color w:val="000000"/>
              </w:rPr>
              <w:t>GF10</w:t>
            </w:r>
          </w:p>
        </w:tc>
      </w:tr>
      <w:tr w:rsidR="008D2EFE" w:rsidRPr="003C2C13"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right w:val="nil"/>
            </w:tcBorders>
            <w:shd w:val="clear" w:color="000000" w:fill="C2D69A"/>
          </w:tcPr>
          <w:p w:rsidR="008D2EFE" w:rsidRDefault="008D2EFE" w:rsidP="008D2EFE">
            <w:pPr>
              <w:rPr>
                <w:rFonts w:cs="Arial"/>
                <w:color w:val="000000"/>
              </w:rPr>
            </w:pPr>
            <w:r>
              <w:rPr>
                <w:rFonts w:cs="Arial"/>
                <w:color w:val="000000"/>
              </w:rPr>
              <w:t>administration for social protection</w:t>
            </w:r>
          </w:p>
        </w:tc>
        <w:tc>
          <w:tcPr>
            <w:tcW w:w="2739" w:type="dxa"/>
            <w:tcBorders>
              <w:top w:val="single" w:sz="4" w:space="0" w:color="auto"/>
              <w:left w:val="nil"/>
              <w:bottom w:val="single" w:sz="4" w:space="0" w:color="auto"/>
              <w:right w:val="single" w:sz="4" w:space="0" w:color="auto"/>
            </w:tcBorders>
            <w:shd w:val="clear" w:color="000000" w:fill="C2D69A"/>
          </w:tcPr>
          <w:p w:rsidR="008D2EFE" w:rsidRDefault="008D2EFE" w:rsidP="008D2EFE">
            <w:pPr>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Pr="0081094F" w:rsidRDefault="008D2EFE" w:rsidP="008D2EFE">
            <w:pPr>
              <w:jc w:val="center"/>
              <w:rPr>
                <w:rFonts w:cs="Arial"/>
              </w:rPr>
            </w:pPr>
          </w:p>
        </w:tc>
      </w:tr>
      <w:tr w:rsidR="008D2EFE" w:rsidRPr="000B6D0C" w:rsidTr="008D2EFE">
        <w:trPr>
          <w:cantSplit/>
          <w:trHeight w:val="20"/>
          <w:jc w:val="center"/>
        </w:trPr>
        <w:tc>
          <w:tcPr>
            <w:tcW w:w="1629" w:type="dxa"/>
            <w:tcBorders>
              <w:top w:val="nil"/>
              <w:left w:val="single" w:sz="4" w:space="0" w:color="auto"/>
              <w:bottom w:val="nil"/>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nil"/>
              <w:bottom w:val="single" w:sz="4" w:space="0" w:color="auto"/>
            </w:tcBorders>
            <w:shd w:val="clear" w:color="000000" w:fill="C2D69A"/>
          </w:tcPr>
          <w:p w:rsidR="008D2EFE" w:rsidRDefault="008D2EFE" w:rsidP="008D2EFE">
            <w:pPr>
              <w:rPr>
                <w:rFonts w:cs="Arial"/>
                <w:color w:val="000000"/>
              </w:rPr>
            </w:pPr>
            <w:r>
              <w:rPr>
                <w:rFonts w:cs="Arial"/>
                <w:color w:val="000000"/>
              </w:rPr>
              <w:t>specialized service of social prote</w:t>
            </w:r>
            <w:r>
              <w:rPr>
                <w:rFonts w:cs="Arial"/>
                <w:color w:val="000000"/>
              </w:rPr>
              <w:t>c</w:t>
            </w:r>
            <w:r>
              <w:rPr>
                <w:rFonts w:cs="Arial"/>
                <w:color w:val="000000"/>
              </w:rPr>
              <w:t>tion</w:t>
            </w:r>
          </w:p>
        </w:tc>
        <w:tc>
          <w:tcPr>
            <w:tcW w:w="2739" w:type="dxa"/>
            <w:tcBorders>
              <w:top w:val="single" w:sz="4" w:space="0" w:color="auto"/>
              <w:bottom w:val="single" w:sz="4" w:space="0" w:color="auto"/>
              <w:right w:val="single" w:sz="4" w:space="0" w:color="auto"/>
            </w:tcBorders>
            <w:shd w:val="clear" w:color="000000" w:fill="C2D69A"/>
          </w:tcPr>
          <w:p w:rsidR="008D2EFE" w:rsidRPr="00685D78" w:rsidRDefault="008D2EFE" w:rsidP="008D2EFE">
            <w:pPr>
              <w:rPr>
                <w:rFonts w:cs="Arial"/>
                <w:b/>
                <w:bCs/>
              </w:rPr>
            </w:pPr>
            <w:r w:rsidRPr="00685D78">
              <w:rPr>
                <w:rFonts w:cs="Arial"/>
                <w:b/>
                <w:bCs/>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Pr="0081094F" w:rsidRDefault="008D2EFE" w:rsidP="008D2EFE">
            <w:pPr>
              <w:jc w:val="center"/>
              <w:rPr>
                <w:rFonts w:cs="Arial"/>
                <w:b/>
                <w:bCs/>
              </w:rPr>
            </w:pP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single" w:sz="4" w:space="0" w:color="auto"/>
              <w:bottom w:val="single" w:sz="4" w:space="0" w:color="auto"/>
            </w:tcBorders>
            <w:shd w:val="clear" w:color="000000" w:fill="C2D69A"/>
          </w:tcPr>
          <w:p w:rsidR="008D2EFE" w:rsidRPr="00685D78" w:rsidRDefault="008D2EFE" w:rsidP="008D2EFE">
            <w:pPr>
              <w:rPr>
                <w:rFonts w:cs="Arial"/>
                <w:color w:val="C00000"/>
              </w:rPr>
            </w:pPr>
            <w:r w:rsidRPr="00685D78">
              <w:rPr>
                <w:rFonts w:cs="Arial"/>
                <w:color w:val="C00000"/>
              </w:rPr>
              <w:t>housing</w:t>
            </w:r>
          </w:p>
        </w:tc>
        <w:tc>
          <w:tcPr>
            <w:tcW w:w="2739" w:type="dxa"/>
            <w:tcBorders>
              <w:top w:val="single" w:sz="4" w:space="0" w:color="auto"/>
              <w:bottom w:val="single" w:sz="4" w:space="0" w:color="auto"/>
              <w:right w:val="single" w:sz="4" w:space="0" w:color="auto"/>
            </w:tcBorders>
            <w:shd w:val="clear" w:color="000000" w:fill="C2D69A"/>
          </w:tcPr>
          <w:p w:rsidR="008D2EFE" w:rsidRDefault="008D2EFE" w:rsidP="008D2EFE">
            <w:pPr>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r>
              <w:rPr>
                <w:rFonts w:cs="Arial"/>
                <w:color w:val="000000"/>
              </w:rPr>
              <w:t>GF1006</w:t>
            </w:r>
          </w:p>
        </w:tc>
      </w:tr>
      <w:tr w:rsidR="008D2EFE" w:rsidRPr="003C2C13" w:rsidTr="008D2EFE">
        <w:trPr>
          <w:cantSplit/>
          <w:trHeight w:val="20"/>
          <w:jc w:val="center"/>
        </w:trPr>
        <w:tc>
          <w:tcPr>
            <w:tcW w:w="1629" w:type="dxa"/>
            <w:tcBorders>
              <w:top w:val="nil"/>
              <w:left w:val="single" w:sz="4" w:space="0" w:color="auto"/>
              <w:bottom w:val="nil"/>
              <w:right w:val="nil"/>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single" w:sz="4" w:space="0" w:color="auto"/>
              <w:bottom w:val="single" w:sz="4" w:space="0" w:color="auto"/>
            </w:tcBorders>
            <w:shd w:val="clear" w:color="000000" w:fill="C2D69A"/>
          </w:tcPr>
          <w:p w:rsidR="008D2EFE" w:rsidRDefault="008D2EFE" w:rsidP="008D2EFE">
            <w:pPr>
              <w:rPr>
                <w:rFonts w:cs="Arial"/>
                <w:color w:val="000000"/>
              </w:rPr>
            </w:pPr>
            <w:r>
              <w:rPr>
                <w:rFonts w:cs="Arial"/>
                <w:color w:val="000000"/>
              </w:rPr>
              <w:t>child care service</w:t>
            </w:r>
          </w:p>
        </w:tc>
        <w:tc>
          <w:tcPr>
            <w:tcW w:w="2739" w:type="dxa"/>
            <w:tcBorders>
              <w:top w:val="single" w:sz="4" w:space="0" w:color="auto"/>
              <w:bottom w:val="single" w:sz="4" w:space="0" w:color="auto"/>
              <w:right w:val="single" w:sz="4" w:space="0" w:color="auto"/>
            </w:tcBorders>
            <w:shd w:val="clear" w:color="000000" w:fill="C2D69A"/>
          </w:tcPr>
          <w:p w:rsidR="008D2EFE" w:rsidRDefault="008D2EFE" w:rsidP="008D2EFE">
            <w:pPr>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r w:rsidR="008D2EFE" w:rsidRPr="003C2C13" w:rsidTr="008D2EFE">
        <w:trPr>
          <w:cantSplit/>
          <w:trHeight w:val="20"/>
          <w:jc w:val="center"/>
        </w:trPr>
        <w:tc>
          <w:tcPr>
            <w:tcW w:w="1629" w:type="dxa"/>
            <w:tcBorders>
              <w:top w:val="nil"/>
              <w:left w:val="single" w:sz="4" w:space="0" w:color="auto"/>
              <w:bottom w:val="single" w:sz="4" w:space="0" w:color="auto"/>
              <w:right w:val="nil"/>
            </w:tcBorders>
            <w:shd w:val="clear" w:color="000000" w:fill="C2D69A"/>
          </w:tcPr>
          <w:p w:rsidR="008D2EFE" w:rsidRPr="00685D78" w:rsidRDefault="008D2EFE" w:rsidP="008D2EFE">
            <w:pPr>
              <w:rPr>
                <w:rFonts w:cs="Arial"/>
                <w:b/>
                <w:bCs/>
              </w:rPr>
            </w:pPr>
            <w:r w:rsidRPr="00685D78">
              <w:rPr>
                <w:rFonts w:cs="Arial"/>
                <w:b/>
                <w:bCs/>
              </w:rPr>
              <w:t> </w:t>
            </w:r>
          </w:p>
        </w:tc>
        <w:tc>
          <w:tcPr>
            <w:tcW w:w="3377" w:type="dxa"/>
            <w:tcBorders>
              <w:top w:val="single" w:sz="4" w:space="0" w:color="auto"/>
              <w:left w:val="single" w:sz="4" w:space="0" w:color="auto"/>
              <w:bottom w:val="single" w:sz="4" w:space="0" w:color="auto"/>
            </w:tcBorders>
            <w:shd w:val="clear" w:color="000000" w:fill="C2D69A"/>
          </w:tcPr>
          <w:p w:rsidR="008D2EFE" w:rsidRDefault="008D2EFE" w:rsidP="008D2EFE">
            <w:pPr>
              <w:rPr>
                <w:rFonts w:cs="Arial"/>
                <w:color w:val="000000"/>
              </w:rPr>
            </w:pPr>
            <w:r>
              <w:rPr>
                <w:rFonts w:cs="Arial"/>
                <w:color w:val="000000"/>
              </w:rPr>
              <w:t>charity and counselling</w:t>
            </w:r>
          </w:p>
        </w:tc>
        <w:tc>
          <w:tcPr>
            <w:tcW w:w="2739" w:type="dxa"/>
            <w:tcBorders>
              <w:top w:val="single" w:sz="4" w:space="0" w:color="auto"/>
              <w:bottom w:val="single" w:sz="4" w:space="0" w:color="auto"/>
              <w:right w:val="single" w:sz="4" w:space="0" w:color="auto"/>
            </w:tcBorders>
            <w:shd w:val="clear" w:color="000000" w:fill="C2D69A"/>
          </w:tcPr>
          <w:p w:rsidR="008D2EFE" w:rsidRDefault="008D2EFE" w:rsidP="008D2EFE">
            <w:pPr>
              <w:rPr>
                <w:rFonts w:cs="Arial"/>
                <w:color w:val="000000"/>
              </w:rPr>
            </w:pPr>
            <w:r>
              <w:rPr>
                <w:rFonts w:cs="Arial"/>
                <w:color w:val="000000"/>
              </w:rPr>
              <w:t> </w:t>
            </w:r>
          </w:p>
        </w:tc>
        <w:tc>
          <w:tcPr>
            <w:tcW w:w="1379" w:type="dxa"/>
            <w:tcBorders>
              <w:top w:val="single" w:sz="4" w:space="0" w:color="auto"/>
              <w:left w:val="single" w:sz="4" w:space="0" w:color="auto"/>
              <w:bottom w:val="single" w:sz="4" w:space="0" w:color="auto"/>
              <w:right w:val="single" w:sz="4" w:space="0" w:color="auto"/>
            </w:tcBorders>
            <w:shd w:val="clear" w:color="000000" w:fill="C2D69A"/>
            <w:vAlign w:val="center"/>
          </w:tcPr>
          <w:p w:rsidR="008D2EFE" w:rsidRDefault="008D2EFE" w:rsidP="008D2EFE">
            <w:pPr>
              <w:jc w:val="center"/>
              <w:rPr>
                <w:rFonts w:cs="Arial"/>
                <w:color w:val="000000"/>
              </w:rPr>
            </w:pPr>
          </w:p>
        </w:tc>
      </w:tr>
    </w:tbl>
    <w:p w:rsidR="008D2EFE" w:rsidRPr="00B318DD" w:rsidRDefault="008D2EFE" w:rsidP="005B2FAA">
      <w:pPr>
        <w:rPr>
          <w:szCs w:val="19"/>
          <w:lang w:eastAsia="ja-JP"/>
        </w:rPr>
      </w:pPr>
    </w:p>
    <w:p w:rsidR="008D2EFE" w:rsidRPr="00B318DD" w:rsidRDefault="008D2EFE" w:rsidP="005B2FAA">
      <w:pPr>
        <w:rPr>
          <w:szCs w:val="19"/>
          <w:lang w:eastAsia="ja-JP"/>
        </w:rPr>
      </w:pPr>
    </w:p>
    <w:p w:rsidR="008D2EFE" w:rsidRPr="008B3241" w:rsidRDefault="008D2EFE" w:rsidP="00C80190">
      <w:pPr>
        <w:pStyle w:val="ANNEX"/>
      </w:pPr>
      <w:r w:rsidRPr="008B3241">
        <w:br/>
      </w:r>
      <w:bookmarkStart w:id="775" w:name="_Toc339278012"/>
      <w:bookmarkStart w:id="776" w:name="_Toc374520004"/>
      <w:r w:rsidRPr="008B3241">
        <w:rPr>
          <w:b w:val="0"/>
        </w:rPr>
        <w:t>(informative)</w:t>
      </w:r>
      <w:r w:rsidRPr="008B3241">
        <w:br/>
      </w:r>
      <w:r>
        <w:t>C</w:t>
      </w:r>
      <w:r w:rsidRPr="00985729">
        <w:t>hec</w:t>
      </w:r>
      <w:r>
        <w:t>k</w:t>
      </w:r>
      <w:r w:rsidRPr="00985729">
        <w:t>lis</w:t>
      </w:r>
      <w:r>
        <w:t>ts for data interoperability</w:t>
      </w:r>
      <w:bookmarkEnd w:id="775"/>
      <w:bookmarkEnd w:id="776"/>
    </w:p>
    <w:p w:rsidR="008D2EFE" w:rsidRDefault="008D2EFE" w:rsidP="008D2EFE">
      <w:r>
        <w:t>As mentioned in Annex F of the "“Data Specifications” Methodology for the development of data specific</w:t>
      </w:r>
      <w:r>
        <w:t>a</w:t>
      </w:r>
      <w:r>
        <w:t>tions", the TWG-US identified several user requirements for some sub-themes that are listed hereunder:</w:t>
      </w:r>
    </w:p>
    <w:p w:rsidR="008D2EFE" w:rsidRDefault="008D2EFE" w:rsidP="008D2EFE"/>
    <w:p w:rsidR="008D2EFE" w:rsidRPr="000C0F35" w:rsidRDefault="008D2EFE" w:rsidP="008D2EFE">
      <w:pPr>
        <w:rPr>
          <w:b/>
        </w:rPr>
      </w:pPr>
      <w:r w:rsidRPr="000C0F35">
        <w:rPr>
          <w:b/>
        </w:rPr>
        <w:t>C.1</w:t>
      </w:r>
      <w:r w:rsidRPr="000C0F35">
        <w:rPr>
          <w:b/>
        </w:rPr>
        <w:tab/>
        <w:t>User requirements for “Utility Networks”</w:t>
      </w:r>
    </w:p>
    <w:p w:rsidR="008D2EFE" w:rsidRDefault="008D2EFE" w:rsidP="008D2EFE">
      <w:r>
        <w:t>C.1.1</w:t>
      </w:r>
      <w:r>
        <w:tab/>
        <w:t>Checklist for Flemish (</w:t>
      </w:r>
      <w:smartTag w:uri="urn:schemas-microsoft-com:office:smarttags" w:element="place">
        <w:smartTag w:uri="urn:schemas-microsoft-com:office:smarttags" w:element="country-region">
          <w:r>
            <w:t>Belgium</w:t>
          </w:r>
        </w:smartTag>
      </w:smartTag>
      <w:r>
        <w:t>) Environment Agency</w:t>
      </w:r>
    </w:p>
    <w:p w:rsidR="008D2EFE" w:rsidRDefault="008D2EFE" w:rsidP="008D2EFE"/>
    <w:p w:rsidR="008D2EFE" w:rsidRPr="000C0F35" w:rsidRDefault="008D2EFE" w:rsidP="008D2EFE">
      <w:pPr>
        <w:rPr>
          <w:b/>
        </w:rPr>
      </w:pPr>
      <w:r w:rsidRPr="000C0F35">
        <w:rPr>
          <w:b/>
        </w:rPr>
        <w:t>C.2</w:t>
      </w:r>
      <w:r w:rsidRPr="000C0F35">
        <w:rPr>
          <w:b/>
        </w:rPr>
        <w:tab/>
        <w:t>User requirements for “Administrative and social governmental services”</w:t>
      </w:r>
    </w:p>
    <w:p w:rsidR="008D2EFE" w:rsidRDefault="008D2EFE" w:rsidP="008D2EFE">
      <w:r>
        <w:t>C.2.1</w:t>
      </w:r>
      <w:r>
        <w:tab/>
        <w:t>Checklist for the Use case TWG_US_GD_map_case (ref. Annex B.1.2)</w:t>
      </w:r>
    </w:p>
    <w:p w:rsidR="008D2EFE" w:rsidRDefault="008D2EFE" w:rsidP="008D2EFE">
      <w:r>
        <w:t>C.2.2</w:t>
      </w:r>
      <w:r>
        <w:tab/>
        <w:t>Checklist for Spanish EIEL Database</w:t>
      </w:r>
    </w:p>
    <w:p w:rsidR="008D2EFE" w:rsidRDefault="008D2EFE" w:rsidP="008D2EFE">
      <w:r>
        <w:t>C.2.3</w:t>
      </w:r>
      <w:r>
        <w:tab/>
        <w:t>Checklist for Málaga (</w:t>
      </w:r>
      <w:smartTag w:uri="urn:schemas-microsoft-com:office:smarttags" w:element="place">
        <w:smartTag w:uri="urn:schemas-microsoft-com:office:smarttags" w:element="country-region">
          <w:r>
            <w:t>Spain</w:t>
          </w:r>
        </w:smartTag>
      </w:smartTag>
      <w:r>
        <w:t>) Province Council</w:t>
      </w:r>
    </w:p>
    <w:p w:rsidR="008D2EFE" w:rsidRDefault="008D2EFE" w:rsidP="008D2EFE">
      <w:r>
        <w:t>C.2.4</w:t>
      </w:r>
      <w:r>
        <w:tab/>
        <w:t>Checklist for French Statistical Environmental Observatory</w:t>
      </w:r>
    </w:p>
    <w:p w:rsidR="008D2EFE" w:rsidRDefault="008D2EFE" w:rsidP="008D2EFE">
      <w:r>
        <w:t>C.2.5</w:t>
      </w:r>
      <w:r>
        <w:tab/>
        <w:t xml:space="preserve">Checklist for </w:t>
      </w:r>
      <w:smartTag w:uri="urn:schemas-microsoft-com:office:smarttags" w:element="place">
        <w:smartTag w:uri="urn:schemas-microsoft-com:office:smarttags" w:element="PlaceName">
          <w:r>
            <w:t>German</w:t>
          </w:r>
        </w:smartTag>
        <w:r>
          <w:t xml:space="preserve"> </w:t>
        </w:r>
        <w:smartTag w:uri="urn:schemas-microsoft-com:office:smarttags" w:element="PlaceType">
          <w:r>
            <w:t>State</w:t>
          </w:r>
        </w:smartTag>
      </w:smartTag>
      <w:r>
        <w:t>’s Administrations and O</w:t>
      </w:r>
      <w:r>
        <w:t>r</w:t>
      </w:r>
      <w:r>
        <w:t>ganizations concerned with security issues</w:t>
      </w:r>
    </w:p>
    <w:p w:rsidR="008D2EFE" w:rsidRDefault="008D2EFE" w:rsidP="008D2EFE"/>
    <w:p w:rsidR="008D2EFE" w:rsidRPr="000C0F35" w:rsidRDefault="008D2EFE" w:rsidP="008D2EFE">
      <w:pPr>
        <w:rPr>
          <w:b/>
        </w:rPr>
      </w:pPr>
      <w:r w:rsidRPr="000C0F35">
        <w:rPr>
          <w:b/>
        </w:rPr>
        <w:t>C.3</w:t>
      </w:r>
      <w:r w:rsidRPr="000C0F35">
        <w:rPr>
          <w:b/>
        </w:rPr>
        <w:tab/>
        <w:t>User requirements for “Waste Management”</w:t>
      </w:r>
    </w:p>
    <w:p w:rsidR="008D2EFE" w:rsidRDefault="008D2EFE" w:rsidP="008D2EFE">
      <w:r>
        <w:t>C.3.1</w:t>
      </w:r>
      <w:r>
        <w:tab/>
        <w:t>Checklist for Austrian Environmental Data Management System EDM</w:t>
      </w:r>
    </w:p>
    <w:p w:rsidR="008D2EFE" w:rsidRDefault="008D2EFE" w:rsidP="008D2EFE">
      <w:r>
        <w:t>C.3.2</w:t>
      </w:r>
      <w:r>
        <w:tab/>
        <w:t>Checklist for Piemonte (</w:t>
      </w:r>
      <w:smartTag w:uri="urn:schemas-microsoft-com:office:smarttags" w:element="place">
        <w:smartTag w:uri="urn:schemas-microsoft-com:office:smarttags" w:element="country-region">
          <w:r>
            <w:t>Italy</w:t>
          </w:r>
        </w:smartTag>
      </w:smartTag>
      <w:r>
        <w:t>) Regional Waste Information System</w:t>
      </w:r>
    </w:p>
    <w:p w:rsidR="008D2EFE" w:rsidRDefault="008D2EFE" w:rsidP="008D2EFE"/>
    <w:p w:rsidR="008D2EFE" w:rsidRPr="00DB4F27" w:rsidRDefault="008D2EFE" w:rsidP="008D2EFE">
      <w:pPr>
        <w:rPr>
          <w:i/>
        </w:rPr>
      </w:pPr>
      <w:r>
        <w:rPr>
          <w:i/>
        </w:rPr>
        <w:t>Several t</w:t>
      </w:r>
      <w:r w:rsidRPr="00DB4F27">
        <w:rPr>
          <w:i/>
        </w:rPr>
        <w:t>ables</w:t>
      </w:r>
      <w:r>
        <w:rPr>
          <w:i/>
        </w:rPr>
        <w:t>,</w:t>
      </w:r>
      <w:r w:rsidRPr="00DB4F27">
        <w:rPr>
          <w:i/>
        </w:rPr>
        <w:t xml:space="preserve"> based on Annex F</w:t>
      </w:r>
      <w:r>
        <w:rPr>
          <w:i/>
        </w:rPr>
        <w:t xml:space="preserve"> </w:t>
      </w:r>
      <w:r w:rsidRPr="00DB4F27">
        <w:rPr>
          <w:i/>
        </w:rPr>
        <w:t>of the "“Data Specifications” Methodology for the development of data specifications"</w:t>
      </w:r>
      <w:r>
        <w:rPr>
          <w:i/>
        </w:rPr>
        <w:t xml:space="preserve"> framework,</w:t>
      </w:r>
      <w:r w:rsidRPr="00DB4F27">
        <w:rPr>
          <w:i/>
        </w:rPr>
        <w:t xml:space="preserve"> have been developed, but due to the size of the current document, such r</w:t>
      </w:r>
      <w:r w:rsidRPr="00DB4F27">
        <w:rPr>
          <w:i/>
        </w:rPr>
        <w:t>e</w:t>
      </w:r>
      <w:r w:rsidRPr="00DB4F27">
        <w:rPr>
          <w:i/>
        </w:rPr>
        <w:t>quirement information will not be provided directly within the data specification.</w:t>
      </w:r>
    </w:p>
    <w:p w:rsidR="008D2EFE" w:rsidRPr="00DB4F27" w:rsidRDefault="008D2EFE" w:rsidP="008D2EFE">
      <w:pPr>
        <w:rPr>
          <w:i/>
        </w:rPr>
      </w:pPr>
      <w:r w:rsidRPr="00DB4F27">
        <w:rPr>
          <w:i/>
        </w:rPr>
        <w:t>Anyway, interested persons can co</w:t>
      </w:r>
      <w:r w:rsidRPr="00DB4F27">
        <w:rPr>
          <w:i/>
        </w:rPr>
        <w:t>n</w:t>
      </w:r>
      <w:r w:rsidRPr="00DB4F27">
        <w:rPr>
          <w:i/>
        </w:rPr>
        <w:t>tact the TWG members to get it if wanted.</w:t>
      </w:r>
    </w:p>
    <w:p w:rsidR="008D2EFE" w:rsidRPr="00EF52FA" w:rsidRDefault="008D2EFE" w:rsidP="008D2EFE"/>
    <w:p w:rsidR="008D2EFE" w:rsidRPr="004A5668" w:rsidRDefault="008D2EFE" w:rsidP="00C80190">
      <w:pPr>
        <w:pStyle w:val="ANNEX"/>
      </w:pPr>
      <w:r w:rsidRPr="008B3241">
        <w:br/>
      </w:r>
      <w:bookmarkStart w:id="777" w:name="_Toc339278013"/>
      <w:bookmarkStart w:id="778" w:name="_Toc374520005"/>
      <w:r w:rsidRPr="004A5668">
        <w:rPr>
          <w:b w:val="0"/>
        </w:rPr>
        <w:t>(informative)</w:t>
      </w:r>
      <w:r w:rsidRPr="004A5668">
        <w:br/>
      </w:r>
      <w:r w:rsidRPr="004A5668">
        <w:rPr>
          <w:lang w:val="en-US"/>
        </w:rPr>
        <w:t>Portrayal analysis</w:t>
      </w:r>
      <w:bookmarkEnd w:id="777"/>
      <w:bookmarkEnd w:id="778"/>
    </w:p>
    <w:p w:rsidR="008D2EFE" w:rsidRPr="004A5668" w:rsidRDefault="008D2EFE" w:rsidP="008D2EFE">
      <w:pPr>
        <w:rPr>
          <w:rFonts w:cs="Calibri"/>
        </w:rPr>
      </w:pPr>
      <w:r w:rsidRPr="004A5668">
        <w:rPr>
          <w:rFonts w:cs="Calibri"/>
        </w:rPr>
        <w:t xml:space="preserve">Unfortunately no European-wide accepted standard for map symbolisation exists, which could be applied for the </w:t>
      </w:r>
      <w:r>
        <w:rPr>
          <w:rFonts w:cs="Calibri"/>
        </w:rPr>
        <w:t xml:space="preserve">more than 50 </w:t>
      </w:r>
      <w:r w:rsidRPr="004A5668">
        <w:rPr>
          <w:rFonts w:cs="Calibri"/>
        </w:rPr>
        <w:t>different service types of the administrative and social governmental services appl</w:t>
      </w:r>
      <w:r w:rsidRPr="004A5668">
        <w:rPr>
          <w:rFonts w:cs="Calibri"/>
        </w:rPr>
        <w:t>i</w:t>
      </w:r>
      <w:r w:rsidRPr="004A5668">
        <w:rPr>
          <w:rFonts w:cs="Calibri"/>
        </w:rPr>
        <w:t>cation schema.</w:t>
      </w:r>
    </w:p>
    <w:p w:rsidR="008D2EFE" w:rsidRPr="004A5668" w:rsidRDefault="008D2EFE" w:rsidP="008D2EFE">
      <w:pPr>
        <w:rPr>
          <w:rFonts w:cs="Calibri"/>
        </w:rPr>
      </w:pPr>
    </w:p>
    <w:p w:rsidR="008D2EFE" w:rsidRPr="004A5668" w:rsidRDefault="008D2EFE" w:rsidP="008D2EFE">
      <w:pPr>
        <w:rPr>
          <w:rFonts w:cs="Calibri"/>
        </w:rPr>
      </w:pPr>
      <w:r w:rsidRPr="004A5668">
        <w:rPr>
          <w:rFonts w:cs="Calibri"/>
        </w:rPr>
        <w:t>In a bachelor thesis [Kaden 2011</w:t>
      </w:r>
      <w:r>
        <w:rPr>
          <w:rStyle w:val="Rimandonotaapidipagina"/>
          <w:rFonts w:cs="Calibri"/>
        </w:rPr>
        <w:footnoteReference w:id="26"/>
      </w:r>
      <w:r w:rsidRPr="004A5668">
        <w:rPr>
          <w:rFonts w:cs="Calibri"/>
        </w:rPr>
        <w:t xml:space="preserve">] the great diversity of existing symbols in European geoportals and printed maps </w:t>
      </w:r>
      <w:r w:rsidR="008B14A0">
        <w:rPr>
          <w:rFonts w:cs="Calibri"/>
        </w:rPr>
        <w:t>is</w:t>
      </w:r>
      <w:r w:rsidRPr="004A5668">
        <w:rPr>
          <w:rFonts w:cs="Calibri"/>
        </w:rPr>
        <w:t xml:space="preserve"> shown. Figure </w:t>
      </w:r>
      <w:r>
        <w:rPr>
          <w:rFonts w:cs="Calibri"/>
        </w:rPr>
        <w:t>E.1</w:t>
      </w:r>
      <w:r w:rsidRPr="004A5668">
        <w:rPr>
          <w:rFonts w:cs="Calibri"/>
        </w:rPr>
        <w:t xml:space="preserve"> contains some symbols, which are used for the portrayal of police st</w:t>
      </w:r>
      <w:r w:rsidRPr="004A5668">
        <w:rPr>
          <w:rFonts w:cs="Calibri"/>
        </w:rPr>
        <w:t>a</w:t>
      </w:r>
      <w:r w:rsidRPr="004A5668">
        <w:rPr>
          <w:rFonts w:cs="Calibri"/>
        </w:rPr>
        <w:t>tions:</w:t>
      </w:r>
    </w:p>
    <w:p w:rsidR="008D2EFE" w:rsidRPr="004A5668" w:rsidRDefault="008D2EFE" w:rsidP="008D2EFE">
      <w:pPr>
        <w:jc w:val="center"/>
        <w:rPr>
          <w:rFonts w:cs="Calibri"/>
        </w:rPr>
      </w:pPr>
    </w:p>
    <w:tbl>
      <w:tblPr>
        <w:tblW w:w="4121" w:type="pct"/>
        <w:jc w:val="center"/>
        <w:tblLook w:val="04A0" w:firstRow="1" w:lastRow="0" w:firstColumn="1" w:lastColumn="0" w:noHBand="0" w:noVBand="1"/>
      </w:tblPr>
      <w:tblGrid>
        <w:gridCol w:w="1925"/>
        <w:gridCol w:w="2049"/>
        <w:gridCol w:w="1979"/>
        <w:gridCol w:w="1701"/>
      </w:tblGrid>
      <w:tr w:rsidR="008D2EFE" w:rsidRPr="004A5668" w:rsidTr="008D2EFE">
        <w:trPr>
          <w:trHeight w:val="1131"/>
          <w:jc w:val="center"/>
        </w:trPr>
        <w:tc>
          <w:tcPr>
            <w:tcW w:w="1257" w:type="pct"/>
            <w:vAlign w:val="center"/>
          </w:tcPr>
          <w:p w:rsidR="008D2EFE" w:rsidRPr="004A5668" w:rsidRDefault="003A6388" w:rsidP="008D2EFE">
            <w:pPr>
              <w:ind w:left="851"/>
              <w:jc w:val="center"/>
              <w:rPr>
                <w:rFonts w:cs="Calibri"/>
              </w:rPr>
            </w:pPr>
            <w:r w:rsidRPr="004A5668">
              <w:rPr>
                <w:noProof/>
                <w:sz w:val="24"/>
                <w:lang w:val="it-IT" w:eastAsia="it-IT"/>
              </w:rPr>
              <w:drawing>
                <wp:inline distT="0" distB="0" distL="0" distR="0">
                  <wp:extent cx="219075" cy="219075"/>
                  <wp:effectExtent l="0" t="0" r="0" b="0"/>
                  <wp:docPr id="29" name="Bild 23" descr="Symbol_hospital_P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descr="Symbol_hospital_PolS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1338" w:type="pct"/>
            <w:vAlign w:val="center"/>
          </w:tcPr>
          <w:p w:rsidR="008D2EFE" w:rsidRPr="004A5668" w:rsidRDefault="003A6388" w:rsidP="008D2EFE">
            <w:pPr>
              <w:ind w:left="851"/>
              <w:jc w:val="center"/>
              <w:rPr>
                <w:rFonts w:cs="Calibri"/>
              </w:rPr>
            </w:pPr>
            <w:r w:rsidRPr="004A5668">
              <w:rPr>
                <w:noProof/>
                <w:lang w:val="it-IT" w:eastAsia="it-IT"/>
              </w:rPr>
              <w:drawing>
                <wp:inline distT="0" distB="0" distL="0" distR="0">
                  <wp:extent cx="200025" cy="200025"/>
                  <wp:effectExtent l="0" t="0" r="0" b="0"/>
                  <wp:docPr id="30" name="Grafik 19" descr="Symbol_hospital_PolSAKr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ymbol_hospital_PolSAKrei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1293" w:type="pct"/>
            <w:vAlign w:val="center"/>
          </w:tcPr>
          <w:p w:rsidR="008D2EFE" w:rsidRPr="004A5668" w:rsidRDefault="003A6388" w:rsidP="008D2EFE">
            <w:pPr>
              <w:ind w:left="851"/>
              <w:jc w:val="center"/>
              <w:rPr>
                <w:rFonts w:cs="Calibri"/>
              </w:rPr>
            </w:pPr>
            <w:r w:rsidRPr="004A5668">
              <w:rPr>
                <w:noProof/>
                <w:sz w:val="24"/>
                <w:lang w:val="it-IT" w:eastAsia="it-IT"/>
              </w:rPr>
              <w:drawing>
                <wp:inline distT="0" distB="0" distL="0" distR="0">
                  <wp:extent cx="352425" cy="352425"/>
                  <wp:effectExtent l="0" t="0" r="0" b="0"/>
                  <wp:docPr id="31" name="Bild 25" descr="Symbol_Poll_S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descr="Symbol_Poll_Son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tc>
        <w:tc>
          <w:tcPr>
            <w:tcW w:w="1111" w:type="pct"/>
            <w:vAlign w:val="center"/>
          </w:tcPr>
          <w:p w:rsidR="008D2EFE" w:rsidRPr="004A5668" w:rsidRDefault="003A6388" w:rsidP="008D2EFE">
            <w:pPr>
              <w:ind w:left="851"/>
              <w:jc w:val="center"/>
              <w:rPr>
                <w:rFonts w:cs="Calibri"/>
              </w:rPr>
            </w:pPr>
            <w:r w:rsidRPr="004A5668">
              <w:rPr>
                <w:noProof/>
                <w:sz w:val="24"/>
                <w:lang w:val="it-IT" w:eastAsia="it-IT"/>
              </w:rPr>
              <w:drawing>
                <wp:inline distT="0" distB="0" distL="0" distR="0">
                  <wp:extent cx="342900" cy="342900"/>
                  <wp:effectExtent l="0" t="0" r="0" b="0"/>
                  <wp:docPr id="32" name="Bild 26" descr="Symbol_Poll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Symbol_Poll_R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r>
      <w:tr w:rsidR="008D2EFE" w:rsidRPr="004A5668" w:rsidTr="008D2EFE">
        <w:trPr>
          <w:trHeight w:val="1133"/>
          <w:jc w:val="center"/>
        </w:trPr>
        <w:tc>
          <w:tcPr>
            <w:tcW w:w="1257" w:type="pct"/>
            <w:vAlign w:val="center"/>
          </w:tcPr>
          <w:p w:rsidR="008D2EFE" w:rsidRPr="004A5668" w:rsidRDefault="008D2EFE" w:rsidP="008D2EFE">
            <w:pPr>
              <w:ind w:left="851"/>
              <w:jc w:val="center"/>
              <w:rPr>
                <w:rFonts w:cs="Calibri"/>
              </w:rPr>
            </w:pPr>
          </w:p>
          <w:p w:rsidR="008D2EFE" w:rsidRPr="004A5668" w:rsidRDefault="003A6388" w:rsidP="008D2EFE">
            <w:pPr>
              <w:ind w:left="851"/>
              <w:jc w:val="center"/>
              <w:rPr>
                <w:rFonts w:cs="Calibri"/>
              </w:rPr>
            </w:pPr>
            <w:r w:rsidRPr="004A5668">
              <w:rPr>
                <w:noProof/>
                <w:sz w:val="24"/>
                <w:lang w:val="it-IT" w:eastAsia="it-IT"/>
              </w:rPr>
              <w:drawing>
                <wp:inline distT="0" distB="0" distL="0" distR="0">
                  <wp:extent cx="371475" cy="342900"/>
                  <wp:effectExtent l="0" t="0" r="0" b="0"/>
                  <wp:docPr id="33" name="Bild 27" descr="Symbol_Poll_Mar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 descr="Symbol_Poll_Mark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p w:rsidR="008D2EFE" w:rsidRPr="004A5668" w:rsidRDefault="008D2EFE" w:rsidP="008D2EFE">
            <w:pPr>
              <w:ind w:left="851"/>
              <w:jc w:val="center"/>
              <w:rPr>
                <w:rFonts w:cs="Calibri"/>
              </w:rPr>
            </w:pPr>
          </w:p>
        </w:tc>
        <w:tc>
          <w:tcPr>
            <w:tcW w:w="1338" w:type="pct"/>
            <w:vAlign w:val="center"/>
          </w:tcPr>
          <w:p w:rsidR="008D2EFE" w:rsidRPr="004A5668" w:rsidRDefault="003A6388" w:rsidP="008D2EFE">
            <w:pPr>
              <w:ind w:left="851"/>
              <w:jc w:val="center"/>
              <w:rPr>
                <w:rFonts w:cs="Calibri"/>
              </w:rPr>
            </w:pPr>
            <w:r w:rsidRPr="004A5668">
              <w:rPr>
                <w:noProof/>
                <w:sz w:val="24"/>
                <w:lang w:val="it-IT" w:eastAsia="it-IT"/>
              </w:rPr>
              <w:drawing>
                <wp:inline distT="0" distB="0" distL="0" distR="0">
                  <wp:extent cx="352425" cy="352425"/>
                  <wp:effectExtent l="0" t="0" r="0" b="0"/>
                  <wp:docPr id="34" name="Bild 28" descr="Symbol_POL_Mar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Symbol_POL_Mark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tc>
        <w:tc>
          <w:tcPr>
            <w:tcW w:w="1293" w:type="pct"/>
            <w:vAlign w:val="center"/>
          </w:tcPr>
          <w:p w:rsidR="008D2EFE" w:rsidRPr="004A5668" w:rsidRDefault="003A6388" w:rsidP="008D2EFE">
            <w:pPr>
              <w:ind w:left="851"/>
              <w:jc w:val="center"/>
              <w:rPr>
                <w:rFonts w:cs="Calibri"/>
              </w:rPr>
            </w:pPr>
            <w:r w:rsidRPr="004A5668">
              <w:rPr>
                <w:noProof/>
                <w:sz w:val="24"/>
                <w:lang w:val="it-IT" w:eastAsia="it-IT"/>
              </w:rPr>
              <w:drawing>
                <wp:inline distT="0" distB="0" distL="0" distR="0">
                  <wp:extent cx="561975" cy="161925"/>
                  <wp:effectExtent l="0" t="0" r="0" b="0"/>
                  <wp:docPr id="35" name="Bild 29" descr="Symbol_POL_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 descr="Symbol_POL_S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p>
        </w:tc>
        <w:tc>
          <w:tcPr>
            <w:tcW w:w="1111" w:type="pct"/>
            <w:vAlign w:val="center"/>
          </w:tcPr>
          <w:p w:rsidR="008D2EFE" w:rsidRPr="004A5668" w:rsidRDefault="003A6388" w:rsidP="008D2EFE">
            <w:pPr>
              <w:ind w:left="851"/>
              <w:jc w:val="center"/>
              <w:rPr>
                <w:rFonts w:cs="Calibri"/>
              </w:rPr>
            </w:pPr>
            <w:r w:rsidRPr="004A5668">
              <w:rPr>
                <w:noProof/>
                <w:sz w:val="24"/>
                <w:lang w:val="it-IT" w:eastAsia="it-IT"/>
              </w:rPr>
              <w:drawing>
                <wp:inline distT="0" distB="0" distL="0" distR="0">
                  <wp:extent cx="314325" cy="361950"/>
                  <wp:effectExtent l="0" t="0" r="0" b="0"/>
                  <wp:docPr id="36" name="Bild 30" descr="Symbol_POL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 descr="Symbol_POL_s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r>
      <w:tr w:rsidR="008D2EFE" w:rsidRPr="004A5668" w:rsidTr="008D2EFE">
        <w:trPr>
          <w:trHeight w:val="1105"/>
          <w:jc w:val="center"/>
        </w:trPr>
        <w:tc>
          <w:tcPr>
            <w:tcW w:w="1257" w:type="pct"/>
            <w:vAlign w:val="center"/>
          </w:tcPr>
          <w:p w:rsidR="008D2EFE" w:rsidRPr="004A5668" w:rsidRDefault="008D2EFE" w:rsidP="008D2EFE">
            <w:pPr>
              <w:ind w:left="851"/>
              <w:jc w:val="center"/>
              <w:rPr>
                <w:rFonts w:cs="Calibri"/>
              </w:rPr>
            </w:pPr>
          </w:p>
          <w:p w:rsidR="008D2EFE" w:rsidRPr="004A5668" w:rsidRDefault="008D2EFE" w:rsidP="008D2EFE">
            <w:pPr>
              <w:ind w:left="851"/>
              <w:jc w:val="center"/>
              <w:rPr>
                <w:rFonts w:cs="Calibri"/>
              </w:rPr>
            </w:pPr>
          </w:p>
          <w:p w:rsidR="008D2EFE" w:rsidRPr="004A5668" w:rsidRDefault="003A6388" w:rsidP="008D2EFE">
            <w:pPr>
              <w:ind w:left="851"/>
              <w:jc w:val="center"/>
              <w:rPr>
                <w:rFonts w:cs="Calibri"/>
              </w:rPr>
            </w:pPr>
            <w:r w:rsidRPr="004A5668">
              <w:rPr>
                <w:noProof/>
                <w:sz w:val="24"/>
                <w:lang w:val="it-IT" w:eastAsia="it-IT"/>
              </w:rPr>
              <w:drawing>
                <wp:inline distT="0" distB="0" distL="0" distR="0">
                  <wp:extent cx="190500" cy="190500"/>
                  <wp:effectExtent l="0" t="0" r="0" b="0"/>
                  <wp:docPr id="37" name="Bild 31" descr="Symbol_POL_Pun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descr="Symbol_POL_Punk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D2EFE" w:rsidRPr="004A5668" w:rsidRDefault="008D2EFE" w:rsidP="008D2EFE">
            <w:pPr>
              <w:ind w:left="851"/>
              <w:jc w:val="center"/>
              <w:rPr>
                <w:rFonts w:cs="Calibri"/>
              </w:rPr>
            </w:pPr>
          </w:p>
        </w:tc>
        <w:tc>
          <w:tcPr>
            <w:tcW w:w="1338" w:type="pct"/>
            <w:vAlign w:val="center"/>
          </w:tcPr>
          <w:p w:rsidR="008D2EFE" w:rsidRPr="004A5668" w:rsidRDefault="008D2EFE" w:rsidP="008D2EFE">
            <w:pPr>
              <w:ind w:left="851"/>
              <w:jc w:val="center"/>
              <w:rPr>
                <w:rFonts w:cs="Calibri"/>
              </w:rPr>
            </w:pPr>
          </w:p>
          <w:p w:rsidR="008D2EFE" w:rsidRPr="004A5668" w:rsidRDefault="003A6388" w:rsidP="008D2EFE">
            <w:pPr>
              <w:ind w:left="851"/>
              <w:jc w:val="center"/>
              <w:rPr>
                <w:rFonts w:cs="Calibri"/>
              </w:rPr>
            </w:pPr>
            <w:r w:rsidRPr="004A5668">
              <w:rPr>
                <w:noProof/>
                <w:sz w:val="24"/>
                <w:lang w:val="it-IT" w:eastAsia="it-IT"/>
              </w:rPr>
              <w:drawing>
                <wp:inline distT="0" distB="0" distL="0" distR="0">
                  <wp:extent cx="247650" cy="247650"/>
                  <wp:effectExtent l="0" t="0" r="0" b="0"/>
                  <wp:docPr id="38" name="Bild 32" descr="Symbol_POL_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 descr="Symbol_POL_M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1293" w:type="pct"/>
            <w:vAlign w:val="center"/>
          </w:tcPr>
          <w:p w:rsidR="008D2EFE" w:rsidRPr="004A5668" w:rsidRDefault="008D2EFE" w:rsidP="008D2EFE">
            <w:pPr>
              <w:ind w:left="851"/>
              <w:jc w:val="center"/>
              <w:rPr>
                <w:rFonts w:cs="Calibri"/>
              </w:rPr>
            </w:pPr>
          </w:p>
          <w:p w:rsidR="008D2EFE" w:rsidRPr="004A5668" w:rsidRDefault="003A6388" w:rsidP="008D2EFE">
            <w:pPr>
              <w:ind w:left="851"/>
              <w:jc w:val="center"/>
              <w:rPr>
                <w:rFonts w:cs="Calibri"/>
              </w:rPr>
            </w:pPr>
            <w:r w:rsidRPr="004A5668">
              <w:rPr>
                <w:noProof/>
                <w:sz w:val="24"/>
                <w:lang w:val="it-IT" w:eastAsia="it-IT"/>
              </w:rPr>
              <w:drawing>
                <wp:inline distT="0" distB="0" distL="0" distR="0">
                  <wp:extent cx="266700" cy="304800"/>
                  <wp:effectExtent l="0" t="0" r="0" b="0"/>
                  <wp:docPr id="39" name="Bild 33" descr="Symbol_POL_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3" descr="Symbol_POL_Ov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 cy="304800"/>
                          </a:xfrm>
                          <a:prstGeom prst="rect">
                            <a:avLst/>
                          </a:prstGeom>
                          <a:noFill/>
                          <a:ln>
                            <a:noFill/>
                          </a:ln>
                        </pic:spPr>
                      </pic:pic>
                    </a:graphicData>
                  </a:graphic>
                </wp:inline>
              </w:drawing>
            </w:r>
          </w:p>
        </w:tc>
        <w:tc>
          <w:tcPr>
            <w:tcW w:w="1111" w:type="pct"/>
            <w:vAlign w:val="center"/>
          </w:tcPr>
          <w:p w:rsidR="008D2EFE" w:rsidRPr="004A5668" w:rsidRDefault="008D2EFE" w:rsidP="008D2EFE">
            <w:pPr>
              <w:ind w:left="851"/>
              <w:jc w:val="center"/>
              <w:rPr>
                <w:rFonts w:cs="Calibri"/>
              </w:rPr>
            </w:pPr>
          </w:p>
          <w:p w:rsidR="008D2EFE" w:rsidRPr="004A5668" w:rsidRDefault="003A6388" w:rsidP="008D2EFE">
            <w:pPr>
              <w:ind w:left="851"/>
              <w:jc w:val="center"/>
              <w:rPr>
                <w:rFonts w:cs="Calibri"/>
              </w:rPr>
            </w:pPr>
            <w:r w:rsidRPr="004A5668">
              <w:rPr>
                <w:noProof/>
                <w:lang w:val="it-IT" w:eastAsia="it-IT"/>
              </w:rPr>
              <w:drawing>
                <wp:inline distT="0" distB="0" distL="0" distR="0">
                  <wp:extent cx="361950" cy="361950"/>
                  <wp:effectExtent l="0" t="0" r="0" b="0"/>
                  <wp:docPr id="40" name="Grafik 17" descr="Symbol_Poll_SonneKr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ymbol_Poll_SonneKre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r w:rsidR="008D2EFE" w:rsidRPr="004A5668" w:rsidTr="008D2EFE">
        <w:trPr>
          <w:trHeight w:val="1420"/>
          <w:jc w:val="center"/>
        </w:trPr>
        <w:tc>
          <w:tcPr>
            <w:tcW w:w="1257" w:type="pct"/>
            <w:vAlign w:val="center"/>
          </w:tcPr>
          <w:p w:rsidR="008D2EFE" w:rsidRPr="004A5668" w:rsidRDefault="003A6388" w:rsidP="008D2EFE">
            <w:pPr>
              <w:ind w:left="851"/>
              <w:jc w:val="center"/>
              <w:rPr>
                <w:rFonts w:cs="Calibri"/>
              </w:rPr>
            </w:pPr>
            <w:r w:rsidRPr="004A5668">
              <w:rPr>
                <w:noProof/>
                <w:lang w:val="it-IT" w:eastAsia="it-IT"/>
              </w:rPr>
              <w:drawing>
                <wp:inline distT="0" distB="0" distL="0" distR="0">
                  <wp:extent cx="381000" cy="400050"/>
                  <wp:effectExtent l="0" t="0" r="0" b="0"/>
                  <wp:docPr id="41" name="Grafik 16" descr="Symbol_POL_blauS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ymbol_POL_blauSon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 cy="400050"/>
                          </a:xfrm>
                          <a:prstGeom prst="rect">
                            <a:avLst/>
                          </a:prstGeom>
                          <a:noFill/>
                          <a:ln>
                            <a:noFill/>
                          </a:ln>
                        </pic:spPr>
                      </pic:pic>
                    </a:graphicData>
                  </a:graphic>
                </wp:inline>
              </w:drawing>
            </w:r>
          </w:p>
        </w:tc>
        <w:tc>
          <w:tcPr>
            <w:tcW w:w="1338" w:type="pct"/>
            <w:vAlign w:val="center"/>
          </w:tcPr>
          <w:p w:rsidR="008D2EFE" w:rsidRPr="004A5668" w:rsidRDefault="003A6388" w:rsidP="008D2EFE">
            <w:pPr>
              <w:ind w:left="851"/>
              <w:jc w:val="center"/>
              <w:rPr>
                <w:rFonts w:cs="Calibri"/>
              </w:rPr>
            </w:pPr>
            <w:r w:rsidRPr="004A5668">
              <w:rPr>
                <w:noProof/>
                <w:lang w:val="it-IT" w:eastAsia="it-IT"/>
              </w:rPr>
              <w:drawing>
                <wp:inline distT="0" distB="0" distL="0" distR="0">
                  <wp:extent cx="276225" cy="314325"/>
                  <wp:effectExtent l="0" t="0" r="0" b="0"/>
                  <wp:docPr id="42" name="Grafik 15" descr="Symbol_POL_PKr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ymbol_POL_PKre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p>
        </w:tc>
        <w:tc>
          <w:tcPr>
            <w:tcW w:w="1293" w:type="pct"/>
            <w:vAlign w:val="center"/>
          </w:tcPr>
          <w:p w:rsidR="008D2EFE" w:rsidRPr="004A5668" w:rsidRDefault="003A6388" w:rsidP="008D2EFE">
            <w:pPr>
              <w:ind w:left="851"/>
              <w:jc w:val="center"/>
              <w:rPr>
                <w:rFonts w:cs="Calibri"/>
              </w:rPr>
            </w:pPr>
            <w:r w:rsidRPr="004A5668">
              <w:rPr>
                <w:noProof/>
                <w:lang w:val="it-IT" w:eastAsia="it-IT"/>
              </w:rPr>
              <w:drawing>
                <wp:inline distT="0" distB="0" distL="0" distR="0">
                  <wp:extent cx="304800" cy="304800"/>
                  <wp:effectExtent l="0" t="0" r="0" b="0"/>
                  <wp:docPr id="43" name="Grafik 14" descr="Symbol_POL_K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ymbol_POL_KF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111" w:type="pct"/>
            <w:vAlign w:val="center"/>
          </w:tcPr>
          <w:p w:rsidR="008D2EFE" w:rsidRPr="004A5668" w:rsidRDefault="003A6388" w:rsidP="008D2EFE">
            <w:pPr>
              <w:keepNext/>
              <w:ind w:left="851"/>
              <w:jc w:val="center"/>
              <w:rPr>
                <w:rFonts w:cs="Calibri"/>
              </w:rPr>
            </w:pPr>
            <w:r w:rsidRPr="004A5668">
              <w:rPr>
                <w:noProof/>
                <w:lang w:val="it-IT" w:eastAsia="it-IT"/>
              </w:rPr>
              <w:drawing>
                <wp:inline distT="0" distB="0" distL="0" distR="0">
                  <wp:extent cx="295275" cy="371475"/>
                  <wp:effectExtent l="0" t="0" r="0" b="0"/>
                  <wp:docPr id="44" name="Grafik 13" descr="Symbol_POL_K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ymbol_POL_KF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r>
    </w:tbl>
    <w:p w:rsidR="008D2EFE" w:rsidRPr="004A5668" w:rsidRDefault="008D2EFE" w:rsidP="008D2EFE">
      <w:pPr>
        <w:pStyle w:val="Didascalia"/>
        <w:ind w:firstLine="708"/>
        <w:rPr>
          <w:lang w:val="en-US"/>
        </w:rPr>
      </w:pPr>
      <w:r w:rsidRPr="004A5668">
        <w:rPr>
          <w:lang w:val="en-US"/>
        </w:rPr>
        <w:t xml:space="preserve">Figure </w:t>
      </w:r>
      <w:r w:rsidR="008B14A0">
        <w:rPr>
          <w:lang w:val="en-US"/>
        </w:rPr>
        <w:t>F</w:t>
      </w:r>
      <w:r>
        <w:rPr>
          <w:lang w:val="en-US"/>
        </w:rPr>
        <w:t>.1</w:t>
      </w:r>
      <w:r w:rsidRPr="004A5668">
        <w:rPr>
          <w:lang w:val="en-US"/>
        </w:rPr>
        <w:t>: Map symbols for police stations used in European geoportals and maps (sources see [Kaden 2011])</w:t>
      </w:r>
    </w:p>
    <w:p w:rsidR="008D2EFE" w:rsidRDefault="008D2EFE" w:rsidP="008D2EFE">
      <w:pPr>
        <w:rPr>
          <w:rFonts w:cs="Calibri"/>
        </w:rPr>
      </w:pPr>
    </w:p>
    <w:p w:rsidR="008D2EFE" w:rsidRPr="00A35F3C" w:rsidRDefault="008D2EFE" w:rsidP="008D2EFE">
      <w:pPr>
        <w:rPr>
          <w:rFonts w:cs="Calibri"/>
        </w:rPr>
      </w:pPr>
      <w:r w:rsidRPr="00E31BA2">
        <w:rPr>
          <w:rFonts w:cs="Calibri"/>
        </w:rPr>
        <w:t>Based on this survey, the TWG US has abstained from proposing a common style for the subtheme Go</w:t>
      </w:r>
      <w:r w:rsidRPr="00E31BA2">
        <w:rPr>
          <w:rFonts w:cs="Calibri"/>
        </w:rPr>
        <w:t>v</w:t>
      </w:r>
      <w:r w:rsidRPr="00E31BA2">
        <w:rPr>
          <w:rFonts w:cs="Calibri"/>
        </w:rPr>
        <w:t>ernmental Services.  The provision of a harmonized, widely accepted cartographic symbology of such a broad scope wasn't seen as a realistic aim. Instead of that a fine-grained layer structure according to the items of the ServiceTypeValue code list has bee</w:t>
      </w:r>
      <w:r>
        <w:rPr>
          <w:rFonts w:cs="Calibri"/>
        </w:rPr>
        <w:t>n proposed (see chapter 11.1.1)</w:t>
      </w:r>
      <w:r w:rsidRPr="004A5668">
        <w:rPr>
          <w:rFonts w:cs="Calibri"/>
        </w:rPr>
        <w:t>.</w:t>
      </w:r>
    </w:p>
    <w:p w:rsidR="008D2EFE" w:rsidRPr="00B318DD" w:rsidRDefault="008D2EFE" w:rsidP="005B2FAA">
      <w:pPr>
        <w:rPr>
          <w:szCs w:val="19"/>
          <w:lang w:eastAsia="ja-JP"/>
        </w:rPr>
      </w:pPr>
    </w:p>
    <w:p w:rsidR="008D2EFE" w:rsidRPr="00B318DD" w:rsidRDefault="008D2EFE" w:rsidP="005B2FAA">
      <w:pPr>
        <w:rPr>
          <w:szCs w:val="19"/>
          <w:lang w:eastAsia="ja-JP"/>
        </w:rPr>
      </w:pPr>
    </w:p>
    <w:p w:rsidR="008D2EFE" w:rsidRPr="00B318DD" w:rsidRDefault="008D2EFE" w:rsidP="005B2FAA">
      <w:pPr>
        <w:rPr>
          <w:szCs w:val="19"/>
          <w:lang w:eastAsia="ja-JP"/>
        </w:rPr>
      </w:pPr>
    </w:p>
    <w:p w:rsidR="008D2EFE" w:rsidRPr="00C06CB0" w:rsidRDefault="008D2EFE" w:rsidP="00C80190">
      <w:pPr>
        <w:pStyle w:val="ANNEX"/>
        <w:rPr>
          <w:lang w:val="en-US"/>
        </w:rPr>
      </w:pPr>
      <w:r w:rsidRPr="008B3241">
        <w:br/>
      </w:r>
      <w:bookmarkStart w:id="779" w:name="_Toc339278014"/>
      <w:bookmarkStart w:id="780" w:name="_Toc374520006"/>
      <w:r w:rsidRPr="004A5668">
        <w:rPr>
          <w:b w:val="0"/>
        </w:rPr>
        <w:t>(informative)</w:t>
      </w:r>
      <w:r w:rsidRPr="004A5668">
        <w:br/>
      </w:r>
      <w:bookmarkStart w:id="781" w:name="_Toc339277143"/>
      <w:bookmarkStart w:id="782" w:name="_Toc339278015"/>
      <w:bookmarkEnd w:id="779"/>
      <w:r w:rsidR="00C80190" w:rsidRPr="00782AE6">
        <w:t xml:space="preserve">Extended </w:t>
      </w:r>
      <w:r w:rsidR="00C80190" w:rsidRPr="00782AE6">
        <w:rPr>
          <w:rStyle w:val="StyleHeading2chapterHeading2h2sub-clause2H22H21l2Headi"/>
        </w:rPr>
        <w:t>Utility Networks</w:t>
      </w:r>
      <w:bookmarkEnd w:id="781"/>
      <w:bookmarkEnd w:id="782"/>
      <w:r w:rsidR="00C80190">
        <w:rPr>
          <w:rStyle w:val="StyleHeading2chapterHeading2h2sub-clause2H22H21l2Headi"/>
        </w:rPr>
        <w:t xml:space="preserve"> </w:t>
      </w:r>
      <w:r w:rsidR="00C80190">
        <w:t>Application S</w:t>
      </w:r>
      <w:r w:rsidR="00C80190" w:rsidRPr="00782AE6">
        <w:t>chema</w:t>
      </w:r>
      <w:r w:rsidR="00C80190">
        <w:t>s</w:t>
      </w:r>
      <w:bookmarkEnd w:id="780"/>
    </w:p>
    <w:p w:rsidR="008D2EFE" w:rsidRDefault="008D2EFE" w:rsidP="00C80190">
      <w:pPr>
        <w:pStyle w:val="a2"/>
      </w:pPr>
      <w:r w:rsidRPr="000B0C5F">
        <w:t xml:space="preserve"> </w:t>
      </w:r>
      <w:bookmarkStart w:id="783" w:name="_Toc339277144"/>
      <w:bookmarkStart w:id="784" w:name="_Toc339278016"/>
      <w:bookmarkStart w:id="785" w:name="_Toc374520007"/>
      <w:r w:rsidRPr="000B0C5F">
        <w:t>“Common Extended Utility Networks Elements” a</w:t>
      </w:r>
      <w:r w:rsidRPr="000B0C5F">
        <w:t>p</w:t>
      </w:r>
      <w:r w:rsidRPr="000B0C5F">
        <w:t>plication schema</w:t>
      </w:r>
      <w:bookmarkEnd w:id="783"/>
      <w:bookmarkEnd w:id="784"/>
      <w:bookmarkEnd w:id="785"/>
    </w:p>
    <w:p w:rsidR="001D7282" w:rsidRPr="001D7282" w:rsidRDefault="001D7282" w:rsidP="001D7282"/>
    <w:p w:rsidR="008D2EFE" w:rsidRPr="00C80190" w:rsidRDefault="008D2EFE" w:rsidP="00C80190">
      <w:pPr>
        <w:pStyle w:val="a3"/>
      </w:pPr>
      <w:bookmarkStart w:id="786" w:name="_Toc374520008"/>
      <w:r w:rsidRPr="00C80190">
        <w:t>UML Overview</w:t>
      </w:r>
      <w:bookmarkEnd w:id="786"/>
    </w:p>
    <w:p w:rsidR="008D2EFE" w:rsidRDefault="008D2EFE" w:rsidP="008D2EFE"/>
    <w:p w:rsidR="008D2EFE" w:rsidRPr="009B54FF" w:rsidRDefault="003A6388" w:rsidP="008D2EFE">
      <w:r w:rsidRPr="009B54FF">
        <w:rPr>
          <w:noProof/>
          <w:lang w:val="it-IT" w:eastAsia="it-IT"/>
        </w:rPr>
        <w:drawing>
          <wp:inline distT="0" distB="0" distL="0" distR="0">
            <wp:extent cx="5343525" cy="583882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43525" cy="5838825"/>
                    </a:xfrm>
                    <a:prstGeom prst="rect">
                      <a:avLst/>
                    </a:prstGeom>
                    <a:noFill/>
                    <a:ln>
                      <a:noFill/>
                    </a:ln>
                  </pic:spPr>
                </pic:pic>
              </a:graphicData>
            </a:graphic>
          </wp:inline>
        </w:drawing>
      </w:r>
    </w:p>
    <w:p w:rsidR="008D2EFE" w:rsidRPr="00F418C6" w:rsidRDefault="008D2EFE" w:rsidP="008D2EFE"/>
    <w:p w:rsidR="008D2EFE" w:rsidRPr="00F418C6" w:rsidRDefault="008D2EFE" w:rsidP="008D2EFE">
      <w:pPr>
        <w:rPr>
          <w:b/>
        </w:rPr>
      </w:pPr>
      <w:r w:rsidRPr="00F418C6">
        <w:rPr>
          <w:b/>
        </w:rPr>
        <w:t xml:space="preserve">Figure </w:t>
      </w:r>
      <w:r>
        <w:rPr>
          <w:b/>
          <w:noProof/>
        </w:rPr>
        <w:t>1</w:t>
      </w:r>
      <w:r w:rsidRPr="00F418C6">
        <w:rPr>
          <w:b/>
        </w:rPr>
        <w:t xml:space="preserve"> – UML class diagram: Overview of the “</w:t>
      </w:r>
      <w:r w:rsidRPr="009B54FF">
        <w:rPr>
          <w:b/>
        </w:rPr>
        <w:t>Extended Utility Networks - Extended Common Types</w:t>
      </w:r>
      <w:r w:rsidRPr="00F418C6">
        <w:rPr>
          <w:b/>
        </w:rPr>
        <w:t>”</w:t>
      </w:r>
    </w:p>
    <w:p w:rsidR="008D2EFE" w:rsidRDefault="008D2EFE" w:rsidP="008D2EFE"/>
    <w:p w:rsidR="00A62639" w:rsidRDefault="00A62639" w:rsidP="00D05EF5">
      <w:pPr>
        <w:pStyle w:val="a3"/>
      </w:pPr>
      <w:bookmarkStart w:id="787" w:name="_Toc374520009"/>
      <w:r>
        <w:t>Feature catalogue</w:t>
      </w:r>
      <w:bookmarkEnd w:id="787"/>
    </w:p>
    <w:p w:rsidR="00A62639" w:rsidRPr="00F91CA8" w:rsidRDefault="00A62639" w:rsidP="00A62639">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A62639" w:rsidTr="00A62639">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INSPIRE Application Schema Common Extended Utility Network Elements</w:t>
            </w:r>
          </w:p>
        </w:tc>
      </w:tr>
      <w:tr w:rsidR="00A62639" w:rsidTr="00A62639">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3.0</w:t>
            </w:r>
          </w:p>
        </w:tc>
      </w:tr>
    </w:tbl>
    <w:p w:rsidR="00A62639" w:rsidRPr="00F91CA8" w:rsidRDefault="00A62639" w:rsidP="00A62639">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74"/>
        <w:gridCol w:w="4258"/>
        <w:gridCol w:w="1599"/>
      </w:tblGrid>
      <w:tr w:rsidR="00A62639" w:rsidTr="00A62639">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Stereotypes</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CabinetExtended</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«featureType»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CableExtended</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«featureType»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DuctExtended</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«featureType»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DuctTypeValue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ManholeCoverOpeningTypeValue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ManholeCoverShapeTypeValue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ManholeExtended</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«featureType»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ManholeShaftAccessTypeValue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ManholeShaftMaterialTypeValue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ManholeTypeValue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PipeCoatingTypeValue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PipeExtended</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«featureType»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PipeShapeTypeValue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PoleExtended</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«featureType»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PoleFoundationTypeValue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PoleMaterialTypeValue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sidRPr="00D47C75">
              <w:rPr>
                <w:rFonts w:eastAsia="Times New Roman"/>
                <w:i/>
              </w:rPr>
              <w:t>PoleTypeValue</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A62639" w:rsidRDefault="00A62639">
            <w:pPr>
              <w:rPr>
                <w:rFonts w:eastAsia="Times New Roman"/>
                <w:sz w:val="24"/>
                <w:szCs w:val="24"/>
              </w:rPr>
            </w:pPr>
            <w:r>
              <w:rPr>
                <w:rFonts w:eastAsia="Times New Roman"/>
              </w:rPr>
              <w:t>«codeList»</w:t>
            </w:r>
          </w:p>
        </w:tc>
      </w:tr>
    </w:tbl>
    <w:p w:rsidR="00A62639" w:rsidRPr="00D05EF5" w:rsidRDefault="00A62639" w:rsidP="00D05EF5">
      <w:pPr>
        <w:pStyle w:val="a4"/>
      </w:pPr>
      <w:r w:rsidRPr="00D05EF5">
        <w:t>Spatial object types</w:t>
      </w:r>
    </w:p>
    <w:p w:rsidR="00A62639" w:rsidRDefault="00A62639" w:rsidP="00D05EF5">
      <w:pPr>
        <w:pStyle w:val="a5"/>
      </w:pPr>
      <w:bookmarkStart w:id="788" w:name="cabinetextended"/>
      <w:r>
        <w:t>CabinetExtended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88"/>
          <w:p w:rsidR="00A62639" w:rsidRDefault="00A62639">
            <w:pPr>
              <w:spacing w:line="225" w:lineRule="atLeast"/>
              <w:rPr>
                <w:rFonts w:eastAsia="Times New Roman"/>
                <w:sz w:val="24"/>
                <w:szCs w:val="24"/>
              </w:rPr>
            </w:pPr>
            <w:r>
              <w:rPr>
                <w:rFonts w:eastAsia="Times New Roman"/>
                <w:b/>
                <w:bCs/>
              </w:rPr>
              <w:t>CabinetExtended</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Cabinet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Subtype of:</w:t>
                  </w:r>
                </w:p>
              </w:tc>
              <w:tc>
                <w:tcPr>
                  <w:tcW w:w="0" w:type="auto"/>
                  <w:hideMark/>
                </w:tcPr>
                <w:p w:rsidR="00A62639" w:rsidRDefault="00A62639">
                  <w:pPr>
                    <w:rPr>
                      <w:rFonts w:eastAsia="Times New Roman"/>
                      <w:sz w:val="24"/>
                      <w:szCs w:val="24"/>
                    </w:rPr>
                  </w:pPr>
                  <w:r>
                    <w:rPr>
                      <w:rFonts w:eastAsia="Times New Roman"/>
                    </w:rPr>
                    <w:t>Cabinet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Extends the Cabinet feature in the Core Utility Network Profile.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«featureType»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cabinetHeight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The height of the cabinet.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The height is the vertical extend measuring accross the object - in this case, the cabinet - at right angles to the lenght.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cabinetLength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The lenght of the cabinet.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Lenght refers to the longest dimension of an object - in this case, the cabinet.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cabinetWidth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The width of the cabinet.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The measurement of the object - in this case, the cabinet - from side to side.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89" w:name="cableextended"/>
      <w:r>
        <w:rPr>
          <w:rFonts w:eastAsia="Times New Roman"/>
        </w:rPr>
        <w:t>CableExtended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89"/>
          <w:p w:rsidR="00A62639" w:rsidRDefault="00A62639">
            <w:pPr>
              <w:spacing w:line="225" w:lineRule="atLeast"/>
              <w:rPr>
                <w:rFonts w:eastAsia="Times New Roman"/>
                <w:sz w:val="24"/>
                <w:szCs w:val="24"/>
              </w:rPr>
            </w:pPr>
            <w:r>
              <w:rPr>
                <w:rFonts w:eastAsia="Times New Roman"/>
                <w:b/>
                <w:bCs/>
              </w:rPr>
              <w:t>CableExtended</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Cable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Subtype of:</w:t>
                  </w:r>
                </w:p>
              </w:tc>
              <w:tc>
                <w:tcPr>
                  <w:tcW w:w="0" w:type="auto"/>
                  <w:hideMark/>
                </w:tcPr>
                <w:p w:rsidR="00A62639" w:rsidRDefault="00A62639">
                  <w:pPr>
                    <w:rPr>
                      <w:rFonts w:eastAsia="Times New Roman"/>
                      <w:sz w:val="24"/>
                      <w:szCs w:val="24"/>
                    </w:rPr>
                  </w:pPr>
                  <w:r>
                    <w:rPr>
                      <w:rFonts w:eastAsia="Times New Roman"/>
                    </w:rPr>
                    <w:t>Cable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Extends the Cable feature in the Core Utility Network Profile.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«featureType»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capacity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Measure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0" w:name="ductextended"/>
      <w:r>
        <w:rPr>
          <w:rFonts w:eastAsia="Times New Roman"/>
        </w:rPr>
        <w:t>DuctExtended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0"/>
          <w:p w:rsidR="00A62639" w:rsidRDefault="00A62639">
            <w:pPr>
              <w:spacing w:line="225" w:lineRule="atLeast"/>
              <w:rPr>
                <w:rFonts w:eastAsia="Times New Roman"/>
                <w:sz w:val="24"/>
                <w:szCs w:val="24"/>
              </w:rPr>
            </w:pPr>
            <w:r>
              <w:rPr>
                <w:rFonts w:eastAsia="Times New Roman"/>
                <w:b/>
                <w:bCs/>
              </w:rPr>
              <w:t>DuctExtended</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Duct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Subtype of:</w:t>
                  </w:r>
                </w:p>
              </w:tc>
              <w:tc>
                <w:tcPr>
                  <w:tcW w:w="0" w:type="auto"/>
                  <w:hideMark/>
                </w:tcPr>
                <w:p w:rsidR="00A62639" w:rsidRDefault="00A62639">
                  <w:pPr>
                    <w:rPr>
                      <w:rFonts w:eastAsia="Times New Roman"/>
                      <w:sz w:val="24"/>
                      <w:szCs w:val="24"/>
                    </w:rPr>
                  </w:pPr>
                  <w:r>
                    <w:rPr>
                      <w:rFonts w:eastAsia="Times New Roman"/>
                    </w:rPr>
                    <w:t>Duct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Extends the Duct feature in the Core Utility Network Profile.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«featureType»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ductCasingType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DuctCasingTypeValue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Type of the Duct casing.</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ductType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DuctTypeValue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Type of the Duct.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columns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Integer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Number of pipe columns.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rows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Integer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Number of pipe rows.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spacer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Spacer size, in case there's built-in spacers.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1" w:name="manholeextended"/>
      <w:r>
        <w:rPr>
          <w:rFonts w:eastAsia="Times New Roman"/>
        </w:rPr>
        <w:t>ManholeExtended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1"/>
          <w:p w:rsidR="00A62639" w:rsidRDefault="00A62639">
            <w:pPr>
              <w:spacing w:line="225" w:lineRule="atLeast"/>
              <w:rPr>
                <w:rFonts w:eastAsia="Times New Roman"/>
                <w:sz w:val="24"/>
                <w:szCs w:val="24"/>
              </w:rPr>
            </w:pPr>
            <w:r>
              <w:rPr>
                <w:rFonts w:eastAsia="Times New Roman"/>
                <w:b/>
                <w:bCs/>
              </w:rPr>
              <w:t>ManholeExtended</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Manhole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Subtype of:</w:t>
                  </w:r>
                </w:p>
              </w:tc>
              <w:tc>
                <w:tcPr>
                  <w:tcW w:w="0" w:type="auto"/>
                  <w:hideMark/>
                </w:tcPr>
                <w:p w:rsidR="00A62639" w:rsidRDefault="00A62639">
                  <w:pPr>
                    <w:rPr>
                      <w:rFonts w:eastAsia="Times New Roman"/>
                      <w:sz w:val="24"/>
                      <w:szCs w:val="24"/>
                    </w:rPr>
                  </w:pPr>
                  <w:r>
                    <w:rPr>
                      <w:rFonts w:eastAsia="Times New Roman"/>
                    </w:rPr>
                    <w:t>Manhole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Extends the Manhole feature in the Core Utility Network Profile.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«featureType»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manholeCoverLength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The lenght of the manhole cover.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Lenght refers to the longest dimension of an object - in this case, the manhole cover.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ManholeTypeValue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Type of the manhole.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manholeCoverOpeningType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ManholeCoverOpeningTypeValue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cover opening.</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manholeCoverWidth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The width of the manhole cover.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The measurement of the object - in this case, the manhole cover - from side to side.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manholeCoverShapeType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ManholeCoverShapeTypeValue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cover shape.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manholeShaftAccessType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ManholeShaftAccessTypeValue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shaft access.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manholeShaftMaterialType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ManholeShaftMaterialTypeValue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shaft material.</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manholeShaftHeight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shaft height.</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manholeShaftLength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shaft 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manholeShaftWidth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Manhole shaft width.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2" w:name="pipeextended"/>
      <w:r>
        <w:rPr>
          <w:rFonts w:eastAsia="Times New Roman"/>
        </w:rPr>
        <w:t>PipeExtended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2"/>
          <w:p w:rsidR="00A62639" w:rsidRDefault="00A62639">
            <w:pPr>
              <w:spacing w:line="225" w:lineRule="atLeast"/>
              <w:rPr>
                <w:rFonts w:eastAsia="Times New Roman"/>
                <w:sz w:val="24"/>
                <w:szCs w:val="24"/>
              </w:rPr>
            </w:pPr>
            <w:r>
              <w:rPr>
                <w:rFonts w:eastAsia="Times New Roman"/>
                <w:b/>
                <w:bCs/>
              </w:rPr>
              <w:t>PipeExtended</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Pipe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Subtype of:</w:t>
                  </w:r>
                </w:p>
              </w:tc>
              <w:tc>
                <w:tcPr>
                  <w:tcW w:w="0" w:type="auto"/>
                  <w:hideMark/>
                </w:tcPr>
                <w:p w:rsidR="00A62639" w:rsidRDefault="00A62639">
                  <w:pPr>
                    <w:rPr>
                      <w:rFonts w:eastAsia="Times New Roman"/>
                      <w:sz w:val="24"/>
                      <w:szCs w:val="24"/>
                    </w:rPr>
                  </w:pPr>
                  <w:r>
                    <w:rPr>
                      <w:rFonts w:eastAsia="Times New Roman"/>
                    </w:rPr>
                    <w:t>Pipe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Extends the Pipe feature in the Core Utility Network Profile.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«featureType»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pipeCoatingType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PipeCoatingTypeValue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Pipe coating.</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pipeMaterialType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codevalue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Pipe material.</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pipeShapeType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PipeShapeTypeValue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Pipe shape.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3" w:name="poleextended"/>
      <w:r>
        <w:rPr>
          <w:rFonts w:eastAsia="Times New Roman"/>
        </w:rPr>
        <w:t>PoleExtended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3"/>
          <w:p w:rsidR="00A62639" w:rsidRDefault="00A62639">
            <w:pPr>
              <w:spacing w:line="225" w:lineRule="atLeast"/>
              <w:rPr>
                <w:rFonts w:eastAsia="Times New Roman"/>
                <w:sz w:val="24"/>
                <w:szCs w:val="24"/>
              </w:rPr>
            </w:pPr>
            <w:r>
              <w:rPr>
                <w:rFonts w:eastAsia="Times New Roman"/>
                <w:b/>
                <w:bCs/>
              </w:rPr>
              <w:t>PoleExtended</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Pole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Subtype of:</w:t>
                  </w:r>
                </w:p>
              </w:tc>
              <w:tc>
                <w:tcPr>
                  <w:tcW w:w="0" w:type="auto"/>
                  <w:hideMark/>
                </w:tcPr>
                <w:p w:rsidR="00A62639" w:rsidRDefault="00A62639">
                  <w:pPr>
                    <w:rPr>
                      <w:rFonts w:eastAsia="Times New Roman"/>
                      <w:sz w:val="24"/>
                      <w:szCs w:val="24"/>
                    </w:rPr>
                  </w:pPr>
                  <w:r>
                    <w:rPr>
                      <w:rFonts w:eastAsia="Times New Roman"/>
                    </w:rPr>
                    <w:t>PoleUtilityNodeContainer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Extends the Pole feature in the Core Utility Network Profile.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«featureType»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poleType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PoleTypeValue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Type of the pole.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poleMaterialType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PoleMaterialTypeValue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Pole material.</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poleFoundationType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PoleFoundationTypeValue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Pole foundation type.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poleDiameter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Length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Diameter of the pole.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hasAnchorGuy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Boolean</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Indicates whether a pole has anchor guy.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 xml:space="preserve">An </w:t>
                  </w:r>
                  <w:r>
                    <w:rPr>
                      <w:rFonts w:eastAsia="Times New Roman"/>
                      <w:i/>
                      <w:iCs/>
                    </w:rPr>
                    <w:t>anchor guy</w:t>
                  </w:r>
                  <w:r>
                    <w:rPr>
                      <w:rFonts w:eastAsia="Times New Roman"/>
                    </w:rPr>
                    <w:t xml:space="preserve"> is a wire or set of wires running from the top of the pole to an anchor installed in the ground and consists of wires, appropriate fastenings and the anchor. The anchor guy is usually installed at a distance from the pole that is 0.25 to 1.5 of the height of the attachment such that the slope is about 1:1. Sidewalk guys have a horizontal strut that is attached about halfway down the pole to provide pedestrian clearance. The guy runs from the top of the pole to the top of the strut, then down to the anchor.</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hasPushBrace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Boolean</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Indicates whether a pole has push braces.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i/>
                      <w:iCs/>
                    </w:rPr>
                    <w:t>Pushbraces</w:t>
                  </w:r>
                  <w:r>
                    <w:rPr>
                      <w:rFonts w:eastAsia="Times New Roman"/>
                    </w:rPr>
                    <w:t xml:space="preserve"> support or brace a pole when it is not feasible to use an anchor guy. A pushbrace is a pole or other member that is placed at an angle to help support the unbalanced pole and is often used on the inside curve of mountain roads. The poles that pushbraces support are grouped into classes based on their circumference 6 feet from the butt of the structure.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2639" w:rsidRPr="00F91CA8" w:rsidRDefault="00A62639">
            <w:pPr>
              <w:pStyle w:val="NormaleWeb"/>
              <w:rPr>
                <w:rFonts w:eastAsia="Times New Roman"/>
              </w:rPr>
            </w:pPr>
            <w:r>
              <w:rPr>
                <w:b/>
                <w:bCs/>
              </w:rPr>
              <w:t>Attribute: hasRiser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Heade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 type:</w:t>
                  </w:r>
                </w:p>
              </w:tc>
              <w:tc>
                <w:tcPr>
                  <w:tcW w:w="0" w:type="auto"/>
                  <w:hideMark/>
                </w:tcPr>
                <w:p w:rsidR="00A62639" w:rsidRDefault="00A62639">
                  <w:pPr>
                    <w:rPr>
                      <w:rFonts w:eastAsia="Times New Roman"/>
                      <w:sz w:val="24"/>
                      <w:szCs w:val="24"/>
                    </w:rPr>
                  </w:pPr>
                  <w:r>
                    <w:rPr>
                      <w:rFonts w:eastAsia="Times New Roman"/>
                    </w:rPr>
                    <w:t>Boolean</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Indicates whether a pole has risers.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 xml:space="preserve">A </w:t>
                  </w:r>
                  <w:r>
                    <w:rPr>
                      <w:rFonts w:eastAsia="Times New Roman"/>
                      <w:i/>
                      <w:iCs/>
                    </w:rPr>
                    <w:t xml:space="preserve">riser </w:t>
                  </w:r>
                  <w:r>
                    <w:rPr>
                      <w:rFonts w:eastAsia="Times New Roman"/>
                    </w:rPr>
                    <w:t>is a cylindrical or channel enclosure attached to a pole or structure to provide protection for underground conduit as it transitions from overhead to underground.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Multiplicity:</w:t>
                  </w:r>
                </w:p>
              </w:tc>
              <w:tc>
                <w:tcPr>
                  <w:tcW w:w="0" w:type="auto"/>
                  <w:hideMark/>
                </w:tcPr>
                <w:p w:rsidR="00A62639" w:rsidRDefault="00A62639">
                  <w:pPr>
                    <w:rPr>
                      <w:rFonts w:eastAsia="Times New Roman"/>
                      <w:sz w:val="24"/>
                      <w:szCs w:val="24"/>
                    </w:rPr>
                  </w:pPr>
                  <w:r>
                    <w:rPr>
                      <w:rFonts w:eastAsia="Times New Roman"/>
                    </w:rPr>
                    <w:t>1</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Stereotypes:</w:t>
                  </w:r>
                </w:p>
              </w:tc>
              <w:tc>
                <w:tcPr>
                  <w:tcW w:w="0" w:type="auto"/>
                  <w:hideMark/>
                </w:tcPr>
                <w:p w:rsidR="00A62639" w:rsidRDefault="00A62639">
                  <w:pPr>
                    <w:rPr>
                      <w:rFonts w:eastAsia="Times New Roman"/>
                      <w:sz w:val="24"/>
                      <w:szCs w:val="24"/>
                    </w:rPr>
                  </w:pPr>
                  <w:r>
                    <w:rPr>
                      <w:rFonts w:eastAsia="Times New Roman"/>
                    </w:rPr>
                    <w:t>«voidable»</w:t>
                  </w:r>
                </w:p>
              </w:tc>
            </w:tr>
          </w:tbl>
          <w:p w:rsidR="00A62639" w:rsidRDefault="00A62639">
            <w:pPr>
              <w:rPr>
                <w:rFonts w:eastAsia="Times New Roman"/>
                <w:sz w:val="24"/>
                <w:szCs w:val="24"/>
              </w:rPr>
            </w:pPr>
          </w:p>
        </w:tc>
      </w:tr>
    </w:tbl>
    <w:p w:rsidR="00A62639" w:rsidRDefault="00A62639" w:rsidP="00C44D6C">
      <w:pPr>
        <w:pStyle w:val="a4"/>
        <w:rPr>
          <w:rFonts w:eastAsia="Times New Roman"/>
        </w:rPr>
      </w:pPr>
      <w:r>
        <w:rPr>
          <w:rFonts w:eastAsia="Times New Roman"/>
        </w:rPr>
        <w:t>Code lists</w:t>
      </w:r>
    </w:p>
    <w:p w:rsidR="00A62639" w:rsidRDefault="00A62639" w:rsidP="00C44D6C">
      <w:pPr>
        <w:pStyle w:val="a5"/>
        <w:rPr>
          <w:rFonts w:eastAsia="Times New Roman"/>
        </w:rPr>
      </w:pPr>
      <w:bookmarkStart w:id="794" w:name="ducttypevalue"/>
      <w:r>
        <w:rPr>
          <w:rFonts w:eastAsia="Times New Roman"/>
        </w:rPr>
        <w:t>DuctTypeValue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4"/>
          <w:p w:rsidR="00A62639" w:rsidRDefault="00A62639">
            <w:pPr>
              <w:spacing w:line="225" w:lineRule="atLeast"/>
              <w:rPr>
                <w:rFonts w:eastAsia="Times New Roman"/>
                <w:sz w:val="24"/>
                <w:szCs w:val="24"/>
              </w:rPr>
            </w:pPr>
            <w:r>
              <w:rPr>
                <w:rFonts w:eastAsia="Times New Roman"/>
                <w:b/>
                <w:bCs/>
              </w:rPr>
              <w:t>DuctTypeValue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Duct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duct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open</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http://inspire.ec.europa.eu/codelist/US/DuctTypeValue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the values specified in </w:t>
                  </w:r>
                  <w:r w:rsidRPr="00D47C75">
                    <w:rPr>
                      <w:rFonts w:eastAsia="Times New Roman"/>
                      <w:i/>
                    </w:rPr>
                    <w:t>Annex C</w:t>
                  </w:r>
                  <w:r>
                    <w:rPr>
                      <w:rFonts w:eastAsia="Times New Roman"/>
                    </w:rPr>
                    <w:t xml:space="preserve"> and additional values at any level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5" w:name="manholecoveropeningtypevalue"/>
      <w:r>
        <w:rPr>
          <w:rFonts w:eastAsia="Times New Roman"/>
        </w:rPr>
        <w:t>ManholeCoverOpeningTypeValue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5"/>
          <w:p w:rsidR="00A62639" w:rsidRDefault="00A62639">
            <w:pPr>
              <w:spacing w:line="225" w:lineRule="atLeast"/>
              <w:rPr>
                <w:rFonts w:eastAsia="Times New Roman"/>
                <w:sz w:val="24"/>
                <w:szCs w:val="24"/>
              </w:rPr>
            </w:pPr>
            <w:r>
              <w:rPr>
                <w:rFonts w:eastAsia="Times New Roman"/>
                <w:b/>
                <w:bCs/>
              </w:rPr>
              <w:t>ManholeCoverOpeningTypeValue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Manhole cover opening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manhole cover opening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http://inspire.ec.europa.eu/codelist/US/ManholeCoverOpeningTypeValue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6" w:name="manholecovershapetypevalue"/>
      <w:r>
        <w:rPr>
          <w:rFonts w:eastAsia="Times New Roman"/>
        </w:rPr>
        <w:t>ManholeCoverShapeTypeValue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6"/>
          <w:p w:rsidR="00A62639" w:rsidRDefault="00A62639">
            <w:pPr>
              <w:spacing w:line="225" w:lineRule="atLeast"/>
              <w:rPr>
                <w:rFonts w:eastAsia="Times New Roman"/>
                <w:sz w:val="24"/>
                <w:szCs w:val="24"/>
              </w:rPr>
            </w:pPr>
            <w:r>
              <w:rPr>
                <w:rFonts w:eastAsia="Times New Roman"/>
                <w:b/>
                <w:bCs/>
              </w:rPr>
              <w:t>ManholeCoverShapeTypeValue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Manhole cover shape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manhole cover shape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http://inspire.ec.europa.eu/codelist/US/ManholeCoverShapeTypeValue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7" w:name="manholeshaftaccesstypevalue"/>
      <w:r>
        <w:rPr>
          <w:rFonts w:eastAsia="Times New Roman"/>
        </w:rPr>
        <w:t>ManholeShaftAccessTypeValue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7"/>
          <w:p w:rsidR="00A62639" w:rsidRDefault="00A62639">
            <w:pPr>
              <w:spacing w:line="225" w:lineRule="atLeast"/>
              <w:rPr>
                <w:rFonts w:eastAsia="Times New Roman"/>
                <w:sz w:val="24"/>
                <w:szCs w:val="24"/>
              </w:rPr>
            </w:pPr>
            <w:r>
              <w:rPr>
                <w:rFonts w:eastAsia="Times New Roman"/>
                <w:b/>
                <w:bCs/>
              </w:rPr>
              <w:t>ManholeShaftAccessTypeValue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Manhole shaft access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manhole shaft access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http://inspire.ec.europa.eu/codelist/US/ManholeShaftAccessTypeValue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8" w:name="manholeshaftmaterialtypevalue"/>
      <w:r>
        <w:rPr>
          <w:rFonts w:eastAsia="Times New Roman"/>
        </w:rPr>
        <w:t>ManholeShaftMaterialTypeValue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8"/>
          <w:p w:rsidR="00A62639" w:rsidRDefault="00A62639">
            <w:pPr>
              <w:spacing w:line="225" w:lineRule="atLeast"/>
              <w:rPr>
                <w:rFonts w:eastAsia="Times New Roman"/>
                <w:sz w:val="24"/>
                <w:szCs w:val="24"/>
              </w:rPr>
            </w:pPr>
            <w:r>
              <w:rPr>
                <w:rFonts w:eastAsia="Times New Roman"/>
                <w:b/>
                <w:bCs/>
              </w:rPr>
              <w:t>ManholeShaftMaterialTypeValue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Manhole shaft material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manhole shaft material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http://inspire.ec.europa.eu/codelist/US/ManholeShaftMaterialTypeValue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799" w:name="manholetypevalue"/>
      <w:r>
        <w:rPr>
          <w:rFonts w:eastAsia="Times New Roman"/>
        </w:rPr>
        <w:t>ManholeTypeValue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9"/>
          <w:p w:rsidR="00A62639" w:rsidRDefault="00A62639">
            <w:pPr>
              <w:spacing w:line="225" w:lineRule="atLeast"/>
              <w:rPr>
                <w:rFonts w:eastAsia="Times New Roman"/>
                <w:sz w:val="24"/>
                <w:szCs w:val="24"/>
              </w:rPr>
            </w:pPr>
            <w:r>
              <w:rPr>
                <w:rFonts w:eastAsia="Times New Roman"/>
                <w:b/>
                <w:bCs/>
              </w:rPr>
              <w:t>ManholeTypeValue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Manhole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manhole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http://inspire.ec.europa.eu/codelist/US/ManholeTypeValue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800" w:name="pipecoatingtypevalue"/>
      <w:r>
        <w:rPr>
          <w:rFonts w:eastAsia="Times New Roman"/>
        </w:rPr>
        <w:t>PipeCoatingTypeValue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0"/>
          <w:p w:rsidR="00A62639" w:rsidRDefault="00A62639">
            <w:pPr>
              <w:spacing w:line="225" w:lineRule="atLeast"/>
              <w:rPr>
                <w:rFonts w:eastAsia="Times New Roman"/>
                <w:sz w:val="24"/>
                <w:szCs w:val="24"/>
              </w:rPr>
            </w:pPr>
            <w:r>
              <w:rPr>
                <w:rFonts w:eastAsia="Times New Roman"/>
                <w:b/>
                <w:bCs/>
              </w:rPr>
              <w:t>PipeCoatingTypeValue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Pipe coating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pipe coating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http://inspire.ec.europa.eu/codelist/US/PipeCoatingTypeValue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801" w:name="pipematerialtypevalue"/>
      <w:r>
        <w:rPr>
          <w:rFonts w:eastAsia="Times New Roman"/>
        </w:rPr>
        <w:t>PipeMaterialTypeValue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1"/>
          <w:p w:rsidR="00A62639" w:rsidRDefault="00A62639">
            <w:pPr>
              <w:spacing w:line="225" w:lineRule="atLeast"/>
              <w:rPr>
                <w:rFonts w:eastAsia="Times New Roman"/>
                <w:sz w:val="24"/>
                <w:szCs w:val="24"/>
              </w:rPr>
            </w:pPr>
            <w:r>
              <w:rPr>
                <w:rFonts w:eastAsia="Times New Roman"/>
                <w:b/>
                <w:bCs/>
              </w:rPr>
              <w:t>PipeMaterialTypeValue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Pipe material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pipe material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http://inspire.ec.europa.eu/codelist/US/PipeMaterialTypeValue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802" w:name="pipeshapetypevalue"/>
      <w:r>
        <w:rPr>
          <w:rFonts w:eastAsia="Times New Roman"/>
        </w:rPr>
        <w:t>PipeShapeTypeValue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2"/>
          <w:p w:rsidR="00A62639" w:rsidRDefault="00A62639">
            <w:pPr>
              <w:spacing w:line="225" w:lineRule="atLeast"/>
              <w:rPr>
                <w:rFonts w:eastAsia="Times New Roman"/>
                <w:sz w:val="24"/>
                <w:szCs w:val="24"/>
              </w:rPr>
            </w:pPr>
            <w:r>
              <w:rPr>
                <w:rFonts w:eastAsia="Times New Roman"/>
                <w:b/>
                <w:bCs/>
              </w:rPr>
              <w:t>PipeShapeTypeValue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Pipe shape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pipe shape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http://inspire.ec.europa.eu/codelist/US/PipeShapeTypeValue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803" w:name="polefoundationtypevalue"/>
      <w:r>
        <w:rPr>
          <w:rFonts w:eastAsia="Times New Roman"/>
        </w:rPr>
        <w:t>PoleFoundationTypeValue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3"/>
          <w:p w:rsidR="00A62639" w:rsidRDefault="00A62639">
            <w:pPr>
              <w:spacing w:line="225" w:lineRule="atLeast"/>
              <w:rPr>
                <w:rFonts w:eastAsia="Times New Roman"/>
                <w:sz w:val="24"/>
                <w:szCs w:val="24"/>
              </w:rPr>
            </w:pPr>
            <w:r>
              <w:rPr>
                <w:rFonts w:eastAsia="Times New Roman"/>
                <w:b/>
                <w:bCs/>
              </w:rPr>
              <w:t>PoleFoundationTypeValue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Pole foundation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pole foundation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http://inspire.ec.europa.eu/codelist/US/PoleFoundationTypeValue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804" w:name="polematerialtypevalue"/>
      <w:r>
        <w:rPr>
          <w:rFonts w:eastAsia="Times New Roman"/>
        </w:rPr>
        <w:t>PoleMaterialTypeValue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4"/>
          <w:p w:rsidR="00A62639" w:rsidRDefault="00A62639">
            <w:pPr>
              <w:spacing w:line="225" w:lineRule="atLeast"/>
              <w:rPr>
                <w:rFonts w:eastAsia="Times New Roman"/>
                <w:sz w:val="24"/>
                <w:szCs w:val="24"/>
              </w:rPr>
            </w:pPr>
            <w:r>
              <w:rPr>
                <w:rFonts w:eastAsia="Times New Roman"/>
                <w:b/>
                <w:bCs/>
              </w:rPr>
              <w:t>PoleMaterialTypeValue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Pole material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pole material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http://inspire.ec.europa.eu/codelist/US/PoleMaterialTypeValue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5"/>
        <w:rPr>
          <w:rFonts w:eastAsia="Times New Roman"/>
        </w:rPr>
      </w:pPr>
      <w:bookmarkStart w:id="805" w:name="poletypevalue"/>
      <w:r>
        <w:rPr>
          <w:rFonts w:eastAsia="Times New Roman"/>
        </w:rPr>
        <w:t>PoleTypeValue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5"/>
          <w:p w:rsidR="00A62639" w:rsidRDefault="00A62639">
            <w:pPr>
              <w:spacing w:line="225" w:lineRule="atLeast"/>
              <w:rPr>
                <w:rFonts w:eastAsia="Times New Roman"/>
                <w:sz w:val="24"/>
                <w:szCs w:val="24"/>
              </w:rPr>
            </w:pPr>
            <w:r>
              <w:rPr>
                <w:rFonts w:eastAsia="Times New Roman"/>
                <w:b/>
                <w:bCs/>
              </w:rPr>
              <w:t>PoleTypeValue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Name:</w:t>
                  </w:r>
                </w:p>
              </w:tc>
              <w:tc>
                <w:tcPr>
                  <w:tcW w:w="0" w:type="auto"/>
                  <w:hideMark/>
                </w:tcPr>
                <w:p w:rsidR="00A62639" w:rsidRDefault="00A62639">
                  <w:pPr>
                    <w:rPr>
                      <w:rFonts w:eastAsia="Times New Roman"/>
                      <w:sz w:val="24"/>
                      <w:szCs w:val="24"/>
                    </w:rPr>
                  </w:pPr>
                  <w:r>
                    <w:rPr>
                      <w:rFonts w:eastAsia="Times New Roman"/>
                    </w:rPr>
                    <w:t>Pole type value (Extended)</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Codelist containing a classification of pole types.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Extensibility:</w:t>
                  </w:r>
                </w:p>
              </w:tc>
              <w:tc>
                <w:tcPr>
                  <w:tcW w:w="0" w:type="auto"/>
                  <w:hideMark/>
                </w:tcPr>
                <w:p w:rsidR="00A62639" w:rsidRDefault="00A62639">
                  <w:pPr>
                    <w:rPr>
                      <w:rFonts w:eastAsia="Times New Roman"/>
                      <w:sz w:val="24"/>
                      <w:szCs w:val="24"/>
                    </w:rPr>
                  </w:pPr>
                  <w:r>
                    <w:rPr>
                      <w:rFonts w:eastAsia="Times New Roman"/>
                    </w:rPr>
                    <w:t>any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Identifier:</w:t>
                  </w:r>
                </w:p>
              </w:tc>
              <w:tc>
                <w:tcPr>
                  <w:tcW w:w="0" w:type="auto"/>
                  <w:hideMark/>
                </w:tcPr>
                <w:p w:rsidR="00A62639" w:rsidRDefault="00A62639">
                  <w:pPr>
                    <w:rPr>
                      <w:rFonts w:eastAsia="Times New Roman"/>
                      <w:sz w:val="24"/>
                      <w:szCs w:val="24"/>
                    </w:rPr>
                  </w:pPr>
                  <w:r>
                    <w:rPr>
                      <w:rFonts w:eastAsia="Times New Roman"/>
                    </w:rPr>
                    <w:t>http://inspire.ec.europa.eu/codelist/US/PoleTypeValue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Values:</w:t>
                  </w:r>
                </w:p>
              </w:tc>
              <w:tc>
                <w:tcPr>
                  <w:tcW w:w="0" w:type="auto"/>
                  <w:hideMark/>
                </w:tcPr>
                <w:p w:rsidR="00A62639" w:rsidRDefault="00A62639">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A62639" w:rsidRDefault="00A62639">
            <w:pPr>
              <w:rPr>
                <w:rFonts w:eastAsia="Times New Roman"/>
                <w:sz w:val="24"/>
                <w:szCs w:val="24"/>
              </w:rPr>
            </w:pPr>
          </w:p>
        </w:tc>
      </w:tr>
    </w:tbl>
    <w:p w:rsidR="00A62639" w:rsidRDefault="00A62639" w:rsidP="00C44D6C">
      <w:pPr>
        <w:pStyle w:val="a4"/>
        <w:rPr>
          <w:rFonts w:eastAsia="Times New Roman"/>
        </w:rPr>
      </w:pPr>
      <w:r>
        <w:rPr>
          <w:rFonts w:eastAsia="Times New Roman"/>
        </w:rPr>
        <w:t>Imported types (informative)</w:t>
      </w:r>
    </w:p>
    <w:p w:rsidR="00A62639" w:rsidRPr="00F91CA8" w:rsidRDefault="00A62639" w:rsidP="00A62639">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A62639" w:rsidRDefault="00A62639" w:rsidP="00C44D6C">
      <w:pPr>
        <w:pStyle w:val="a5"/>
        <w:rPr>
          <w:rFonts w:eastAsia="Times New Roman"/>
        </w:rPr>
      </w:pPr>
      <w:r>
        <w:rPr>
          <w:rFonts w:eastAsia="Times New Roman"/>
        </w:rPr>
        <w:t>Boolean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Boolean</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Truth</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Geographic information -- Conceptual schema language [ISO/TS 19103:2005]</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Cabinet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Cabinet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Simple cabinet object which may carry utility objects belonging to either single or multiple utility networks.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Cabinets represent mountable node objects that can contain smaller utility devices and cables.</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Cable (abstract)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A utility link or link sequence used to convey electricity or data from one location to another.</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Duct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Duct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A utility link or link sequence used to protect and guide cable and pipes via an encasing construction.</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 xml:space="preserve">A Duct (or Conduit, or Duct-bank, or Wireway) is a linear object which belongs to the structural network. It is the outermost casing. A Duct may contain Pipe(s), Cable(s) or other Duct(s). </w:t>
                  </w:r>
                  <w:r>
                    <w:rPr>
                      <w:rFonts w:eastAsia="Times New Roman"/>
                    </w:rPr>
                    <w:br/>
                    <w:t>Duct is a concrete feature class that contains information about the position and characteristics of ducts as seen from a manhole, vault, or a cross section of a trench and duct.</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DuctCasingTypeValue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DuctCasingTypeValue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Extended Electricity</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Type of duct casings.</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Integer</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Numerics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Geographic information -- Conceptual schema language [ISO/TS 19103:2005]</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Length</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Units of Measure</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Geographic information -- Conceptual schema language [ISO/TS 19103:2005]</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Manhole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Manhole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Simple container object which may contain either single or multiple utility networks objects.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rPr>
                  </w:pPr>
                  <w:r>
                    <w:rPr>
                      <w:rFonts w:eastAsia="Times New Roman"/>
                    </w:rPr>
                    <w:t>Manholes perform following functions:</w:t>
                  </w:r>
                </w:p>
                <w:p w:rsidR="00A62639" w:rsidRDefault="00A62639">
                  <w:pPr>
                    <w:ind w:left="720"/>
                    <w:rPr>
                      <w:rFonts w:eastAsia="Times New Roman"/>
                    </w:rPr>
                  </w:pPr>
                </w:p>
                <w:p w:rsidR="00A62639" w:rsidRDefault="00A62639" w:rsidP="00F91CA8">
                  <w:pPr>
                    <w:numPr>
                      <w:ilvl w:val="0"/>
                      <w:numId w:val="85"/>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drainage for the conduit system so that freezing water does not damage the conduit or wires. </w:t>
                  </w:r>
                </w:p>
                <w:p w:rsidR="00A62639" w:rsidRDefault="00A62639">
                  <w:pPr>
                    <w:ind w:left="720"/>
                    <w:rPr>
                      <w:rFonts w:eastAsia="Times New Roman"/>
                    </w:rPr>
                  </w:pPr>
                </w:p>
                <w:p w:rsidR="00A62639" w:rsidRDefault="00A62639" w:rsidP="00F91CA8">
                  <w:pPr>
                    <w:numPr>
                      <w:ilvl w:val="0"/>
                      <w:numId w:val="85"/>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a location for bending the conduit run without damaging the wires. </w:t>
                  </w:r>
                </w:p>
                <w:p w:rsidR="00A62639" w:rsidRDefault="00A62639">
                  <w:pPr>
                    <w:ind w:left="720"/>
                    <w:rPr>
                      <w:rFonts w:eastAsia="Times New Roman"/>
                    </w:rPr>
                  </w:pPr>
                </w:p>
                <w:p w:rsidR="00A62639" w:rsidRDefault="00A62639" w:rsidP="00F91CA8">
                  <w:pPr>
                    <w:numPr>
                      <w:ilvl w:val="0"/>
                      <w:numId w:val="85"/>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a junction for conduits coming from different directions. </w:t>
                  </w:r>
                </w:p>
                <w:p w:rsidR="00A62639" w:rsidRDefault="00A62639">
                  <w:pPr>
                    <w:ind w:left="720"/>
                    <w:rPr>
                      <w:rFonts w:eastAsia="Times New Roman"/>
                    </w:rPr>
                  </w:pPr>
                </w:p>
                <w:p w:rsidR="00A62639" w:rsidRDefault="00A62639" w:rsidP="00F91CA8">
                  <w:pPr>
                    <w:numPr>
                      <w:ilvl w:val="0"/>
                      <w:numId w:val="85"/>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 xml:space="preserve">Provide access to the system for maintenance. </w:t>
                  </w:r>
                </w:p>
                <w:p w:rsidR="00A62639" w:rsidRDefault="00A62639">
                  <w:pPr>
                    <w:ind w:left="720"/>
                    <w:rPr>
                      <w:rFonts w:eastAsia="Times New Roman"/>
                    </w:rPr>
                  </w:pPr>
                </w:p>
                <w:p w:rsidR="00A62639" w:rsidRDefault="00A62639">
                  <w:pPr>
                    <w:rPr>
                      <w:rFonts w:eastAsia="Times New Roman"/>
                      <w:sz w:val="24"/>
                      <w:szCs w:val="24"/>
                    </w:rPr>
                  </w:pP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Measure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ProductionAndIndustrialFacilitiesExtension</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Production and Industrial Facilities [DS-D2.8.III.8]</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Declared or measured quantity of any kind of physical entity.</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Pipe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A utility link or link sequence for the conveyance of solids, liquids, chemicals or gases from one location to another. A pipe can also be used as an object to encase several cables (a bundle of cables) or other (smaller) pipes.</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Pole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Pole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Simple pole (mast) object which may carry utility objects belonging to either single or multiple utility networks.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Poles represent node objects that can support utility devices and cables.</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UtilityNodeContainer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UtilityNodeContainer (abstract)</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Common Utility Network Elements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INSPIRE Data specification on Utility and Governmental Services [DS-D2.8.III.6]</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Definition:</w:t>
                  </w:r>
                </w:p>
              </w:tc>
              <w:tc>
                <w:tcPr>
                  <w:tcW w:w="0" w:type="auto"/>
                  <w:hideMark/>
                </w:tcPr>
                <w:p w:rsidR="00A62639" w:rsidRDefault="00A62639">
                  <w:pPr>
                    <w:rPr>
                      <w:rFonts w:eastAsia="Times New Roman"/>
                      <w:sz w:val="24"/>
                      <w:szCs w:val="24"/>
                    </w:rPr>
                  </w:pPr>
                  <w:r>
                    <w:rPr>
                      <w:rFonts w:eastAsia="Times New Roman"/>
                    </w:rPr>
                    <w:t>A point spatial object which is used for connectivity, and also may contain other spatial objects (not neccessarily belonging to the same utility network).</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Description:</w:t>
                  </w:r>
                </w:p>
              </w:tc>
              <w:tc>
                <w:tcPr>
                  <w:tcW w:w="0" w:type="auto"/>
                  <w:hideMark/>
                </w:tcPr>
                <w:p w:rsidR="00A62639" w:rsidRDefault="00A62639">
                  <w:pPr>
                    <w:rPr>
                      <w:rFonts w:eastAsia="Times New Roman"/>
                      <w:sz w:val="24"/>
                      <w:szCs w:val="24"/>
                    </w:rPr>
                  </w:pPr>
                  <w:r>
                    <w:rPr>
                      <w:rFonts w:eastAsia="Times New Roman"/>
                    </w:rPr>
                    <w:t>Nodes are found at either end of the UtilityLink.</w:t>
                  </w:r>
                </w:p>
              </w:tc>
            </w:tr>
          </w:tbl>
          <w:p w:rsidR="00A62639" w:rsidRDefault="00A62639">
            <w:pPr>
              <w:rPr>
                <w:rFonts w:eastAsia="Times New Roman"/>
                <w:sz w:val="24"/>
                <w:szCs w:val="24"/>
              </w:rPr>
            </w:pPr>
          </w:p>
        </w:tc>
      </w:tr>
    </w:tbl>
    <w:p w:rsidR="00A62639" w:rsidRDefault="00A62639" w:rsidP="00C44D6C">
      <w:pPr>
        <w:pStyle w:val="a5"/>
        <w:rPr>
          <w:rFonts w:eastAsia="Times New Roman"/>
        </w:rPr>
      </w:pPr>
      <w:r>
        <w:rPr>
          <w:rFonts w:eastAsia="Times New Roman"/>
        </w:rPr>
        <w:t>codevalue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62639" w:rsidTr="00A62639">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62639" w:rsidRDefault="00A62639">
            <w:pPr>
              <w:spacing w:line="225" w:lineRule="atLeast"/>
              <w:rPr>
                <w:rFonts w:eastAsia="Times New Roman"/>
                <w:sz w:val="24"/>
                <w:szCs w:val="24"/>
              </w:rPr>
            </w:pPr>
            <w:r>
              <w:rPr>
                <w:rFonts w:eastAsia="Times New Roman"/>
                <w:b/>
                <w:bCs/>
              </w:rPr>
              <w:t>codevalue</w:t>
            </w:r>
          </w:p>
        </w:tc>
      </w:tr>
      <w:tr w:rsidR="00A62639" w:rsidTr="00A62639">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Package:</w:t>
                  </w:r>
                </w:p>
              </w:tc>
              <w:tc>
                <w:tcPr>
                  <w:tcW w:w="0" w:type="auto"/>
                  <w:hideMark/>
                </w:tcPr>
                <w:p w:rsidR="00A62639" w:rsidRDefault="00A62639">
                  <w:pPr>
                    <w:rPr>
                      <w:rFonts w:eastAsia="Times New Roman"/>
                      <w:sz w:val="24"/>
                      <w:szCs w:val="24"/>
                    </w:rPr>
                  </w:pPr>
                  <w:r>
                    <w:rPr>
                      <w:rFonts w:eastAsia="Times New Roman"/>
                    </w:rPr>
                    <w:t>EncodingRules</w:t>
                  </w:r>
                </w:p>
              </w:tc>
            </w:tr>
            <w:tr w:rsidR="00A62639">
              <w:trPr>
                <w:tblCellSpacing w:w="0" w:type="dxa"/>
              </w:trPr>
              <w:tc>
                <w:tcPr>
                  <w:tcW w:w="360" w:type="dxa"/>
                  <w:hideMark/>
                </w:tcPr>
                <w:p w:rsidR="00A62639" w:rsidRDefault="00A62639">
                  <w:pPr>
                    <w:rPr>
                      <w:rFonts w:eastAsia="Times New Roman"/>
                      <w:sz w:val="24"/>
                      <w:szCs w:val="24"/>
                    </w:rPr>
                  </w:pPr>
                  <w:r>
                    <w:rPr>
                      <w:rFonts w:eastAsia="Times New Roman"/>
                    </w:rPr>
                    <w:t> </w:t>
                  </w:r>
                </w:p>
              </w:tc>
              <w:tc>
                <w:tcPr>
                  <w:tcW w:w="1500" w:type="dxa"/>
                  <w:hideMark/>
                </w:tcPr>
                <w:p w:rsidR="00A62639" w:rsidRDefault="00A62639">
                  <w:pPr>
                    <w:rPr>
                      <w:rFonts w:eastAsia="Times New Roman"/>
                      <w:sz w:val="24"/>
                      <w:szCs w:val="24"/>
                    </w:rPr>
                  </w:pPr>
                  <w:r>
                    <w:rPr>
                      <w:rFonts w:eastAsia="Times New Roman"/>
                    </w:rPr>
                    <w:t>Reference:</w:t>
                  </w:r>
                </w:p>
              </w:tc>
              <w:tc>
                <w:tcPr>
                  <w:tcW w:w="0" w:type="auto"/>
                  <w:hideMark/>
                </w:tcPr>
                <w:p w:rsidR="00A62639" w:rsidRDefault="00A62639">
                  <w:pPr>
                    <w:rPr>
                      <w:rFonts w:eastAsia="Times New Roman"/>
                      <w:sz w:val="24"/>
                      <w:szCs w:val="24"/>
                    </w:rPr>
                  </w:pPr>
                  <w:r>
                    <w:rPr>
                      <w:rFonts w:eastAsia="Times New Roman"/>
                    </w:rPr>
                    <w:t>Geographic information -- Encoding [ISO 19118:2011]</w:t>
                  </w:r>
                </w:p>
              </w:tc>
            </w:tr>
          </w:tbl>
          <w:p w:rsidR="00A62639" w:rsidRDefault="00A62639">
            <w:pPr>
              <w:rPr>
                <w:rFonts w:eastAsia="Times New Roman"/>
                <w:sz w:val="24"/>
                <w:szCs w:val="24"/>
              </w:rPr>
            </w:pPr>
          </w:p>
        </w:tc>
      </w:tr>
    </w:tbl>
    <w:p w:rsidR="00A62639" w:rsidRDefault="00A62639" w:rsidP="00A62639">
      <w:pPr>
        <w:rPr>
          <w:rFonts w:eastAsia="Times New Roman"/>
        </w:rPr>
      </w:pPr>
    </w:p>
    <w:p w:rsidR="008D2EFE" w:rsidRPr="00724742" w:rsidRDefault="008D2EFE" w:rsidP="00D47C75">
      <w:pPr>
        <w:pStyle w:val="a2"/>
      </w:pPr>
      <w:bookmarkStart w:id="806" w:name="_Toc339277146"/>
      <w:bookmarkStart w:id="807" w:name="_Toc339278018"/>
      <w:bookmarkStart w:id="808" w:name="_Toc374520010"/>
      <w:r w:rsidRPr="00724742">
        <w:t>“Extended Electricity Network” application schema</w:t>
      </w:r>
      <w:bookmarkEnd w:id="806"/>
      <w:bookmarkEnd w:id="807"/>
      <w:bookmarkEnd w:id="808"/>
    </w:p>
    <w:p w:rsidR="008D2EFE" w:rsidRDefault="008D2EFE" w:rsidP="008D2EFE">
      <w:pPr>
        <w:tabs>
          <w:tab w:val="clear" w:pos="284"/>
          <w:tab w:val="clear" w:pos="567"/>
          <w:tab w:val="clear" w:pos="851"/>
          <w:tab w:val="clear" w:pos="1134"/>
        </w:tabs>
        <w:jc w:val="left"/>
        <w:rPr>
          <w:rFonts w:cs="Arial"/>
        </w:rPr>
      </w:pPr>
    </w:p>
    <w:p w:rsidR="008D2EFE" w:rsidRPr="00724742" w:rsidRDefault="008D2EFE" w:rsidP="00D47C75">
      <w:pPr>
        <w:pStyle w:val="a3"/>
      </w:pPr>
      <w:bookmarkStart w:id="809" w:name="_Toc339277147"/>
      <w:bookmarkStart w:id="810" w:name="_Toc339278019"/>
      <w:bookmarkStart w:id="811" w:name="_Toc342576160"/>
      <w:bookmarkStart w:id="812" w:name="_Toc343248835"/>
      <w:bookmarkStart w:id="813" w:name="_Toc343509734"/>
      <w:bookmarkStart w:id="814" w:name="_Toc343679016"/>
      <w:bookmarkStart w:id="815" w:name="_Toc346205961"/>
      <w:bookmarkStart w:id="816" w:name="_Toc346206972"/>
      <w:bookmarkStart w:id="817" w:name="_Toc347404383"/>
      <w:bookmarkStart w:id="818" w:name="_Toc347405657"/>
      <w:bookmarkStart w:id="819" w:name="_Toc347755056"/>
      <w:bookmarkStart w:id="820" w:name="_Toc374520011"/>
      <w:r w:rsidRPr="00724742">
        <w:t>UML Overview</w:t>
      </w:r>
      <w:bookmarkEnd w:id="809"/>
      <w:bookmarkEnd w:id="810"/>
      <w:bookmarkEnd w:id="811"/>
      <w:bookmarkEnd w:id="812"/>
      <w:bookmarkEnd w:id="813"/>
      <w:bookmarkEnd w:id="814"/>
      <w:bookmarkEnd w:id="815"/>
      <w:bookmarkEnd w:id="816"/>
      <w:bookmarkEnd w:id="817"/>
      <w:bookmarkEnd w:id="818"/>
      <w:bookmarkEnd w:id="819"/>
      <w:bookmarkEnd w:id="820"/>
    </w:p>
    <w:p w:rsidR="008D2EFE" w:rsidRDefault="008D2EFE" w:rsidP="008D2EFE">
      <w:pPr>
        <w:rPr>
          <w:lang w:val="x-none"/>
        </w:rPr>
      </w:pPr>
    </w:p>
    <w:p w:rsidR="008D2EFE" w:rsidRDefault="008D2EFE" w:rsidP="008D2EFE">
      <w:pPr>
        <w:tabs>
          <w:tab w:val="clear" w:pos="284"/>
          <w:tab w:val="clear" w:pos="567"/>
          <w:tab w:val="clear" w:pos="851"/>
          <w:tab w:val="clear" w:pos="1134"/>
        </w:tabs>
        <w:jc w:val="left"/>
        <w:rPr>
          <w:rFonts w:cs="Arial"/>
        </w:rPr>
      </w:pPr>
    </w:p>
    <w:p w:rsidR="008D2EFE" w:rsidRDefault="003A6388" w:rsidP="008D2EFE">
      <w:pPr>
        <w:tabs>
          <w:tab w:val="clear" w:pos="284"/>
          <w:tab w:val="clear" w:pos="567"/>
          <w:tab w:val="clear" w:pos="851"/>
          <w:tab w:val="clear" w:pos="1134"/>
        </w:tabs>
        <w:jc w:val="left"/>
        <w:rPr>
          <w:rFonts w:cs="Arial"/>
        </w:rPr>
      </w:pPr>
      <w:r w:rsidRPr="003A4365">
        <w:rPr>
          <w:rFonts w:cs="Arial"/>
          <w:noProof/>
          <w:lang w:val="it-IT" w:eastAsia="it-IT"/>
        </w:rPr>
        <w:drawing>
          <wp:inline distT="0" distB="0" distL="0" distR="0">
            <wp:extent cx="5762625" cy="3448050"/>
            <wp:effectExtent l="0" t="0" r="0" b="0"/>
            <wp:docPr id="46" name="Immagine 46" descr="Extended Electricit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tended Electricity Network"/>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2625" cy="3448050"/>
                    </a:xfrm>
                    <a:prstGeom prst="rect">
                      <a:avLst/>
                    </a:prstGeom>
                    <a:noFill/>
                    <a:ln>
                      <a:noFill/>
                    </a:ln>
                  </pic:spPr>
                </pic:pic>
              </a:graphicData>
            </a:graphic>
          </wp:inline>
        </w:drawing>
      </w:r>
    </w:p>
    <w:p w:rsidR="008D2EFE" w:rsidRPr="00D86725" w:rsidRDefault="008D2EFE" w:rsidP="008D2EFE">
      <w:pPr>
        <w:tabs>
          <w:tab w:val="clear" w:pos="284"/>
          <w:tab w:val="clear" w:pos="567"/>
          <w:tab w:val="clear" w:pos="851"/>
          <w:tab w:val="clear" w:pos="1134"/>
        </w:tabs>
        <w:jc w:val="left"/>
        <w:rPr>
          <w:rFonts w:cs="Arial"/>
        </w:rPr>
      </w:pPr>
    </w:p>
    <w:p w:rsidR="008D2EFE" w:rsidRPr="00F418C6" w:rsidRDefault="008D2EFE" w:rsidP="008D2EFE">
      <w:pPr>
        <w:rPr>
          <w:b/>
        </w:rPr>
      </w:pPr>
      <w:r w:rsidRPr="00F418C6">
        <w:rPr>
          <w:b/>
        </w:rPr>
        <w:t xml:space="preserve">Figure </w:t>
      </w:r>
      <w:r>
        <w:rPr>
          <w:b/>
          <w:noProof/>
        </w:rPr>
        <w:t>2</w:t>
      </w:r>
      <w:r w:rsidRPr="00F418C6">
        <w:rPr>
          <w:b/>
        </w:rPr>
        <w:t xml:space="preserve"> – UML class diagram: Overview of the “</w:t>
      </w:r>
      <w:r>
        <w:rPr>
          <w:b/>
        </w:rPr>
        <w:t>Electricity</w:t>
      </w:r>
      <w:r w:rsidRPr="00F418C6">
        <w:rPr>
          <w:b/>
        </w:rPr>
        <w:t xml:space="preserve"> Networks”</w:t>
      </w:r>
    </w:p>
    <w:p w:rsidR="008D2EFE" w:rsidRPr="00B76DBF" w:rsidRDefault="008D2EFE" w:rsidP="008D2EFE">
      <w:pPr>
        <w:tabs>
          <w:tab w:val="clear" w:pos="284"/>
          <w:tab w:val="clear" w:pos="567"/>
          <w:tab w:val="clear" w:pos="851"/>
          <w:tab w:val="clear" w:pos="1134"/>
        </w:tabs>
        <w:jc w:val="left"/>
        <w:rPr>
          <w:rFonts w:cs="Arial"/>
        </w:rPr>
      </w:pPr>
    </w:p>
    <w:p w:rsidR="00D47C75" w:rsidRDefault="00D47C75" w:rsidP="00D47C75">
      <w:pPr>
        <w:pStyle w:val="a3"/>
      </w:pPr>
      <w:bookmarkStart w:id="821" w:name="_Toc374520012"/>
      <w:r>
        <w:t>Feature catalogue</w:t>
      </w:r>
      <w:bookmarkEnd w:id="821"/>
    </w:p>
    <w:p w:rsidR="00D47C75" w:rsidRPr="00F91CA8" w:rsidRDefault="00D47C75" w:rsidP="00D47C7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INSPIRE Application Schema Extended Electricity</w:t>
            </w:r>
          </w:p>
        </w:tc>
      </w:tr>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3.0</w:t>
            </w:r>
          </w:p>
        </w:tc>
      </w:tr>
    </w:tbl>
    <w:p w:rsidR="00D47C75" w:rsidRPr="00F91CA8" w:rsidRDefault="00D47C75" w:rsidP="00D47C7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13"/>
        <w:gridCol w:w="3212"/>
        <w:gridCol w:w="1606"/>
      </w:tblGrid>
      <w:tr w:rsidR="00D47C75" w:rsidTr="00D47C7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Stereotypes</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ElectricityCableConductorMaterialTypeValue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Electricity</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ElectricityCableExtended</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Electricity</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«featureType»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ElectricityCableTypeValue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Electricity</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bl>
    <w:p w:rsidR="00D47C75" w:rsidRDefault="00D47C75" w:rsidP="001920CB">
      <w:pPr>
        <w:pStyle w:val="a4"/>
        <w:rPr>
          <w:rFonts w:eastAsia="Times New Roman"/>
        </w:rPr>
      </w:pPr>
      <w:r>
        <w:rPr>
          <w:rFonts w:eastAsia="Times New Roman"/>
        </w:rPr>
        <w:t>Spatial object types</w:t>
      </w:r>
    </w:p>
    <w:p w:rsidR="00D47C75" w:rsidRDefault="00D47C75" w:rsidP="001920CB">
      <w:pPr>
        <w:pStyle w:val="a5"/>
        <w:rPr>
          <w:rFonts w:eastAsia="Times New Roman"/>
        </w:rPr>
      </w:pPr>
      <w:bookmarkStart w:id="822" w:name="electricitycableextended"/>
      <w:r>
        <w:rPr>
          <w:rFonts w:eastAsia="Times New Roman"/>
        </w:rPr>
        <w:t>ElectricityCableExtended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22"/>
          <w:p w:rsidR="00D47C75" w:rsidRDefault="00D47C75">
            <w:pPr>
              <w:spacing w:line="225" w:lineRule="atLeast"/>
              <w:rPr>
                <w:rFonts w:eastAsia="Times New Roman"/>
                <w:sz w:val="24"/>
                <w:szCs w:val="24"/>
              </w:rPr>
            </w:pPr>
            <w:r>
              <w:rPr>
                <w:rFonts w:eastAsia="Times New Roman"/>
                <w:b/>
                <w:bCs/>
              </w:rPr>
              <w:t>ElectricityCableExtended</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Electricity cable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Subtype of:</w:t>
                  </w:r>
                </w:p>
              </w:tc>
              <w:tc>
                <w:tcPr>
                  <w:tcW w:w="0" w:type="auto"/>
                  <w:hideMark/>
                </w:tcPr>
                <w:p w:rsidR="00D47C75" w:rsidRDefault="00D47C75">
                  <w:pPr>
                    <w:rPr>
                      <w:rFonts w:eastAsia="Times New Roman"/>
                      <w:sz w:val="24"/>
                      <w:szCs w:val="24"/>
                    </w:rPr>
                  </w:pPr>
                  <w:r>
                    <w:rPr>
                      <w:rFonts w:eastAsia="Times New Roman"/>
                    </w:rPr>
                    <w:t>ElectricityCable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Extends the ElectricityCable feature in the Core Utility Network Profile.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«featureType»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electricityCableType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ElectricityCableTypeValue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Type of electricity cable.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electricityCableConductorMaterialType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ElectricityCableConductorMaterialTypeValue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Cable conductor material type.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conductorSize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Length</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Size of the conductor.</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bl>
    <w:p w:rsidR="00D47C75" w:rsidRDefault="00D47C75" w:rsidP="001920CB">
      <w:pPr>
        <w:pStyle w:val="a4"/>
        <w:rPr>
          <w:rFonts w:eastAsia="Times New Roman"/>
        </w:rPr>
      </w:pPr>
      <w:r>
        <w:rPr>
          <w:rFonts w:eastAsia="Times New Roman"/>
        </w:rPr>
        <w:t>Code lists</w:t>
      </w:r>
    </w:p>
    <w:p w:rsidR="00D47C75" w:rsidRDefault="00D47C75" w:rsidP="001920CB">
      <w:pPr>
        <w:pStyle w:val="a5"/>
        <w:rPr>
          <w:rFonts w:eastAsia="Times New Roman"/>
        </w:rPr>
      </w:pPr>
      <w:bookmarkStart w:id="823" w:name="electricitycableconductormaterialtypeval"/>
      <w:r>
        <w:rPr>
          <w:rFonts w:eastAsia="Times New Roman"/>
        </w:rPr>
        <w:t>ElectricityCableConductorMaterialTypeValue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23"/>
          <w:p w:rsidR="00D47C75" w:rsidRDefault="00D47C75">
            <w:pPr>
              <w:spacing w:line="225" w:lineRule="atLeast"/>
              <w:rPr>
                <w:rFonts w:eastAsia="Times New Roman"/>
                <w:sz w:val="24"/>
                <w:szCs w:val="24"/>
              </w:rPr>
            </w:pPr>
            <w:r>
              <w:rPr>
                <w:rFonts w:eastAsia="Times New Roman"/>
                <w:b/>
                <w:bCs/>
              </w:rPr>
              <w:t>ElectricityCableConductorMaterialTypeValue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Electricity cable conductor material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electricity cable conductor material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any</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http://inspire.ec.europa.eu/codelist/ElectricityCableConductorMaterialTypeValue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1920CB">
      <w:pPr>
        <w:pStyle w:val="a5"/>
        <w:rPr>
          <w:rFonts w:eastAsia="Times New Roman"/>
        </w:rPr>
      </w:pPr>
      <w:bookmarkStart w:id="824" w:name="electricitycabletypevalue"/>
      <w:r>
        <w:rPr>
          <w:rFonts w:eastAsia="Times New Roman"/>
        </w:rPr>
        <w:t>ElectricityCableTypeValue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24"/>
          <w:p w:rsidR="00D47C75" w:rsidRDefault="00D47C75">
            <w:pPr>
              <w:spacing w:line="225" w:lineRule="atLeast"/>
              <w:rPr>
                <w:rFonts w:eastAsia="Times New Roman"/>
                <w:sz w:val="24"/>
                <w:szCs w:val="24"/>
              </w:rPr>
            </w:pPr>
            <w:r>
              <w:rPr>
                <w:rFonts w:eastAsia="Times New Roman"/>
                <w:b/>
                <w:bCs/>
              </w:rPr>
              <w:t>ElectricityCableTypeValue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Electricity cable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electricity cable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any</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http://inspire.ec.europa.eu/codelist/ElectricityCableTypeValue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1920CB">
      <w:pPr>
        <w:pStyle w:val="a4"/>
        <w:rPr>
          <w:rFonts w:eastAsia="Times New Roman"/>
        </w:rPr>
      </w:pPr>
      <w:r>
        <w:rPr>
          <w:rFonts w:eastAsia="Times New Roman"/>
        </w:rPr>
        <w:t>Imported types (informative)</w:t>
      </w:r>
    </w:p>
    <w:p w:rsidR="00D47C75" w:rsidRPr="00F91CA8" w:rsidRDefault="00D47C75" w:rsidP="00D47C7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D47C75" w:rsidRDefault="00D47C75" w:rsidP="00C75511">
      <w:pPr>
        <w:pStyle w:val="a5"/>
        <w:rPr>
          <w:rFonts w:eastAsia="Times New Roman"/>
        </w:rPr>
      </w:pPr>
      <w:r>
        <w:rPr>
          <w:rFonts w:eastAsia="Times New Roman"/>
        </w:rPr>
        <w:t>ElectricityCable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ElectricityCable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Electricity Network</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Utility and Governmental Services [DS-D2.8.III.6]</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 utility link or link sequence used to convey electricity from one location to another.</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Length</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Units of 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Geographic information -- Conceptual schema language [ISO/TS 19103:2005]</w:t>
                  </w:r>
                </w:p>
              </w:tc>
            </w:tr>
          </w:tbl>
          <w:p w:rsidR="00D47C75" w:rsidRDefault="00D47C75">
            <w:pPr>
              <w:rPr>
                <w:rFonts w:eastAsia="Times New Roman"/>
                <w:sz w:val="24"/>
                <w:szCs w:val="24"/>
              </w:rPr>
            </w:pPr>
          </w:p>
        </w:tc>
      </w:tr>
    </w:tbl>
    <w:p w:rsidR="00D47C75" w:rsidRDefault="00D47C75" w:rsidP="00D47C75">
      <w:pPr>
        <w:rPr>
          <w:rFonts w:eastAsia="Times New Roman"/>
        </w:rPr>
      </w:pPr>
    </w:p>
    <w:p w:rsidR="008D2EFE" w:rsidRDefault="008D2EFE" w:rsidP="008D2EFE"/>
    <w:p w:rsidR="008D2EFE" w:rsidRDefault="008D2EFE" w:rsidP="008D2EFE"/>
    <w:p w:rsidR="008D2EFE" w:rsidRPr="0047510B" w:rsidRDefault="008D2EFE" w:rsidP="008D2EFE">
      <w:pPr>
        <w:rPr>
          <w:lang w:val="en-US"/>
        </w:rPr>
      </w:pPr>
    </w:p>
    <w:p w:rsidR="008D2EFE" w:rsidRPr="00724742" w:rsidRDefault="008D2EFE" w:rsidP="00D47C75">
      <w:pPr>
        <w:pStyle w:val="a2"/>
      </w:pPr>
      <w:r w:rsidRPr="00724742">
        <w:t xml:space="preserve"> </w:t>
      </w:r>
      <w:bookmarkStart w:id="825" w:name="_Toc339277152"/>
      <w:bookmarkStart w:id="826" w:name="_Toc339278024"/>
      <w:bookmarkStart w:id="827" w:name="_Toc374520013"/>
      <w:r w:rsidRPr="00724742">
        <w:t>“Extended Oil-Gas-Chemicals Network” application schema</w:t>
      </w:r>
      <w:bookmarkEnd w:id="825"/>
      <w:bookmarkEnd w:id="826"/>
      <w:bookmarkEnd w:id="827"/>
    </w:p>
    <w:p w:rsidR="008D2EFE" w:rsidRDefault="008D2EFE" w:rsidP="008D2EFE">
      <w:pPr>
        <w:rPr>
          <w:lang w:val="x-none"/>
        </w:rPr>
      </w:pPr>
    </w:p>
    <w:p w:rsidR="008D2EFE" w:rsidRPr="00724742" w:rsidRDefault="008D2EFE" w:rsidP="00D47C75">
      <w:pPr>
        <w:pStyle w:val="a3"/>
      </w:pPr>
      <w:bookmarkStart w:id="828" w:name="_Toc339277153"/>
      <w:bookmarkStart w:id="829" w:name="_Toc339278025"/>
      <w:bookmarkStart w:id="830" w:name="_Toc342576163"/>
      <w:bookmarkStart w:id="831" w:name="_Toc343248838"/>
      <w:bookmarkStart w:id="832" w:name="_Toc343509737"/>
      <w:bookmarkStart w:id="833" w:name="_Toc343679019"/>
      <w:bookmarkStart w:id="834" w:name="_Toc346205964"/>
      <w:bookmarkStart w:id="835" w:name="_Toc346206975"/>
      <w:bookmarkStart w:id="836" w:name="_Toc347404386"/>
      <w:bookmarkStart w:id="837" w:name="_Toc347405660"/>
      <w:bookmarkStart w:id="838" w:name="_Toc347755059"/>
      <w:bookmarkStart w:id="839" w:name="_Toc374520014"/>
      <w:r w:rsidRPr="00724742">
        <w:t>UML Overview</w:t>
      </w:r>
      <w:bookmarkEnd w:id="828"/>
      <w:bookmarkEnd w:id="829"/>
      <w:bookmarkEnd w:id="830"/>
      <w:bookmarkEnd w:id="831"/>
      <w:bookmarkEnd w:id="832"/>
      <w:bookmarkEnd w:id="833"/>
      <w:bookmarkEnd w:id="834"/>
      <w:bookmarkEnd w:id="835"/>
      <w:bookmarkEnd w:id="836"/>
      <w:bookmarkEnd w:id="837"/>
      <w:bookmarkEnd w:id="838"/>
      <w:bookmarkEnd w:id="839"/>
    </w:p>
    <w:p w:rsidR="008D2EFE" w:rsidRDefault="008D2EFE" w:rsidP="008D2EFE">
      <w:pPr>
        <w:rPr>
          <w:lang w:val="x-none"/>
        </w:rPr>
      </w:pPr>
    </w:p>
    <w:p w:rsidR="008D2EFE" w:rsidRPr="00B76DBF" w:rsidRDefault="008D2EFE" w:rsidP="008D2EFE">
      <w:pPr>
        <w:tabs>
          <w:tab w:val="clear" w:pos="284"/>
          <w:tab w:val="clear" w:pos="567"/>
          <w:tab w:val="clear" w:pos="851"/>
          <w:tab w:val="clear" w:pos="1134"/>
        </w:tabs>
        <w:jc w:val="left"/>
        <w:rPr>
          <w:rFonts w:cs="Arial"/>
        </w:rPr>
      </w:pPr>
    </w:p>
    <w:p w:rsidR="008D2EFE" w:rsidRPr="00AF46A9" w:rsidRDefault="003A6388" w:rsidP="008D2EFE">
      <w:pPr>
        <w:rPr>
          <w:lang w:val="x-none"/>
        </w:rPr>
      </w:pPr>
      <w:r w:rsidRPr="003A4365">
        <w:rPr>
          <w:noProof/>
          <w:lang w:val="it-IT" w:eastAsia="it-IT"/>
        </w:rPr>
        <w:drawing>
          <wp:inline distT="0" distB="0" distL="0" distR="0">
            <wp:extent cx="3286125" cy="7162800"/>
            <wp:effectExtent l="0" t="0" r="0" b="0"/>
            <wp:docPr id="47" name="Immagine 47" descr="Extended Oil, Gas &amp; Chemical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tended Oil, Gas &amp; Chemicals Network"/>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86125" cy="7162800"/>
                    </a:xfrm>
                    <a:prstGeom prst="rect">
                      <a:avLst/>
                    </a:prstGeom>
                    <a:noFill/>
                    <a:ln>
                      <a:noFill/>
                    </a:ln>
                  </pic:spPr>
                </pic:pic>
              </a:graphicData>
            </a:graphic>
          </wp:inline>
        </w:drawing>
      </w:r>
    </w:p>
    <w:p w:rsidR="008D2EFE" w:rsidRDefault="008D2EFE" w:rsidP="008D2EFE">
      <w:pPr>
        <w:rPr>
          <w:lang w:val="x-none"/>
        </w:rPr>
      </w:pPr>
    </w:p>
    <w:p w:rsidR="008D2EFE" w:rsidRPr="00F418C6" w:rsidRDefault="008D2EFE" w:rsidP="008D2EFE">
      <w:pPr>
        <w:rPr>
          <w:b/>
        </w:rPr>
      </w:pPr>
      <w:r w:rsidRPr="00F418C6">
        <w:rPr>
          <w:b/>
        </w:rPr>
        <w:t xml:space="preserve">Figure </w:t>
      </w:r>
      <w:r>
        <w:rPr>
          <w:b/>
          <w:noProof/>
        </w:rPr>
        <w:t>3</w:t>
      </w:r>
      <w:r w:rsidRPr="00F418C6">
        <w:rPr>
          <w:b/>
        </w:rPr>
        <w:t xml:space="preserve"> – UML class diagram: Overview of the “</w:t>
      </w:r>
      <w:r w:rsidRPr="0047510B">
        <w:rPr>
          <w:b/>
        </w:rPr>
        <w:t>Oil-Gas-Chemicals</w:t>
      </w:r>
      <w:r w:rsidRPr="00F418C6">
        <w:rPr>
          <w:b/>
        </w:rPr>
        <w:t xml:space="preserve"> Networks”</w:t>
      </w:r>
    </w:p>
    <w:p w:rsidR="008D2EFE" w:rsidRPr="0047510B" w:rsidRDefault="008D2EFE" w:rsidP="008D2EFE"/>
    <w:p w:rsidR="00D47C75" w:rsidRDefault="00D47C75" w:rsidP="00D47C75">
      <w:pPr>
        <w:pStyle w:val="a3"/>
      </w:pPr>
      <w:bookmarkStart w:id="840" w:name="_Toc374520015"/>
      <w:r>
        <w:t>Feature catalogue</w:t>
      </w:r>
      <w:bookmarkEnd w:id="840"/>
    </w:p>
    <w:p w:rsidR="00D47C75" w:rsidRPr="00F91CA8" w:rsidRDefault="00D47C75" w:rsidP="00D47C7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INSPIRE Application Schema Extended Oil-Gas-Chemicals</w:t>
            </w:r>
          </w:p>
        </w:tc>
      </w:tr>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3.0</w:t>
            </w:r>
          </w:p>
        </w:tc>
      </w:tr>
    </w:tbl>
    <w:p w:rsidR="00D47C75" w:rsidRPr="00F91CA8" w:rsidRDefault="00D47C75" w:rsidP="00D47C7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D47C75" w:rsidTr="00D47C7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Stereotypes</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OilGasChemicalsPipeExtended</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Oil-Gas-Chemicals</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«featureType»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OilGasChemicalsPipeTypeValue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Oil-Gas-Chemicals</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bl>
    <w:p w:rsidR="00D47C75" w:rsidRDefault="00D47C75" w:rsidP="00C75511">
      <w:pPr>
        <w:pStyle w:val="a4"/>
        <w:rPr>
          <w:rFonts w:eastAsia="Times New Roman"/>
        </w:rPr>
      </w:pPr>
      <w:r>
        <w:rPr>
          <w:rFonts w:eastAsia="Times New Roman"/>
        </w:rPr>
        <w:t>Spatial object types</w:t>
      </w:r>
    </w:p>
    <w:p w:rsidR="00D47C75" w:rsidRDefault="00D47C75" w:rsidP="00C75511">
      <w:pPr>
        <w:pStyle w:val="a5"/>
        <w:rPr>
          <w:rFonts w:eastAsia="Times New Roman"/>
        </w:rPr>
      </w:pPr>
      <w:bookmarkStart w:id="841" w:name="oilgaschemicalspipeextended"/>
      <w:r>
        <w:rPr>
          <w:rFonts w:eastAsia="Times New Roman"/>
        </w:rPr>
        <w:t>OilGasChemicalsPipeExtended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41"/>
          <w:p w:rsidR="00D47C75" w:rsidRDefault="00D47C75">
            <w:pPr>
              <w:spacing w:line="225" w:lineRule="atLeast"/>
              <w:rPr>
                <w:rFonts w:eastAsia="Times New Roman"/>
                <w:sz w:val="24"/>
                <w:szCs w:val="24"/>
              </w:rPr>
            </w:pPr>
            <w:r>
              <w:rPr>
                <w:rFonts w:eastAsia="Times New Roman"/>
                <w:b/>
                <w:bCs/>
              </w:rPr>
              <w:t>OilGasChemicalsPipeExtended</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Oil, gas and chemicals pipe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Subtype of:</w:t>
                  </w:r>
                </w:p>
              </w:tc>
              <w:tc>
                <w:tcPr>
                  <w:tcW w:w="0" w:type="auto"/>
                  <w:hideMark/>
                </w:tcPr>
                <w:p w:rsidR="00D47C75" w:rsidRDefault="00D47C75">
                  <w:pPr>
                    <w:rPr>
                      <w:rFonts w:eastAsia="Times New Roman"/>
                      <w:sz w:val="24"/>
                      <w:szCs w:val="24"/>
                    </w:rPr>
                  </w:pPr>
                  <w:r>
                    <w:rPr>
                      <w:rFonts w:eastAsia="Times New Roman"/>
                    </w:rPr>
                    <w:t>OilGasChemicalsPipe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Extends the OilGasChemicalsPipe feature in the Core Utility Network Profile.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«featureType»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oilGasChemicalsPipeType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OilGasChemicalsPipeTypeValue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Type of oil/gas/chemicals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averageVolume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Volume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Average volume of the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maxCapacity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Maximum capacity of the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Code lists</w:t>
      </w:r>
    </w:p>
    <w:p w:rsidR="00D47C75" w:rsidRDefault="00D47C75" w:rsidP="00C75511">
      <w:pPr>
        <w:pStyle w:val="a5"/>
        <w:rPr>
          <w:rFonts w:eastAsia="Times New Roman"/>
        </w:rPr>
      </w:pPr>
      <w:bookmarkStart w:id="842" w:name="oilgaschemicalspipetypevalue"/>
      <w:r>
        <w:rPr>
          <w:rFonts w:eastAsia="Times New Roman"/>
        </w:rPr>
        <w:t>OilGasChemicalsPipeTypeValue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42"/>
          <w:p w:rsidR="00D47C75" w:rsidRDefault="00D47C75">
            <w:pPr>
              <w:spacing w:line="225" w:lineRule="atLeast"/>
              <w:rPr>
                <w:rFonts w:eastAsia="Times New Roman"/>
                <w:sz w:val="24"/>
                <w:szCs w:val="24"/>
              </w:rPr>
            </w:pPr>
            <w:r>
              <w:rPr>
                <w:rFonts w:eastAsia="Times New Roman"/>
                <w:b/>
                <w:bCs/>
              </w:rPr>
              <w:t>OilGasChemicalsPipeTypeValue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Oil, gas and chemicals pipe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oil, gas and chemical pipe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any</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http://inspire.ec.europa.eu/codelist/OilGasChemicalsPipeTypeValue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Imported types (informative)</w:t>
      </w:r>
    </w:p>
    <w:p w:rsidR="00D47C75" w:rsidRPr="00F91CA8" w:rsidRDefault="00D47C75" w:rsidP="00D47C7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D47C75" w:rsidRDefault="00D47C75" w:rsidP="00C75511">
      <w:pPr>
        <w:pStyle w:val="a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Measure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ProductionAndIndustrialFacilitiesExtension</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Production and Industrial Facilities [DS-D2.8.III.8]</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Declared or measured quantity of any kind of physical entity.</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OilGasChemicalsPipe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OilGasChemicalsPipe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Oil-Gas-Chemicals Network</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Utility and Governmental Services [DS-D2.8.III.6]</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 pipe used to convey oil, gas or chemicals from one location to another.</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Volume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Volume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Units of 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Geographic information -- Conceptual schema language [ISO/TS 19103:2005]</w:t>
                  </w:r>
                </w:p>
              </w:tc>
            </w:tr>
          </w:tbl>
          <w:p w:rsidR="00D47C75" w:rsidRDefault="00D47C75">
            <w:pPr>
              <w:rPr>
                <w:rFonts w:eastAsia="Times New Roman"/>
                <w:sz w:val="24"/>
                <w:szCs w:val="24"/>
              </w:rPr>
            </w:pPr>
          </w:p>
        </w:tc>
      </w:tr>
    </w:tbl>
    <w:p w:rsidR="00D47C75" w:rsidRDefault="00D47C75" w:rsidP="00D47C75">
      <w:pPr>
        <w:rPr>
          <w:rFonts w:eastAsia="Times New Roman"/>
        </w:rPr>
      </w:pPr>
    </w:p>
    <w:p w:rsidR="008D2EFE" w:rsidRPr="001D7282" w:rsidRDefault="008D2EFE" w:rsidP="00D47C75">
      <w:pPr>
        <w:pStyle w:val="a2"/>
        <w:rPr>
          <w:bCs/>
        </w:rPr>
      </w:pPr>
      <w:bookmarkStart w:id="843" w:name="_Toc339277166"/>
      <w:bookmarkStart w:id="844" w:name="_Toc339278038"/>
      <w:bookmarkStart w:id="845" w:name="_Toc374520016"/>
      <w:r w:rsidRPr="00724742">
        <w:t>“Extended Thermal Network” application schema</w:t>
      </w:r>
      <w:bookmarkEnd w:id="843"/>
      <w:bookmarkEnd w:id="844"/>
      <w:bookmarkEnd w:id="845"/>
    </w:p>
    <w:p w:rsidR="008D2EFE" w:rsidRPr="00724742" w:rsidRDefault="008D2EFE" w:rsidP="00D47C75">
      <w:pPr>
        <w:pStyle w:val="a3"/>
      </w:pPr>
      <w:bookmarkStart w:id="846" w:name="_Toc339277167"/>
      <w:bookmarkStart w:id="847" w:name="_Toc339278039"/>
      <w:bookmarkStart w:id="848" w:name="_Toc342576166"/>
      <w:bookmarkStart w:id="849" w:name="_Toc343248841"/>
      <w:bookmarkStart w:id="850" w:name="_Toc343509740"/>
      <w:bookmarkStart w:id="851" w:name="_Toc343679022"/>
      <w:bookmarkStart w:id="852" w:name="_Toc346205967"/>
      <w:bookmarkStart w:id="853" w:name="_Toc346206978"/>
      <w:bookmarkStart w:id="854" w:name="_Toc347404389"/>
      <w:bookmarkStart w:id="855" w:name="_Toc347405663"/>
      <w:bookmarkStart w:id="856" w:name="_Toc347755062"/>
      <w:bookmarkStart w:id="857" w:name="_Toc374520017"/>
      <w:r w:rsidRPr="00724742">
        <w:t>UML Overview</w:t>
      </w:r>
      <w:bookmarkEnd w:id="846"/>
      <w:bookmarkEnd w:id="847"/>
      <w:bookmarkEnd w:id="848"/>
      <w:bookmarkEnd w:id="849"/>
      <w:bookmarkEnd w:id="850"/>
      <w:bookmarkEnd w:id="851"/>
      <w:bookmarkEnd w:id="852"/>
      <w:bookmarkEnd w:id="853"/>
      <w:bookmarkEnd w:id="854"/>
      <w:bookmarkEnd w:id="855"/>
      <w:bookmarkEnd w:id="856"/>
      <w:bookmarkEnd w:id="857"/>
    </w:p>
    <w:p w:rsidR="008D2EFE" w:rsidRDefault="008D2EFE" w:rsidP="008D2EFE">
      <w:pPr>
        <w:rPr>
          <w:lang w:val="x-none"/>
        </w:rPr>
      </w:pPr>
    </w:p>
    <w:p w:rsidR="008D2EFE" w:rsidRPr="005369BB" w:rsidRDefault="003A6388" w:rsidP="008D2EFE">
      <w:pPr>
        <w:tabs>
          <w:tab w:val="clear" w:pos="284"/>
          <w:tab w:val="clear" w:pos="567"/>
          <w:tab w:val="clear" w:pos="851"/>
          <w:tab w:val="clear" w:pos="1134"/>
        </w:tabs>
        <w:jc w:val="left"/>
        <w:rPr>
          <w:rFonts w:cs="Arial"/>
        </w:rPr>
      </w:pPr>
      <w:r w:rsidRPr="003A4365">
        <w:rPr>
          <w:rFonts w:cs="Arial"/>
          <w:noProof/>
          <w:lang w:val="it-IT" w:eastAsia="it-IT"/>
        </w:rPr>
        <w:drawing>
          <wp:inline distT="0" distB="0" distL="0" distR="0">
            <wp:extent cx="4495800" cy="5029200"/>
            <wp:effectExtent l="0" t="0" r="0" b="0"/>
            <wp:docPr id="48" name="Immagine 48" descr="Extended Therm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tended Thermal Networ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95800" cy="5029200"/>
                    </a:xfrm>
                    <a:prstGeom prst="rect">
                      <a:avLst/>
                    </a:prstGeom>
                    <a:noFill/>
                    <a:ln>
                      <a:noFill/>
                    </a:ln>
                  </pic:spPr>
                </pic:pic>
              </a:graphicData>
            </a:graphic>
          </wp:inline>
        </w:drawing>
      </w:r>
    </w:p>
    <w:p w:rsidR="008D2EFE" w:rsidRDefault="008D2EFE" w:rsidP="008D2EFE">
      <w:pPr>
        <w:tabs>
          <w:tab w:val="clear" w:pos="284"/>
          <w:tab w:val="clear" w:pos="567"/>
          <w:tab w:val="clear" w:pos="851"/>
          <w:tab w:val="clear" w:pos="1134"/>
        </w:tabs>
        <w:jc w:val="left"/>
        <w:rPr>
          <w:rFonts w:cs="Arial"/>
        </w:rPr>
      </w:pPr>
    </w:p>
    <w:p w:rsidR="008D2EFE" w:rsidRPr="00F418C6" w:rsidRDefault="008D2EFE" w:rsidP="008D2EFE">
      <w:pPr>
        <w:rPr>
          <w:b/>
        </w:rPr>
      </w:pPr>
      <w:r w:rsidRPr="00F418C6">
        <w:rPr>
          <w:b/>
        </w:rPr>
        <w:t xml:space="preserve">Figure </w:t>
      </w:r>
      <w:r>
        <w:rPr>
          <w:b/>
          <w:noProof/>
        </w:rPr>
        <w:t>5</w:t>
      </w:r>
      <w:r w:rsidRPr="00F418C6">
        <w:rPr>
          <w:b/>
        </w:rPr>
        <w:t xml:space="preserve"> – UML class diagram: Overview of the “</w:t>
      </w:r>
      <w:r>
        <w:rPr>
          <w:b/>
        </w:rPr>
        <w:t>Extended</w:t>
      </w:r>
      <w:r w:rsidRPr="00F418C6">
        <w:rPr>
          <w:b/>
        </w:rPr>
        <w:t xml:space="preserve"> </w:t>
      </w:r>
      <w:r>
        <w:rPr>
          <w:b/>
        </w:rPr>
        <w:t>Thermal</w:t>
      </w:r>
      <w:r w:rsidRPr="00F418C6">
        <w:rPr>
          <w:b/>
        </w:rPr>
        <w:t xml:space="preserve"> Networks”</w:t>
      </w:r>
    </w:p>
    <w:p w:rsidR="008D2EFE" w:rsidRDefault="008D2EFE" w:rsidP="008D2EFE">
      <w:pPr>
        <w:tabs>
          <w:tab w:val="clear" w:pos="284"/>
          <w:tab w:val="clear" w:pos="567"/>
          <w:tab w:val="clear" w:pos="851"/>
          <w:tab w:val="clear" w:pos="1134"/>
        </w:tabs>
        <w:jc w:val="left"/>
        <w:rPr>
          <w:rFonts w:cs="Arial"/>
        </w:rPr>
      </w:pPr>
    </w:p>
    <w:p w:rsidR="00D47C75" w:rsidRDefault="00D47C75" w:rsidP="00D47C75">
      <w:pPr>
        <w:pStyle w:val="a3"/>
      </w:pPr>
      <w:bookmarkStart w:id="858" w:name="_Toc374520018"/>
      <w:r>
        <w:t>Feature catalogue</w:t>
      </w:r>
      <w:bookmarkEnd w:id="858"/>
    </w:p>
    <w:p w:rsidR="00D47C75" w:rsidRPr="00F91CA8" w:rsidRDefault="00D47C75" w:rsidP="00D47C7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INSPIRE Application Schema Extended Thermal</w:t>
            </w:r>
          </w:p>
        </w:tc>
      </w:tr>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3.0</w:t>
            </w:r>
          </w:p>
        </w:tc>
      </w:tr>
    </w:tbl>
    <w:p w:rsidR="00D47C75" w:rsidRPr="00F91CA8" w:rsidRDefault="00D47C75" w:rsidP="00D47C7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05"/>
        <w:gridCol w:w="3284"/>
        <w:gridCol w:w="1642"/>
      </w:tblGrid>
      <w:tr w:rsidR="00D47C75" w:rsidTr="00D47C7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Stereotypes</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ThermalAppurtenanceTypeExtendedValue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Thermal</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ThermalPipeExtended</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Thermal</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«featureType»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ThermalPipeTypeValue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Thermal</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ThermalProductTypeExtendedValue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Thermal</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bl>
    <w:p w:rsidR="00D47C75" w:rsidRDefault="00D47C75" w:rsidP="00C75511">
      <w:pPr>
        <w:pStyle w:val="a4"/>
        <w:rPr>
          <w:rFonts w:eastAsia="Times New Roman"/>
        </w:rPr>
      </w:pPr>
      <w:r>
        <w:rPr>
          <w:rFonts w:eastAsia="Times New Roman"/>
        </w:rPr>
        <w:t>Spatial object types</w:t>
      </w:r>
    </w:p>
    <w:p w:rsidR="00D47C75" w:rsidRDefault="00D47C75" w:rsidP="00C75511">
      <w:pPr>
        <w:pStyle w:val="a5"/>
        <w:rPr>
          <w:rFonts w:eastAsia="Times New Roman"/>
        </w:rPr>
      </w:pPr>
      <w:bookmarkStart w:id="859" w:name="thermalpipeextended"/>
      <w:r>
        <w:rPr>
          <w:rFonts w:eastAsia="Times New Roman"/>
        </w:rPr>
        <w:t>ThermalPipeExtended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59"/>
          <w:p w:rsidR="00D47C75" w:rsidRDefault="00D47C75">
            <w:pPr>
              <w:spacing w:line="225" w:lineRule="atLeast"/>
              <w:rPr>
                <w:rFonts w:eastAsia="Times New Roman"/>
                <w:sz w:val="24"/>
                <w:szCs w:val="24"/>
              </w:rPr>
            </w:pPr>
            <w:r>
              <w:rPr>
                <w:rFonts w:eastAsia="Times New Roman"/>
                <w:b/>
                <w:bCs/>
              </w:rPr>
              <w:t>ThermalPipeExtended</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Thermal pipe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Subtype of:</w:t>
                  </w:r>
                </w:p>
              </w:tc>
              <w:tc>
                <w:tcPr>
                  <w:tcW w:w="0" w:type="auto"/>
                  <w:hideMark/>
                </w:tcPr>
                <w:p w:rsidR="00D47C75" w:rsidRDefault="00D47C75">
                  <w:pPr>
                    <w:rPr>
                      <w:rFonts w:eastAsia="Times New Roman"/>
                      <w:sz w:val="24"/>
                      <w:szCs w:val="24"/>
                    </w:rPr>
                  </w:pPr>
                  <w:r>
                    <w:rPr>
                      <w:rFonts w:eastAsia="Times New Roman"/>
                    </w:rPr>
                    <w:t>ThermalPipe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Extends the ThermalPipe feature in the Core Utility Network Profile.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«featureType»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thermalPipeType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ThermalPipeTypeValue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Type of thermal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Code lists</w:t>
      </w:r>
    </w:p>
    <w:p w:rsidR="00D47C75" w:rsidRDefault="00D47C75" w:rsidP="00C75511">
      <w:pPr>
        <w:pStyle w:val="a5"/>
        <w:rPr>
          <w:rFonts w:eastAsia="Times New Roman"/>
        </w:rPr>
      </w:pPr>
      <w:bookmarkStart w:id="860" w:name="thermalappurtenancetypeextendedvalue"/>
      <w:r>
        <w:rPr>
          <w:rFonts w:eastAsia="Times New Roman"/>
        </w:rPr>
        <w:t>ThermalAppurtenanceTypeExtendedValue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60"/>
          <w:p w:rsidR="00D47C75" w:rsidRDefault="00D47C75">
            <w:pPr>
              <w:spacing w:line="225" w:lineRule="atLeast"/>
              <w:rPr>
                <w:rFonts w:eastAsia="Times New Roman"/>
                <w:sz w:val="24"/>
                <w:szCs w:val="24"/>
              </w:rPr>
            </w:pPr>
            <w:r>
              <w:rPr>
                <w:rFonts w:eastAsia="Times New Roman"/>
                <w:b/>
                <w:bCs/>
              </w:rPr>
              <w:t>ThermalAppurtenanceTypeExtendedValue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Thermal appurtenance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the extension of thermal appurtenance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open</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http://inspire.ec.europa.eu/codelist/ThermalAppurtenanceExtendedTypeValue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the values specified in </w:t>
                  </w:r>
                  <w:r w:rsidRPr="00D47C75">
                    <w:rPr>
                      <w:rFonts w:eastAsia="Times New Roman"/>
                      <w:i/>
                    </w:rPr>
                    <w:t>Annex C</w:t>
                  </w:r>
                  <w:r>
                    <w:rPr>
                      <w:rFonts w:eastAsia="Times New Roman"/>
                    </w:rPr>
                    <w:t xml:space="preserve"> and additional values at any level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C75511">
      <w:pPr>
        <w:pStyle w:val="a5"/>
        <w:rPr>
          <w:rFonts w:eastAsia="Times New Roman"/>
        </w:rPr>
      </w:pPr>
      <w:bookmarkStart w:id="861" w:name="thermalpipetypevalue"/>
      <w:r>
        <w:rPr>
          <w:rFonts w:eastAsia="Times New Roman"/>
        </w:rPr>
        <w:t>ThermalPipeTypeValue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61"/>
          <w:p w:rsidR="00D47C75" w:rsidRDefault="00D47C75">
            <w:pPr>
              <w:spacing w:line="225" w:lineRule="atLeast"/>
              <w:rPr>
                <w:rFonts w:eastAsia="Times New Roman"/>
                <w:sz w:val="24"/>
                <w:szCs w:val="24"/>
              </w:rPr>
            </w:pPr>
            <w:r>
              <w:rPr>
                <w:rFonts w:eastAsia="Times New Roman"/>
                <w:b/>
                <w:bCs/>
              </w:rPr>
              <w:t>ThermalPipeTypeValue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Thermal pipe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thermal pipe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open</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http://inspire.ec.europa.eu/codelist/ThermalPipeTypeValue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the values specified in </w:t>
                  </w:r>
                  <w:r w:rsidRPr="00D47C75">
                    <w:rPr>
                      <w:rFonts w:eastAsia="Times New Roman"/>
                      <w:i/>
                    </w:rPr>
                    <w:t>Annex C</w:t>
                  </w:r>
                  <w:r>
                    <w:rPr>
                      <w:rFonts w:eastAsia="Times New Roman"/>
                    </w:rPr>
                    <w:t xml:space="preserve"> and additional values at any level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C75511">
      <w:pPr>
        <w:pStyle w:val="a5"/>
        <w:rPr>
          <w:rFonts w:eastAsia="Times New Roman"/>
        </w:rPr>
      </w:pPr>
      <w:bookmarkStart w:id="862" w:name="thermalproducttypeextendedvalue"/>
      <w:r>
        <w:rPr>
          <w:rFonts w:eastAsia="Times New Roman"/>
        </w:rPr>
        <w:t>ThermalProductTypeExtendedValue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62"/>
          <w:p w:rsidR="00D47C75" w:rsidRDefault="00D47C75">
            <w:pPr>
              <w:spacing w:line="225" w:lineRule="atLeast"/>
              <w:rPr>
                <w:rFonts w:eastAsia="Times New Roman"/>
                <w:sz w:val="24"/>
                <w:szCs w:val="24"/>
              </w:rPr>
            </w:pPr>
            <w:r>
              <w:rPr>
                <w:rFonts w:eastAsia="Times New Roman"/>
                <w:b/>
                <w:bCs/>
              </w:rPr>
              <w:t>ThermalProductTypeExtendedValue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Thermal product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the extension of thermal product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any</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http://inspire.ec.europa.eu/codelist/ThermalProductTypeExtendedValue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Imported types (informative)</w:t>
      </w:r>
    </w:p>
    <w:p w:rsidR="00D47C75" w:rsidRPr="00F91CA8" w:rsidRDefault="00D47C75" w:rsidP="00D47C7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D47C75" w:rsidRDefault="00D47C75" w:rsidP="00C75511">
      <w:pPr>
        <w:pStyle w:val="a5"/>
        <w:rPr>
          <w:rFonts w:eastAsia="Times New Roman"/>
        </w:rPr>
      </w:pPr>
      <w:r>
        <w:rPr>
          <w:rFonts w:eastAsia="Times New Roman"/>
        </w:rPr>
        <w:t>ThermalPipe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ThermalPipe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Thermal Network</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Utility and Governmental Services [DS-D2.8.III.6]</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 pipe used to disseminate heating or cooling from one location to another.</w:t>
                  </w:r>
                </w:p>
              </w:tc>
            </w:tr>
          </w:tbl>
          <w:p w:rsidR="00D47C75" w:rsidRDefault="00D47C75">
            <w:pPr>
              <w:rPr>
                <w:rFonts w:eastAsia="Times New Roman"/>
                <w:sz w:val="24"/>
                <w:szCs w:val="24"/>
              </w:rPr>
            </w:pPr>
          </w:p>
        </w:tc>
      </w:tr>
    </w:tbl>
    <w:p w:rsidR="00D47C75" w:rsidRDefault="00D47C75" w:rsidP="00D47C75">
      <w:pPr>
        <w:rPr>
          <w:rFonts w:eastAsia="Times New Roman"/>
        </w:rPr>
      </w:pPr>
    </w:p>
    <w:p w:rsidR="008D2EFE" w:rsidRPr="00724742" w:rsidRDefault="008D2EFE" w:rsidP="00D47C75">
      <w:pPr>
        <w:pStyle w:val="a2"/>
      </w:pPr>
      <w:bookmarkStart w:id="863" w:name="_Toc339277172"/>
      <w:bookmarkStart w:id="864" w:name="_Toc339278044"/>
      <w:bookmarkStart w:id="865" w:name="_Toc374520019"/>
      <w:r w:rsidRPr="00724742">
        <w:t>“Extended Water Network” application schema</w:t>
      </w:r>
      <w:bookmarkEnd w:id="863"/>
      <w:bookmarkEnd w:id="864"/>
      <w:bookmarkEnd w:id="865"/>
    </w:p>
    <w:p w:rsidR="008D2EFE" w:rsidRPr="00724742" w:rsidRDefault="008D2EFE" w:rsidP="00D47C75">
      <w:pPr>
        <w:pStyle w:val="a3"/>
      </w:pPr>
      <w:bookmarkStart w:id="866" w:name="_Toc339277173"/>
      <w:bookmarkStart w:id="867" w:name="_Toc339278045"/>
      <w:bookmarkStart w:id="868" w:name="_Toc342576169"/>
      <w:bookmarkStart w:id="869" w:name="_Toc343248844"/>
      <w:bookmarkStart w:id="870" w:name="_Toc343509743"/>
      <w:bookmarkStart w:id="871" w:name="_Toc343679025"/>
      <w:bookmarkStart w:id="872" w:name="_Toc346205970"/>
      <w:bookmarkStart w:id="873" w:name="_Toc346206981"/>
      <w:bookmarkStart w:id="874" w:name="_Toc347404392"/>
      <w:bookmarkStart w:id="875" w:name="_Toc347405666"/>
      <w:bookmarkStart w:id="876" w:name="_Toc347755065"/>
      <w:bookmarkStart w:id="877" w:name="_Toc374520020"/>
      <w:r w:rsidRPr="00724742">
        <w:t>UML  Overview</w:t>
      </w:r>
      <w:bookmarkEnd w:id="866"/>
      <w:bookmarkEnd w:id="867"/>
      <w:bookmarkEnd w:id="868"/>
      <w:bookmarkEnd w:id="869"/>
      <w:bookmarkEnd w:id="870"/>
      <w:bookmarkEnd w:id="871"/>
      <w:bookmarkEnd w:id="872"/>
      <w:bookmarkEnd w:id="873"/>
      <w:bookmarkEnd w:id="874"/>
      <w:bookmarkEnd w:id="875"/>
      <w:bookmarkEnd w:id="876"/>
      <w:bookmarkEnd w:id="877"/>
    </w:p>
    <w:p w:rsidR="008D2EFE" w:rsidRDefault="008D2EFE" w:rsidP="008D2EFE">
      <w:pPr>
        <w:rPr>
          <w:lang w:val="x-none"/>
        </w:rPr>
      </w:pPr>
    </w:p>
    <w:p w:rsidR="008D2EFE" w:rsidRPr="000719E6" w:rsidRDefault="003A6388" w:rsidP="008D2EFE">
      <w:pPr>
        <w:tabs>
          <w:tab w:val="clear" w:pos="284"/>
          <w:tab w:val="clear" w:pos="567"/>
          <w:tab w:val="clear" w:pos="851"/>
          <w:tab w:val="clear" w:pos="1134"/>
        </w:tabs>
        <w:jc w:val="left"/>
        <w:rPr>
          <w:rFonts w:cs="Arial"/>
        </w:rPr>
      </w:pPr>
      <w:r w:rsidRPr="003A4365">
        <w:rPr>
          <w:rFonts w:cs="Arial"/>
          <w:noProof/>
          <w:lang w:val="it-IT" w:eastAsia="it-IT"/>
        </w:rPr>
        <w:drawing>
          <wp:inline distT="0" distB="0" distL="0" distR="0">
            <wp:extent cx="5753100" cy="4914900"/>
            <wp:effectExtent l="0" t="0" r="0" b="0"/>
            <wp:docPr id="49" name="Immagine 49" descr="Extended Water Net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tended Water Netwerk"/>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8D2EFE" w:rsidRDefault="008D2EFE" w:rsidP="008D2EFE">
      <w:pPr>
        <w:tabs>
          <w:tab w:val="clear" w:pos="284"/>
          <w:tab w:val="clear" w:pos="567"/>
          <w:tab w:val="clear" w:pos="851"/>
          <w:tab w:val="clear" w:pos="1134"/>
        </w:tabs>
        <w:jc w:val="left"/>
        <w:rPr>
          <w:rFonts w:cs="Arial"/>
        </w:rPr>
      </w:pPr>
    </w:p>
    <w:p w:rsidR="008D2EFE" w:rsidRPr="00F418C6" w:rsidRDefault="008D2EFE" w:rsidP="008D2EFE">
      <w:pPr>
        <w:rPr>
          <w:b/>
        </w:rPr>
      </w:pPr>
      <w:r w:rsidRPr="00F418C6">
        <w:rPr>
          <w:b/>
        </w:rPr>
        <w:t xml:space="preserve">Figure </w:t>
      </w:r>
      <w:r>
        <w:rPr>
          <w:b/>
          <w:noProof/>
        </w:rPr>
        <w:t>6</w:t>
      </w:r>
      <w:r w:rsidRPr="00F418C6">
        <w:rPr>
          <w:b/>
        </w:rPr>
        <w:t xml:space="preserve"> – UML class diagram: Overview of the “</w:t>
      </w:r>
      <w:r>
        <w:rPr>
          <w:b/>
        </w:rPr>
        <w:t>Extended</w:t>
      </w:r>
      <w:r w:rsidRPr="00F418C6">
        <w:rPr>
          <w:b/>
        </w:rPr>
        <w:t xml:space="preserve"> </w:t>
      </w:r>
      <w:r>
        <w:rPr>
          <w:b/>
        </w:rPr>
        <w:t>Water</w:t>
      </w:r>
      <w:r w:rsidRPr="00F418C6">
        <w:rPr>
          <w:b/>
        </w:rPr>
        <w:t xml:space="preserve"> Networks”</w:t>
      </w:r>
    </w:p>
    <w:p w:rsidR="008D2EFE" w:rsidRDefault="008D2EFE" w:rsidP="008D2EFE">
      <w:pPr>
        <w:tabs>
          <w:tab w:val="clear" w:pos="284"/>
          <w:tab w:val="clear" w:pos="567"/>
          <w:tab w:val="clear" w:pos="851"/>
          <w:tab w:val="clear" w:pos="1134"/>
        </w:tabs>
        <w:jc w:val="left"/>
        <w:rPr>
          <w:rFonts w:cs="Arial"/>
        </w:rPr>
      </w:pPr>
    </w:p>
    <w:p w:rsidR="001D7282" w:rsidRPr="00966708" w:rsidRDefault="001D7282" w:rsidP="008D2EFE">
      <w:pPr>
        <w:tabs>
          <w:tab w:val="clear" w:pos="284"/>
          <w:tab w:val="clear" w:pos="567"/>
          <w:tab w:val="clear" w:pos="851"/>
          <w:tab w:val="clear" w:pos="1134"/>
        </w:tabs>
        <w:jc w:val="left"/>
        <w:rPr>
          <w:rFonts w:cs="Arial"/>
        </w:rPr>
      </w:pPr>
    </w:p>
    <w:p w:rsidR="00D47C75" w:rsidRDefault="00D47C75" w:rsidP="00D47C75">
      <w:pPr>
        <w:pStyle w:val="a3"/>
      </w:pPr>
      <w:bookmarkStart w:id="878" w:name="_Toc374520021"/>
      <w:r>
        <w:t>Feature catalogue</w:t>
      </w:r>
      <w:bookmarkEnd w:id="878"/>
    </w:p>
    <w:p w:rsidR="00D47C75" w:rsidRPr="00F91CA8" w:rsidRDefault="00D47C75" w:rsidP="00D47C7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INSPIRE Application Schema Extended Water</w:t>
            </w:r>
          </w:p>
        </w:tc>
      </w:tr>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3.0</w:t>
            </w:r>
          </w:p>
        </w:tc>
      </w:tr>
    </w:tbl>
    <w:p w:rsidR="00D47C75" w:rsidRPr="00F91CA8" w:rsidRDefault="00D47C75" w:rsidP="00D47C7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D47C75" w:rsidTr="00D47C7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Stereotypes</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WaterPipeExtended</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Water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«featureType»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WaterPipeTypeValue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Water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bl>
    <w:p w:rsidR="00D47C75" w:rsidRDefault="00D47C75" w:rsidP="00C75511">
      <w:pPr>
        <w:pStyle w:val="a4"/>
        <w:rPr>
          <w:rFonts w:eastAsia="Times New Roman"/>
        </w:rPr>
      </w:pPr>
      <w:r>
        <w:rPr>
          <w:rFonts w:eastAsia="Times New Roman"/>
        </w:rPr>
        <w:t>Spatial object types</w:t>
      </w:r>
    </w:p>
    <w:p w:rsidR="00D47C75" w:rsidRDefault="00D47C75" w:rsidP="00C75511">
      <w:pPr>
        <w:pStyle w:val="a5"/>
        <w:rPr>
          <w:rFonts w:eastAsia="Times New Roman"/>
        </w:rPr>
      </w:pPr>
      <w:bookmarkStart w:id="879" w:name="waterpipeextended"/>
      <w:r>
        <w:rPr>
          <w:rFonts w:eastAsia="Times New Roman"/>
        </w:rPr>
        <w:t>WaterPipeExtended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79"/>
          <w:p w:rsidR="00D47C75" w:rsidRDefault="00D47C75">
            <w:pPr>
              <w:spacing w:line="225" w:lineRule="atLeast"/>
              <w:rPr>
                <w:rFonts w:eastAsia="Times New Roman"/>
                <w:sz w:val="24"/>
                <w:szCs w:val="24"/>
              </w:rPr>
            </w:pPr>
            <w:r>
              <w:rPr>
                <w:rFonts w:eastAsia="Times New Roman"/>
                <w:b/>
                <w:bCs/>
              </w:rPr>
              <w:t>WaterPipeExtended</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Water pipe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Subtype of:</w:t>
                  </w:r>
                </w:p>
              </w:tc>
              <w:tc>
                <w:tcPr>
                  <w:tcW w:w="0" w:type="auto"/>
                  <w:hideMark/>
                </w:tcPr>
                <w:p w:rsidR="00D47C75" w:rsidRDefault="00D47C75">
                  <w:pPr>
                    <w:rPr>
                      <w:rFonts w:eastAsia="Times New Roman"/>
                      <w:sz w:val="24"/>
                      <w:szCs w:val="24"/>
                    </w:rPr>
                  </w:pPr>
                  <w:r>
                    <w:rPr>
                      <w:rFonts w:eastAsia="Times New Roman"/>
                    </w:rPr>
                    <w:t>WaterPipe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Extends the WaterPipe feature in the Core Utility Network Profile.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«featureType»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waterPipeType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WaterPipeTypeValue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Type of water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averageVolume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Volume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Average volume of the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maxCapacity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Maximum capacity of the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Code lists</w:t>
      </w:r>
    </w:p>
    <w:p w:rsidR="00D47C75" w:rsidRDefault="00D47C75" w:rsidP="00C75511">
      <w:pPr>
        <w:pStyle w:val="a5"/>
        <w:rPr>
          <w:rFonts w:eastAsia="Times New Roman"/>
        </w:rPr>
      </w:pPr>
      <w:bookmarkStart w:id="880" w:name="waterpipetypevalue"/>
      <w:r>
        <w:rPr>
          <w:rFonts w:eastAsia="Times New Roman"/>
        </w:rPr>
        <w:t>WaterPipeTypeValue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80"/>
          <w:p w:rsidR="00D47C75" w:rsidRDefault="00D47C75">
            <w:pPr>
              <w:spacing w:line="225" w:lineRule="atLeast"/>
              <w:rPr>
                <w:rFonts w:eastAsia="Times New Roman"/>
                <w:sz w:val="24"/>
                <w:szCs w:val="24"/>
              </w:rPr>
            </w:pPr>
            <w:r>
              <w:rPr>
                <w:rFonts w:eastAsia="Times New Roman"/>
                <w:b/>
                <w:bCs/>
              </w:rPr>
              <w:t>WaterPipeTypeValue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Water pipe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water pipe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any</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http://inspire.ec.europa.eu/codelist/WaterPipeTypeValue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Imported types (informative)</w:t>
      </w:r>
    </w:p>
    <w:p w:rsidR="00D47C75" w:rsidRPr="00F91CA8" w:rsidRDefault="00D47C75" w:rsidP="00D47C7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D47C75" w:rsidRDefault="00D47C75" w:rsidP="00C75511">
      <w:pPr>
        <w:pStyle w:val="a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Measure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ProductionAndIndustrialFacilitiesExtension</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Production and Industrial Facilities [DS-D2.8.III.8]</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Declared or measured quantity of any kind of physical entity.</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Volume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Volume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Units of 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Geographic information -- Conceptual schema language [ISO/TS 19103:2005]</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WaterPipe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WaterPipe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Water Network</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Utility and Governmental Services [DS-D2.8.III.6]</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 water pipe used to convey water from one location to another.</w:t>
                  </w:r>
                </w:p>
              </w:tc>
            </w:tr>
          </w:tbl>
          <w:p w:rsidR="00D47C75" w:rsidRDefault="00D47C75">
            <w:pPr>
              <w:rPr>
                <w:rFonts w:eastAsia="Times New Roman"/>
                <w:sz w:val="24"/>
                <w:szCs w:val="24"/>
              </w:rPr>
            </w:pPr>
          </w:p>
        </w:tc>
      </w:tr>
    </w:tbl>
    <w:p w:rsidR="00D47C75" w:rsidRDefault="00D47C75" w:rsidP="00D47C75">
      <w:pPr>
        <w:rPr>
          <w:rFonts w:eastAsia="Times New Roman"/>
        </w:rPr>
      </w:pPr>
    </w:p>
    <w:p w:rsidR="009030CA" w:rsidRPr="00724742" w:rsidRDefault="00C75511" w:rsidP="00D47C75">
      <w:pPr>
        <w:pStyle w:val="a2"/>
      </w:pPr>
      <w:r w:rsidRPr="00724742">
        <w:t xml:space="preserve"> </w:t>
      </w:r>
      <w:bookmarkStart w:id="881" w:name="_Toc374520022"/>
      <w:r w:rsidR="009030CA" w:rsidRPr="00724742">
        <w:t xml:space="preserve">“Extended </w:t>
      </w:r>
      <w:r w:rsidR="009030CA">
        <w:t>Sewer</w:t>
      </w:r>
      <w:r w:rsidR="009030CA" w:rsidRPr="00724742">
        <w:t xml:space="preserve"> Network” application schema</w:t>
      </w:r>
      <w:bookmarkEnd w:id="881"/>
    </w:p>
    <w:p w:rsidR="009030CA" w:rsidRPr="00724742" w:rsidRDefault="009030CA" w:rsidP="00D47C75">
      <w:pPr>
        <w:pStyle w:val="a3"/>
      </w:pPr>
      <w:bookmarkStart w:id="882" w:name="_Toc346206984"/>
      <w:bookmarkStart w:id="883" w:name="_Toc347404395"/>
      <w:bookmarkStart w:id="884" w:name="_Toc347405669"/>
      <w:bookmarkStart w:id="885" w:name="_Toc347755068"/>
      <w:bookmarkStart w:id="886" w:name="_Toc374520023"/>
      <w:r w:rsidRPr="00724742">
        <w:t>UML  Overview</w:t>
      </w:r>
      <w:bookmarkEnd w:id="882"/>
      <w:bookmarkEnd w:id="883"/>
      <w:bookmarkEnd w:id="884"/>
      <w:bookmarkEnd w:id="885"/>
      <w:bookmarkEnd w:id="886"/>
    </w:p>
    <w:p w:rsidR="009030CA" w:rsidRDefault="009030CA" w:rsidP="009030CA">
      <w:pPr>
        <w:rPr>
          <w:lang w:val="x-none"/>
        </w:rPr>
      </w:pPr>
    </w:p>
    <w:p w:rsidR="009030CA" w:rsidRPr="000719E6" w:rsidRDefault="003A6388" w:rsidP="009030CA">
      <w:pPr>
        <w:tabs>
          <w:tab w:val="clear" w:pos="284"/>
          <w:tab w:val="clear" w:pos="567"/>
          <w:tab w:val="clear" w:pos="851"/>
          <w:tab w:val="clear" w:pos="1134"/>
        </w:tabs>
        <w:jc w:val="left"/>
        <w:rPr>
          <w:rFonts w:cs="Arial"/>
        </w:rPr>
      </w:pPr>
      <w:r w:rsidRPr="009030CA">
        <w:rPr>
          <w:rFonts w:cs="Arial"/>
          <w:noProof/>
          <w:lang w:val="it-IT" w:eastAsia="it-IT"/>
        </w:rPr>
        <w:drawing>
          <wp:inline distT="0" distB="0" distL="0" distR="0">
            <wp:extent cx="5753100" cy="4791075"/>
            <wp:effectExtent l="0" t="0" r="0" b="0"/>
            <wp:docPr id="50" name="Immagine 50" descr="Extended Sew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tended Sewer Networ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rsidR="009030CA" w:rsidRDefault="009030CA" w:rsidP="009030CA">
      <w:pPr>
        <w:tabs>
          <w:tab w:val="clear" w:pos="284"/>
          <w:tab w:val="clear" w:pos="567"/>
          <w:tab w:val="clear" w:pos="851"/>
          <w:tab w:val="clear" w:pos="1134"/>
        </w:tabs>
        <w:jc w:val="left"/>
        <w:rPr>
          <w:rFonts w:cs="Arial"/>
        </w:rPr>
      </w:pPr>
    </w:p>
    <w:p w:rsidR="009030CA" w:rsidRPr="00F418C6" w:rsidRDefault="009030CA" w:rsidP="009030CA">
      <w:pPr>
        <w:rPr>
          <w:b/>
        </w:rPr>
      </w:pPr>
      <w:r w:rsidRPr="00F418C6">
        <w:rPr>
          <w:b/>
        </w:rPr>
        <w:t xml:space="preserve">Figure </w:t>
      </w:r>
      <w:r>
        <w:rPr>
          <w:b/>
          <w:noProof/>
        </w:rPr>
        <w:t>6</w:t>
      </w:r>
      <w:r w:rsidRPr="00F418C6">
        <w:rPr>
          <w:b/>
        </w:rPr>
        <w:t xml:space="preserve"> – UML class diagram: Overview of the “</w:t>
      </w:r>
      <w:r>
        <w:rPr>
          <w:b/>
        </w:rPr>
        <w:t>Extended</w:t>
      </w:r>
      <w:r w:rsidRPr="00F418C6">
        <w:rPr>
          <w:b/>
        </w:rPr>
        <w:t xml:space="preserve"> </w:t>
      </w:r>
      <w:r>
        <w:rPr>
          <w:b/>
        </w:rPr>
        <w:t>Sewer</w:t>
      </w:r>
      <w:r w:rsidRPr="00F418C6">
        <w:rPr>
          <w:b/>
        </w:rPr>
        <w:t xml:space="preserve"> Networks”</w:t>
      </w:r>
    </w:p>
    <w:p w:rsidR="009030CA" w:rsidRPr="00966708" w:rsidRDefault="009030CA" w:rsidP="009030CA">
      <w:pPr>
        <w:tabs>
          <w:tab w:val="clear" w:pos="284"/>
          <w:tab w:val="clear" w:pos="567"/>
          <w:tab w:val="clear" w:pos="851"/>
          <w:tab w:val="clear" w:pos="1134"/>
        </w:tabs>
        <w:jc w:val="left"/>
        <w:rPr>
          <w:rFonts w:cs="Arial"/>
        </w:rPr>
      </w:pPr>
    </w:p>
    <w:p w:rsidR="00D47C75" w:rsidRDefault="00D47C75" w:rsidP="00D47C75">
      <w:pPr>
        <w:pStyle w:val="a3"/>
      </w:pPr>
      <w:bookmarkStart w:id="887" w:name="_Toc374520024"/>
      <w:r>
        <w:t>Feature catalogue</w:t>
      </w:r>
      <w:bookmarkEnd w:id="887"/>
    </w:p>
    <w:p w:rsidR="00D47C75" w:rsidRPr="00F91CA8" w:rsidRDefault="00D47C75" w:rsidP="00D47C75">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INSPIRE Application Schema Extended Sewer</w:t>
            </w:r>
          </w:p>
        </w:tc>
      </w:tr>
      <w:tr w:rsidR="00D47C75" w:rsidTr="00D47C75">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3.0</w:t>
            </w:r>
          </w:p>
        </w:tc>
      </w:tr>
    </w:tbl>
    <w:p w:rsidR="00D47C75" w:rsidRPr="00F91CA8" w:rsidRDefault="00D47C75" w:rsidP="00D47C75">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D47C75" w:rsidTr="00D47C75">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Stereotypes</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SewerPipeExtended</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Sewer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«featureType»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sidRPr="00D47C75">
              <w:rPr>
                <w:rFonts w:eastAsia="Times New Roman"/>
                <w:i/>
              </w:rPr>
              <w:t>SewerPipeTypeValue</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Extended Sewer</w:t>
            </w:r>
          </w:p>
        </w:tc>
        <w:tc>
          <w:tcPr>
            <w:tcW w:w="0" w:type="auto"/>
            <w:tcBorders>
              <w:top w:val="outset" w:sz="6" w:space="0" w:color="auto"/>
              <w:left w:val="outset" w:sz="6" w:space="0" w:color="auto"/>
              <w:bottom w:val="outset" w:sz="6" w:space="0" w:color="auto"/>
              <w:right w:val="outset" w:sz="6" w:space="0" w:color="auto"/>
            </w:tcBorders>
            <w:hideMark/>
          </w:tcPr>
          <w:p w:rsidR="00D47C75" w:rsidRDefault="00D47C75">
            <w:pPr>
              <w:rPr>
                <w:rFonts w:eastAsia="Times New Roman"/>
                <w:sz w:val="24"/>
                <w:szCs w:val="24"/>
              </w:rPr>
            </w:pPr>
            <w:r>
              <w:rPr>
                <w:rFonts w:eastAsia="Times New Roman"/>
              </w:rPr>
              <w:t>«codeList»</w:t>
            </w:r>
          </w:p>
        </w:tc>
      </w:tr>
    </w:tbl>
    <w:p w:rsidR="00D47C75" w:rsidRDefault="00D47C75" w:rsidP="00C75511">
      <w:pPr>
        <w:pStyle w:val="a4"/>
        <w:rPr>
          <w:rFonts w:eastAsia="Times New Roman"/>
        </w:rPr>
      </w:pPr>
      <w:r>
        <w:rPr>
          <w:rFonts w:eastAsia="Times New Roman"/>
        </w:rPr>
        <w:t>Spatial object types</w:t>
      </w:r>
    </w:p>
    <w:p w:rsidR="00D47C75" w:rsidRDefault="00D47C75" w:rsidP="00C75511">
      <w:pPr>
        <w:pStyle w:val="a5"/>
        <w:rPr>
          <w:rFonts w:eastAsia="Times New Roman"/>
        </w:rPr>
      </w:pPr>
      <w:bookmarkStart w:id="888" w:name="sewerpipeextended"/>
      <w:r>
        <w:rPr>
          <w:rFonts w:eastAsia="Times New Roman"/>
        </w:rPr>
        <w:t>SewerPipeExtended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88"/>
          <w:p w:rsidR="00D47C75" w:rsidRDefault="00D47C75">
            <w:pPr>
              <w:spacing w:line="225" w:lineRule="atLeast"/>
              <w:rPr>
                <w:rFonts w:eastAsia="Times New Roman"/>
                <w:sz w:val="24"/>
                <w:szCs w:val="24"/>
              </w:rPr>
            </w:pPr>
            <w:r>
              <w:rPr>
                <w:rFonts w:eastAsia="Times New Roman"/>
                <w:b/>
                <w:bCs/>
              </w:rPr>
              <w:t>SewerPipeExtended</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Sewer pipe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Subtype of:</w:t>
                  </w:r>
                </w:p>
              </w:tc>
              <w:tc>
                <w:tcPr>
                  <w:tcW w:w="0" w:type="auto"/>
                  <w:hideMark/>
                </w:tcPr>
                <w:p w:rsidR="00D47C75" w:rsidRDefault="00D47C75">
                  <w:pPr>
                    <w:rPr>
                      <w:rFonts w:eastAsia="Times New Roman"/>
                      <w:sz w:val="24"/>
                      <w:szCs w:val="24"/>
                    </w:rPr>
                  </w:pPr>
                  <w:r>
                    <w:rPr>
                      <w:rFonts w:eastAsia="Times New Roman"/>
                    </w:rPr>
                    <w:t>SewerPipe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Extends the SewerPipe feature in the Core Utility Network Profile.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«featureType»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sewerPipeType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SewerPipeTypeValue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Type of sewer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averageVolume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Volume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Average volume of the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0..1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C75" w:rsidRPr="00F91CA8" w:rsidRDefault="00D47C75">
            <w:pPr>
              <w:pStyle w:val="NormaleWeb"/>
              <w:rPr>
                <w:rFonts w:eastAsia="Times New Roman"/>
              </w:rPr>
            </w:pPr>
            <w:r>
              <w:rPr>
                <w:b/>
                <w:bCs/>
              </w:rPr>
              <w:t>Attribute: maxCapacity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Heade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 type:</w:t>
                  </w:r>
                </w:p>
              </w:tc>
              <w:tc>
                <w:tcPr>
                  <w:tcW w:w="0" w:type="auto"/>
                  <w:hideMark/>
                </w:tcPr>
                <w:p w:rsidR="00D47C75" w:rsidRDefault="00D47C75">
                  <w:pPr>
                    <w:rPr>
                      <w:rFonts w:eastAsia="Times New Roman"/>
                      <w:sz w:val="24"/>
                      <w:szCs w:val="24"/>
                    </w:rPr>
                  </w:pPr>
                  <w:r>
                    <w:rPr>
                      <w:rFonts w:eastAsia="Times New Roman"/>
                    </w:rPr>
                    <w:t>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Maximum capacity of the pipe.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Multiplicity:</w:t>
                  </w:r>
                </w:p>
              </w:tc>
              <w:tc>
                <w:tcPr>
                  <w:tcW w:w="0" w:type="auto"/>
                  <w:hideMark/>
                </w:tcPr>
                <w:p w:rsidR="00D47C75" w:rsidRDefault="00D47C75">
                  <w:pPr>
                    <w:rPr>
                      <w:rFonts w:eastAsia="Times New Roman"/>
                      <w:sz w:val="24"/>
                      <w:szCs w:val="24"/>
                    </w:rPr>
                  </w:pPr>
                  <w:r>
                    <w:rPr>
                      <w:rFonts w:eastAsia="Times New Roman"/>
                    </w:rPr>
                    <w:t>0..1</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Stereotypes:</w:t>
                  </w:r>
                </w:p>
              </w:tc>
              <w:tc>
                <w:tcPr>
                  <w:tcW w:w="0" w:type="auto"/>
                  <w:hideMark/>
                </w:tcPr>
                <w:p w:rsidR="00D47C75" w:rsidRDefault="00D47C75">
                  <w:pPr>
                    <w:rPr>
                      <w:rFonts w:eastAsia="Times New Roman"/>
                      <w:sz w:val="24"/>
                      <w:szCs w:val="24"/>
                    </w:rPr>
                  </w:pPr>
                  <w:r>
                    <w:rPr>
                      <w:rFonts w:eastAsia="Times New Roman"/>
                    </w:rPr>
                    <w:t>«voidable»</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Code lists</w:t>
      </w:r>
    </w:p>
    <w:p w:rsidR="00D47C75" w:rsidRDefault="00D47C75" w:rsidP="00C75511">
      <w:pPr>
        <w:pStyle w:val="a5"/>
        <w:rPr>
          <w:rFonts w:eastAsia="Times New Roman"/>
        </w:rPr>
      </w:pPr>
      <w:bookmarkStart w:id="889" w:name="sewerpipetypevalue"/>
      <w:r>
        <w:rPr>
          <w:rFonts w:eastAsia="Times New Roman"/>
        </w:rPr>
        <w:t>SewerPipeTypeValue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89"/>
          <w:p w:rsidR="00D47C75" w:rsidRDefault="00D47C75">
            <w:pPr>
              <w:spacing w:line="225" w:lineRule="atLeast"/>
              <w:rPr>
                <w:rFonts w:eastAsia="Times New Roman"/>
                <w:sz w:val="24"/>
                <w:szCs w:val="24"/>
              </w:rPr>
            </w:pPr>
            <w:r>
              <w:rPr>
                <w:rFonts w:eastAsia="Times New Roman"/>
                <w:b/>
                <w:bCs/>
              </w:rPr>
              <w:t>SewerPipeTypeValue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Name:</w:t>
                  </w:r>
                </w:p>
              </w:tc>
              <w:tc>
                <w:tcPr>
                  <w:tcW w:w="0" w:type="auto"/>
                  <w:hideMark/>
                </w:tcPr>
                <w:p w:rsidR="00D47C75" w:rsidRDefault="00D47C75">
                  <w:pPr>
                    <w:rPr>
                      <w:rFonts w:eastAsia="Times New Roman"/>
                      <w:sz w:val="24"/>
                      <w:szCs w:val="24"/>
                    </w:rPr>
                  </w:pPr>
                  <w:r>
                    <w:rPr>
                      <w:rFonts w:eastAsia="Times New Roman"/>
                    </w:rPr>
                    <w:t>Sewer pipe type value (Extended)</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Codelist containing a classification of sewer pipe types.</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Extensibility:</w:t>
                  </w:r>
                </w:p>
              </w:tc>
              <w:tc>
                <w:tcPr>
                  <w:tcW w:w="0" w:type="auto"/>
                  <w:hideMark/>
                </w:tcPr>
                <w:p w:rsidR="00D47C75" w:rsidRDefault="00D47C75">
                  <w:pPr>
                    <w:rPr>
                      <w:rFonts w:eastAsia="Times New Roman"/>
                      <w:sz w:val="24"/>
                      <w:szCs w:val="24"/>
                    </w:rPr>
                  </w:pPr>
                  <w:r>
                    <w:rPr>
                      <w:rFonts w:eastAsia="Times New Roman"/>
                    </w:rPr>
                    <w:t>any</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Identifier:</w:t>
                  </w:r>
                </w:p>
              </w:tc>
              <w:tc>
                <w:tcPr>
                  <w:tcW w:w="0" w:type="auto"/>
                  <w:hideMark/>
                </w:tcPr>
                <w:p w:rsidR="00D47C75" w:rsidRDefault="00D47C75">
                  <w:pPr>
                    <w:rPr>
                      <w:rFonts w:eastAsia="Times New Roman"/>
                      <w:sz w:val="24"/>
                      <w:szCs w:val="24"/>
                    </w:rPr>
                  </w:pPr>
                  <w:r>
                    <w:rPr>
                      <w:rFonts w:eastAsia="Times New Roman"/>
                    </w:rPr>
                    <w:t>http://inspire.ec.europa.eu/codelist/SewerPipeTypeValue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Values:</w:t>
                  </w:r>
                </w:p>
              </w:tc>
              <w:tc>
                <w:tcPr>
                  <w:tcW w:w="0" w:type="auto"/>
                  <w:hideMark/>
                </w:tcPr>
                <w:p w:rsidR="00D47C75" w:rsidRDefault="00D47C75">
                  <w:pPr>
                    <w:rPr>
                      <w:rFonts w:eastAsia="Times New Roman"/>
                      <w:sz w:val="24"/>
                      <w:szCs w:val="24"/>
                    </w:rPr>
                  </w:pPr>
                  <w:r>
                    <w:rPr>
                      <w:rFonts w:eastAsia="Times New Roman"/>
                    </w:rPr>
                    <w:t xml:space="preserve">The allowed values for this code list comprise any values defined by data providers. </w:t>
                  </w:r>
                  <w:r w:rsidRPr="00D47C75">
                    <w:rPr>
                      <w:rFonts w:eastAsia="Times New Roman"/>
                      <w:i/>
                    </w:rPr>
                    <w:t>Annex C</w:t>
                  </w:r>
                  <w:r>
                    <w:rPr>
                      <w:rFonts w:eastAsia="Times New Roman"/>
                    </w:rPr>
                    <w:t xml:space="preserve"> includes recommended values that may be used by data providers. </w:t>
                  </w:r>
                </w:p>
              </w:tc>
            </w:tr>
          </w:tbl>
          <w:p w:rsidR="00D47C75" w:rsidRDefault="00D47C75">
            <w:pPr>
              <w:rPr>
                <w:rFonts w:eastAsia="Times New Roman"/>
                <w:sz w:val="24"/>
                <w:szCs w:val="24"/>
              </w:rPr>
            </w:pPr>
          </w:p>
        </w:tc>
      </w:tr>
    </w:tbl>
    <w:p w:rsidR="00D47C75" w:rsidRDefault="00D47C75" w:rsidP="00C75511">
      <w:pPr>
        <w:pStyle w:val="a4"/>
        <w:rPr>
          <w:rFonts w:eastAsia="Times New Roman"/>
        </w:rPr>
      </w:pPr>
      <w:r>
        <w:rPr>
          <w:rFonts w:eastAsia="Times New Roman"/>
        </w:rPr>
        <w:t>Imported types (informative)</w:t>
      </w:r>
    </w:p>
    <w:p w:rsidR="00D47C75" w:rsidRPr="00F91CA8" w:rsidRDefault="00D47C75" w:rsidP="00D47C75">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D47C75" w:rsidRDefault="00D47C75" w:rsidP="00C75511">
      <w:pPr>
        <w:pStyle w:val="a5"/>
        <w:rPr>
          <w:rFonts w:eastAsia="Times New Roman"/>
        </w:rPr>
      </w:pPr>
      <w:r>
        <w:rPr>
          <w:rFonts w:eastAsia="Times New Roman"/>
        </w:rPr>
        <w:t>Measure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Measure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ProductionAndIndustrialFacilitiesExtension</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Production and Industrial Facilities [DS-D2.8.III.8]</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Declared or measured quantity of any kind of physical entity.</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SewerPipe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SewerPipe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Sewer Network</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INSPIRE Data specification on Utility and Governmental Services [DS-D2.8.III.6]</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Definition:</w:t>
                  </w:r>
                </w:p>
              </w:tc>
              <w:tc>
                <w:tcPr>
                  <w:tcW w:w="0" w:type="auto"/>
                  <w:hideMark/>
                </w:tcPr>
                <w:p w:rsidR="00D47C75" w:rsidRDefault="00D47C75">
                  <w:pPr>
                    <w:rPr>
                      <w:rFonts w:eastAsia="Times New Roman"/>
                      <w:sz w:val="24"/>
                      <w:szCs w:val="24"/>
                    </w:rPr>
                  </w:pPr>
                  <w:r>
                    <w:rPr>
                      <w:rFonts w:eastAsia="Times New Roman"/>
                    </w:rPr>
                    <w:t>A sewer pipe used to convey wastewater (sewer) from one location to another.</w:t>
                  </w:r>
                </w:p>
              </w:tc>
            </w:tr>
          </w:tbl>
          <w:p w:rsidR="00D47C75" w:rsidRDefault="00D47C75">
            <w:pPr>
              <w:rPr>
                <w:rFonts w:eastAsia="Times New Roman"/>
                <w:sz w:val="24"/>
                <w:szCs w:val="24"/>
              </w:rPr>
            </w:pPr>
          </w:p>
        </w:tc>
      </w:tr>
    </w:tbl>
    <w:p w:rsidR="00D47C75" w:rsidRDefault="00D47C75" w:rsidP="00C75511">
      <w:pPr>
        <w:pStyle w:val="a5"/>
        <w:rPr>
          <w:rFonts w:eastAsia="Times New Roman"/>
        </w:rPr>
      </w:pPr>
      <w:r>
        <w:rPr>
          <w:rFonts w:eastAsia="Times New Roman"/>
        </w:rPr>
        <w:t>Volume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D47C75" w:rsidTr="00D47C75">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D47C75" w:rsidRDefault="00D47C75">
            <w:pPr>
              <w:spacing w:line="225" w:lineRule="atLeast"/>
              <w:rPr>
                <w:rFonts w:eastAsia="Times New Roman"/>
                <w:sz w:val="24"/>
                <w:szCs w:val="24"/>
              </w:rPr>
            </w:pPr>
            <w:r>
              <w:rPr>
                <w:rFonts w:eastAsia="Times New Roman"/>
                <w:b/>
                <w:bCs/>
              </w:rPr>
              <w:t>Volume</w:t>
            </w:r>
          </w:p>
        </w:tc>
      </w:tr>
      <w:tr w:rsidR="00D47C75" w:rsidTr="00D47C75">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Package:</w:t>
                  </w:r>
                </w:p>
              </w:tc>
              <w:tc>
                <w:tcPr>
                  <w:tcW w:w="0" w:type="auto"/>
                  <w:hideMark/>
                </w:tcPr>
                <w:p w:rsidR="00D47C75" w:rsidRDefault="00D47C75">
                  <w:pPr>
                    <w:rPr>
                      <w:rFonts w:eastAsia="Times New Roman"/>
                      <w:sz w:val="24"/>
                      <w:szCs w:val="24"/>
                    </w:rPr>
                  </w:pPr>
                  <w:r>
                    <w:rPr>
                      <w:rFonts w:eastAsia="Times New Roman"/>
                    </w:rPr>
                    <w:t>Units of Measure</w:t>
                  </w:r>
                </w:p>
              </w:tc>
            </w:tr>
            <w:tr w:rsidR="00D47C75">
              <w:trPr>
                <w:tblCellSpacing w:w="0" w:type="dxa"/>
              </w:trPr>
              <w:tc>
                <w:tcPr>
                  <w:tcW w:w="360" w:type="dxa"/>
                  <w:hideMark/>
                </w:tcPr>
                <w:p w:rsidR="00D47C75" w:rsidRDefault="00D47C75">
                  <w:pPr>
                    <w:rPr>
                      <w:rFonts w:eastAsia="Times New Roman"/>
                      <w:sz w:val="24"/>
                      <w:szCs w:val="24"/>
                    </w:rPr>
                  </w:pPr>
                  <w:r>
                    <w:rPr>
                      <w:rFonts w:eastAsia="Times New Roman"/>
                    </w:rPr>
                    <w:t> </w:t>
                  </w:r>
                </w:p>
              </w:tc>
              <w:tc>
                <w:tcPr>
                  <w:tcW w:w="1500" w:type="dxa"/>
                  <w:hideMark/>
                </w:tcPr>
                <w:p w:rsidR="00D47C75" w:rsidRDefault="00D47C75">
                  <w:pPr>
                    <w:rPr>
                      <w:rFonts w:eastAsia="Times New Roman"/>
                      <w:sz w:val="24"/>
                      <w:szCs w:val="24"/>
                    </w:rPr>
                  </w:pPr>
                  <w:r>
                    <w:rPr>
                      <w:rFonts w:eastAsia="Times New Roman"/>
                    </w:rPr>
                    <w:t>Reference:</w:t>
                  </w:r>
                </w:p>
              </w:tc>
              <w:tc>
                <w:tcPr>
                  <w:tcW w:w="0" w:type="auto"/>
                  <w:hideMark/>
                </w:tcPr>
                <w:p w:rsidR="00D47C75" w:rsidRDefault="00D47C75">
                  <w:pPr>
                    <w:rPr>
                      <w:rFonts w:eastAsia="Times New Roman"/>
                      <w:sz w:val="24"/>
                      <w:szCs w:val="24"/>
                    </w:rPr>
                  </w:pPr>
                  <w:r>
                    <w:rPr>
                      <w:rFonts w:eastAsia="Times New Roman"/>
                    </w:rPr>
                    <w:t>Geographic information -- Conceptual schema language [ISO/TS 19103:2005]</w:t>
                  </w:r>
                </w:p>
              </w:tc>
            </w:tr>
          </w:tbl>
          <w:p w:rsidR="00D47C75" w:rsidRDefault="00D47C75">
            <w:pPr>
              <w:rPr>
                <w:rFonts w:eastAsia="Times New Roman"/>
                <w:sz w:val="24"/>
                <w:szCs w:val="24"/>
              </w:rPr>
            </w:pPr>
          </w:p>
        </w:tc>
      </w:tr>
    </w:tbl>
    <w:p w:rsidR="009030CA" w:rsidRPr="00782AE6" w:rsidRDefault="009030CA" w:rsidP="008D2EFE"/>
    <w:p w:rsidR="008D2EFE" w:rsidRDefault="008D2EFE" w:rsidP="00D47C75">
      <w:pPr>
        <w:pStyle w:val="ANNEX"/>
      </w:pPr>
      <w:r w:rsidRPr="008B3241">
        <w:br/>
      </w:r>
      <w:bookmarkStart w:id="890" w:name="_Toc339278083"/>
      <w:bookmarkStart w:id="891" w:name="_Toc374520025"/>
      <w:r w:rsidRPr="006E5798">
        <w:rPr>
          <w:b w:val="0"/>
        </w:rPr>
        <w:t>(informative)</w:t>
      </w:r>
      <w:r w:rsidRPr="006E5798">
        <w:rPr>
          <w:b w:val="0"/>
        </w:rPr>
        <w:br/>
      </w:r>
      <w:bookmarkEnd w:id="890"/>
      <w:r w:rsidR="006E5798">
        <w:br/>
      </w:r>
      <w:r w:rsidR="006E5798" w:rsidRPr="009F03DE">
        <w:t>“</w:t>
      </w:r>
      <w:r w:rsidR="006E5798" w:rsidRPr="001D60F7">
        <w:t>Telecommunications Network</w:t>
      </w:r>
      <w:r w:rsidR="006E5798">
        <w:t>” Application S</w:t>
      </w:r>
      <w:r w:rsidR="006E5798" w:rsidRPr="009F03DE">
        <w:t>chema</w:t>
      </w:r>
      <w:bookmarkEnd w:id="891"/>
    </w:p>
    <w:p w:rsidR="008D2EFE" w:rsidRPr="00576556" w:rsidRDefault="008D2EFE" w:rsidP="006E5798">
      <w:pPr>
        <w:pStyle w:val="a2"/>
        <w:rPr>
          <w:bCs/>
          <w:sz w:val="24"/>
          <w:lang w:val="en-US"/>
        </w:rPr>
      </w:pPr>
      <w:bookmarkStart w:id="892" w:name="_Toc339277212"/>
      <w:bookmarkStart w:id="893" w:name="_Toc339278085"/>
      <w:bookmarkStart w:id="894" w:name="_Toc374520026"/>
      <w:r w:rsidRPr="00D86725">
        <w:t>UML Overview</w:t>
      </w:r>
      <w:bookmarkEnd w:id="892"/>
      <w:bookmarkEnd w:id="893"/>
      <w:bookmarkEnd w:id="894"/>
    </w:p>
    <w:p w:rsidR="008D2EFE" w:rsidRDefault="008D2EFE" w:rsidP="008D2EFE">
      <w:pPr>
        <w:rPr>
          <w:lang w:val="x-none"/>
        </w:rPr>
      </w:pPr>
    </w:p>
    <w:p w:rsidR="008D2EFE" w:rsidRDefault="003A6388" w:rsidP="008D2EFE">
      <w:pPr>
        <w:tabs>
          <w:tab w:val="clear" w:pos="284"/>
          <w:tab w:val="clear" w:pos="567"/>
          <w:tab w:val="clear" w:pos="851"/>
          <w:tab w:val="clear" w:pos="1134"/>
        </w:tabs>
        <w:jc w:val="left"/>
        <w:rPr>
          <w:rFonts w:cs="Arial"/>
        </w:rPr>
      </w:pPr>
      <w:r>
        <w:rPr>
          <w:noProof/>
          <w:lang w:val="it-IT" w:eastAsia="it-IT"/>
        </w:rPr>
        <w:drawing>
          <wp:inline distT="0" distB="0" distL="0" distR="0">
            <wp:extent cx="5753100" cy="5324475"/>
            <wp:effectExtent l="0" t="0" r="0" b="0"/>
            <wp:docPr id="51" name="Immagine 51" descr="Telecommunication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lecommunications Network"/>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3100" cy="5324475"/>
                    </a:xfrm>
                    <a:prstGeom prst="rect">
                      <a:avLst/>
                    </a:prstGeom>
                    <a:noFill/>
                    <a:ln>
                      <a:noFill/>
                    </a:ln>
                  </pic:spPr>
                </pic:pic>
              </a:graphicData>
            </a:graphic>
          </wp:inline>
        </w:drawing>
      </w:r>
    </w:p>
    <w:p w:rsidR="008D2EFE" w:rsidRDefault="008D2EFE" w:rsidP="008D2EFE">
      <w:pPr>
        <w:tabs>
          <w:tab w:val="clear" w:pos="284"/>
          <w:tab w:val="clear" w:pos="567"/>
          <w:tab w:val="clear" w:pos="851"/>
          <w:tab w:val="clear" w:pos="1134"/>
        </w:tabs>
        <w:jc w:val="left"/>
        <w:rPr>
          <w:rFonts w:cs="Arial"/>
        </w:rPr>
      </w:pPr>
    </w:p>
    <w:p w:rsidR="008D2EFE" w:rsidRPr="00D86725" w:rsidRDefault="008D2EFE" w:rsidP="008D2EFE">
      <w:pPr>
        <w:tabs>
          <w:tab w:val="clear" w:pos="284"/>
          <w:tab w:val="clear" w:pos="567"/>
          <w:tab w:val="clear" w:pos="851"/>
          <w:tab w:val="clear" w:pos="1134"/>
        </w:tabs>
        <w:jc w:val="left"/>
        <w:rPr>
          <w:rFonts w:cs="Arial"/>
        </w:rPr>
      </w:pPr>
    </w:p>
    <w:p w:rsidR="008D2EFE" w:rsidRPr="00F418C6" w:rsidRDefault="008D2EFE" w:rsidP="008D2EFE">
      <w:pPr>
        <w:rPr>
          <w:b/>
        </w:rPr>
      </w:pPr>
      <w:r w:rsidRPr="00F418C6">
        <w:rPr>
          <w:b/>
        </w:rPr>
        <w:t xml:space="preserve">Figure </w:t>
      </w:r>
      <w:r>
        <w:rPr>
          <w:b/>
          <w:noProof/>
        </w:rPr>
        <w:t>1</w:t>
      </w:r>
      <w:r w:rsidRPr="00F418C6">
        <w:rPr>
          <w:b/>
        </w:rPr>
        <w:t xml:space="preserve"> – UML class diagram: Overview of the “</w:t>
      </w:r>
      <w:r w:rsidRPr="001D60F7">
        <w:rPr>
          <w:b/>
        </w:rPr>
        <w:t>Telecommunications Network</w:t>
      </w:r>
      <w:r w:rsidRPr="00F418C6">
        <w:rPr>
          <w:b/>
        </w:rPr>
        <w:t>”</w:t>
      </w:r>
    </w:p>
    <w:p w:rsidR="008D2EFE" w:rsidRPr="00B76DBF" w:rsidRDefault="008D2EFE" w:rsidP="008D2EFE">
      <w:pPr>
        <w:tabs>
          <w:tab w:val="clear" w:pos="284"/>
          <w:tab w:val="clear" w:pos="567"/>
          <w:tab w:val="clear" w:pos="851"/>
          <w:tab w:val="clear" w:pos="1134"/>
        </w:tabs>
        <w:jc w:val="left"/>
        <w:rPr>
          <w:rFonts w:cs="Arial"/>
        </w:rPr>
      </w:pPr>
    </w:p>
    <w:p w:rsidR="008D2EFE" w:rsidRPr="008D45EC" w:rsidRDefault="008D2EFE" w:rsidP="008D2EFE"/>
    <w:p w:rsidR="008D2EFE" w:rsidRDefault="00BF4B2E" w:rsidP="006E5798">
      <w:pPr>
        <w:pStyle w:val="a2"/>
      </w:pPr>
      <w:bookmarkStart w:id="895" w:name="_Toc339277213"/>
      <w:bookmarkStart w:id="896" w:name="_Toc339278086"/>
      <w:r>
        <w:br w:type="page"/>
      </w:r>
      <w:bookmarkStart w:id="897" w:name="_Toc374520027"/>
      <w:r w:rsidR="008D2EFE">
        <w:t>Feature catalogue</w:t>
      </w:r>
      <w:bookmarkEnd w:id="895"/>
      <w:bookmarkEnd w:id="896"/>
      <w:bookmarkEnd w:id="897"/>
    </w:p>
    <w:p w:rsidR="008D401D" w:rsidRDefault="008D401D" w:rsidP="008D401D"/>
    <w:p w:rsidR="006E5798" w:rsidRPr="00F91CA8" w:rsidRDefault="006E5798" w:rsidP="006E5798">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6E5798" w:rsidTr="006E5798">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INSPIRE Application Schema Telecommunications Network</w:t>
            </w:r>
          </w:p>
        </w:tc>
      </w:tr>
      <w:tr w:rsidR="006E5798" w:rsidTr="006E5798">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3.0</w:t>
            </w:r>
          </w:p>
        </w:tc>
      </w:tr>
    </w:tbl>
    <w:p w:rsidR="006E5798" w:rsidRPr="00F91CA8" w:rsidRDefault="006E5798" w:rsidP="006E5798">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51"/>
        <w:gridCol w:w="3187"/>
        <w:gridCol w:w="1593"/>
      </w:tblGrid>
      <w:tr w:rsidR="006E5798" w:rsidTr="006E5798">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E5798" w:rsidRDefault="006E5798">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E5798" w:rsidRDefault="006E5798">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E5798" w:rsidRDefault="006E5798">
            <w:pPr>
              <w:spacing w:line="225" w:lineRule="atLeast"/>
              <w:rPr>
                <w:rFonts w:eastAsia="Times New Roman"/>
                <w:sz w:val="24"/>
                <w:szCs w:val="24"/>
              </w:rPr>
            </w:pPr>
            <w:r>
              <w:rPr>
                <w:rFonts w:eastAsia="Times New Roman"/>
                <w:b/>
                <w:bCs/>
              </w:rPr>
              <w:t>Stereotypes</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sidRPr="006E5798">
              <w:rPr>
                <w:rFonts w:eastAsia="Times New Roman"/>
                <w:i/>
              </w:rPr>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«codeList»</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sidRPr="006E5798">
              <w:rPr>
                <w:rFonts w:eastAsia="Times New Roman"/>
                <w:i/>
              </w:rPr>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«featureType»</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sidRPr="006E5798">
              <w:rPr>
                <w:rFonts w:eastAsia="Times New Roman"/>
                <w:i/>
              </w:rPr>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6E5798" w:rsidRDefault="006E5798">
            <w:pPr>
              <w:rPr>
                <w:rFonts w:eastAsia="Times New Roman"/>
                <w:sz w:val="24"/>
                <w:szCs w:val="24"/>
              </w:rPr>
            </w:pPr>
            <w:r>
              <w:rPr>
                <w:rFonts w:eastAsia="Times New Roman"/>
              </w:rPr>
              <w:t>«codeList»</w:t>
            </w:r>
          </w:p>
        </w:tc>
      </w:tr>
    </w:tbl>
    <w:p w:rsidR="006E5798" w:rsidRDefault="006E5798" w:rsidP="006E5798">
      <w:pPr>
        <w:pStyle w:val="a3"/>
      </w:pPr>
      <w:bookmarkStart w:id="898" w:name="_Toc374520028"/>
      <w:r>
        <w:t>Spatial object types</w:t>
      </w:r>
      <w:bookmarkEnd w:id="898"/>
    </w:p>
    <w:p w:rsidR="006E5798" w:rsidRDefault="006E5798" w:rsidP="006E5798">
      <w:pPr>
        <w:pStyle w:val="a4"/>
      </w:pPr>
      <w:bookmarkStart w:id="899" w:name="telecommunicationscable"/>
      <w:r>
        <w:t>TelecommunicationsCable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E5798" w:rsidTr="006E579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99"/>
          <w:p w:rsidR="006E5798" w:rsidRDefault="006E5798">
            <w:pPr>
              <w:spacing w:line="225" w:lineRule="atLeast"/>
              <w:rPr>
                <w:rFonts w:eastAsia="Times New Roman"/>
                <w:sz w:val="24"/>
                <w:szCs w:val="24"/>
              </w:rPr>
            </w:pPr>
            <w:r>
              <w:rPr>
                <w:rFonts w:eastAsia="Times New Roman"/>
                <w:b/>
                <w:bCs/>
              </w:rPr>
              <w:t>TelecommunicationsCable</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Name:</w:t>
                  </w:r>
                </w:p>
              </w:tc>
              <w:tc>
                <w:tcPr>
                  <w:tcW w:w="0" w:type="auto"/>
                  <w:hideMark/>
                </w:tcPr>
                <w:p w:rsidR="006E5798" w:rsidRDefault="006E5798">
                  <w:pPr>
                    <w:rPr>
                      <w:rFonts w:eastAsia="Times New Roman"/>
                      <w:sz w:val="24"/>
                      <w:szCs w:val="24"/>
                    </w:rPr>
                  </w:pPr>
                  <w:r>
                    <w:rPr>
                      <w:rFonts w:eastAsia="Times New Roman"/>
                    </w:rPr>
                    <w:t>telecommunications cable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Subtype of:</w:t>
                  </w:r>
                </w:p>
              </w:tc>
              <w:tc>
                <w:tcPr>
                  <w:tcW w:w="0" w:type="auto"/>
                  <w:hideMark/>
                </w:tcPr>
                <w:p w:rsidR="006E5798" w:rsidRDefault="006E5798">
                  <w:pPr>
                    <w:rPr>
                      <w:rFonts w:eastAsia="Times New Roman"/>
                      <w:sz w:val="24"/>
                      <w:szCs w:val="24"/>
                    </w:rPr>
                  </w:pPr>
                  <w:r>
                    <w:rPr>
                      <w:rFonts w:eastAsia="Times New Roman"/>
                    </w:rPr>
                    <w:t>Cable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Definition:</w:t>
                  </w:r>
                </w:p>
              </w:tc>
              <w:tc>
                <w:tcPr>
                  <w:tcW w:w="0" w:type="auto"/>
                  <w:hideMark/>
                </w:tcPr>
                <w:p w:rsidR="006E5798" w:rsidRDefault="006E5798">
                  <w:pPr>
                    <w:rPr>
                      <w:rFonts w:eastAsia="Times New Roman"/>
                      <w:sz w:val="24"/>
                      <w:szCs w:val="24"/>
                    </w:rPr>
                  </w:pPr>
                  <w:r>
                    <w:rPr>
                      <w:rFonts w:eastAsia="Times New Roman"/>
                    </w:rPr>
                    <w:t>A utility link or link sequence used to convey data signals (PSTN, radio or computer) from one location to another.</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Stereotypes:</w:t>
                  </w:r>
                </w:p>
              </w:tc>
              <w:tc>
                <w:tcPr>
                  <w:tcW w:w="0" w:type="auto"/>
                  <w:hideMark/>
                </w:tcPr>
                <w:p w:rsidR="006E5798" w:rsidRDefault="006E5798">
                  <w:pPr>
                    <w:rPr>
                      <w:rFonts w:eastAsia="Times New Roman"/>
                      <w:sz w:val="24"/>
                      <w:szCs w:val="24"/>
                    </w:rPr>
                  </w:pPr>
                  <w:r>
                    <w:rPr>
                      <w:rFonts w:eastAsia="Times New Roman"/>
                    </w:rPr>
                    <w:t>«featureType»</w:t>
                  </w:r>
                </w:p>
              </w:tc>
            </w:tr>
          </w:tbl>
          <w:p w:rsidR="006E5798" w:rsidRDefault="006E5798">
            <w:pPr>
              <w:rPr>
                <w:rFonts w:eastAsia="Times New Roman"/>
                <w:sz w:val="24"/>
                <w:szCs w:val="24"/>
              </w:rPr>
            </w:pP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E5798" w:rsidRPr="00F91CA8" w:rsidRDefault="006E5798">
            <w:pPr>
              <w:pStyle w:val="NormaleWeb"/>
              <w:rPr>
                <w:rFonts w:eastAsia="Times New Roman"/>
              </w:rPr>
            </w:pPr>
            <w:r>
              <w:rPr>
                <w:b/>
                <w:bCs/>
              </w:rPr>
              <w:t>Attribute: telecommunicationsCableMaterialType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E5798">
              <w:trPr>
                <w:tblHeade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Name:</w:t>
                  </w:r>
                </w:p>
              </w:tc>
              <w:tc>
                <w:tcPr>
                  <w:tcW w:w="0" w:type="auto"/>
                  <w:hideMark/>
                </w:tcPr>
                <w:p w:rsidR="006E5798" w:rsidRDefault="006E5798">
                  <w:pPr>
                    <w:rPr>
                      <w:rFonts w:eastAsia="Times New Roman"/>
                      <w:sz w:val="24"/>
                      <w:szCs w:val="24"/>
                    </w:rPr>
                  </w:pPr>
                  <w:r>
                    <w:rPr>
                      <w:rFonts w:eastAsia="Times New Roman"/>
                    </w:rPr>
                    <w:t>telecommunications cable material type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Value type:</w:t>
                  </w:r>
                </w:p>
              </w:tc>
              <w:tc>
                <w:tcPr>
                  <w:tcW w:w="0" w:type="auto"/>
                  <w:hideMark/>
                </w:tcPr>
                <w:p w:rsidR="006E5798" w:rsidRDefault="006E5798">
                  <w:pPr>
                    <w:rPr>
                      <w:rFonts w:eastAsia="Times New Roman"/>
                      <w:sz w:val="24"/>
                      <w:szCs w:val="24"/>
                    </w:rPr>
                  </w:pPr>
                  <w:r>
                    <w:rPr>
                      <w:rFonts w:eastAsia="Times New Roman"/>
                    </w:rPr>
                    <w:t>TelecommunicationsCableMaterialTypeValue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Definition:</w:t>
                  </w:r>
                </w:p>
              </w:tc>
              <w:tc>
                <w:tcPr>
                  <w:tcW w:w="0" w:type="auto"/>
                  <w:hideMark/>
                </w:tcPr>
                <w:p w:rsidR="006E5798" w:rsidRDefault="006E5798">
                  <w:pPr>
                    <w:rPr>
                      <w:rFonts w:eastAsia="Times New Roman"/>
                      <w:sz w:val="24"/>
                      <w:szCs w:val="24"/>
                    </w:rPr>
                  </w:pPr>
                  <w:r>
                    <w:rPr>
                      <w:rFonts w:eastAsia="Times New Roman"/>
                    </w:rPr>
                    <w:t>Type of cable material.</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Multiplicity:</w:t>
                  </w:r>
                </w:p>
              </w:tc>
              <w:tc>
                <w:tcPr>
                  <w:tcW w:w="0" w:type="auto"/>
                  <w:hideMark/>
                </w:tcPr>
                <w:p w:rsidR="006E5798" w:rsidRDefault="006E5798">
                  <w:pPr>
                    <w:rPr>
                      <w:rFonts w:eastAsia="Times New Roman"/>
                      <w:sz w:val="24"/>
                      <w:szCs w:val="24"/>
                    </w:rPr>
                  </w:pPr>
                  <w:r>
                    <w:rPr>
                      <w:rFonts w:eastAsia="Times New Roman"/>
                    </w:rPr>
                    <w:t>1</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Stereotypes:</w:t>
                  </w:r>
                </w:p>
              </w:tc>
              <w:tc>
                <w:tcPr>
                  <w:tcW w:w="0" w:type="auto"/>
                  <w:hideMark/>
                </w:tcPr>
                <w:p w:rsidR="006E5798" w:rsidRDefault="006E5798">
                  <w:pPr>
                    <w:rPr>
                      <w:rFonts w:eastAsia="Times New Roman"/>
                      <w:sz w:val="24"/>
                      <w:szCs w:val="24"/>
                    </w:rPr>
                  </w:pPr>
                  <w:r>
                    <w:rPr>
                      <w:rFonts w:eastAsia="Times New Roman"/>
                    </w:rPr>
                    <w:t>«voidable»</w:t>
                  </w:r>
                </w:p>
              </w:tc>
            </w:tr>
          </w:tbl>
          <w:p w:rsidR="006E5798" w:rsidRDefault="006E5798">
            <w:pPr>
              <w:rPr>
                <w:rFonts w:eastAsia="Times New Roman"/>
                <w:sz w:val="24"/>
                <w:szCs w:val="24"/>
              </w:rPr>
            </w:pP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E5798" w:rsidRPr="00F91CA8" w:rsidRDefault="006E5798">
            <w:pPr>
              <w:pStyle w:val="NormaleWeb"/>
              <w:rPr>
                <w:rFonts w:eastAsia="Times New Roman"/>
              </w:rPr>
            </w:pPr>
            <w:r>
              <w:rPr>
                <w:b/>
                <w:bCs/>
              </w:rPr>
              <w:t>Constraint: "TelecommunicationsCable" is not in IR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Natural language:</w:t>
                  </w:r>
                </w:p>
              </w:tc>
              <w:tc>
                <w:tcPr>
                  <w:tcW w:w="0" w:type="auto"/>
                  <w:hideMark/>
                </w:tcPr>
                <w:p w:rsidR="006E5798" w:rsidRDefault="006E5798">
                  <w:pPr>
                    <w:rPr>
                      <w:rFonts w:eastAsia="Times New Roman"/>
                      <w:sz w:val="24"/>
                      <w:szCs w:val="24"/>
                    </w:rPr>
                  </w:pP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OCL:</w:t>
                  </w:r>
                </w:p>
              </w:tc>
              <w:tc>
                <w:tcPr>
                  <w:tcW w:w="0" w:type="auto"/>
                  <w:hideMark/>
                </w:tcPr>
                <w:p w:rsidR="006E5798" w:rsidRDefault="006E5798">
                  <w:pPr>
                    <w:rPr>
                      <w:rFonts w:eastAsia="Times New Roman"/>
                      <w:sz w:val="24"/>
                      <w:szCs w:val="24"/>
                    </w:rPr>
                  </w:pPr>
                </w:p>
              </w:tc>
            </w:tr>
          </w:tbl>
          <w:p w:rsidR="006E5798" w:rsidRDefault="006E5798">
            <w:pPr>
              <w:rPr>
                <w:rFonts w:eastAsia="Times New Roman"/>
                <w:sz w:val="24"/>
                <w:szCs w:val="24"/>
              </w:rPr>
            </w:pPr>
          </w:p>
        </w:tc>
      </w:tr>
    </w:tbl>
    <w:p w:rsidR="006E5798" w:rsidRDefault="006E5798" w:rsidP="006E5798">
      <w:pPr>
        <w:pStyle w:val="a3"/>
      </w:pPr>
      <w:bookmarkStart w:id="900" w:name="_Toc374520029"/>
      <w:r>
        <w:t>Code lists</w:t>
      </w:r>
      <w:bookmarkEnd w:id="900"/>
    </w:p>
    <w:p w:rsidR="006E5798" w:rsidRDefault="006E5798" w:rsidP="006E5798">
      <w:pPr>
        <w:pStyle w:val="a4"/>
      </w:pPr>
      <w:bookmarkStart w:id="901" w:name="telecommunicationsappurtenancetypevalue"/>
      <w:r>
        <w:t>TelecommunicationsAppurtenanceTypeValue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E5798" w:rsidTr="006E579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901"/>
          <w:p w:rsidR="006E5798" w:rsidRDefault="006E5798">
            <w:pPr>
              <w:spacing w:line="225" w:lineRule="atLeast"/>
              <w:rPr>
                <w:rFonts w:eastAsia="Times New Roman"/>
                <w:sz w:val="24"/>
                <w:szCs w:val="24"/>
              </w:rPr>
            </w:pPr>
            <w:r>
              <w:rPr>
                <w:rFonts w:eastAsia="Times New Roman"/>
                <w:b/>
                <w:bCs/>
              </w:rPr>
              <w:t>TelecommunicationsAppurtenanceTypeValue</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Name:</w:t>
                  </w:r>
                </w:p>
              </w:tc>
              <w:tc>
                <w:tcPr>
                  <w:tcW w:w="0" w:type="auto"/>
                  <w:hideMark/>
                </w:tcPr>
                <w:p w:rsidR="006E5798" w:rsidRDefault="006E5798">
                  <w:pPr>
                    <w:rPr>
                      <w:rFonts w:eastAsia="Times New Roman"/>
                      <w:sz w:val="24"/>
                      <w:szCs w:val="24"/>
                    </w:rPr>
                  </w:pPr>
                  <w:r>
                    <w:rPr>
                      <w:rFonts w:eastAsia="Times New Roman"/>
                    </w:rPr>
                    <w:t>telecommunications appurtenance type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Definition:</w:t>
                  </w:r>
                </w:p>
              </w:tc>
              <w:tc>
                <w:tcPr>
                  <w:tcW w:w="0" w:type="auto"/>
                  <w:hideMark/>
                </w:tcPr>
                <w:p w:rsidR="006E5798" w:rsidRDefault="006E5798">
                  <w:pPr>
                    <w:rPr>
                      <w:rFonts w:eastAsia="Times New Roman"/>
                      <w:sz w:val="24"/>
                      <w:szCs w:val="24"/>
                    </w:rPr>
                  </w:pPr>
                  <w:r>
                    <w:rPr>
                      <w:rFonts w:eastAsia="Times New Roman"/>
                    </w:rPr>
                    <w:t>Classification of telecommunication appurtenances.</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Extensibility:</w:t>
                  </w:r>
                </w:p>
              </w:tc>
              <w:tc>
                <w:tcPr>
                  <w:tcW w:w="0" w:type="auto"/>
                  <w:hideMark/>
                </w:tcPr>
                <w:p w:rsidR="006E5798" w:rsidRDefault="006E5798">
                  <w:pPr>
                    <w:rPr>
                      <w:rFonts w:eastAsia="Times New Roman"/>
                      <w:sz w:val="24"/>
                      <w:szCs w:val="24"/>
                    </w:rPr>
                  </w:pPr>
                  <w:r>
                    <w:rPr>
                      <w:rFonts w:eastAsia="Times New Roman"/>
                    </w:rPr>
                    <w:t>any</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Identifier:</w:t>
                  </w:r>
                </w:p>
              </w:tc>
              <w:tc>
                <w:tcPr>
                  <w:tcW w:w="0" w:type="auto"/>
                  <w:hideMark/>
                </w:tcPr>
                <w:p w:rsidR="006E5798" w:rsidRDefault="006E5798">
                  <w:pPr>
                    <w:rPr>
                      <w:rFonts w:eastAsia="Times New Roman"/>
                      <w:sz w:val="24"/>
                      <w:szCs w:val="24"/>
                    </w:rPr>
                  </w:pPr>
                  <w:r>
                    <w:rPr>
                      <w:rFonts w:eastAsia="Times New Roman"/>
                    </w:rPr>
                    <w:t>http://inspire.ec.europa.eu/codelist/TelecommunicationsAppurtenanceTypeValue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Values:</w:t>
                  </w:r>
                </w:p>
              </w:tc>
              <w:tc>
                <w:tcPr>
                  <w:tcW w:w="0" w:type="auto"/>
                  <w:hideMark/>
                </w:tcPr>
                <w:p w:rsidR="006E5798" w:rsidRDefault="006E5798">
                  <w:pPr>
                    <w:rPr>
                      <w:rFonts w:eastAsia="Times New Roman"/>
                      <w:sz w:val="24"/>
                      <w:szCs w:val="24"/>
                    </w:rPr>
                  </w:pPr>
                  <w:r>
                    <w:rPr>
                      <w:rFonts w:eastAsia="Times New Roman"/>
                    </w:rPr>
                    <w:t xml:space="preserve">The allowed values for this code list comprise any values defined by data providers. </w:t>
                  </w:r>
                  <w:r w:rsidRPr="006E5798">
                    <w:rPr>
                      <w:rFonts w:eastAsia="Times New Roman"/>
                      <w:i/>
                    </w:rPr>
                    <w:t>Annex C</w:t>
                  </w:r>
                  <w:r>
                    <w:rPr>
                      <w:rFonts w:eastAsia="Times New Roman"/>
                    </w:rPr>
                    <w:t xml:space="preserve"> includes recommended values that may be used by data providers. </w:t>
                  </w:r>
                </w:p>
              </w:tc>
            </w:tr>
          </w:tbl>
          <w:p w:rsidR="006E5798" w:rsidRDefault="006E5798">
            <w:pPr>
              <w:rPr>
                <w:rFonts w:eastAsia="Times New Roman"/>
                <w:sz w:val="24"/>
                <w:szCs w:val="24"/>
              </w:rPr>
            </w:pPr>
          </w:p>
        </w:tc>
      </w:tr>
    </w:tbl>
    <w:p w:rsidR="006E5798" w:rsidRDefault="006E5798" w:rsidP="006E5798">
      <w:pPr>
        <w:pStyle w:val="a4"/>
      </w:pPr>
      <w:bookmarkStart w:id="902" w:name="telecommunicationscablematerialtypevalue"/>
      <w:r>
        <w:t>TelecommunicationsCableMaterialTypeValue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E5798" w:rsidTr="006E579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902"/>
          <w:p w:rsidR="006E5798" w:rsidRDefault="006E5798">
            <w:pPr>
              <w:spacing w:line="225" w:lineRule="atLeast"/>
              <w:rPr>
                <w:rFonts w:eastAsia="Times New Roman"/>
                <w:sz w:val="24"/>
                <w:szCs w:val="24"/>
              </w:rPr>
            </w:pPr>
            <w:r>
              <w:rPr>
                <w:rFonts w:eastAsia="Times New Roman"/>
                <w:b/>
                <w:bCs/>
              </w:rPr>
              <w:t>TelecommunicationsCableMaterialTypeValue</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Name:</w:t>
                  </w:r>
                </w:p>
              </w:tc>
              <w:tc>
                <w:tcPr>
                  <w:tcW w:w="0" w:type="auto"/>
                  <w:hideMark/>
                </w:tcPr>
                <w:p w:rsidR="006E5798" w:rsidRDefault="006E5798">
                  <w:pPr>
                    <w:rPr>
                      <w:rFonts w:eastAsia="Times New Roman"/>
                      <w:sz w:val="24"/>
                      <w:szCs w:val="24"/>
                    </w:rPr>
                  </w:pPr>
                  <w:r>
                    <w:rPr>
                      <w:rFonts w:eastAsia="Times New Roman"/>
                    </w:rPr>
                    <w:t>telecommunications cable material type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Definition:</w:t>
                  </w:r>
                </w:p>
              </w:tc>
              <w:tc>
                <w:tcPr>
                  <w:tcW w:w="0" w:type="auto"/>
                  <w:hideMark/>
                </w:tcPr>
                <w:p w:rsidR="006E5798" w:rsidRDefault="006E5798">
                  <w:pPr>
                    <w:rPr>
                      <w:rFonts w:eastAsia="Times New Roman"/>
                      <w:sz w:val="24"/>
                      <w:szCs w:val="24"/>
                    </w:rPr>
                  </w:pPr>
                  <w:r>
                    <w:rPr>
                      <w:rFonts w:eastAsia="Times New Roman"/>
                    </w:rPr>
                    <w:t>Classification of telecommunications cable materials.</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Extensibility:</w:t>
                  </w:r>
                </w:p>
              </w:tc>
              <w:tc>
                <w:tcPr>
                  <w:tcW w:w="0" w:type="auto"/>
                  <w:hideMark/>
                </w:tcPr>
                <w:p w:rsidR="006E5798" w:rsidRDefault="006E5798">
                  <w:pPr>
                    <w:rPr>
                      <w:rFonts w:eastAsia="Times New Roman"/>
                      <w:sz w:val="24"/>
                      <w:szCs w:val="24"/>
                    </w:rPr>
                  </w:pPr>
                  <w:r>
                    <w:rPr>
                      <w:rFonts w:eastAsia="Times New Roman"/>
                    </w:rPr>
                    <w:t>any</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Identifier:</w:t>
                  </w:r>
                </w:p>
              </w:tc>
              <w:tc>
                <w:tcPr>
                  <w:tcW w:w="0" w:type="auto"/>
                  <w:hideMark/>
                </w:tcPr>
                <w:p w:rsidR="006E5798" w:rsidRDefault="006E5798">
                  <w:pPr>
                    <w:rPr>
                      <w:rFonts w:eastAsia="Times New Roman"/>
                      <w:sz w:val="24"/>
                      <w:szCs w:val="24"/>
                    </w:rPr>
                  </w:pPr>
                  <w:r>
                    <w:rPr>
                      <w:rFonts w:eastAsia="Times New Roman"/>
                    </w:rPr>
                    <w:t>http://inspire.ec.europa.eu/codelist/TelecommunicationsCableMaterialTypeValue</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Values:</w:t>
                  </w:r>
                </w:p>
              </w:tc>
              <w:tc>
                <w:tcPr>
                  <w:tcW w:w="0" w:type="auto"/>
                  <w:hideMark/>
                </w:tcPr>
                <w:p w:rsidR="006E5798" w:rsidRDefault="006E5798">
                  <w:pPr>
                    <w:rPr>
                      <w:rFonts w:eastAsia="Times New Roman"/>
                      <w:sz w:val="24"/>
                      <w:szCs w:val="24"/>
                    </w:rPr>
                  </w:pPr>
                  <w:r>
                    <w:rPr>
                      <w:rFonts w:eastAsia="Times New Roman"/>
                    </w:rPr>
                    <w:t xml:space="preserve">The allowed values for this code list comprise any values defined by data providers. </w:t>
                  </w:r>
                  <w:r w:rsidRPr="006E5798">
                    <w:rPr>
                      <w:rFonts w:eastAsia="Times New Roman"/>
                      <w:i/>
                    </w:rPr>
                    <w:t>Annex C</w:t>
                  </w:r>
                  <w:r>
                    <w:rPr>
                      <w:rFonts w:eastAsia="Times New Roman"/>
                    </w:rPr>
                    <w:t xml:space="preserve"> includes recommended values that may be used by data providers. </w:t>
                  </w:r>
                </w:p>
              </w:tc>
            </w:tr>
          </w:tbl>
          <w:p w:rsidR="006E5798" w:rsidRDefault="006E5798">
            <w:pPr>
              <w:rPr>
                <w:rFonts w:eastAsia="Times New Roman"/>
                <w:sz w:val="24"/>
                <w:szCs w:val="24"/>
              </w:rPr>
            </w:pPr>
          </w:p>
        </w:tc>
      </w:tr>
    </w:tbl>
    <w:p w:rsidR="006E5798" w:rsidRDefault="006E5798" w:rsidP="006E5798">
      <w:pPr>
        <w:pStyle w:val="a3"/>
      </w:pPr>
      <w:bookmarkStart w:id="903" w:name="_Toc374520030"/>
      <w:r>
        <w:t>Imported types (informative)</w:t>
      </w:r>
      <w:bookmarkEnd w:id="903"/>
    </w:p>
    <w:p w:rsidR="006E5798" w:rsidRPr="00F91CA8" w:rsidRDefault="006E5798" w:rsidP="006E5798">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6E5798" w:rsidRDefault="006E5798" w:rsidP="006E5798">
      <w:pPr>
        <w:pStyle w:val="a4"/>
      </w:pPr>
      <w:r>
        <w:t>Cable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E5798" w:rsidTr="006E579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E5798" w:rsidRDefault="006E5798">
            <w:pPr>
              <w:spacing w:line="225" w:lineRule="atLeast"/>
              <w:rPr>
                <w:rFonts w:eastAsia="Times New Roman"/>
                <w:sz w:val="24"/>
                <w:szCs w:val="24"/>
              </w:rPr>
            </w:pPr>
            <w:r>
              <w:rPr>
                <w:rFonts w:eastAsia="Times New Roman"/>
                <w:b/>
                <w:bCs/>
              </w:rPr>
              <w:t>Cable (abstract)</w:t>
            </w:r>
          </w:p>
        </w:tc>
      </w:tr>
      <w:tr w:rsidR="006E5798" w:rsidTr="006E579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Package:</w:t>
                  </w:r>
                </w:p>
              </w:tc>
              <w:tc>
                <w:tcPr>
                  <w:tcW w:w="0" w:type="auto"/>
                  <w:hideMark/>
                </w:tcPr>
                <w:p w:rsidR="006E5798" w:rsidRDefault="006E5798">
                  <w:pPr>
                    <w:rPr>
                      <w:rFonts w:eastAsia="Times New Roman"/>
                      <w:sz w:val="24"/>
                      <w:szCs w:val="24"/>
                    </w:rPr>
                  </w:pPr>
                  <w:r>
                    <w:rPr>
                      <w:rFonts w:eastAsia="Times New Roman"/>
                    </w:rPr>
                    <w:t>Common Utility Network Elements</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Reference:</w:t>
                  </w:r>
                </w:p>
              </w:tc>
              <w:tc>
                <w:tcPr>
                  <w:tcW w:w="0" w:type="auto"/>
                  <w:hideMark/>
                </w:tcPr>
                <w:p w:rsidR="006E5798" w:rsidRDefault="006E5798">
                  <w:pPr>
                    <w:rPr>
                      <w:rFonts w:eastAsia="Times New Roman"/>
                      <w:sz w:val="24"/>
                      <w:szCs w:val="24"/>
                    </w:rPr>
                  </w:pPr>
                  <w:r>
                    <w:rPr>
                      <w:rFonts w:eastAsia="Times New Roman"/>
                    </w:rPr>
                    <w:t>INSPIRE Data specification on Utility and Governmental Services [DS-D2.8.III.6]</w:t>
                  </w:r>
                </w:p>
              </w:tc>
            </w:tr>
            <w:tr w:rsidR="006E5798">
              <w:trPr>
                <w:tblCellSpacing w:w="0" w:type="dxa"/>
              </w:trPr>
              <w:tc>
                <w:tcPr>
                  <w:tcW w:w="360" w:type="dxa"/>
                  <w:hideMark/>
                </w:tcPr>
                <w:p w:rsidR="006E5798" w:rsidRDefault="006E5798">
                  <w:pPr>
                    <w:rPr>
                      <w:rFonts w:eastAsia="Times New Roman"/>
                      <w:sz w:val="24"/>
                      <w:szCs w:val="24"/>
                    </w:rPr>
                  </w:pPr>
                  <w:r>
                    <w:rPr>
                      <w:rFonts w:eastAsia="Times New Roman"/>
                    </w:rPr>
                    <w:t> </w:t>
                  </w:r>
                </w:p>
              </w:tc>
              <w:tc>
                <w:tcPr>
                  <w:tcW w:w="1500" w:type="dxa"/>
                  <w:hideMark/>
                </w:tcPr>
                <w:p w:rsidR="006E5798" w:rsidRDefault="006E5798">
                  <w:pPr>
                    <w:rPr>
                      <w:rFonts w:eastAsia="Times New Roman"/>
                      <w:sz w:val="24"/>
                      <w:szCs w:val="24"/>
                    </w:rPr>
                  </w:pPr>
                  <w:r>
                    <w:rPr>
                      <w:rFonts w:eastAsia="Times New Roman"/>
                    </w:rPr>
                    <w:t>Definition:</w:t>
                  </w:r>
                </w:p>
              </w:tc>
              <w:tc>
                <w:tcPr>
                  <w:tcW w:w="0" w:type="auto"/>
                  <w:hideMark/>
                </w:tcPr>
                <w:p w:rsidR="006E5798" w:rsidRDefault="006E5798">
                  <w:pPr>
                    <w:rPr>
                      <w:rFonts w:eastAsia="Times New Roman"/>
                      <w:sz w:val="24"/>
                      <w:szCs w:val="24"/>
                    </w:rPr>
                  </w:pPr>
                  <w:r>
                    <w:rPr>
                      <w:rFonts w:eastAsia="Times New Roman"/>
                    </w:rPr>
                    <w:t>A utility link or link sequence used to convey electricity or data from one location to another.</w:t>
                  </w:r>
                </w:p>
              </w:tc>
            </w:tr>
          </w:tbl>
          <w:p w:rsidR="006E5798" w:rsidRDefault="006E5798">
            <w:pPr>
              <w:rPr>
                <w:rFonts w:eastAsia="Times New Roman"/>
                <w:sz w:val="24"/>
                <w:szCs w:val="24"/>
              </w:rPr>
            </w:pPr>
          </w:p>
        </w:tc>
      </w:tr>
    </w:tbl>
    <w:p w:rsidR="006E5798" w:rsidRDefault="006E5798" w:rsidP="006E5798">
      <w:pPr>
        <w:rPr>
          <w:rFonts w:eastAsia="Times New Roman"/>
        </w:rPr>
      </w:pPr>
    </w:p>
    <w:p w:rsidR="008D2EFE" w:rsidRPr="00BF4B2E" w:rsidRDefault="008D2EFE" w:rsidP="008D2EFE">
      <w:pPr>
        <w:rPr>
          <w:lang w:val="en-US"/>
        </w:rPr>
      </w:pPr>
    </w:p>
    <w:p w:rsidR="008D2EFE" w:rsidRPr="009C3162" w:rsidRDefault="008D2EFE" w:rsidP="006E5798">
      <w:pPr>
        <w:pStyle w:val="a2"/>
      </w:pPr>
      <w:bookmarkStart w:id="904" w:name="_Toc339277223"/>
      <w:bookmarkStart w:id="905" w:name="_Toc339278096"/>
      <w:bookmarkStart w:id="906" w:name="_Toc374520031"/>
      <w:r w:rsidRPr="009C3162">
        <w:t>INSPIRE-governed code lists</w:t>
      </w:r>
      <w:bookmarkEnd w:id="904"/>
      <w:bookmarkEnd w:id="905"/>
      <w:bookmarkEnd w:id="906"/>
    </w:p>
    <w:p w:rsidR="008D2EFE" w:rsidRDefault="008D2EFE" w:rsidP="008D2EFE"/>
    <w:p w:rsidR="008D2EFE" w:rsidRDefault="008D2EFE" w:rsidP="006E5798">
      <w:pPr>
        <w:pStyle w:val="a3"/>
      </w:pPr>
      <w:bookmarkStart w:id="907" w:name="_Toc339277224"/>
      <w:bookmarkStart w:id="908" w:name="_Toc339278097"/>
      <w:bookmarkStart w:id="909" w:name="_Toc342576209"/>
      <w:bookmarkStart w:id="910" w:name="_Toc343509783"/>
      <w:bookmarkStart w:id="911" w:name="_Toc343679033"/>
      <w:bookmarkStart w:id="912" w:name="_Toc346206992"/>
      <w:bookmarkStart w:id="913" w:name="_Toc347404403"/>
      <w:bookmarkStart w:id="914" w:name="_Toc347405677"/>
      <w:bookmarkStart w:id="915" w:name="_Toc347755076"/>
      <w:bookmarkStart w:id="916" w:name="_Toc374520032"/>
      <w:r w:rsidRPr="00782AE6">
        <w:t>Values of code list TelecommunicationsAppurtenanceTyp</w:t>
      </w:r>
      <w:r w:rsidRPr="00782AE6">
        <w:t>e</w:t>
      </w:r>
      <w:r w:rsidRPr="00782AE6">
        <w:t>Value</w:t>
      </w:r>
      <w:bookmarkEnd w:id="907"/>
      <w:bookmarkEnd w:id="908"/>
      <w:bookmarkEnd w:id="909"/>
      <w:bookmarkEnd w:id="910"/>
      <w:bookmarkEnd w:id="911"/>
      <w:bookmarkEnd w:id="912"/>
      <w:bookmarkEnd w:id="913"/>
      <w:bookmarkEnd w:id="914"/>
      <w:bookmarkEnd w:id="915"/>
      <w:bookmarkEnd w:id="916"/>
    </w:p>
    <w:p w:rsidR="008D2EFE" w:rsidRPr="00752068" w:rsidRDefault="008D2EFE" w:rsidP="008D2EFE"/>
    <w:p w:rsidR="008D2EFE" w:rsidRPr="00782AE6" w:rsidRDefault="008D2EFE" w:rsidP="008D2EFE"/>
    <w:tbl>
      <w:tblPr>
        <w:tblW w:w="9792" w:type="dxa"/>
        <w:tblInd w:w="108" w:type="dxa"/>
        <w:tblLayout w:type="fixed"/>
        <w:tblLook w:val="04A0" w:firstRow="1" w:lastRow="0" w:firstColumn="1" w:lastColumn="0" w:noHBand="0" w:noVBand="1"/>
      </w:tblPr>
      <w:tblGrid>
        <w:gridCol w:w="1500"/>
        <w:gridCol w:w="1600"/>
        <w:gridCol w:w="1500"/>
        <w:gridCol w:w="4289"/>
        <w:gridCol w:w="903"/>
      </w:tblGrid>
      <w:tr w:rsidR="008D2EFE" w:rsidRPr="00782AE6" w:rsidTr="008D2EFE">
        <w:trPr>
          <w:cantSplit/>
          <w:trHeight w:val="20"/>
          <w:tblHeader/>
        </w:trPr>
        <w:tc>
          <w:tcPr>
            <w:tcW w:w="1500" w:type="dxa"/>
            <w:tcBorders>
              <w:top w:val="single" w:sz="4" w:space="0" w:color="auto"/>
              <w:left w:val="single" w:sz="4" w:space="0" w:color="auto"/>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Value</w:t>
            </w:r>
          </w:p>
        </w:tc>
        <w:tc>
          <w:tcPr>
            <w:tcW w:w="1600"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Name</w:t>
            </w:r>
          </w:p>
        </w:tc>
        <w:tc>
          <w:tcPr>
            <w:tcW w:w="1500"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Defin</w:t>
            </w:r>
            <w:r w:rsidRPr="00782AE6">
              <w:rPr>
                <w:rFonts w:eastAsia="Times New Roman" w:cs="Arial"/>
                <w:b/>
                <w:bCs/>
                <w:lang w:eastAsia="en-GB"/>
              </w:rPr>
              <w:t>i</w:t>
            </w:r>
            <w:r w:rsidRPr="00782AE6">
              <w:rPr>
                <w:rFonts w:eastAsia="Times New Roman" w:cs="Arial"/>
                <w:b/>
                <w:bCs/>
                <w:lang w:eastAsia="en-GB"/>
              </w:rPr>
              <w:t>tion</w:t>
            </w:r>
          </w:p>
        </w:tc>
        <w:tc>
          <w:tcPr>
            <w:tcW w:w="4289"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Description</w:t>
            </w:r>
          </w:p>
        </w:tc>
        <w:tc>
          <w:tcPr>
            <w:tcW w:w="903"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Pa</w:t>
            </w:r>
            <w:r w:rsidRPr="00782AE6">
              <w:rPr>
                <w:rFonts w:eastAsia="Times New Roman" w:cs="Arial"/>
                <w:b/>
                <w:bCs/>
                <w:lang w:eastAsia="en-GB"/>
              </w:rPr>
              <w:t>r</w:t>
            </w:r>
            <w:r w:rsidRPr="00782AE6">
              <w:rPr>
                <w:rFonts w:eastAsia="Times New Roman" w:cs="Arial"/>
                <w:b/>
                <w:bCs/>
                <w:lang w:eastAsia="en-GB"/>
              </w:rPr>
              <w:t>ent value</w:t>
            </w: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w:t>
            </w:r>
            <w:r w:rsidRPr="00782AE6">
              <w:rPr>
                <w:rFonts w:cs="Arial"/>
              </w:rPr>
              <w:t>n</w:t>
            </w:r>
            <w:r w:rsidRPr="00782AE6">
              <w:rPr>
                <w:rFonts w:cs="Arial"/>
              </w:rPr>
              <w:t>tenna</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w:t>
            </w:r>
            <w:r w:rsidRPr="00782AE6">
              <w:rPr>
                <w:rFonts w:cs="Arial"/>
              </w:rPr>
              <w:t>n</w:t>
            </w:r>
            <w:r w:rsidRPr="00782AE6">
              <w:rPr>
                <w:rFonts w:cs="Arial"/>
              </w:rPr>
              <w:t>tenna</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Antenna.</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An antenna (or aerial) is a transducer that transmits or receives electromagnetic waves. In other words, antennas convert electromagnetic radiation into electric cu</w:t>
            </w:r>
            <w:r w:rsidRPr="00782AE6">
              <w:rPr>
                <w:rFonts w:cs="Arial"/>
              </w:rPr>
              <w:t>r</w:t>
            </w:r>
            <w:r w:rsidRPr="00782AE6">
              <w:rPr>
                <w:rFonts w:cs="Arial"/>
              </w:rPr>
              <w:t>rent, or vice versa.</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copperMai</w:t>
            </w:r>
            <w:r w:rsidRPr="00782AE6">
              <w:rPr>
                <w:rFonts w:cs="Arial"/>
              </w:rPr>
              <w:t>n</w:t>
            </w:r>
            <w:r w:rsidRPr="00782AE6">
              <w:rPr>
                <w:rFonts w:cs="Arial"/>
              </w:rPr>
              <w:t>tenanc</w:t>
            </w:r>
            <w:r w:rsidRPr="00782AE6">
              <w:rPr>
                <w:rFonts w:cs="Arial"/>
              </w:rPr>
              <w:t>e</w:t>
            </w:r>
            <w:r w:rsidRPr="00782AE6">
              <w:rPr>
                <w:rFonts w:cs="Arial"/>
              </w:rPr>
              <w:t>Loop</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copper Maint</w:t>
            </w:r>
            <w:r w:rsidRPr="00782AE6">
              <w:rPr>
                <w:rFonts w:cs="Arial"/>
              </w:rPr>
              <w:t>e</w:t>
            </w:r>
            <w:r w:rsidRPr="00782AE6">
              <w:rPr>
                <w:rFonts w:cs="Arial"/>
              </w:rPr>
              <w:t>nance Loop</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Copper (twisted-pair) mai</w:t>
            </w:r>
            <w:r w:rsidRPr="00782AE6">
              <w:rPr>
                <w:rFonts w:cs="Arial"/>
              </w:rPr>
              <w:t>n</w:t>
            </w:r>
            <w:r w:rsidRPr="00782AE6">
              <w:rPr>
                <w:rFonts w:cs="Arial"/>
              </w:rPr>
              <w:t>tenance loop.</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 xml:space="preserve">A </w:t>
            </w:r>
            <w:r w:rsidR="00C56F65">
              <w:rPr>
                <w:rFonts w:cs="Arial"/>
              </w:rPr>
              <w:t xml:space="preserve">copper </w:t>
            </w:r>
            <w:r w:rsidRPr="00782AE6">
              <w:rPr>
                <w:rFonts w:cs="Arial"/>
              </w:rPr>
              <w:t>maintenance loop is a coil of slack copper cable that is used to support future joining or other maintenance a</w:t>
            </w:r>
            <w:r w:rsidRPr="00782AE6">
              <w:rPr>
                <w:rFonts w:cs="Arial"/>
              </w:rPr>
              <w:t>c</w:t>
            </w:r>
            <w:r w:rsidRPr="00782AE6">
              <w:rPr>
                <w:rFonts w:cs="Arial"/>
              </w:rPr>
              <w:t>tivities.</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copperR</w:t>
            </w:r>
            <w:r w:rsidRPr="00782AE6">
              <w:rPr>
                <w:rFonts w:cs="Arial"/>
              </w:rPr>
              <w:t>e</w:t>
            </w:r>
            <w:r w:rsidRPr="00782AE6">
              <w:rPr>
                <w:rFonts w:cs="Arial"/>
              </w:rPr>
              <w:t>peater</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copper R</w:t>
            </w:r>
            <w:r w:rsidRPr="00782AE6">
              <w:rPr>
                <w:rFonts w:cs="Arial"/>
              </w:rPr>
              <w:t>e</w:t>
            </w:r>
            <w:r w:rsidRPr="00782AE6">
              <w:rPr>
                <w:rFonts w:cs="Arial"/>
              </w:rPr>
              <w:t>peater</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Copper r</w:t>
            </w:r>
            <w:r w:rsidRPr="00782AE6">
              <w:rPr>
                <w:rFonts w:cs="Arial"/>
              </w:rPr>
              <w:t>e</w:t>
            </w:r>
            <w:r w:rsidRPr="00782AE6">
              <w:rPr>
                <w:rFonts w:cs="Arial"/>
              </w:rPr>
              <w:t>peater.</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copper repeater is copper line conditioning equi</w:t>
            </w:r>
            <w:r w:rsidRPr="00782AE6">
              <w:rPr>
                <w:rFonts w:cs="Arial"/>
              </w:rPr>
              <w:t>p</w:t>
            </w:r>
            <w:r w:rsidRPr="00782AE6">
              <w:rPr>
                <w:rFonts w:cs="Arial"/>
              </w:rPr>
              <w:t>ment that amplifies the analog or digital input signal.</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digitalCros</w:t>
            </w:r>
            <w:r w:rsidRPr="00782AE6">
              <w:rPr>
                <w:rFonts w:cs="Arial"/>
              </w:rPr>
              <w:t>s</w:t>
            </w:r>
            <w:r w:rsidRPr="00782AE6">
              <w:rPr>
                <w:rFonts w:cs="Arial"/>
              </w:rPr>
              <w:t>Connect</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dig</w:t>
            </w:r>
            <w:r w:rsidRPr="00782AE6">
              <w:rPr>
                <w:rFonts w:cs="Arial"/>
              </w:rPr>
              <w:t>i</w:t>
            </w:r>
            <w:r w:rsidRPr="00782AE6">
              <w:rPr>
                <w:rFonts w:cs="Arial"/>
              </w:rPr>
              <w:t>tal Cross Connect</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Dig</w:t>
            </w:r>
            <w:r w:rsidRPr="00782AE6">
              <w:rPr>
                <w:rFonts w:cs="Arial"/>
              </w:rPr>
              <w:t>i</w:t>
            </w:r>
            <w:r w:rsidRPr="00782AE6">
              <w:rPr>
                <w:rFonts w:cs="Arial"/>
              </w:rPr>
              <w:t>tal cross connect (DXC).</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digital cross connect is a patch panel for copper cables that are used to provide digital service. Fibers in cables are connected to signal ports in this equi</w:t>
            </w:r>
            <w:r w:rsidRPr="00782AE6">
              <w:rPr>
                <w:rFonts w:cs="Arial"/>
              </w:rPr>
              <w:t>p</w:t>
            </w:r>
            <w:r w:rsidRPr="00782AE6">
              <w:rPr>
                <w:rFonts w:cs="Arial"/>
              </w:rPr>
              <w:t>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digitalLoo</w:t>
            </w:r>
            <w:r w:rsidRPr="00782AE6">
              <w:rPr>
                <w:rFonts w:cs="Arial"/>
              </w:rPr>
              <w:t>p</w:t>
            </w:r>
            <w:r w:rsidRPr="00782AE6">
              <w:rPr>
                <w:rFonts w:cs="Arial"/>
              </w:rPr>
              <w:t>Carrier</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digital Loop Ca</w:t>
            </w:r>
            <w:r w:rsidRPr="00782AE6">
              <w:rPr>
                <w:rFonts w:cs="Arial"/>
              </w:rPr>
              <w:t>r</w:t>
            </w:r>
            <w:r w:rsidRPr="00782AE6">
              <w:rPr>
                <w:rFonts w:cs="Arial"/>
              </w:rPr>
              <w:t>rier</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Dig</w:t>
            </w:r>
            <w:r w:rsidRPr="00782AE6">
              <w:rPr>
                <w:rFonts w:cs="Arial"/>
              </w:rPr>
              <w:t>i</w:t>
            </w:r>
            <w:r w:rsidRPr="00782AE6">
              <w:rPr>
                <w:rFonts w:cs="Arial"/>
              </w:rPr>
              <w:t>tal loop carrier (DLC).</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digital loop carrier is a device that multiplexes an opt</w:t>
            </w:r>
            <w:r w:rsidRPr="00782AE6">
              <w:rPr>
                <w:rFonts w:cs="Arial"/>
              </w:rPr>
              <w:t>i</w:t>
            </w:r>
            <w:r w:rsidRPr="00782AE6">
              <w:rPr>
                <w:rFonts w:cs="Arial"/>
              </w:rPr>
              <w:t>cal signal in to multiple lower level digital signals. Fibers in cables are co</w:t>
            </w:r>
            <w:r w:rsidRPr="00782AE6">
              <w:rPr>
                <w:rFonts w:cs="Arial"/>
              </w:rPr>
              <w:t>n</w:t>
            </w:r>
            <w:r w:rsidRPr="00782AE6">
              <w:rPr>
                <w:rFonts w:cs="Arial"/>
              </w:rPr>
              <w:t>nected to signal ports in this equipment.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e</w:t>
            </w:r>
            <w:r w:rsidRPr="00782AE6">
              <w:rPr>
                <w:rFonts w:cs="Arial"/>
              </w:rPr>
              <w:t>x</w:t>
            </w:r>
            <w:r w:rsidRPr="00782AE6">
              <w:rPr>
                <w:rFonts w:cs="Arial"/>
              </w:rPr>
              <w:t>change</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e</w:t>
            </w:r>
            <w:r w:rsidRPr="00782AE6">
              <w:rPr>
                <w:rFonts w:cs="Arial"/>
              </w:rPr>
              <w:t>x</w:t>
            </w:r>
            <w:r w:rsidRPr="00782AE6">
              <w:rPr>
                <w:rFonts w:cs="Arial"/>
              </w:rPr>
              <w:t>change</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Exchange (switch).</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The exchange (central office) is the physical building used to house the inside plant equipment (distribution frames, lasers, switches etc).</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fiberInterco</w:t>
            </w:r>
            <w:r w:rsidRPr="00782AE6">
              <w:rPr>
                <w:rFonts w:cs="Arial"/>
              </w:rPr>
              <w:t>n</w:t>
            </w:r>
            <w:r w:rsidRPr="00782AE6">
              <w:rPr>
                <w:rFonts w:cs="Arial"/>
              </w:rPr>
              <w:t>nect</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fiber Interco</w:t>
            </w:r>
            <w:r w:rsidRPr="00782AE6">
              <w:rPr>
                <w:rFonts w:cs="Arial"/>
              </w:rPr>
              <w:t>n</w:t>
            </w:r>
            <w:r w:rsidRPr="00782AE6">
              <w:rPr>
                <w:rFonts w:cs="Arial"/>
              </w:rPr>
              <w:t>nect</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Fiber inte</w:t>
            </w:r>
            <w:r w:rsidRPr="00782AE6">
              <w:rPr>
                <w:rFonts w:cs="Arial"/>
              </w:rPr>
              <w:t>r</w:t>
            </w:r>
            <w:r w:rsidRPr="00782AE6">
              <w:rPr>
                <w:rFonts w:cs="Arial"/>
              </w:rPr>
              <w:t>connect (FIC).</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fiber interconnect terminates individual fibers or esta</w:t>
            </w:r>
            <w:r w:rsidRPr="00782AE6">
              <w:rPr>
                <w:rFonts w:cs="Arial"/>
              </w:rPr>
              <w:t>b</w:t>
            </w:r>
            <w:r w:rsidRPr="00782AE6">
              <w:rPr>
                <w:rFonts w:cs="Arial"/>
              </w:rPr>
              <w:t>lishes a connection between two or more fiber cables. Fibers in cables are connected to signal ports in the equipment.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jointCl</w:t>
            </w:r>
            <w:r w:rsidRPr="00782AE6">
              <w:rPr>
                <w:rFonts w:cs="Arial"/>
              </w:rPr>
              <w:t>o</w:t>
            </w:r>
            <w:r w:rsidRPr="00782AE6">
              <w:rPr>
                <w:rFonts w:cs="Arial"/>
              </w:rPr>
              <w:t>sure</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joint Cl</w:t>
            </w:r>
            <w:r w:rsidRPr="00782AE6">
              <w:rPr>
                <w:rFonts w:cs="Arial"/>
              </w:rPr>
              <w:t>o</w:t>
            </w:r>
            <w:r w:rsidRPr="00782AE6">
              <w:rPr>
                <w:rFonts w:cs="Arial"/>
              </w:rPr>
              <w:t>sure</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Joint closure (copper of f</w:t>
            </w:r>
            <w:r w:rsidRPr="00782AE6">
              <w:rPr>
                <w:rFonts w:cs="Arial"/>
              </w:rPr>
              <w:t>i</w:t>
            </w:r>
            <w:r w:rsidRPr="00782AE6">
              <w:rPr>
                <w:rFonts w:cs="Arial"/>
              </w:rPr>
              <w:t>ber).</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protective joint closure for either copper or fiber-optic cable joints. A cable joint consists of spliced conductors and a closure.</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loadCoil</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load Coil</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Load coil.</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load coil is a copper line conditioning equipment. Standard voice phone calls d</w:t>
            </w:r>
            <w:r w:rsidRPr="00782AE6">
              <w:rPr>
                <w:rFonts w:cs="Arial"/>
              </w:rPr>
              <w:t>e</w:t>
            </w:r>
            <w:r w:rsidRPr="00782AE6">
              <w:rPr>
                <w:rFonts w:cs="Arial"/>
              </w:rPr>
              <w:t>grade noticeably when the copper portion of a phone line is greater than 18 kilofeet long. In order to restore call quality, load coils are i</w:t>
            </w:r>
            <w:r w:rsidRPr="00782AE6">
              <w:rPr>
                <w:rFonts w:cs="Arial"/>
              </w:rPr>
              <w:t>n</w:t>
            </w:r>
            <w:r w:rsidRPr="00782AE6">
              <w:rPr>
                <w:rFonts w:cs="Arial"/>
              </w:rPr>
              <w:t>serted at specific intervals along the loop.</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mainDistrib</w:t>
            </w:r>
            <w:r w:rsidRPr="00782AE6">
              <w:rPr>
                <w:rFonts w:cs="Arial"/>
              </w:rPr>
              <w:t>u</w:t>
            </w:r>
            <w:r w:rsidRPr="00782AE6">
              <w:rPr>
                <w:rFonts w:cs="Arial"/>
              </w:rPr>
              <w:t>tionFrame</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main Distrib</w:t>
            </w:r>
            <w:r w:rsidRPr="00782AE6">
              <w:rPr>
                <w:rFonts w:cs="Arial"/>
              </w:rPr>
              <w:t>u</w:t>
            </w:r>
            <w:r w:rsidRPr="00782AE6">
              <w:rPr>
                <w:rFonts w:cs="Arial"/>
              </w:rPr>
              <w:t>tion Frame</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Main distrib</w:t>
            </w:r>
            <w:r w:rsidRPr="00782AE6">
              <w:rPr>
                <w:rFonts w:cs="Arial"/>
              </w:rPr>
              <w:t>u</w:t>
            </w:r>
            <w:r w:rsidRPr="00782AE6">
              <w:rPr>
                <w:rFonts w:cs="Arial"/>
              </w:rPr>
              <w:t>tion frame (MDF).</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main distribution frame is often found at the local e</w:t>
            </w:r>
            <w:r w:rsidRPr="00782AE6">
              <w:rPr>
                <w:rFonts w:cs="Arial"/>
              </w:rPr>
              <w:t>x</w:t>
            </w:r>
            <w:r w:rsidRPr="00782AE6">
              <w:rPr>
                <w:rFonts w:cs="Arial"/>
              </w:rPr>
              <w:t>change (Central Office) and is used to terminate the copper cables running from the customer's site. The frame allows these cables to be cross connected u</w:t>
            </w:r>
            <w:r w:rsidRPr="00782AE6">
              <w:rPr>
                <w:rFonts w:cs="Arial"/>
              </w:rPr>
              <w:t>s</w:t>
            </w:r>
            <w:r w:rsidRPr="00782AE6">
              <w:rPr>
                <w:rFonts w:cs="Arial"/>
              </w:rPr>
              <w:t>ing patch cords to other equipment such as a conce</w:t>
            </w:r>
            <w:r w:rsidRPr="00782AE6">
              <w:rPr>
                <w:rFonts w:cs="Arial"/>
              </w:rPr>
              <w:t>n</w:t>
            </w:r>
            <w:r w:rsidRPr="00782AE6">
              <w:rPr>
                <w:rFonts w:cs="Arial"/>
              </w:rPr>
              <w:t>trator or switch.</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mult</w:t>
            </w:r>
            <w:r w:rsidRPr="00782AE6">
              <w:rPr>
                <w:rFonts w:cs="Arial"/>
              </w:rPr>
              <w:t>i</w:t>
            </w:r>
            <w:r w:rsidRPr="00782AE6">
              <w:rPr>
                <w:rFonts w:cs="Arial"/>
              </w:rPr>
              <w:t>plexer</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mult</w:t>
            </w:r>
            <w:r w:rsidRPr="00782AE6">
              <w:rPr>
                <w:rFonts w:cs="Arial"/>
              </w:rPr>
              <w:t>i</w:t>
            </w:r>
            <w:r w:rsidRPr="00782AE6">
              <w:rPr>
                <w:rFonts w:cs="Arial"/>
              </w:rPr>
              <w:t>plexer</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Mult</w:t>
            </w:r>
            <w:r w:rsidRPr="00782AE6">
              <w:rPr>
                <w:rFonts w:cs="Arial"/>
              </w:rPr>
              <w:t>i</w:t>
            </w:r>
            <w:r w:rsidRPr="00782AE6">
              <w:rPr>
                <w:rFonts w:cs="Arial"/>
              </w:rPr>
              <w:t>plexer (MUX).</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multiplexer is a device that combines mult</w:t>
            </w:r>
            <w:r w:rsidRPr="00782AE6">
              <w:rPr>
                <w:rFonts w:cs="Arial"/>
              </w:rPr>
              <w:t>i</w:t>
            </w:r>
            <w:r w:rsidRPr="00782AE6">
              <w:rPr>
                <w:rFonts w:cs="Arial"/>
              </w:rPr>
              <w:t>ple inputs into an aggregate signal to be transported via a single transmission channel. Fibers in cables are connected to signal ports in this equipment.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opticalMai</w:t>
            </w:r>
            <w:r w:rsidRPr="00782AE6">
              <w:rPr>
                <w:rFonts w:cs="Arial"/>
              </w:rPr>
              <w:t>n</w:t>
            </w:r>
            <w:r w:rsidRPr="00782AE6">
              <w:rPr>
                <w:rFonts w:cs="Arial"/>
              </w:rPr>
              <w:t>tenanc</w:t>
            </w:r>
            <w:r w:rsidRPr="00782AE6">
              <w:rPr>
                <w:rFonts w:cs="Arial"/>
              </w:rPr>
              <w:t>e</w:t>
            </w:r>
            <w:r w:rsidRPr="00782AE6">
              <w:rPr>
                <w:rFonts w:cs="Arial"/>
              </w:rPr>
              <w:t>Loop</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 Maint</w:t>
            </w:r>
            <w:r w:rsidRPr="00782AE6">
              <w:rPr>
                <w:rFonts w:cs="Arial"/>
              </w:rPr>
              <w:t>e</w:t>
            </w:r>
            <w:r w:rsidRPr="00782AE6">
              <w:rPr>
                <w:rFonts w:cs="Arial"/>
              </w:rPr>
              <w:t>nance Loop</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 mai</w:t>
            </w:r>
            <w:r w:rsidRPr="00782AE6">
              <w:rPr>
                <w:rFonts w:cs="Arial"/>
              </w:rPr>
              <w:t>n</w:t>
            </w:r>
            <w:r w:rsidRPr="00782AE6">
              <w:rPr>
                <w:rFonts w:cs="Arial"/>
              </w:rPr>
              <w:t>tenance loop.</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An optical maintenance loop is a coil of slack fiber cable that is used to support future splicing or other maint</w:t>
            </w:r>
            <w:r w:rsidRPr="00782AE6">
              <w:rPr>
                <w:rFonts w:cs="Arial"/>
              </w:rPr>
              <w:t>e</w:t>
            </w:r>
            <w:r w:rsidRPr="00782AE6">
              <w:rPr>
                <w:rFonts w:cs="Arial"/>
              </w:rPr>
              <w:t>nance activities.</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opticalR</w:t>
            </w:r>
            <w:r w:rsidRPr="00782AE6">
              <w:rPr>
                <w:rFonts w:cs="Arial"/>
              </w:rPr>
              <w:t>e</w:t>
            </w:r>
            <w:r w:rsidRPr="00782AE6">
              <w:rPr>
                <w:rFonts w:cs="Arial"/>
              </w:rPr>
              <w:t>peater</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 R</w:t>
            </w:r>
            <w:r w:rsidRPr="00782AE6">
              <w:rPr>
                <w:rFonts w:cs="Arial"/>
              </w:rPr>
              <w:t>e</w:t>
            </w:r>
            <w:r w:rsidRPr="00782AE6">
              <w:rPr>
                <w:rFonts w:cs="Arial"/>
              </w:rPr>
              <w:t>peater</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 r</w:t>
            </w:r>
            <w:r w:rsidRPr="00782AE6">
              <w:rPr>
                <w:rFonts w:cs="Arial"/>
              </w:rPr>
              <w:t>e</w:t>
            </w:r>
            <w:r w:rsidRPr="00782AE6">
              <w:rPr>
                <w:rFonts w:cs="Arial"/>
              </w:rPr>
              <w:t>peater.</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An optical repeater is a device that receives an optical signal, amplifies it (or, in the case of a digital signal, reshapes, retimes, or otherwise reconstructs it), and r</w:t>
            </w:r>
            <w:r w:rsidRPr="00782AE6">
              <w:rPr>
                <w:rFonts w:cs="Arial"/>
              </w:rPr>
              <w:t>e</w:t>
            </w:r>
            <w:r w:rsidRPr="00782AE6">
              <w:rPr>
                <w:rFonts w:cs="Arial"/>
              </w:rPr>
              <w:t>transmits it as an optical signal. Fibers in cables are co</w:t>
            </w:r>
            <w:r w:rsidRPr="00782AE6">
              <w:rPr>
                <w:rFonts w:cs="Arial"/>
              </w:rPr>
              <w:t>n</w:t>
            </w:r>
            <w:r w:rsidRPr="00782AE6">
              <w:rPr>
                <w:rFonts w:cs="Arial"/>
              </w:rPr>
              <w:t>nected to signal ports in this equipment.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patchPanel</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patch Panel</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Patch panel.</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patch panel is device where connections are made between incoming and outgoing fibers. Fibers in cables are connected to si</w:t>
            </w:r>
            <w:r w:rsidRPr="00782AE6">
              <w:rPr>
                <w:rFonts w:cs="Arial"/>
              </w:rPr>
              <w:t>g</w:t>
            </w:r>
            <w:r w:rsidRPr="00782AE6">
              <w:rPr>
                <w:rFonts w:cs="Arial"/>
              </w:rPr>
              <w:t>nal ports in this equipment.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spliceClosure</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splice Cl</w:t>
            </w:r>
            <w:r w:rsidRPr="00782AE6">
              <w:rPr>
                <w:rFonts w:cs="Arial"/>
              </w:rPr>
              <w:t>o</w:t>
            </w:r>
            <w:r w:rsidRPr="00782AE6">
              <w:rPr>
                <w:rFonts w:cs="Arial"/>
              </w:rPr>
              <w:t>sure</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Splice cl</w:t>
            </w:r>
            <w:r w:rsidRPr="00782AE6">
              <w:rPr>
                <w:rFonts w:cs="Arial"/>
              </w:rPr>
              <w:t>o</w:t>
            </w:r>
            <w:r w:rsidRPr="00782AE6">
              <w:rPr>
                <w:rFonts w:cs="Arial"/>
              </w:rPr>
              <w:t>sure.</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splice closure is usually a weatherproof encasement, commonly made of tough plastic, that envelops the e</w:t>
            </w:r>
            <w:r w:rsidRPr="00782AE6">
              <w:rPr>
                <w:rFonts w:cs="Arial"/>
              </w:rPr>
              <w:t>x</w:t>
            </w:r>
            <w:r w:rsidRPr="00782AE6">
              <w:rPr>
                <w:rFonts w:cs="Arial"/>
              </w:rPr>
              <w:t>posed area between spliced cables, i.e., where the jac</w:t>
            </w:r>
            <w:r w:rsidRPr="00782AE6">
              <w:rPr>
                <w:rFonts w:cs="Arial"/>
              </w:rPr>
              <w:t>k</w:t>
            </w:r>
            <w:r w:rsidRPr="00782AE6">
              <w:rPr>
                <w:rFonts w:cs="Arial"/>
              </w:rPr>
              <w:t>ets have been removed to expose the individual tran</w:t>
            </w:r>
            <w:r w:rsidRPr="00782AE6">
              <w:rPr>
                <w:rFonts w:cs="Arial"/>
              </w:rPr>
              <w:t>s</w:t>
            </w:r>
            <w:r w:rsidRPr="00782AE6">
              <w:rPr>
                <w:rFonts w:cs="Arial"/>
              </w:rPr>
              <w:t>mission media, optical or metallic, to be joined. The cl</w:t>
            </w:r>
            <w:r w:rsidRPr="00782AE6">
              <w:rPr>
                <w:rFonts w:cs="Arial"/>
              </w:rPr>
              <w:t>o</w:t>
            </w:r>
            <w:r w:rsidRPr="00782AE6">
              <w:rPr>
                <w:rFonts w:cs="Arial"/>
              </w:rPr>
              <w:t>sure usually contains some device or means to maintain continuity of the tensile strength members of the cables i</w:t>
            </w:r>
            <w:r w:rsidRPr="00782AE6">
              <w:rPr>
                <w:rFonts w:cs="Arial"/>
              </w:rPr>
              <w:t>n</w:t>
            </w:r>
            <w:r w:rsidRPr="00782AE6">
              <w:rPr>
                <w:rFonts w:cs="Arial"/>
              </w:rPr>
              <w:t>volved, and also may maintain electrical co</w:t>
            </w:r>
            <w:r w:rsidRPr="00782AE6">
              <w:rPr>
                <w:rFonts w:cs="Arial"/>
              </w:rPr>
              <w:t>n</w:t>
            </w:r>
            <w:r w:rsidRPr="00782AE6">
              <w:rPr>
                <w:rFonts w:cs="Arial"/>
              </w:rPr>
              <w:t>tinuity of metallic armor, and/or provide exte</w:t>
            </w:r>
            <w:r w:rsidRPr="00782AE6">
              <w:rPr>
                <w:rFonts w:cs="Arial"/>
              </w:rPr>
              <w:t>r</w:t>
            </w:r>
            <w:r w:rsidRPr="00782AE6">
              <w:rPr>
                <w:rFonts w:cs="Arial"/>
              </w:rPr>
              <w:t>nal connectivity to such armor for electrical grounding. In the case of fiber optic cables, it also contains a splice organizer to facil</w:t>
            </w:r>
            <w:r w:rsidRPr="00782AE6">
              <w:rPr>
                <w:rFonts w:cs="Arial"/>
              </w:rPr>
              <w:t>i</w:t>
            </w:r>
            <w:r w:rsidRPr="00782AE6">
              <w:rPr>
                <w:rFonts w:cs="Arial"/>
              </w:rPr>
              <w:t>tate the splicing process and protect the exposed fibers from mechanical damage. In add</w:t>
            </w:r>
            <w:r w:rsidRPr="00782AE6">
              <w:rPr>
                <w:rFonts w:cs="Arial"/>
              </w:rPr>
              <w:t>i</w:t>
            </w:r>
            <w:r w:rsidRPr="00782AE6">
              <w:rPr>
                <w:rFonts w:cs="Arial"/>
              </w:rPr>
              <w:t>tion to the seals at its seams and points of cable e</w:t>
            </w:r>
            <w:r w:rsidRPr="00782AE6">
              <w:rPr>
                <w:rFonts w:cs="Arial"/>
              </w:rPr>
              <w:t>n</w:t>
            </w:r>
            <w:r w:rsidRPr="00782AE6">
              <w:rPr>
                <w:rFonts w:cs="Arial"/>
              </w:rPr>
              <w:t>try, the splice closure may be filled with an encapsulate to further retard the entry of w</w:t>
            </w:r>
            <w:r w:rsidRPr="00782AE6">
              <w:rPr>
                <w:rFonts w:cs="Arial"/>
              </w:rPr>
              <w:t>a</w:t>
            </w:r>
            <w:r w:rsidRPr="00782AE6">
              <w:rPr>
                <w:rFonts w:cs="Arial"/>
              </w:rPr>
              <w:t>ter.</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spli</w:t>
            </w:r>
            <w:r w:rsidRPr="00782AE6">
              <w:rPr>
                <w:rFonts w:cs="Arial"/>
              </w:rPr>
              <w:t>t</w:t>
            </w:r>
            <w:r w:rsidRPr="00782AE6">
              <w:rPr>
                <w:rFonts w:cs="Arial"/>
              </w:rPr>
              <w:t>ter</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spli</w:t>
            </w:r>
            <w:r w:rsidRPr="00782AE6">
              <w:rPr>
                <w:rFonts w:cs="Arial"/>
              </w:rPr>
              <w:t>t</w:t>
            </w:r>
            <w:r w:rsidRPr="00782AE6">
              <w:rPr>
                <w:rFonts w:cs="Arial"/>
              </w:rPr>
              <w:t>ter</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Spli</w:t>
            </w:r>
            <w:r w:rsidRPr="00782AE6">
              <w:rPr>
                <w:rFonts w:cs="Arial"/>
              </w:rPr>
              <w:t>t</w:t>
            </w:r>
            <w:r w:rsidRPr="00782AE6">
              <w:rPr>
                <w:rFonts w:cs="Arial"/>
              </w:rPr>
              <w:t>ter.</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splitter is a transmission coupling device for separately sampling (through a known coupling loss) either the fo</w:t>
            </w:r>
            <w:r w:rsidRPr="00782AE6">
              <w:rPr>
                <w:rFonts w:cs="Arial"/>
              </w:rPr>
              <w:t>r</w:t>
            </w:r>
            <w:r w:rsidRPr="00782AE6">
              <w:rPr>
                <w:rFonts w:cs="Arial"/>
              </w:rPr>
              <w:t>ward (incident) or the backward (reflected) wave in a transmission line. Fibers in cables are connected to si</w:t>
            </w:r>
            <w:r w:rsidRPr="00782AE6">
              <w:rPr>
                <w:rFonts w:cs="Arial"/>
              </w:rPr>
              <w:t>g</w:t>
            </w:r>
            <w:r w:rsidRPr="00782AE6">
              <w:rPr>
                <w:rFonts w:cs="Arial"/>
              </w:rPr>
              <w:t>nal ports in this equipment.</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w:t>
            </w:r>
            <w:r w:rsidRPr="00782AE6">
              <w:rPr>
                <w:rFonts w:cs="Arial"/>
              </w:rPr>
              <w:t>r</w:t>
            </w:r>
            <w:r w:rsidRPr="00782AE6">
              <w:rPr>
                <w:rFonts w:cs="Arial"/>
              </w:rPr>
              <w:t>minal</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term</w:t>
            </w:r>
            <w:r w:rsidRPr="00782AE6">
              <w:rPr>
                <w:rFonts w:cs="Arial"/>
              </w:rPr>
              <w:t>i</w:t>
            </w:r>
            <w:r w:rsidRPr="00782AE6">
              <w:rPr>
                <w:rFonts w:cs="Arial"/>
              </w:rPr>
              <w:t>nal</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Terminal.</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Terminals are in-loop plant hardware, specifically d</w:t>
            </w:r>
            <w:r w:rsidRPr="00782AE6">
              <w:rPr>
                <w:rFonts w:cs="Arial"/>
              </w:rPr>
              <w:t>e</w:t>
            </w:r>
            <w:r w:rsidRPr="00782AE6">
              <w:rPr>
                <w:rFonts w:cs="Arial"/>
              </w:rPr>
              <w:t>signed to facilitate connection and removal of distr</w:t>
            </w:r>
            <w:r w:rsidRPr="00782AE6">
              <w:rPr>
                <w:rFonts w:cs="Arial"/>
              </w:rPr>
              <w:t>i</w:t>
            </w:r>
            <w:r w:rsidRPr="00782AE6">
              <w:rPr>
                <w:rFonts w:cs="Arial"/>
              </w:rPr>
              <w:t>bution cable, drop or service wire to and from cable pairs at a particular location. Terminals are a class of equipment that establishes the end point of a section of the tran</w:t>
            </w:r>
            <w:r w:rsidRPr="00782AE6">
              <w:rPr>
                <w:rFonts w:cs="Arial"/>
              </w:rPr>
              <w:t>s</w:t>
            </w:r>
            <w:r w:rsidRPr="00782AE6">
              <w:rPr>
                <w:rFonts w:cs="Arial"/>
              </w:rPr>
              <w:t>mission network between the CO and the customer.</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termin</w:t>
            </w:r>
            <w:r w:rsidRPr="00782AE6">
              <w:rPr>
                <w:rFonts w:cs="Arial"/>
              </w:rPr>
              <w:t>a</w:t>
            </w:r>
            <w:r w:rsidRPr="00782AE6">
              <w:rPr>
                <w:rFonts w:cs="Arial"/>
              </w:rPr>
              <w:t>tion</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w:t>
            </w:r>
            <w:r w:rsidRPr="00782AE6">
              <w:rPr>
                <w:rFonts w:cs="Arial"/>
              </w:rPr>
              <w:t>r</w:t>
            </w:r>
            <w:r w:rsidRPr="00782AE6">
              <w:rPr>
                <w:rFonts w:cs="Arial"/>
              </w:rPr>
              <w:t>mination</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Termination.</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Terminations are a generic feature class for the end points of cables. These may be co</w:t>
            </w:r>
            <w:r w:rsidRPr="00782AE6">
              <w:rPr>
                <w:rFonts w:cs="Arial"/>
              </w:rPr>
              <w:t>n</w:t>
            </w:r>
            <w:r w:rsidRPr="00782AE6">
              <w:rPr>
                <w:rFonts w:cs="Arial"/>
              </w:rPr>
              <w:t>sidered similar to service drops to buildings. They represent a point at which the telephone company network ends and co</w:t>
            </w:r>
            <w:r w:rsidRPr="00782AE6">
              <w:rPr>
                <w:rFonts w:cs="Arial"/>
              </w:rPr>
              <w:t>n</w:t>
            </w:r>
            <w:r w:rsidRPr="00782AE6">
              <w:rPr>
                <w:rFonts w:cs="Arial"/>
              </w:rPr>
              <w:t>nects with the wiring at the customer premises.</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15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notic</w:t>
            </w:r>
            <w:r w:rsidRPr="00782AE6">
              <w:rPr>
                <w:rFonts w:cs="Arial"/>
              </w:rPr>
              <w:t>e</w:t>
            </w:r>
            <w:r w:rsidRPr="00782AE6">
              <w:rPr>
                <w:rFonts w:cs="Arial"/>
              </w:rPr>
              <w:t>Board</w:t>
            </w:r>
          </w:p>
        </w:tc>
        <w:tc>
          <w:tcPr>
            <w:tcW w:w="16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n</w:t>
            </w:r>
            <w:r w:rsidRPr="00782AE6">
              <w:rPr>
                <w:rFonts w:cs="Arial"/>
              </w:rPr>
              <w:t>o</w:t>
            </w:r>
            <w:r w:rsidRPr="00782AE6">
              <w:rPr>
                <w:rFonts w:cs="Arial"/>
              </w:rPr>
              <w:t>tice Board</w:t>
            </w:r>
          </w:p>
        </w:tc>
        <w:tc>
          <w:tcPr>
            <w:tcW w:w="15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 </w:t>
            </w:r>
          </w:p>
        </w:tc>
        <w:tc>
          <w:tcPr>
            <w:tcW w:w="4289"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 </w:t>
            </w:r>
          </w:p>
        </w:tc>
        <w:tc>
          <w:tcPr>
            <w:tcW w:w="903"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bl>
    <w:p w:rsidR="008D2EFE" w:rsidRPr="00782AE6" w:rsidRDefault="008D2EFE" w:rsidP="008D2EFE">
      <w:pPr>
        <w:rPr>
          <w:rFonts w:cs="Arial"/>
        </w:rPr>
      </w:pPr>
    </w:p>
    <w:p w:rsidR="008D2EFE" w:rsidRPr="00782AE6" w:rsidRDefault="008D2EFE" w:rsidP="006E5798">
      <w:pPr>
        <w:pStyle w:val="a3"/>
      </w:pPr>
      <w:bookmarkStart w:id="917" w:name="_Toc339277225"/>
      <w:bookmarkStart w:id="918" w:name="_Toc339278098"/>
      <w:bookmarkStart w:id="919" w:name="_Toc342576210"/>
      <w:bookmarkStart w:id="920" w:name="_Toc343509784"/>
      <w:bookmarkStart w:id="921" w:name="_Toc343679034"/>
      <w:bookmarkStart w:id="922" w:name="_Toc346206993"/>
      <w:bookmarkStart w:id="923" w:name="_Toc347404404"/>
      <w:bookmarkStart w:id="924" w:name="_Toc347405678"/>
      <w:bookmarkStart w:id="925" w:name="_Toc347755077"/>
      <w:bookmarkStart w:id="926" w:name="_Toc374520033"/>
      <w:r w:rsidRPr="00782AE6">
        <w:t>Values of code list TelecommunicationsCableMaterialTyp</w:t>
      </w:r>
      <w:r w:rsidRPr="00782AE6">
        <w:t>e</w:t>
      </w:r>
      <w:r w:rsidRPr="00782AE6">
        <w:t>Value</w:t>
      </w:r>
      <w:bookmarkEnd w:id="917"/>
      <w:bookmarkEnd w:id="918"/>
      <w:bookmarkEnd w:id="919"/>
      <w:bookmarkEnd w:id="920"/>
      <w:bookmarkEnd w:id="921"/>
      <w:bookmarkEnd w:id="922"/>
      <w:bookmarkEnd w:id="923"/>
      <w:bookmarkEnd w:id="924"/>
      <w:bookmarkEnd w:id="925"/>
      <w:bookmarkEnd w:id="926"/>
    </w:p>
    <w:p w:rsidR="008D2EFE" w:rsidRPr="00782AE6" w:rsidRDefault="008D2EFE" w:rsidP="008D2EFE"/>
    <w:tbl>
      <w:tblPr>
        <w:tblW w:w="9400" w:type="dxa"/>
        <w:tblInd w:w="108" w:type="dxa"/>
        <w:tblLayout w:type="fixed"/>
        <w:tblLook w:val="04A0" w:firstRow="1" w:lastRow="0" w:firstColumn="1" w:lastColumn="0" w:noHBand="0" w:noVBand="1"/>
      </w:tblPr>
      <w:tblGrid>
        <w:gridCol w:w="900"/>
        <w:gridCol w:w="1257"/>
        <w:gridCol w:w="1442"/>
        <w:gridCol w:w="4601"/>
        <w:gridCol w:w="1200"/>
      </w:tblGrid>
      <w:tr w:rsidR="008D2EFE" w:rsidRPr="00782AE6" w:rsidTr="008D2EFE">
        <w:trPr>
          <w:cantSplit/>
          <w:trHeight w:val="20"/>
          <w:tblHeader/>
        </w:trPr>
        <w:tc>
          <w:tcPr>
            <w:tcW w:w="900" w:type="dxa"/>
            <w:tcBorders>
              <w:top w:val="single" w:sz="4" w:space="0" w:color="auto"/>
              <w:left w:val="single" w:sz="4" w:space="0" w:color="auto"/>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Value</w:t>
            </w:r>
          </w:p>
        </w:tc>
        <w:tc>
          <w:tcPr>
            <w:tcW w:w="1257"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Name</w:t>
            </w:r>
          </w:p>
        </w:tc>
        <w:tc>
          <w:tcPr>
            <w:tcW w:w="1442"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Definition</w:t>
            </w:r>
          </w:p>
        </w:tc>
        <w:tc>
          <w:tcPr>
            <w:tcW w:w="4601"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Description</w:t>
            </w:r>
          </w:p>
        </w:tc>
        <w:tc>
          <w:tcPr>
            <w:tcW w:w="1200" w:type="dxa"/>
            <w:tcBorders>
              <w:top w:val="single" w:sz="4" w:space="0" w:color="auto"/>
              <w:left w:val="nil"/>
              <w:bottom w:val="single" w:sz="4" w:space="0" w:color="auto"/>
              <w:right w:val="single" w:sz="4" w:space="0" w:color="auto"/>
            </w:tcBorders>
            <w:shd w:val="clear" w:color="000000" w:fill="D9D9D9"/>
            <w:vAlign w:val="center"/>
          </w:tcPr>
          <w:p w:rsidR="008D2EFE" w:rsidRPr="00782AE6" w:rsidRDefault="008D2EFE" w:rsidP="008D2EFE">
            <w:pPr>
              <w:tabs>
                <w:tab w:val="clear" w:pos="284"/>
                <w:tab w:val="clear" w:pos="567"/>
                <w:tab w:val="clear" w:pos="851"/>
                <w:tab w:val="clear" w:pos="1134"/>
              </w:tabs>
              <w:jc w:val="center"/>
              <w:rPr>
                <w:rFonts w:eastAsia="Times New Roman" w:cs="Arial"/>
                <w:b/>
                <w:bCs/>
                <w:lang w:eastAsia="en-GB"/>
              </w:rPr>
            </w:pPr>
            <w:r w:rsidRPr="00782AE6">
              <w:rPr>
                <w:rFonts w:eastAsia="Times New Roman" w:cs="Arial"/>
                <w:b/>
                <w:bCs/>
                <w:lang w:eastAsia="en-GB"/>
              </w:rPr>
              <w:t>Pa</w:t>
            </w:r>
            <w:r w:rsidRPr="00782AE6">
              <w:rPr>
                <w:rFonts w:eastAsia="Times New Roman" w:cs="Arial"/>
                <w:b/>
                <w:bCs/>
                <w:lang w:eastAsia="en-GB"/>
              </w:rPr>
              <w:t>r</w:t>
            </w:r>
            <w:r w:rsidRPr="00782AE6">
              <w:rPr>
                <w:rFonts w:eastAsia="Times New Roman" w:cs="Arial"/>
                <w:b/>
                <w:bCs/>
                <w:lang w:eastAsia="en-GB"/>
              </w:rPr>
              <w:t>ent value</w:t>
            </w:r>
          </w:p>
        </w:tc>
      </w:tr>
      <w:tr w:rsidR="008D2EFE" w:rsidRPr="00782AE6" w:rsidTr="008D2EFE">
        <w:trPr>
          <w:cantSplit/>
          <w:trHeight w:val="20"/>
        </w:trPr>
        <w:tc>
          <w:tcPr>
            <w:tcW w:w="9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coa</w:t>
            </w:r>
            <w:r w:rsidRPr="00782AE6">
              <w:rPr>
                <w:rFonts w:cs="Arial"/>
              </w:rPr>
              <w:t>x</w:t>
            </w:r>
            <w:r w:rsidRPr="00782AE6">
              <w:rPr>
                <w:rFonts w:cs="Arial"/>
              </w:rPr>
              <w:t>ial</w:t>
            </w:r>
          </w:p>
        </w:tc>
        <w:tc>
          <w:tcPr>
            <w:tcW w:w="1257"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coaxial</w:t>
            </w:r>
          </w:p>
        </w:tc>
        <w:tc>
          <w:tcPr>
            <w:tcW w:w="1442"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Coaxial c</w:t>
            </w:r>
            <w:r w:rsidRPr="00782AE6">
              <w:rPr>
                <w:rFonts w:cs="Arial"/>
              </w:rPr>
              <w:t>a</w:t>
            </w:r>
            <w:r w:rsidRPr="00782AE6">
              <w:rPr>
                <w:rFonts w:cs="Arial"/>
              </w:rPr>
              <w:t>ble.</w:t>
            </w:r>
          </w:p>
        </w:tc>
        <w:tc>
          <w:tcPr>
            <w:tcW w:w="4601"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coaxial cable, or coax, is an electrical cable with an inner conductor surrounded by a flexible, tubular insula</w:t>
            </w:r>
            <w:r w:rsidRPr="00782AE6">
              <w:rPr>
                <w:rFonts w:cs="Arial"/>
              </w:rPr>
              <w:t>t</w:t>
            </w:r>
            <w:r w:rsidRPr="00782AE6">
              <w:rPr>
                <w:rFonts w:cs="Arial"/>
              </w:rPr>
              <w:t>ing layer, surrounded by a tubular conducting shield.</w:t>
            </w:r>
          </w:p>
        </w:tc>
        <w:tc>
          <w:tcPr>
            <w:tcW w:w="12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9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w:t>
            </w:r>
            <w:r w:rsidRPr="00782AE6">
              <w:rPr>
                <w:rFonts w:cs="Arial"/>
              </w:rPr>
              <w:t>i</w:t>
            </w:r>
            <w:r w:rsidRPr="00782AE6">
              <w:rPr>
                <w:rFonts w:cs="Arial"/>
              </w:rPr>
              <w:t>calF</w:t>
            </w:r>
            <w:r w:rsidRPr="00782AE6">
              <w:rPr>
                <w:rFonts w:cs="Arial"/>
              </w:rPr>
              <w:t>i</w:t>
            </w:r>
            <w:r w:rsidRPr="00782AE6">
              <w:rPr>
                <w:rFonts w:cs="Arial"/>
              </w:rPr>
              <w:t>ber</w:t>
            </w:r>
          </w:p>
        </w:tc>
        <w:tc>
          <w:tcPr>
            <w:tcW w:w="1257"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optical Fiber</w:t>
            </w:r>
          </w:p>
        </w:tc>
        <w:tc>
          <w:tcPr>
            <w:tcW w:w="1442"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Fibre-optic cable.</w:t>
            </w:r>
          </w:p>
        </w:tc>
        <w:tc>
          <w:tcPr>
            <w:tcW w:w="4601"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fiber optic cable is composed of thin filaments of glass through which light beams are transmi</w:t>
            </w:r>
            <w:r w:rsidRPr="00782AE6">
              <w:rPr>
                <w:rFonts w:cs="Arial"/>
              </w:rPr>
              <w:t>t</w:t>
            </w:r>
            <w:r w:rsidRPr="00782AE6">
              <w:rPr>
                <w:rFonts w:cs="Arial"/>
              </w:rPr>
              <w:t>ted to carry large amounts of data. The optical fibers are surrounded by buffers, strength me</w:t>
            </w:r>
            <w:r w:rsidRPr="00782AE6">
              <w:rPr>
                <w:rFonts w:cs="Arial"/>
              </w:rPr>
              <w:t>m</w:t>
            </w:r>
            <w:r w:rsidRPr="00782AE6">
              <w:rPr>
                <w:rFonts w:cs="Arial"/>
              </w:rPr>
              <w:t>bers, and jackets for protection, stiffness, and strength. A fiber-optic cable may be an all-fiber cable, or contain both optical fibers and metallic conductors.</w:t>
            </w:r>
          </w:p>
        </w:tc>
        <w:tc>
          <w:tcPr>
            <w:tcW w:w="12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9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twis</w:t>
            </w:r>
            <w:r w:rsidRPr="00782AE6">
              <w:rPr>
                <w:rFonts w:cs="Arial"/>
              </w:rPr>
              <w:t>t</w:t>
            </w:r>
            <w:r w:rsidRPr="00782AE6">
              <w:rPr>
                <w:rFonts w:cs="Arial"/>
              </w:rPr>
              <w:t>edPair</w:t>
            </w:r>
          </w:p>
        </w:tc>
        <w:tc>
          <w:tcPr>
            <w:tcW w:w="1257"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twisted Pair</w:t>
            </w:r>
          </w:p>
        </w:tc>
        <w:tc>
          <w:tcPr>
            <w:tcW w:w="1442"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Twisted pair (copper) c</w:t>
            </w:r>
            <w:r w:rsidRPr="00782AE6">
              <w:rPr>
                <w:rFonts w:cs="Arial"/>
              </w:rPr>
              <w:t>a</w:t>
            </w:r>
            <w:r w:rsidRPr="00782AE6">
              <w:rPr>
                <w:rFonts w:cs="Arial"/>
              </w:rPr>
              <w:t>ble.</w:t>
            </w:r>
          </w:p>
        </w:tc>
        <w:tc>
          <w:tcPr>
            <w:tcW w:w="4601"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A copper cable is a group of metallic conductors (copper wires) bundled together that are capable of carrying voice and data transmissions. The copper wires are bound together, usually with a protective sheath, a strength member, and insulation between individual co</w:t>
            </w:r>
            <w:r w:rsidRPr="00782AE6">
              <w:rPr>
                <w:rFonts w:cs="Arial"/>
              </w:rPr>
              <w:t>n</w:t>
            </w:r>
            <w:r w:rsidRPr="00782AE6">
              <w:rPr>
                <w:rFonts w:cs="Arial"/>
              </w:rPr>
              <w:t>ductors and the entire group.</w:t>
            </w:r>
          </w:p>
        </w:tc>
        <w:tc>
          <w:tcPr>
            <w:tcW w:w="12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r w:rsidR="008D2EFE" w:rsidRPr="00782AE6" w:rsidTr="008D2EFE">
        <w:trPr>
          <w:cantSplit/>
          <w:trHeight w:val="20"/>
        </w:trPr>
        <w:tc>
          <w:tcPr>
            <w:tcW w:w="900" w:type="dxa"/>
            <w:tcBorders>
              <w:top w:val="nil"/>
              <w:left w:val="single" w:sz="4" w:space="0" w:color="auto"/>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other</w:t>
            </w:r>
          </w:p>
        </w:tc>
        <w:tc>
          <w:tcPr>
            <w:tcW w:w="1257"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other</w:t>
            </w:r>
          </w:p>
        </w:tc>
        <w:tc>
          <w:tcPr>
            <w:tcW w:w="1442"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Other.</w:t>
            </w:r>
          </w:p>
        </w:tc>
        <w:tc>
          <w:tcPr>
            <w:tcW w:w="4601"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r w:rsidRPr="00782AE6">
              <w:rPr>
                <w:rFonts w:cs="Arial"/>
              </w:rPr>
              <w:t> </w:t>
            </w:r>
          </w:p>
        </w:tc>
        <w:tc>
          <w:tcPr>
            <w:tcW w:w="1200" w:type="dxa"/>
            <w:tcBorders>
              <w:top w:val="nil"/>
              <w:left w:val="nil"/>
              <w:bottom w:val="single" w:sz="4" w:space="0" w:color="auto"/>
              <w:right w:val="single" w:sz="4" w:space="0" w:color="auto"/>
            </w:tcBorders>
            <w:shd w:val="clear" w:color="auto" w:fill="auto"/>
            <w:vAlign w:val="center"/>
          </w:tcPr>
          <w:p w:rsidR="008D2EFE" w:rsidRPr="00782AE6" w:rsidRDefault="008D2EFE" w:rsidP="008D2EFE">
            <w:pPr>
              <w:jc w:val="left"/>
              <w:rPr>
                <w:rFonts w:cs="Arial"/>
              </w:rPr>
            </w:pPr>
          </w:p>
        </w:tc>
      </w:tr>
    </w:tbl>
    <w:p w:rsidR="008D2EFE" w:rsidRPr="00782AE6" w:rsidRDefault="008D2EFE" w:rsidP="008D2EFE">
      <w:pPr>
        <w:rPr>
          <w:rFonts w:cs="Arial"/>
        </w:rPr>
      </w:pPr>
    </w:p>
    <w:p w:rsidR="008D2EFE" w:rsidRPr="00752068" w:rsidRDefault="008D2EFE" w:rsidP="008D2EFE"/>
    <w:p w:rsidR="008D2EFE" w:rsidRPr="008B3241" w:rsidRDefault="008D2EFE" w:rsidP="008D2EFE">
      <w:pPr>
        <w:rPr>
          <w:lang w:val="en-US"/>
        </w:rPr>
      </w:pPr>
    </w:p>
    <w:p w:rsidR="008D2EFE" w:rsidRDefault="008D2EFE" w:rsidP="008D2EFE"/>
    <w:p w:rsidR="008D2EFE" w:rsidRDefault="008D2EFE" w:rsidP="008D2EFE"/>
    <w:p w:rsidR="008D2EFE" w:rsidRDefault="008D2EFE" w:rsidP="008D2EFE">
      <w:pPr>
        <w:rPr>
          <w:i/>
          <w:iCs/>
        </w:rPr>
      </w:pPr>
    </w:p>
    <w:p w:rsidR="008D2EFE" w:rsidRPr="00B318DD" w:rsidRDefault="008D2EFE" w:rsidP="005B2FAA">
      <w:pPr>
        <w:rPr>
          <w:szCs w:val="19"/>
          <w:lang w:eastAsia="ja-JP"/>
        </w:rPr>
      </w:pPr>
    </w:p>
    <w:p w:rsidR="0063712D" w:rsidRPr="00B318DD" w:rsidRDefault="0063712D" w:rsidP="00320BFE">
      <w:pPr>
        <w:rPr>
          <w:szCs w:val="19"/>
          <w:lang w:val="en-US"/>
        </w:rPr>
      </w:pPr>
    </w:p>
    <w:sectPr w:rsidR="0063712D" w:rsidRPr="00B318DD" w:rsidSect="00B17736">
      <w:headerReference w:type="even" r:id="rId65"/>
      <w:headerReference w:type="default" r:id="rId66"/>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776" w:rsidRPr="00686565" w:rsidRDefault="002E5776">
      <w:pPr>
        <w:rPr>
          <w:sz w:val="19"/>
          <w:szCs w:val="19"/>
        </w:rPr>
      </w:pPr>
      <w:r w:rsidRPr="00686565">
        <w:rPr>
          <w:sz w:val="19"/>
          <w:szCs w:val="19"/>
        </w:rPr>
        <w:separator/>
      </w:r>
    </w:p>
    <w:p w:rsidR="002E5776" w:rsidRPr="00686565" w:rsidRDefault="002E5776">
      <w:pPr>
        <w:rPr>
          <w:sz w:val="19"/>
          <w:szCs w:val="19"/>
        </w:rPr>
      </w:pPr>
    </w:p>
  </w:endnote>
  <w:endnote w:type="continuationSeparator" w:id="0">
    <w:p w:rsidR="002E5776" w:rsidRPr="00686565" w:rsidRDefault="002E5776">
      <w:pPr>
        <w:rPr>
          <w:sz w:val="19"/>
          <w:szCs w:val="19"/>
        </w:rPr>
      </w:pPr>
      <w:r w:rsidRPr="00686565">
        <w:rPr>
          <w:sz w:val="19"/>
          <w:szCs w:val="19"/>
        </w:rPr>
        <w:continuationSeparator/>
      </w:r>
    </w:p>
    <w:p w:rsidR="002E5776" w:rsidRPr="00686565" w:rsidRDefault="002E5776">
      <w:pPr>
        <w:rPr>
          <w:sz w:val="19"/>
          <w:szCs w:val="19"/>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ourier New"/>
    <w:panose1 w:val="05010000000000000000"/>
    <w:charset w:val="00"/>
    <w:family w:val="auto"/>
    <w:pitch w:val="variable"/>
    <w:sig w:usb0="00000003" w:usb1="1001ECEA"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371">
    <w:altName w:val="Times New Roman"/>
    <w:panose1 w:val="00000000000000000000"/>
    <w:charset w:val="00"/>
    <w:family w:val="auto"/>
    <w:notTrueType/>
    <w:pitch w:val="default"/>
    <w:sig w:usb0="00000000" w:usb1="00000000" w:usb2="00000000" w:usb3="00000000" w:csb0="00000000" w:csb1="404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Arial Unicode MS"/>
    <w:panose1 w:val="02020603050405020304"/>
    <w:charset w:val="80"/>
    <w:family w:val="roman"/>
    <w:pitch w:val="variable"/>
  </w:font>
  <w:font w:name="DejaVu Sans">
    <w:altName w:val="Arial Unicode MS"/>
    <w:panose1 w:val="020B0603030804020204"/>
    <w:charset w:val="00"/>
    <w:family w:val="swiss"/>
    <w:pitch w:val="variable"/>
    <w:sig w:usb0="E7002EFF" w:usb1="D200FDFF" w:usb2="0A046029" w:usb3="00000000" w:csb0="000001FF" w:csb1="00000000"/>
  </w:font>
  <w:font w:name="Lohit Hindi">
    <w:altName w:val="Times New Roman"/>
    <w:charset w:val="00"/>
    <w:family w:val="auto"/>
    <w:pitch w:val="variable"/>
  </w:font>
  <w:font w:name="Arial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EUAlbertina">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EUAlbertina_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639" w:rsidRPr="00B318DD" w:rsidRDefault="00A62639" w:rsidP="00137DE2">
    <w:pPr>
      <w:pStyle w:val="Pidipagina"/>
      <w:framePr w:wrap="around" w:vAnchor="text" w:hAnchor="margin" w:xAlign="center" w:y="1"/>
      <w:rPr>
        <w:rStyle w:val="Numeropagina"/>
        <w:szCs w:val="19"/>
      </w:rPr>
    </w:pPr>
    <w:r w:rsidRPr="00686565">
      <w:rPr>
        <w:rStyle w:val="Numeropagina"/>
        <w:sz w:val="19"/>
        <w:szCs w:val="19"/>
      </w:rPr>
      <w:fldChar w:fldCharType="begin"/>
    </w:r>
    <w:r w:rsidRPr="00686565">
      <w:rPr>
        <w:rStyle w:val="Numeropagina"/>
        <w:sz w:val="19"/>
        <w:szCs w:val="19"/>
      </w:rPr>
      <w:instrText xml:space="preserve">PAGE  </w:instrText>
    </w:r>
    <w:r w:rsidRPr="00686565">
      <w:rPr>
        <w:rStyle w:val="Numeropagina"/>
        <w:sz w:val="19"/>
        <w:szCs w:val="19"/>
      </w:rPr>
      <w:fldChar w:fldCharType="end"/>
    </w:r>
  </w:p>
  <w:p w:rsidR="00A62639" w:rsidRPr="00B318DD" w:rsidRDefault="00A62639">
    <w:pPr>
      <w:pStyle w:val="Pidipagina"/>
      <w:rPr>
        <w:szCs w:val="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639" w:rsidRPr="00B318DD" w:rsidRDefault="00A62639" w:rsidP="00137DE2">
    <w:pPr>
      <w:pStyle w:val="Pidipagina"/>
      <w:jc w:val="center"/>
      <w:rPr>
        <w:szCs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776" w:rsidRPr="00686565" w:rsidRDefault="002E5776">
      <w:pPr>
        <w:rPr>
          <w:sz w:val="19"/>
          <w:szCs w:val="19"/>
        </w:rPr>
      </w:pPr>
      <w:r w:rsidRPr="00686565">
        <w:rPr>
          <w:sz w:val="19"/>
          <w:szCs w:val="19"/>
        </w:rPr>
        <w:separator/>
      </w:r>
    </w:p>
    <w:p w:rsidR="002E5776" w:rsidRPr="00686565" w:rsidRDefault="002E5776">
      <w:pPr>
        <w:rPr>
          <w:sz w:val="19"/>
          <w:szCs w:val="19"/>
        </w:rPr>
      </w:pPr>
    </w:p>
  </w:footnote>
  <w:footnote w:type="continuationSeparator" w:id="0">
    <w:p w:rsidR="002E5776" w:rsidRPr="00686565" w:rsidRDefault="002E5776">
      <w:pPr>
        <w:rPr>
          <w:sz w:val="19"/>
          <w:szCs w:val="19"/>
        </w:rPr>
      </w:pPr>
      <w:r w:rsidRPr="00686565">
        <w:rPr>
          <w:sz w:val="19"/>
          <w:szCs w:val="19"/>
        </w:rPr>
        <w:continuationSeparator/>
      </w:r>
    </w:p>
    <w:p w:rsidR="002E5776" w:rsidRPr="00686565" w:rsidRDefault="002E5776">
      <w:pPr>
        <w:rPr>
          <w:sz w:val="19"/>
          <w:szCs w:val="19"/>
        </w:rPr>
      </w:pPr>
    </w:p>
  </w:footnote>
  <w:footnote w:id="1">
    <w:p w:rsidR="00A62639" w:rsidRPr="00BD2C54" w:rsidRDefault="00A62639">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A62639" w:rsidRPr="001F4FE8" w:rsidRDefault="00A62639" w:rsidP="003D2FF9">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A62639" w:rsidRDefault="00A62639" w:rsidP="003D2FF9">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A62639" w:rsidRPr="00587A4B" w:rsidRDefault="00A62639" w:rsidP="003D2FF9">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A62639" w:rsidRDefault="00A62639" w:rsidP="003D2FF9">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A62639" w:rsidRDefault="00A62639" w:rsidP="003D2FF9">
      <w:pPr>
        <w:pStyle w:val="Pidipagina"/>
      </w:pPr>
      <w:r>
        <w:rPr>
          <w:rStyle w:val="Rimandonotaapidipagina"/>
        </w:rPr>
        <w:footnoteRef/>
      </w:r>
      <w:r>
        <w:t xml:space="preserve"> The Thematic Working Groups have been composed of experts from Au</w:t>
      </w:r>
      <w:r>
        <w:t>s</w:t>
      </w:r>
      <w:r>
        <w:t>tria, Australia, Belgium, Bulgaria, Czech Republic, Denmark, Finland, France, Germany, Hungary, Ireland, Italy, Latvia, Net</w:t>
      </w:r>
      <w:r>
        <w:t>h</w:t>
      </w:r>
      <w:r>
        <w:t>erlands, Norway, Poland, Romania, Slovakia, Spain, Slovenia, Sweden, Switzerland, Turkey, UK, the Eur</w:t>
      </w:r>
      <w:r>
        <w:t>o</w:t>
      </w:r>
      <w:r>
        <w:t>pean Environment Agency and the European Commission.</w:t>
      </w:r>
    </w:p>
  </w:footnote>
  <w:footnote w:id="7">
    <w:p w:rsidR="00A62639" w:rsidRPr="007452B0" w:rsidRDefault="00A62639">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A62639" w:rsidRPr="00566677" w:rsidRDefault="00A62639" w:rsidP="003D2FF9">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w:t>
        </w:r>
        <w:r w:rsidRPr="00F35F97">
          <w:rPr>
            <w:rStyle w:val="Collegamentoipertestuale"/>
            <w:rFonts w:cs="Arial"/>
            <w:i w:val="0"/>
            <w:lang w:val="en"/>
          </w:rPr>
          <w:t>r</w:t>
        </w:r>
        <w:r w:rsidRPr="00F35F97">
          <w:rPr>
            <w:rStyle w:val="Collegamentoipertestuale"/>
            <w:rFonts w:cs="Arial"/>
            <w:i w:val="0"/>
            <w:lang w:val="en"/>
          </w:rPr>
          <w:t>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A62639" w:rsidRPr="002F5A1B" w:rsidRDefault="00A62639">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A62639" w:rsidRDefault="00A62639" w:rsidP="003D2FF9">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A62639" w:rsidRDefault="00A62639" w:rsidP="003D2FF9">
      <w:pPr>
        <w:pStyle w:val="Pidipagina"/>
      </w:pPr>
      <w:r>
        <w:rPr>
          <w:rStyle w:val="Rimandonotaapidipagina"/>
        </w:rPr>
        <w:footnoteRef/>
      </w:r>
      <w:r>
        <w:t xml:space="preserve"> Conceptual models related to specific areas (e.g. INSPIRE themes)</w:t>
      </w:r>
    </w:p>
  </w:footnote>
  <w:footnote w:id="12">
    <w:p w:rsidR="00A62639" w:rsidRPr="004B2365" w:rsidRDefault="00A62639" w:rsidP="003D2FF9">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A62639" w:rsidRPr="00B318DD" w:rsidRDefault="00A62639" w:rsidP="008A57CF">
      <w:pPr>
        <w:pStyle w:val="Testonotaapidipagina"/>
        <w:rPr>
          <w:i/>
          <w:szCs w:val="19"/>
          <w:lang w:val="en-US"/>
        </w:rPr>
      </w:pPr>
      <w:r w:rsidRPr="00B318DD">
        <w:rPr>
          <w:rStyle w:val="Rimandonotaapidipagina"/>
          <w:i/>
          <w:szCs w:val="19"/>
        </w:rPr>
        <w:footnoteRef/>
      </w:r>
      <w:r w:rsidRPr="00B318DD">
        <w:rPr>
          <w:i/>
          <w:szCs w:val="19"/>
        </w:rPr>
        <w:t xml:space="preserve"> </w:t>
      </w:r>
      <w:r w:rsidRPr="00B318DD">
        <w:rPr>
          <w:i/>
          <w:kern w:val="32"/>
          <w:szCs w:val="19"/>
          <w:lang w:eastAsia="it-IT"/>
        </w:rPr>
        <w:t>developed and used by A</w:t>
      </w:r>
      <w:r w:rsidRPr="00B318DD">
        <w:rPr>
          <w:i/>
          <w:kern w:val="32"/>
          <w:szCs w:val="19"/>
          <w:lang w:eastAsia="it-IT"/>
        </w:rPr>
        <w:t>n</w:t>
      </w:r>
      <w:r w:rsidRPr="00B318DD">
        <w:rPr>
          <w:i/>
          <w:kern w:val="32"/>
          <w:szCs w:val="19"/>
          <w:lang w:eastAsia="it-IT"/>
        </w:rPr>
        <w:t>nex I “Transport networks” and “Hydrography” themes</w:t>
      </w:r>
    </w:p>
  </w:footnote>
  <w:footnote w:id="14">
    <w:p w:rsidR="00A62639" w:rsidRPr="00B318DD" w:rsidRDefault="00A62639" w:rsidP="00F24F25">
      <w:pPr>
        <w:pStyle w:val="Testonotaapidipagina"/>
        <w:rPr>
          <w:szCs w:val="19"/>
        </w:rPr>
      </w:pPr>
      <w:r w:rsidRPr="00B318DD">
        <w:rPr>
          <w:rStyle w:val="Rimandonotaapidipagina"/>
          <w:szCs w:val="19"/>
        </w:rPr>
        <w:footnoteRef/>
      </w:r>
      <w:r w:rsidRPr="00B318DD">
        <w:rPr>
          <w:szCs w:val="19"/>
        </w:rPr>
        <w:t xml:space="preserve"> </w:t>
      </w:r>
      <w:r w:rsidRPr="00B318DD">
        <w:rPr>
          <w:szCs w:val="19"/>
          <w:lang w:val="en-US"/>
        </w:rPr>
        <w:t xml:space="preserve">The INSPIRE Glossary is available from </w:t>
      </w:r>
      <w:r w:rsidRPr="00B318DD">
        <w:rPr>
          <w:szCs w:val="19"/>
        </w:rPr>
        <w:t>http://inspire-registry.jrc.ec.europa.eu/registers/GLOSSARY</w:t>
      </w:r>
    </w:p>
  </w:footnote>
  <w:footnote w:id="15">
    <w:p w:rsidR="00A62639" w:rsidRPr="00B318DD" w:rsidRDefault="00A62639" w:rsidP="006C3960">
      <w:pPr>
        <w:pStyle w:val="Testonotaapidipagina"/>
        <w:rPr>
          <w:szCs w:val="19"/>
        </w:rPr>
      </w:pPr>
      <w:r w:rsidRPr="00B318DD">
        <w:rPr>
          <w:rStyle w:val="Rimandonotaapidipagina"/>
          <w:szCs w:val="19"/>
        </w:rPr>
        <w:footnoteRef/>
      </w:r>
      <w:r w:rsidRPr="00B318DD">
        <w:rPr>
          <w:szCs w:val="19"/>
        </w:rPr>
        <w:t xml:space="preserve"> See [ISO 19103]</w:t>
      </w:r>
    </w:p>
  </w:footnote>
  <w:footnote w:id="16">
    <w:p w:rsidR="00A62639" w:rsidRPr="00B318DD" w:rsidRDefault="00A62639" w:rsidP="006C3960">
      <w:pPr>
        <w:pStyle w:val="Testonotaapidipagina"/>
        <w:rPr>
          <w:i/>
          <w:szCs w:val="19"/>
          <w:lang w:val="en-US"/>
        </w:rPr>
      </w:pPr>
      <w:r w:rsidRPr="00B318DD">
        <w:rPr>
          <w:rStyle w:val="Rimandonotaapidipagina"/>
          <w:i/>
          <w:szCs w:val="19"/>
        </w:rPr>
        <w:footnoteRef/>
      </w:r>
      <w:r w:rsidRPr="00B318DD">
        <w:rPr>
          <w:i/>
          <w:szCs w:val="19"/>
        </w:rPr>
        <w:t xml:space="preserve"> </w:t>
      </w:r>
      <w:r w:rsidRPr="00B318DD">
        <w:rPr>
          <w:i/>
          <w:szCs w:val="19"/>
          <w:u w:val="single"/>
          <w:lang w:val="en-US"/>
        </w:rPr>
        <w:t>Attention:</w:t>
      </w:r>
      <w:r w:rsidRPr="00B318DD">
        <w:rPr>
          <w:i/>
          <w:szCs w:val="19"/>
          <w:lang w:val="en-US"/>
        </w:rPr>
        <w:t xml:space="preserve"> The “union” type is not yet taken into account in the process “Extraction of feature cat</w:t>
      </w:r>
      <w:r w:rsidRPr="00B318DD">
        <w:rPr>
          <w:i/>
          <w:szCs w:val="19"/>
          <w:lang w:val="en-US"/>
        </w:rPr>
        <w:t>a</w:t>
      </w:r>
      <w:r w:rsidRPr="00B318DD">
        <w:rPr>
          <w:i/>
          <w:szCs w:val="19"/>
          <w:lang w:val="en-US"/>
        </w:rPr>
        <w:t>logue”. It is therefore not included in the § “5.4.2 Feature catalogue”, but visible in the following figure “</w:t>
      </w:r>
      <w:r w:rsidRPr="00B318DD">
        <w:rPr>
          <w:szCs w:val="19"/>
        </w:rPr>
        <w:t xml:space="preserve">UML class diagram: Overview of the </w:t>
      </w:r>
      <w:smartTag w:uri="urn:schemas-microsoft-com:office:smarttags" w:element="place">
        <w:smartTag w:uri="urn:schemas-microsoft-com:office:smarttags" w:element="country-region">
          <w:r w:rsidRPr="00B318DD">
            <w:rPr>
              <w:szCs w:val="19"/>
            </w:rPr>
            <w:t>US</w:t>
          </w:r>
        </w:smartTag>
      </w:smartTag>
      <w:r w:rsidRPr="00B318DD">
        <w:rPr>
          <w:szCs w:val="19"/>
        </w:rPr>
        <w:t xml:space="preserve"> “</w:t>
      </w:r>
      <w:r w:rsidRPr="00B318DD">
        <w:rPr>
          <w:i/>
          <w:szCs w:val="19"/>
        </w:rPr>
        <w:t>Administrative and social governmental services</w:t>
      </w:r>
      <w:r w:rsidRPr="00B318DD">
        <w:rPr>
          <w:szCs w:val="19"/>
        </w:rPr>
        <w:t>” applic</w:t>
      </w:r>
      <w:r w:rsidRPr="00B318DD">
        <w:rPr>
          <w:szCs w:val="19"/>
        </w:rPr>
        <w:t>a</w:t>
      </w:r>
      <w:r w:rsidRPr="00B318DD">
        <w:rPr>
          <w:szCs w:val="19"/>
        </w:rPr>
        <w:t>tion schema”</w:t>
      </w:r>
    </w:p>
  </w:footnote>
  <w:footnote w:id="17">
    <w:p w:rsidR="00A62639" w:rsidRPr="00B318DD" w:rsidRDefault="00A62639" w:rsidP="006C3960">
      <w:pPr>
        <w:pStyle w:val="Testonotaapidipagina"/>
        <w:rPr>
          <w:szCs w:val="19"/>
          <w:lang w:val="en-US"/>
        </w:rPr>
      </w:pPr>
      <w:r w:rsidRPr="00B318DD">
        <w:rPr>
          <w:rStyle w:val="Rimandonotaapidipagina"/>
          <w:szCs w:val="19"/>
        </w:rPr>
        <w:footnoteRef/>
      </w:r>
      <w:r w:rsidRPr="00B318DD">
        <w:rPr>
          <w:szCs w:val="19"/>
        </w:rPr>
        <w:t xml:space="preserve"> http://ec.europa.eu/eurostat/ramon/nomenclatures/index.cfm?TargetUrl=LST_NOM_DTL&amp;StrNom=CL_COFOG99 &amp;StrLanguageCode=EN&amp;IntPcKey=&amp;StrLayoutCode=HIERARCHIC)</w:t>
      </w:r>
    </w:p>
  </w:footnote>
  <w:footnote w:id="18">
    <w:p w:rsidR="00A62639" w:rsidRPr="00B318DD" w:rsidRDefault="00A62639" w:rsidP="006C3960">
      <w:pPr>
        <w:pStyle w:val="Testonotaapidipagina"/>
        <w:rPr>
          <w:i/>
          <w:szCs w:val="19"/>
          <w:lang w:val="en-US"/>
        </w:rPr>
      </w:pPr>
      <w:r w:rsidRPr="00B318DD">
        <w:rPr>
          <w:rStyle w:val="Rimandonotaapidipagina"/>
          <w:i/>
          <w:szCs w:val="19"/>
        </w:rPr>
        <w:footnoteRef/>
      </w:r>
      <w:r w:rsidRPr="00B318DD">
        <w:rPr>
          <w:i/>
          <w:szCs w:val="19"/>
        </w:rPr>
        <w:t xml:space="preserve"> For a better overview, t</w:t>
      </w:r>
      <w:r w:rsidRPr="00B318DD">
        <w:rPr>
          <w:i/>
          <w:szCs w:val="19"/>
          <w:lang w:val="en-US"/>
        </w:rPr>
        <w:t>he code list is provided within Annex D.</w:t>
      </w:r>
    </w:p>
  </w:footnote>
  <w:footnote w:id="19">
    <w:p w:rsidR="00A62639" w:rsidRPr="00B318DD" w:rsidRDefault="00A62639" w:rsidP="006C3960">
      <w:pPr>
        <w:pStyle w:val="Testonotaapidipagina"/>
        <w:rPr>
          <w:szCs w:val="19"/>
          <w:lang w:val="en-US"/>
        </w:rPr>
      </w:pPr>
      <w:r w:rsidRPr="00B318DD">
        <w:rPr>
          <w:rStyle w:val="Rimandonotaapidipagina"/>
          <w:szCs w:val="19"/>
        </w:rPr>
        <w:footnoteRef/>
      </w:r>
      <w:r w:rsidRPr="00B318DD">
        <w:rPr>
          <w:szCs w:val="19"/>
        </w:rPr>
        <w:t xml:space="preserve"> http://www.uis.unesco.org/Education/Documents/UNESCO_GC_36C-19_ISCED_EN.pdf</w:t>
      </w:r>
    </w:p>
  </w:footnote>
  <w:footnote w:id="20">
    <w:p w:rsidR="00A62639" w:rsidRPr="00E00EBB" w:rsidRDefault="00A62639" w:rsidP="003D2FF9">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21">
    <w:p w:rsidR="00A62639" w:rsidRPr="00CF5709" w:rsidRDefault="00A62639" w:rsidP="003D2FF9">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22">
    <w:p w:rsidR="00A62639" w:rsidRPr="00962F78" w:rsidRDefault="00A62639">
      <w:pPr>
        <w:pStyle w:val="Testonotaapidipagina"/>
        <w:rPr>
          <w:lang w:val="en-US"/>
        </w:rPr>
      </w:pPr>
      <w:r>
        <w:rPr>
          <w:rStyle w:val="Rimandonotaapidipagina"/>
        </w:rPr>
        <w:footnoteRef/>
      </w:r>
      <w:r>
        <w:t xml:space="preserve"> </w:t>
      </w:r>
      <w:r w:rsidRPr="00962F78">
        <w:t>OJ L 274, 20.10.2009, p. 9.</w:t>
      </w:r>
    </w:p>
  </w:footnote>
  <w:footnote w:id="23">
    <w:p w:rsidR="00A62639" w:rsidRDefault="00A62639" w:rsidP="00B55BB6">
      <w:pPr>
        <w:pStyle w:val="Testonotaapidipagina"/>
      </w:pPr>
      <w:r w:rsidRPr="00D8097E">
        <w:rPr>
          <w:rStyle w:val="Rimandonotaapidipagina"/>
        </w:rPr>
        <w:footnoteRef/>
      </w:r>
      <w:r>
        <w:tab/>
        <w:t>One layer shall be made available for each code list value, in accordance with Art. 14(3).</w:t>
      </w:r>
    </w:p>
  </w:footnote>
  <w:footnote w:id="24">
    <w:p w:rsidR="00A62639" w:rsidRDefault="00A62639" w:rsidP="00C64F75">
      <w:pPr>
        <w:pStyle w:val="Testonotaapidipagina"/>
      </w:pPr>
      <w:r w:rsidRPr="00D8097E">
        <w:rPr>
          <w:rStyle w:val="Rimandonotaapidipagina"/>
        </w:rPr>
        <w:footnoteRef/>
      </w:r>
      <w:r>
        <w:tab/>
        <w:t>One layer shall be made available for each code list value, in accordance with Art. 14(3).</w:t>
      </w:r>
    </w:p>
  </w:footnote>
  <w:footnote w:id="25">
    <w:p w:rsidR="00A62639" w:rsidRPr="0056380F" w:rsidRDefault="00A62639" w:rsidP="00B55BB6">
      <w:pPr>
        <w:pStyle w:val="Footnote"/>
        <w:rPr>
          <w:lang w:val="en-US"/>
        </w:rPr>
      </w:pPr>
      <w:r w:rsidRPr="00670D5F">
        <w:rPr>
          <w:rStyle w:val="Rimandonotaapidipagina"/>
        </w:rPr>
        <w:footnoteRef/>
      </w:r>
      <w:r w:rsidRPr="0056380F">
        <w:rPr>
          <w:lang w:val="en-US"/>
        </w:rPr>
        <w:t>EIEL: Spanish acronym for “Enquiry on Local Infrastructures and Services”</w:t>
      </w:r>
    </w:p>
  </w:footnote>
  <w:footnote w:id="26">
    <w:p w:rsidR="00A62639" w:rsidRPr="004A5668" w:rsidRDefault="00A62639" w:rsidP="008D2EFE">
      <w:pPr>
        <w:rPr>
          <w:lang w:val="de-DE"/>
        </w:rPr>
      </w:pPr>
      <w:r w:rsidRPr="004A5668">
        <w:rPr>
          <w:rStyle w:val="Rimandonotaapidipagina"/>
        </w:rPr>
        <w:footnoteRef/>
      </w:r>
      <w:r w:rsidRPr="004A5668">
        <w:rPr>
          <w:lang w:val="de-DE"/>
        </w:rPr>
        <w:t xml:space="preserve"> [Kaden 2011] </w:t>
      </w:r>
    </w:p>
    <w:p w:rsidR="00A62639" w:rsidRPr="004A5668" w:rsidRDefault="00A62639" w:rsidP="008D2EFE">
      <w:pPr>
        <w:rPr>
          <w:lang w:val="de-DE"/>
        </w:rPr>
      </w:pPr>
      <w:r w:rsidRPr="004A5668">
        <w:rPr>
          <w:lang w:val="de-DE"/>
        </w:rPr>
        <w:t xml:space="preserve">Nancy Kaden: “Spezifikation von Darstellungsregeln für das INSPIRE-Thema "Versorgungswirtschaft und staatliche Dienste" (Bachelor Thesis) </w:t>
      </w:r>
    </w:p>
    <w:p w:rsidR="00A62639" w:rsidRPr="004A5668" w:rsidRDefault="00A62639" w:rsidP="008D2EFE">
      <w:pPr>
        <w:pStyle w:val="Testonotaapidipagina"/>
        <w:rPr>
          <w:lang w:val="de-DE"/>
        </w:rPr>
      </w:pPr>
      <w:hyperlink r:id="rId5" w:history="1">
        <w:r w:rsidRPr="004A5668">
          <w:rPr>
            <w:rStyle w:val="Collegamentoipertestuale"/>
            <w:lang w:val="de-DE"/>
          </w:rPr>
          <w:t>http://www2.htw-dresden.de/~fegis/DA/DA_KADEN_2011/Bachelorarbeit.pdf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5386"/>
      <w:gridCol w:w="1559"/>
      <w:gridCol w:w="1134"/>
    </w:tblGrid>
    <w:tr w:rsidR="00A62639" w:rsidRPr="0062021A" w:rsidTr="0062021A">
      <w:tblPrEx>
        <w:tblCellMar>
          <w:top w:w="0" w:type="dxa"/>
          <w:bottom w:w="0" w:type="dxa"/>
        </w:tblCellMar>
      </w:tblPrEx>
      <w:trPr>
        <w:cantSplit/>
      </w:trPr>
      <w:tc>
        <w:tcPr>
          <w:tcW w:w="1063" w:type="dxa"/>
          <w:shd w:val="clear" w:color="auto" w:fill="auto"/>
        </w:tcPr>
        <w:p w:rsidR="00A62639" w:rsidRPr="0062021A" w:rsidRDefault="00A62639" w:rsidP="00AB6E28">
          <w:pPr>
            <w:pStyle w:val="Intestazione"/>
            <w:rPr>
              <w:lang w:val="en-US"/>
            </w:rPr>
          </w:pPr>
          <w:r w:rsidRPr="0062021A">
            <w:rPr>
              <w:lang w:val="en-US"/>
            </w:rPr>
            <w:t>INSPIRE</w:t>
          </w:r>
        </w:p>
      </w:tc>
      <w:tc>
        <w:tcPr>
          <w:tcW w:w="8079" w:type="dxa"/>
          <w:gridSpan w:val="3"/>
          <w:shd w:val="clear" w:color="auto" w:fill="auto"/>
        </w:tcPr>
        <w:p w:rsidR="00A62639" w:rsidRPr="0062021A" w:rsidRDefault="00A62639" w:rsidP="00AB6E28">
          <w:pPr>
            <w:pStyle w:val="Intestazione"/>
            <w:jc w:val="right"/>
            <w:rPr>
              <w:lang w:val="en-US"/>
            </w:rPr>
          </w:pPr>
          <w:r w:rsidRPr="0062021A">
            <w:rPr>
              <w:lang w:val="en-US"/>
            </w:rPr>
            <w:t>Reference: D2.8.</w:t>
          </w:r>
          <w:r w:rsidRPr="0062021A">
            <w:rPr>
              <w:lang w:val="en-US"/>
            </w:rPr>
            <w:fldChar w:fldCharType="begin"/>
          </w:r>
          <w:r w:rsidRPr="0062021A">
            <w:rPr>
              <w:lang w:val="en-US"/>
            </w:rPr>
            <w:instrText xml:space="preserve"> DOCPROPERTY  Annex  \* MERGEFORMAT </w:instrText>
          </w:r>
          <w:r w:rsidRPr="0062021A">
            <w:rPr>
              <w:lang w:val="en-US"/>
            </w:rPr>
            <w:fldChar w:fldCharType="separate"/>
          </w:r>
          <w:r w:rsidR="00C42249">
            <w:rPr>
              <w:lang w:val="en-US"/>
            </w:rPr>
            <w:t>III</w:t>
          </w:r>
          <w:r w:rsidRPr="0062021A">
            <w:rPr>
              <w:lang w:val="en-US"/>
            </w:rPr>
            <w:fldChar w:fldCharType="end"/>
          </w:r>
          <w:r w:rsidRPr="0062021A">
            <w:rPr>
              <w:lang w:val="en-US"/>
            </w:rPr>
            <w:t>.</w:t>
          </w:r>
          <w:r w:rsidRPr="0062021A">
            <w:rPr>
              <w:lang w:val="en-US"/>
            </w:rPr>
            <w:fldChar w:fldCharType="begin"/>
          </w:r>
          <w:r w:rsidRPr="0062021A">
            <w:rPr>
              <w:lang w:val="en-US"/>
            </w:rPr>
            <w:instrText xml:space="preserve"> DOCPROPERTY  "Theme Number"  \* MERGEFORMAT </w:instrText>
          </w:r>
          <w:r w:rsidRPr="0062021A">
            <w:rPr>
              <w:lang w:val="en-US"/>
            </w:rPr>
            <w:fldChar w:fldCharType="separate"/>
          </w:r>
          <w:r w:rsidR="00C42249">
            <w:rPr>
              <w:lang w:val="en-US"/>
            </w:rPr>
            <w:t>6</w:t>
          </w:r>
          <w:r w:rsidRPr="0062021A">
            <w:rPr>
              <w:lang w:val="en-US"/>
            </w:rPr>
            <w:fldChar w:fldCharType="end"/>
          </w:r>
          <w:r w:rsidRPr="0062021A">
            <w:rPr>
              <w:lang w:val="en-US"/>
            </w:rPr>
            <w:t>_v</w:t>
          </w:r>
          <w:r w:rsidRPr="0062021A">
            <w:rPr>
              <w:lang w:val="en-US"/>
            </w:rPr>
            <w:fldChar w:fldCharType="begin"/>
          </w:r>
          <w:r w:rsidRPr="0062021A">
            <w:rPr>
              <w:lang w:val="en-US"/>
            </w:rPr>
            <w:instrText xml:space="preserve"> DOCPROPERTY  "DS Version"  \* MERGEFORMAT </w:instrText>
          </w:r>
          <w:r w:rsidRPr="0062021A">
            <w:rPr>
              <w:lang w:val="en-US"/>
            </w:rPr>
            <w:fldChar w:fldCharType="separate"/>
          </w:r>
          <w:r w:rsidR="00C42249">
            <w:rPr>
              <w:lang w:val="en-US"/>
            </w:rPr>
            <w:t>3.0</w:t>
          </w:r>
          <w:r w:rsidRPr="0062021A">
            <w:rPr>
              <w:lang w:val="en-US"/>
            </w:rPr>
            <w:fldChar w:fldCharType="end"/>
          </w:r>
        </w:p>
      </w:tc>
    </w:tr>
    <w:tr w:rsidR="00A62639" w:rsidRPr="0062021A" w:rsidTr="0062021A">
      <w:tblPrEx>
        <w:tblCellMar>
          <w:top w:w="0" w:type="dxa"/>
          <w:bottom w:w="0" w:type="dxa"/>
        </w:tblCellMar>
      </w:tblPrEx>
      <w:trPr>
        <w:cantSplit/>
      </w:trPr>
      <w:tc>
        <w:tcPr>
          <w:tcW w:w="1063" w:type="dxa"/>
          <w:shd w:val="clear" w:color="auto" w:fill="auto"/>
        </w:tcPr>
        <w:p w:rsidR="00A62639" w:rsidRPr="0062021A" w:rsidRDefault="00A62639" w:rsidP="00AB6E28">
          <w:pPr>
            <w:pStyle w:val="Intestazione"/>
            <w:rPr>
              <w:lang w:val="en-US"/>
            </w:rPr>
          </w:pPr>
          <w:r w:rsidRPr="0062021A">
            <w:rPr>
              <w:lang w:val="en-US"/>
            </w:rPr>
            <w:t>TWG-</w:t>
          </w:r>
          <w:r w:rsidRPr="0062021A">
            <w:rPr>
              <w:lang w:val="en-US"/>
            </w:rPr>
            <w:fldChar w:fldCharType="begin"/>
          </w:r>
          <w:r w:rsidRPr="0062021A">
            <w:rPr>
              <w:lang w:val="en-US"/>
            </w:rPr>
            <w:instrText xml:space="preserve"> DOCPROPERTY  "Theme Short Name"  \* MERGEFORMAT </w:instrText>
          </w:r>
          <w:r w:rsidRPr="0062021A">
            <w:rPr>
              <w:lang w:val="en-US"/>
            </w:rPr>
            <w:fldChar w:fldCharType="separate"/>
          </w:r>
          <w:r w:rsidR="00C42249">
            <w:rPr>
              <w:lang w:val="en-US"/>
            </w:rPr>
            <w:t>US</w:t>
          </w:r>
          <w:r w:rsidRPr="0062021A">
            <w:rPr>
              <w:lang w:val="en-US"/>
            </w:rPr>
            <w:fldChar w:fldCharType="end"/>
          </w:r>
        </w:p>
      </w:tc>
      <w:tc>
        <w:tcPr>
          <w:tcW w:w="5386" w:type="dxa"/>
          <w:shd w:val="clear" w:color="auto" w:fill="auto"/>
        </w:tcPr>
        <w:p w:rsidR="00A62639" w:rsidRPr="0062021A" w:rsidRDefault="00A62639" w:rsidP="00AB6E28">
          <w:pPr>
            <w:pStyle w:val="Intestazione"/>
            <w:jc w:val="center"/>
            <w:rPr>
              <w:lang w:val="en-US"/>
            </w:rPr>
          </w:pPr>
          <w:r w:rsidRPr="0062021A">
            <w:rPr>
              <w:lang w:val="en-US"/>
            </w:rPr>
            <w:t>Data Specification on</w:t>
          </w:r>
          <w:r w:rsidRPr="0062021A">
            <w:rPr>
              <w:i/>
              <w:lang w:val="en-US"/>
            </w:rPr>
            <w:t xml:space="preserve"> </w:t>
          </w:r>
          <w:r w:rsidRPr="0062021A">
            <w:rPr>
              <w:i/>
              <w:lang w:val="en-US"/>
            </w:rPr>
            <w:fldChar w:fldCharType="begin"/>
          </w:r>
          <w:r w:rsidRPr="0062021A">
            <w:rPr>
              <w:i/>
              <w:lang w:val="en-US"/>
            </w:rPr>
            <w:instrText xml:space="preserve"> DOCPROPERTY  "Theme Name"  \* MERGEFORMAT </w:instrText>
          </w:r>
          <w:r w:rsidRPr="0062021A">
            <w:rPr>
              <w:i/>
              <w:lang w:val="en-US"/>
            </w:rPr>
            <w:fldChar w:fldCharType="separate"/>
          </w:r>
          <w:r w:rsidR="00C42249">
            <w:rPr>
              <w:i/>
              <w:lang w:val="en-US"/>
            </w:rPr>
            <w:t>Utility and Government Services</w:t>
          </w:r>
          <w:r w:rsidRPr="0062021A">
            <w:rPr>
              <w:i/>
              <w:lang w:val="en-US"/>
            </w:rPr>
            <w:fldChar w:fldCharType="end"/>
          </w:r>
        </w:p>
      </w:tc>
      <w:tc>
        <w:tcPr>
          <w:tcW w:w="1559" w:type="dxa"/>
          <w:shd w:val="clear" w:color="auto" w:fill="auto"/>
        </w:tcPr>
        <w:p w:rsidR="00A62639" w:rsidRPr="0062021A" w:rsidRDefault="00A62639" w:rsidP="00AB6E28">
          <w:pPr>
            <w:pStyle w:val="Intestazione"/>
            <w:jc w:val="center"/>
            <w:rPr>
              <w:lang w:val="en-US"/>
            </w:rPr>
          </w:pPr>
          <w:r w:rsidRPr="0062021A">
            <w:rPr>
              <w:lang w:val="en-US"/>
            </w:rPr>
            <w:fldChar w:fldCharType="begin"/>
          </w:r>
          <w:r w:rsidRPr="0062021A">
            <w:rPr>
              <w:lang w:val="en-US"/>
            </w:rPr>
            <w:instrText xml:space="preserve"> DOCPROPERTY  "Publication date"  \* MERGEFORMAT </w:instrText>
          </w:r>
          <w:r w:rsidRPr="0062021A">
            <w:rPr>
              <w:lang w:val="en-US"/>
            </w:rPr>
            <w:fldChar w:fldCharType="separate"/>
          </w:r>
          <w:r w:rsidR="00C42249">
            <w:rPr>
              <w:lang w:val="en-US"/>
            </w:rPr>
            <w:t>2013-12-10</w:t>
          </w:r>
          <w:r w:rsidRPr="0062021A">
            <w:rPr>
              <w:lang w:val="en-US"/>
            </w:rPr>
            <w:fldChar w:fldCharType="end"/>
          </w:r>
        </w:p>
      </w:tc>
      <w:tc>
        <w:tcPr>
          <w:tcW w:w="1134" w:type="dxa"/>
          <w:shd w:val="clear" w:color="auto" w:fill="auto"/>
        </w:tcPr>
        <w:p w:rsidR="00A62639" w:rsidRPr="0062021A" w:rsidRDefault="00A62639" w:rsidP="00AB6E28">
          <w:pPr>
            <w:pStyle w:val="Intestazione"/>
            <w:jc w:val="right"/>
            <w:rPr>
              <w:lang w:val="en-US"/>
            </w:rPr>
          </w:pPr>
          <w:r w:rsidRPr="0062021A">
            <w:rPr>
              <w:lang w:val="en-US"/>
            </w:rPr>
            <w:t xml:space="preserve">Page </w:t>
          </w:r>
          <w:r w:rsidRPr="0062021A">
            <w:rPr>
              <w:lang w:val="en-US"/>
            </w:rPr>
            <w:fldChar w:fldCharType="begin"/>
          </w:r>
          <w:r w:rsidRPr="0062021A">
            <w:rPr>
              <w:lang w:val="en-US"/>
            </w:rPr>
            <w:instrText xml:space="preserve"> PAGE  \* ROMAN  \* MERGEFORMAT </w:instrText>
          </w:r>
          <w:r w:rsidRPr="0062021A">
            <w:rPr>
              <w:lang w:val="en-US"/>
            </w:rPr>
            <w:fldChar w:fldCharType="separate"/>
          </w:r>
          <w:r w:rsidR="003A6388">
            <w:rPr>
              <w:noProof/>
              <w:lang w:val="en-US"/>
            </w:rPr>
            <w:t>III</w:t>
          </w:r>
          <w:r w:rsidRPr="0062021A">
            <w:rPr>
              <w:lang w:val="en-US"/>
            </w:rPr>
            <w:fldChar w:fldCharType="end"/>
          </w:r>
        </w:p>
      </w:tc>
    </w:tr>
  </w:tbl>
  <w:p w:rsidR="00A62639" w:rsidRPr="00B318DD" w:rsidRDefault="00A62639">
    <w:pPr>
      <w:pStyle w:val="Intestazione"/>
      <w:rPr>
        <w:szCs w:val="1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A62639" w:rsidRPr="00B318DD" w:rsidTr="00AB6E28">
      <w:tblPrEx>
        <w:tblCellMar>
          <w:top w:w="0" w:type="dxa"/>
          <w:bottom w:w="0" w:type="dxa"/>
        </w:tblCellMar>
      </w:tblPrEx>
      <w:trPr>
        <w:cantSplit/>
      </w:trPr>
      <w:tc>
        <w:tcPr>
          <w:tcW w:w="2604" w:type="dxa"/>
        </w:tcPr>
        <w:p w:rsidR="00A62639" w:rsidRPr="00B318DD" w:rsidRDefault="00A62639" w:rsidP="00AB6E28">
          <w:pPr>
            <w:pStyle w:val="Intestazione"/>
            <w:rPr>
              <w:szCs w:val="17"/>
              <w:lang w:val="en-US"/>
            </w:rPr>
          </w:pPr>
          <w:r w:rsidRPr="00B318DD">
            <w:rPr>
              <w:szCs w:val="17"/>
              <w:lang w:val="en-US"/>
            </w:rPr>
            <w:t>INSPIRE</w:t>
          </w:r>
        </w:p>
      </w:tc>
      <w:tc>
        <w:tcPr>
          <w:tcW w:w="7105" w:type="dxa"/>
          <w:gridSpan w:val="3"/>
        </w:tcPr>
        <w:p w:rsidR="00A62639" w:rsidRPr="00B318DD" w:rsidRDefault="00A62639" w:rsidP="00AB6E28">
          <w:pPr>
            <w:pStyle w:val="Intestazione"/>
            <w:jc w:val="right"/>
            <w:rPr>
              <w:szCs w:val="17"/>
              <w:lang w:val="en-US"/>
            </w:rPr>
          </w:pPr>
          <w:r w:rsidRPr="00B318DD">
            <w:rPr>
              <w:szCs w:val="17"/>
              <w:lang w:val="en-US"/>
            </w:rPr>
            <w:t>Reference: INSPIRE_ DataSpecification_HY_v2.0.pdf</w:t>
          </w:r>
        </w:p>
      </w:tc>
    </w:tr>
    <w:tr w:rsidR="00A62639" w:rsidRPr="00B318DD" w:rsidTr="00AB6E28">
      <w:tblPrEx>
        <w:tblCellMar>
          <w:top w:w="0" w:type="dxa"/>
          <w:bottom w:w="0" w:type="dxa"/>
        </w:tblCellMar>
      </w:tblPrEx>
      <w:trPr>
        <w:cantSplit/>
      </w:trPr>
      <w:tc>
        <w:tcPr>
          <w:tcW w:w="2604" w:type="dxa"/>
        </w:tcPr>
        <w:p w:rsidR="00A62639" w:rsidRPr="00B318DD" w:rsidRDefault="00A62639" w:rsidP="00AB6E28">
          <w:pPr>
            <w:pStyle w:val="Intestazione"/>
            <w:rPr>
              <w:szCs w:val="17"/>
              <w:lang w:val="en-US"/>
            </w:rPr>
          </w:pPr>
          <w:r w:rsidRPr="00B318DD">
            <w:rPr>
              <w:szCs w:val="17"/>
              <w:lang w:val="en-US"/>
            </w:rPr>
            <w:t>TWG-HY</w:t>
          </w:r>
        </w:p>
      </w:tc>
      <w:tc>
        <w:tcPr>
          <w:tcW w:w="3982" w:type="dxa"/>
        </w:tcPr>
        <w:p w:rsidR="00A62639" w:rsidRPr="00B318DD" w:rsidRDefault="00A62639" w:rsidP="00AB6E28">
          <w:pPr>
            <w:pStyle w:val="Intestazione"/>
            <w:jc w:val="center"/>
            <w:rPr>
              <w:szCs w:val="17"/>
              <w:lang w:val="en-US"/>
            </w:rPr>
          </w:pPr>
          <w:r w:rsidRPr="00B318DD">
            <w:rPr>
              <w:szCs w:val="17"/>
              <w:lang w:val="en-US"/>
            </w:rPr>
            <w:t>Data Specification on</w:t>
          </w:r>
          <w:r w:rsidRPr="00B318DD">
            <w:rPr>
              <w:i/>
              <w:szCs w:val="17"/>
              <w:lang w:val="en-US"/>
            </w:rPr>
            <w:t xml:space="preserve"> Hydrography</w:t>
          </w:r>
        </w:p>
      </w:tc>
      <w:tc>
        <w:tcPr>
          <w:tcW w:w="1629" w:type="dxa"/>
        </w:tcPr>
        <w:p w:rsidR="00A62639" w:rsidRPr="00B318DD" w:rsidRDefault="00A62639" w:rsidP="00AB6E28">
          <w:pPr>
            <w:pStyle w:val="Intestazione"/>
            <w:jc w:val="center"/>
            <w:rPr>
              <w:szCs w:val="17"/>
              <w:lang w:val="en-US"/>
            </w:rPr>
          </w:pPr>
          <w:r w:rsidRPr="00B318DD">
            <w:rPr>
              <w:szCs w:val="17"/>
              <w:lang w:val="en-US"/>
            </w:rPr>
            <w:t>2008-12-18</w:t>
          </w:r>
        </w:p>
      </w:tc>
      <w:tc>
        <w:tcPr>
          <w:tcW w:w="1494" w:type="dxa"/>
        </w:tcPr>
        <w:p w:rsidR="00A62639" w:rsidRPr="00B318DD" w:rsidRDefault="00A62639" w:rsidP="00AB6E28">
          <w:pPr>
            <w:pStyle w:val="Intestazione"/>
            <w:jc w:val="right"/>
            <w:rPr>
              <w:szCs w:val="17"/>
              <w:lang w:val="en-US"/>
            </w:rPr>
          </w:pPr>
          <w:r w:rsidRPr="00B318DD">
            <w:rPr>
              <w:szCs w:val="17"/>
              <w:lang w:val="en-US"/>
            </w:rPr>
            <w:t xml:space="preserve">Page </w:t>
          </w:r>
          <w:r w:rsidRPr="00B318DD">
            <w:rPr>
              <w:szCs w:val="17"/>
              <w:lang w:val="en-US"/>
            </w:rPr>
            <w:fldChar w:fldCharType="begin"/>
          </w:r>
          <w:r w:rsidRPr="00B318DD">
            <w:rPr>
              <w:szCs w:val="17"/>
              <w:lang w:val="en-US"/>
            </w:rPr>
            <w:instrText xml:space="preserve"> PAGE  \* ROMAN  \* MERGEFORMAT </w:instrText>
          </w:r>
          <w:r w:rsidRPr="00B318DD">
            <w:rPr>
              <w:szCs w:val="17"/>
              <w:lang w:val="en-US"/>
            </w:rPr>
            <w:fldChar w:fldCharType="separate"/>
          </w:r>
          <w:r w:rsidRPr="00B318DD">
            <w:rPr>
              <w:noProof/>
              <w:szCs w:val="17"/>
              <w:lang w:val="en-US"/>
            </w:rPr>
            <w:t>XCII</w:t>
          </w:r>
          <w:r w:rsidRPr="00B318DD">
            <w:rPr>
              <w:szCs w:val="17"/>
              <w:lang w:val="en-US"/>
            </w:rPr>
            <w:fldChar w:fldCharType="end"/>
          </w:r>
        </w:p>
      </w:tc>
    </w:tr>
  </w:tbl>
  <w:p w:rsidR="00A62639" w:rsidRPr="00B318DD" w:rsidRDefault="00A62639">
    <w:pPr>
      <w:pStyle w:val="Intestazione"/>
      <w:rPr>
        <w:szCs w:val="1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639" w:rsidRPr="00B318DD" w:rsidRDefault="00A62639">
    <w:pPr>
      <w:rPr>
        <w:szCs w:val="19"/>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5386"/>
      <w:gridCol w:w="1559"/>
      <w:gridCol w:w="1134"/>
    </w:tblGrid>
    <w:tr w:rsidR="00A62639" w:rsidRPr="0062021A" w:rsidTr="0062021A">
      <w:tblPrEx>
        <w:tblCellMar>
          <w:top w:w="0" w:type="dxa"/>
          <w:bottom w:w="0" w:type="dxa"/>
        </w:tblCellMar>
      </w:tblPrEx>
      <w:trPr>
        <w:cantSplit/>
      </w:trPr>
      <w:tc>
        <w:tcPr>
          <w:tcW w:w="1063" w:type="dxa"/>
        </w:tcPr>
        <w:p w:rsidR="00A62639" w:rsidRPr="0062021A" w:rsidRDefault="00A62639" w:rsidP="005E16E2">
          <w:pPr>
            <w:pStyle w:val="Intestazione"/>
            <w:rPr>
              <w:lang w:val="en-US"/>
            </w:rPr>
          </w:pPr>
          <w:r w:rsidRPr="0062021A">
            <w:rPr>
              <w:lang w:val="en-US"/>
            </w:rPr>
            <w:t>INSPIRE</w:t>
          </w:r>
        </w:p>
      </w:tc>
      <w:tc>
        <w:tcPr>
          <w:tcW w:w="8079" w:type="dxa"/>
          <w:gridSpan w:val="3"/>
        </w:tcPr>
        <w:p w:rsidR="00A62639" w:rsidRPr="0062021A" w:rsidRDefault="00A62639" w:rsidP="005E16E2">
          <w:pPr>
            <w:pStyle w:val="Intestazione"/>
            <w:jc w:val="right"/>
            <w:rPr>
              <w:lang w:val="en-US"/>
            </w:rPr>
          </w:pPr>
          <w:r w:rsidRPr="0062021A">
            <w:rPr>
              <w:lang w:val="en-US"/>
            </w:rPr>
            <w:t>Reference: D2.8.</w:t>
          </w:r>
          <w:r w:rsidRPr="0062021A">
            <w:rPr>
              <w:lang w:val="en-US"/>
            </w:rPr>
            <w:fldChar w:fldCharType="begin"/>
          </w:r>
          <w:r w:rsidRPr="0062021A">
            <w:rPr>
              <w:lang w:val="en-US"/>
            </w:rPr>
            <w:instrText xml:space="preserve"> DOCPROPERTY  Annex  \* MERGEFORMAT </w:instrText>
          </w:r>
          <w:r w:rsidRPr="0062021A">
            <w:rPr>
              <w:lang w:val="en-US"/>
            </w:rPr>
            <w:fldChar w:fldCharType="separate"/>
          </w:r>
          <w:r w:rsidR="00C42249">
            <w:rPr>
              <w:lang w:val="en-US"/>
            </w:rPr>
            <w:t>III</w:t>
          </w:r>
          <w:r w:rsidRPr="0062021A">
            <w:rPr>
              <w:lang w:val="en-US"/>
            </w:rPr>
            <w:fldChar w:fldCharType="end"/>
          </w:r>
          <w:r w:rsidRPr="0062021A">
            <w:rPr>
              <w:lang w:val="en-US"/>
            </w:rPr>
            <w:t>.</w:t>
          </w:r>
          <w:r w:rsidRPr="0062021A">
            <w:rPr>
              <w:lang w:val="en-US"/>
            </w:rPr>
            <w:fldChar w:fldCharType="begin"/>
          </w:r>
          <w:r w:rsidRPr="0062021A">
            <w:rPr>
              <w:lang w:val="en-US"/>
            </w:rPr>
            <w:instrText xml:space="preserve"> DOCPROPERTY  "Theme Number"  \* MERGEFORMAT </w:instrText>
          </w:r>
          <w:r w:rsidRPr="0062021A">
            <w:rPr>
              <w:lang w:val="en-US"/>
            </w:rPr>
            <w:fldChar w:fldCharType="separate"/>
          </w:r>
          <w:r w:rsidR="00C42249">
            <w:rPr>
              <w:lang w:val="en-US"/>
            </w:rPr>
            <w:t>6</w:t>
          </w:r>
          <w:r w:rsidRPr="0062021A">
            <w:rPr>
              <w:lang w:val="en-US"/>
            </w:rPr>
            <w:fldChar w:fldCharType="end"/>
          </w:r>
          <w:r w:rsidRPr="0062021A">
            <w:rPr>
              <w:lang w:val="en-US"/>
            </w:rPr>
            <w:t>_v</w:t>
          </w:r>
          <w:r w:rsidRPr="0062021A">
            <w:rPr>
              <w:lang w:val="en-US"/>
            </w:rPr>
            <w:fldChar w:fldCharType="begin"/>
          </w:r>
          <w:r w:rsidRPr="0062021A">
            <w:rPr>
              <w:lang w:val="en-US"/>
            </w:rPr>
            <w:instrText xml:space="preserve"> DOCPROPERTY  "DS Version"  \* MERGEFORMAT </w:instrText>
          </w:r>
          <w:r w:rsidRPr="0062021A">
            <w:rPr>
              <w:lang w:val="en-US"/>
            </w:rPr>
            <w:fldChar w:fldCharType="separate"/>
          </w:r>
          <w:r w:rsidR="00C42249">
            <w:rPr>
              <w:lang w:val="en-US"/>
            </w:rPr>
            <w:t>3.0</w:t>
          </w:r>
          <w:r w:rsidRPr="0062021A">
            <w:rPr>
              <w:lang w:val="en-US"/>
            </w:rPr>
            <w:fldChar w:fldCharType="end"/>
          </w:r>
        </w:p>
      </w:tc>
    </w:tr>
    <w:tr w:rsidR="00A62639" w:rsidRPr="0062021A" w:rsidTr="0062021A">
      <w:tblPrEx>
        <w:tblCellMar>
          <w:top w:w="0" w:type="dxa"/>
          <w:bottom w:w="0" w:type="dxa"/>
        </w:tblCellMar>
      </w:tblPrEx>
      <w:trPr>
        <w:cantSplit/>
      </w:trPr>
      <w:tc>
        <w:tcPr>
          <w:tcW w:w="1063" w:type="dxa"/>
        </w:tcPr>
        <w:p w:rsidR="00A62639" w:rsidRPr="0062021A" w:rsidRDefault="00A62639" w:rsidP="005E16E2">
          <w:pPr>
            <w:pStyle w:val="Intestazione"/>
            <w:rPr>
              <w:lang w:val="en-US"/>
            </w:rPr>
          </w:pPr>
          <w:r w:rsidRPr="0062021A">
            <w:rPr>
              <w:lang w:val="en-US"/>
            </w:rPr>
            <w:t>TWG-</w:t>
          </w:r>
          <w:r w:rsidRPr="0062021A">
            <w:rPr>
              <w:lang w:val="en-US"/>
            </w:rPr>
            <w:fldChar w:fldCharType="begin"/>
          </w:r>
          <w:r w:rsidRPr="0062021A">
            <w:rPr>
              <w:lang w:val="en-US"/>
            </w:rPr>
            <w:instrText xml:space="preserve"> DOCPROPERTY  "Theme Short Name"  \* MERGEFORMAT </w:instrText>
          </w:r>
          <w:r w:rsidRPr="0062021A">
            <w:rPr>
              <w:lang w:val="en-US"/>
            </w:rPr>
            <w:fldChar w:fldCharType="separate"/>
          </w:r>
          <w:r w:rsidR="00C42249">
            <w:rPr>
              <w:lang w:val="en-US"/>
            </w:rPr>
            <w:t>US</w:t>
          </w:r>
          <w:r w:rsidRPr="0062021A">
            <w:rPr>
              <w:lang w:val="en-US"/>
            </w:rPr>
            <w:fldChar w:fldCharType="end"/>
          </w:r>
        </w:p>
      </w:tc>
      <w:tc>
        <w:tcPr>
          <w:tcW w:w="5386" w:type="dxa"/>
        </w:tcPr>
        <w:p w:rsidR="00A62639" w:rsidRPr="0062021A" w:rsidRDefault="00A62639" w:rsidP="005E16E2">
          <w:pPr>
            <w:pStyle w:val="Intestazione"/>
            <w:jc w:val="center"/>
            <w:rPr>
              <w:lang w:val="en-US"/>
            </w:rPr>
          </w:pPr>
          <w:r w:rsidRPr="0062021A">
            <w:rPr>
              <w:lang w:val="en-US"/>
            </w:rPr>
            <w:t>Data Specification on</w:t>
          </w:r>
          <w:r w:rsidRPr="0062021A">
            <w:rPr>
              <w:i/>
              <w:lang w:val="en-US"/>
            </w:rPr>
            <w:t xml:space="preserve"> </w:t>
          </w:r>
          <w:r w:rsidRPr="0062021A">
            <w:rPr>
              <w:i/>
              <w:lang w:val="en-US"/>
            </w:rPr>
            <w:fldChar w:fldCharType="begin"/>
          </w:r>
          <w:r w:rsidRPr="0062021A">
            <w:rPr>
              <w:i/>
              <w:lang w:val="en-US"/>
            </w:rPr>
            <w:instrText xml:space="preserve"> DOCPROPERTY  "Theme Name"  \* MERGEFORMAT </w:instrText>
          </w:r>
          <w:r w:rsidRPr="0062021A">
            <w:rPr>
              <w:i/>
              <w:lang w:val="en-US"/>
            </w:rPr>
            <w:fldChar w:fldCharType="separate"/>
          </w:r>
          <w:r w:rsidR="00C42249">
            <w:rPr>
              <w:i/>
              <w:lang w:val="en-US"/>
            </w:rPr>
            <w:t>Utility and Government Services</w:t>
          </w:r>
          <w:r w:rsidRPr="0062021A">
            <w:rPr>
              <w:i/>
              <w:lang w:val="en-US"/>
            </w:rPr>
            <w:fldChar w:fldCharType="end"/>
          </w:r>
        </w:p>
      </w:tc>
      <w:tc>
        <w:tcPr>
          <w:tcW w:w="1559" w:type="dxa"/>
        </w:tcPr>
        <w:p w:rsidR="00A62639" w:rsidRPr="0062021A" w:rsidRDefault="00A62639" w:rsidP="005E16E2">
          <w:pPr>
            <w:pStyle w:val="Intestazione"/>
            <w:jc w:val="center"/>
            <w:rPr>
              <w:lang w:val="en-US"/>
            </w:rPr>
          </w:pPr>
          <w:r w:rsidRPr="0062021A">
            <w:rPr>
              <w:lang w:val="en-US"/>
            </w:rPr>
            <w:fldChar w:fldCharType="begin"/>
          </w:r>
          <w:r w:rsidRPr="0062021A">
            <w:rPr>
              <w:lang w:val="en-US"/>
            </w:rPr>
            <w:instrText xml:space="preserve"> DOCPROPERTY  "Publication date"  \* MERGEFORMAT </w:instrText>
          </w:r>
          <w:r w:rsidRPr="0062021A">
            <w:rPr>
              <w:lang w:val="en-US"/>
            </w:rPr>
            <w:fldChar w:fldCharType="separate"/>
          </w:r>
          <w:r w:rsidR="00C42249">
            <w:rPr>
              <w:lang w:val="en-US"/>
            </w:rPr>
            <w:t>2013-12-10</w:t>
          </w:r>
          <w:r w:rsidRPr="0062021A">
            <w:rPr>
              <w:lang w:val="en-US"/>
            </w:rPr>
            <w:fldChar w:fldCharType="end"/>
          </w:r>
        </w:p>
      </w:tc>
      <w:tc>
        <w:tcPr>
          <w:tcW w:w="1134" w:type="dxa"/>
        </w:tcPr>
        <w:p w:rsidR="00A62639" w:rsidRPr="0062021A" w:rsidRDefault="00A62639" w:rsidP="00AB6E28">
          <w:pPr>
            <w:pStyle w:val="Intestazione"/>
            <w:jc w:val="right"/>
            <w:rPr>
              <w:lang w:val="en-US"/>
            </w:rPr>
          </w:pPr>
          <w:r w:rsidRPr="0062021A">
            <w:rPr>
              <w:lang w:val="en-US"/>
            </w:rPr>
            <w:t xml:space="preserve">Page </w:t>
          </w:r>
          <w:r w:rsidRPr="0062021A">
            <w:rPr>
              <w:rStyle w:val="Numeropagina"/>
            </w:rPr>
            <w:fldChar w:fldCharType="begin"/>
          </w:r>
          <w:r w:rsidRPr="0062021A">
            <w:rPr>
              <w:rStyle w:val="Numeropagina"/>
            </w:rPr>
            <w:instrText xml:space="preserve"> PAGE </w:instrText>
          </w:r>
          <w:r w:rsidRPr="0062021A">
            <w:rPr>
              <w:rStyle w:val="Numeropagina"/>
            </w:rPr>
            <w:fldChar w:fldCharType="separate"/>
          </w:r>
          <w:r w:rsidR="003A6388">
            <w:rPr>
              <w:rStyle w:val="Numeropagina"/>
              <w:noProof/>
            </w:rPr>
            <w:t>57</w:t>
          </w:r>
          <w:r w:rsidRPr="0062021A">
            <w:rPr>
              <w:rStyle w:val="Numeropagina"/>
            </w:rPr>
            <w:fldChar w:fldCharType="end"/>
          </w:r>
        </w:p>
      </w:tc>
    </w:tr>
  </w:tbl>
  <w:p w:rsidR="00A62639" w:rsidRPr="00B318DD" w:rsidRDefault="00A62639">
    <w:pPr>
      <w:rPr>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3pt" o:bullet="t">
        <v:imagedata r:id="rId1" o:title="MCj02931880000[1]"/>
      </v:shape>
    </w:pict>
  </w:numPicBullet>
  <w:abstractNum w:abstractNumId="0" w15:restartNumberingAfterBreak="0">
    <w:nsid w:val="FFFFFF89"/>
    <w:multiLevelType w:val="singleLevel"/>
    <w:tmpl w:val="1B5A9ED0"/>
    <w:lvl w:ilvl="0">
      <w:start w:val="1"/>
      <w:numFmt w:val="bullet"/>
      <w:pStyle w:val="RientrocorpodeltestoCarattere"/>
      <w:lvlText w:val=""/>
      <w:lvlJc w:val="left"/>
      <w:pPr>
        <w:tabs>
          <w:tab w:val="num" w:pos="360"/>
        </w:tabs>
        <w:ind w:left="284" w:hanging="284"/>
      </w:pPr>
      <w:rPr>
        <w:rFonts w:ascii="Symbol" w:hAnsi="Symbol" w:hint="default"/>
      </w:rPr>
    </w:lvl>
  </w:abstractNum>
  <w:abstractNum w:abstractNumId="1" w15:restartNumberingAfterBreak="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15:restartNumberingAfterBreak="0">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15:restartNumberingAfterBreak="0">
    <w:nsid w:val="00F14547"/>
    <w:multiLevelType w:val="hybridMultilevel"/>
    <w:tmpl w:val="B3A8C1A4"/>
    <w:lvl w:ilvl="0" w:tplc="FFFFFFFF">
      <w:start w:val="3"/>
      <w:numFmt w:val="bullet"/>
      <w:lvlText w:val="-"/>
      <w:lvlJc w:val="left"/>
      <w:pPr>
        <w:tabs>
          <w:tab w:val="num" w:pos="1080"/>
        </w:tabs>
        <w:ind w:left="1080" w:hanging="360"/>
      </w:pPr>
      <w:rPr>
        <w:rFonts w:ascii="Arial" w:eastAsia="MS Mincho" w:hAnsi="Arial" w:cs="Aria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094310D7"/>
    <w:multiLevelType w:val="hybridMultilevel"/>
    <w:tmpl w:val="7E3C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E6ECC"/>
    <w:multiLevelType w:val="hybridMultilevel"/>
    <w:tmpl w:val="B2D0597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0B9036C0"/>
    <w:multiLevelType w:val="hybridMultilevel"/>
    <w:tmpl w:val="5AFC05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E42D83"/>
    <w:multiLevelType w:val="hybridMultilevel"/>
    <w:tmpl w:val="3746DB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03567C"/>
    <w:multiLevelType w:val="hybridMultilevel"/>
    <w:tmpl w:val="13C274E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EF56EC5"/>
    <w:multiLevelType w:val="hybridMultilevel"/>
    <w:tmpl w:val="DC449C46"/>
    <w:lvl w:ilvl="0" w:tplc="FFFFFFFF">
      <w:start w:val="1"/>
      <w:numFmt w:val="bullet"/>
      <w:lvlText w:val="o"/>
      <w:lvlJc w:val="left"/>
      <w:pPr>
        <w:tabs>
          <w:tab w:val="num" w:pos="360"/>
        </w:tabs>
        <w:ind w:left="360" w:hanging="360"/>
      </w:pPr>
      <w:rPr>
        <w:rFonts w:ascii="Courier New" w:hAnsi="Courier New" w:cs="Courier New"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0F9B6567"/>
    <w:multiLevelType w:val="multilevel"/>
    <w:tmpl w:val="47D05DE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0A65BCF"/>
    <w:multiLevelType w:val="hybridMultilevel"/>
    <w:tmpl w:val="BCBE5C9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15:restartNumberingAfterBreak="0">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9" w15:restartNumberingAfterBreak="0">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0" w15:restartNumberingAfterBreak="0">
    <w:nsid w:val="12586146"/>
    <w:multiLevelType w:val="hybridMultilevel"/>
    <w:tmpl w:val="1184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6001EA"/>
    <w:multiLevelType w:val="hybridMultilevel"/>
    <w:tmpl w:val="46EC19E8"/>
    <w:name w:val="WW8Num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3C23631"/>
    <w:multiLevelType w:val="hybridMultilevel"/>
    <w:tmpl w:val="68085C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71" w:hAnsi="font371"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A87294"/>
    <w:multiLevelType w:val="multilevel"/>
    <w:tmpl w:val="BB2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C3334E"/>
    <w:multiLevelType w:val="hybridMultilevel"/>
    <w:tmpl w:val="F7065B36"/>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9" w15:restartNumberingAfterBreak="0">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23D2686D"/>
    <w:multiLevelType w:val="hybridMultilevel"/>
    <w:tmpl w:val="1BD65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6E2552"/>
    <w:multiLevelType w:val="hybridMultilevel"/>
    <w:tmpl w:val="E1B438F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15:restartNumberingAfterBreak="0">
    <w:nsid w:val="2B867679"/>
    <w:multiLevelType w:val="multilevel"/>
    <w:tmpl w:val="C6CAAE72"/>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5" w15:restartNumberingAfterBreak="0">
    <w:nsid w:val="2C5F69ED"/>
    <w:multiLevelType w:val="hybridMultilevel"/>
    <w:tmpl w:val="E9505D0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DF9633D"/>
    <w:multiLevelType w:val="hybridMultilevel"/>
    <w:tmpl w:val="DD4C45F0"/>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154998"/>
    <w:multiLevelType w:val="hybridMultilevel"/>
    <w:tmpl w:val="029A4A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2E83DD1"/>
    <w:multiLevelType w:val="hybridMultilevel"/>
    <w:tmpl w:val="43BAA21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40" w15:restartNumberingAfterBreak="0">
    <w:nsid w:val="33D36450"/>
    <w:multiLevelType w:val="hybridMultilevel"/>
    <w:tmpl w:val="4C1E9A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50A11D3"/>
    <w:multiLevelType w:val="hybridMultilevel"/>
    <w:tmpl w:val="CF301AE4"/>
    <w:lvl w:ilvl="0" w:tplc="BBE27A02">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2" w15:restartNumberingAfterBreak="0">
    <w:nsid w:val="354568EF"/>
    <w:multiLevelType w:val="hybridMultilevel"/>
    <w:tmpl w:val="D376DAC6"/>
    <w:lvl w:ilvl="0" w:tplc="04070001">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
      <w:lvlJc w:val="left"/>
      <w:pPr>
        <w:tabs>
          <w:tab w:val="num" w:pos="1440"/>
        </w:tabs>
        <w:ind w:left="1440" w:hanging="360"/>
      </w:pPr>
      <w:rPr>
        <w:rFonts w:ascii="Wingdings" w:hAnsi="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Wingdings" w:hAnsi="Wingdings" w:hint="default"/>
      </w:rPr>
    </w:lvl>
    <w:lvl w:ilvl="4" w:tplc="04070003" w:tentative="1">
      <w:start w:val="1"/>
      <w:numFmt w:val="bullet"/>
      <w:lvlText w:val=""/>
      <w:lvlJc w:val="left"/>
      <w:pPr>
        <w:tabs>
          <w:tab w:val="num" w:pos="3600"/>
        </w:tabs>
        <w:ind w:left="3600" w:hanging="360"/>
      </w:pPr>
      <w:rPr>
        <w:rFonts w:ascii="Wingdings" w:hAnsi="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Wingdings" w:hAnsi="Wingdings" w:hint="default"/>
      </w:rPr>
    </w:lvl>
    <w:lvl w:ilvl="7" w:tplc="04070003" w:tentative="1">
      <w:start w:val="1"/>
      <w:numFmt w:val="bullet"/>
      <w:lvlText w:val=""/>
      <w:lvlJc w:val="left"/>
      <w:pPr>
        <w:tabs>
          <w:tab w:val="num" w:pos="5760"/>
        </w:tabs>
        <w:ind w:left="5760" w:hanging="360"/>
      </w:pPr>
      <w:rPr>
        <w:rFonts w:ascii="Wingdings" w:hAnsi="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613290C"/>
    <w:multiLevelType w:val="multilevel"/>
    <w:tmpl w:val="7A0A6BDC"/>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4" w15:restartNumberingAfterBreak="0">
    <w:nsid w:val="38723F5A"/>
    <w:multiLevelType w:val="hybridMultilevel"/>
    <w:tmpl w:val="660659F0"/>
    <w:lvl w:ilvl="0" w:tplc="951863F8">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3883416A"/>
    <w:multiLevelType w:val="hybridMultilevel"/>
    <w:tmpl w:val="02248C64"/>
    <w:lvl w:ilvl="0" w:tplc="04090017">
      <w:start w:val="1"/>
      <w:numFmt w:val="bullet"/>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CCD3880"/>
    <w:multiLevelType w:val="hybridMultilevel"/>
    <w:tmpl w:val="819EF59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8" w15:restartNumberingAfterBreak="0">
    <w:nsid w:val="3E755D83"/>
    <w:multiLevelType w:val="multilevel"/>
    <w:tmpl w:val="6A9E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9A31DE"/>
    <w:multiLevelType w:val="hybridMultilevel"/>
    <w:tmpl w:val="B60ED74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0DF6B26"/>
    <w:multiLevelType w:val="hybridMultilevel"/>
    <w:tmpl w:val="0C28BA8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15:restartNumberingAfterBreak="0">
    <w:nsid w:val="41703182"/>
    <w:multiLevelType w:val="hybridMultilevel"/>
    <w:tmpl w:val="F0CA3A4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43945891"/>
    <w:multiLevelType w:val="hybridMultilevel"/>
    <w:tmpl w:val="EBF82BD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3A724D3"/>
    <w:multiLevelType w:val="hybridMultilevel"/>
    <w:tmpl w:val="C548F77E"/>
    <w:lvl w:ilvl="0" w:tplc="FFFFFFFF">
      <w:start w:val="1"/>
      <w:numFmt w:val="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440777D3"/>
    <w:multiLevelType w:val="hybridMultilevel"/>
    <w:tmpl w:val="42669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4EA84DBF"/>
    <w:multiLevelType w:val="multilevel"/>
    <w:tmpl w:val="A9CA15B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2"/>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6" w15:restartNumberingAfterBreak="0">
    <w:nsid w:val="4F4727EC"/>
    <w:multiLevelType w:val="hybridMultilevel"/>
    <w:tmpl w:val="716A4B62"/>
    <w:lvl w:ilvl="0">
      <w:start w:val="1"/>
      <w:numFmt w:val="bullet"/>
      <w:lvlText w:val=""/>
      <w:lvlJc w:val="left"/>
      <w:pPr>
        <w:tabs>
          <w:tab w:val="num" w:pos="567"/>
        </w:tabs>
        <w:ind w:left="567"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017455A"/>
    <w:multiLevelType w:val="multilevel"/>
    <w:tmpl w:val="C310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B13D6B"/>
    <w:multiLevelType w:val="hybridMultilevel"/>
    <w:tmpl w:val="CE6231B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9" w15:restartNumberingAfterBreak="0">
    <w:nsid w:val="54D95F3D"/>
    <w:multiLevelType w:val="hybridMultilevel"/>
    <w:tmpl w:val="D2E2D8DC"/>
    <w:name w:val="ir_req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57E66743"/>
    <w:multiLevelType w:val="hybridMultilevel"/>
    <w:tmpl w:val="8EEC6866"/>
    <w:lvl w:ilvl="0" w:tplc="FFFFFFFF">
      <w:start w:val="1"/>
      <w:numFmt w:val="bullet"/>
      <w:lvlText w:val=""/>
      <w:lvlJc w:val="left"/>
      <w:pPr>
        <w:tabs>
          <w:tab w:val="num" w:pos="1114"/>
        </w:tabs>
        <w:ind w:left="1114"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3" w15:restartNumberingAfterBreak="0">
    <w:nsid w:val="597B0837"/>
    <w:multiLevelType w:val="hybridMultilevel"/>
    <w:tmpl w:val="C64ABA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9E277D9"/>
    <w:multiLevelType w:val="hybridMultilevel"/>
    <w:tmpl w:val="1FE85FFE"/>
    <w:lvl w:ilvl="0" w:tplc="FFFFFFFF">
      <w:start w:val="1"/>
      <w:numFmt w:val="bullet"/>
      <w:lvlText w:val=""/>
      <w:lvlJc w:val="left"/>
      <w:pPr>
        <w:tabs>
          <w:tab w:val="num" w:pos="1800"/>
        </w:tabs>
        <w:ind w:left="1800" w:hanging="360"/>
      </w:pPr>
      <w:rPr>
        <w:rFonts w:ascii="Symbol" w:hAnsi="Symbol" w:hint="default"/>
      </w:rPr>
    </w:lvl>
    <w:lvl w:ilvl="1" w:tplc="FFFFFFFF" w:tentative="1">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65" w15:restartNumberingAfterBreak="0">
    <w:nsid w:val="5D095A2D"/>
    <w:multiLevelType w:val="multilevel"/>
    <w:tmpl w:val="7C94B1DE"/>
    <w:name w:val="ir_req"/>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6" w15:restartNumberingAfterBreak="0">
    <w:nsid w:val="5DAF4711"/>
    <w:multiLevelType w:val="hybridMultilevel"/>
    <w:tmpl w:val="5394BD02"/>
    <w:lvl w:ilvl="0" w:tplc="BBE27A02">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F0D3B71"/>
    <w:multiLevelType w:val="hybridMultilevel"/>
    <w:tmpl w:val="4DAAF638"/>
    <w:lvl w:ilvl="0" w:tplc="0809000F">
      <w:start w:val="1"/>
      <w:numFmt w:val="bullet"/>
      <w:lvlText w:val=""/>
      <w:lvlJc w:val="left"/>
      <w:pPr>
        <w:ind w:left="720" w:hanging="360"/>
      </w:pPr>
      <w:rPr>
        <w:rFonts w:ascii="Symbol" w:hAnsi="Symbol" w:hint="default"/>
      </w:rPr>
    </w:lvl>
    <w:lvl w:ilvl="1" w:tplc="122A2CD4"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603483"/>
    <w:multiLevelType w:val="hybridMultilevel"/>
    <w:tmpl w:val="7B3AC186"/>
    <w:lvl w:ilvl="0" w:tplc="04070001">
      <w:start w:val="1"/>
      <w:numFmt w:val="bullet"/>
      <w:lvlText w:val=""/>
      <w:lvlJc w:val="left"/>
      <w:pPr>
        <w:tabs>
          <w:tab w:val="num" w:pos="1800"/>
        </w:tabs>
        <w:ind w:left="1800" w:hanging="360"/>
      </w:pPr>
      <w:rPr>
        <w:rFonts w:ascii="Symbol" w:hAnsi="Symbol" w:hint="default"/>
      </w:rPr>
    </w:lvl>
    <w:lvl w:ilvl="1" w:tplc="04070003" w:tentative="1">
      <w:start w:val="1"/>
      <w:numFmt w:val="bullet"/>
      <w:lvlText w:val="o"/>
      <w:lvlJc w:val="left"/>
      <w:pPr>
        <w:tabs>
          <w:tab w:val="num" w:pos="2520"/>
        </w:tabs>
        <w:ind w:left="2520" w:hanging="360"/>
      </w:pPr>
      <w:rPr>
        <w:rFonts w:ascii="Courier New" w:hAnsi="Courier New" w:cs="Courier New" w:hint="default"/>
      </w:rPr>
    </w:lvl>
    <w:lvl w:ilvl="2" w:tplc="04070005" w:tentative="1">
      <w:start w:val="1"/>
      <w:numFmt w:val="bullet"/>
      <w:lvlText w:val=""/>
      <w:lvlJc w:val="left"/>
      <w:pPr>
        <w:tabs>
          <w:tab w:val="num" w:pos="3240"/>
        </w:tabs>
        <w:ind w:left="3240" w:hanging="360"/>
      </w:pPr>
      <w:rPr>
        <w:rFonts w:ascii="Wingdings" w:hAnsi="Wingdings" w:hint="default"/>
      </w:rPr>
    </w:lvl>
    <w:lvl w:ilvl="3" w:tplc="04070001" w:tentative="1">
      <w:start w:val="1"/>
      <w:numFmt w:val="bullet"/>
      <w:lvlText w:val=""/>
      <w:lvlJc w:val="left"/>
      <w:pPr>
        <w:tabs>
          <w:tab w:val="num" w:pos="3960"/>
        </w:tabs>
        <w:ind w:left="3960" w:hanging="360"/>
      </w:pPr>
      <w:rPr>
        <w:rFonts w:ascii="Symbol" w:hAnsi="Symbol" w:hint="default"/>
      </w:rPr>
    </w:lvl>
    <w:lvl w:ilvl="4" w:tplc="04070003" w:tentative="1">
      <w:start w:val="1"/>
      <w:numFmt w:val="bullet"/>
      <w:lvlText w:val="o"/>
      <w:lvlJc w:val="left"/>
      <w:pPr>
        <w:tabs>
          <w:tab w:val="num" w:pos="4680"/>
        </w:tabs>
        <w:ind w:left="4680" w:hanging="360"/>
      </w:pPr>
      <w:rPr>
        <w:rFonts w:ascii="Courier New" w:hAnsi="Courier New" w:cs="Courier New" w:hint="default"/>
      </w:rPr>
    </w:lvl>
    <w:lvl w:ilvl="5" w:tplc="04070005" w:tentative="1">
      <w:start w:val="1"/>
      <w:numFmt w:val="bullet"/>
      <w:lvlText w:val=""/>
      <w:lvlJc w:val="left"/>
      <w:pPr>
        <w:tabs>
          <w:tab w:val="num" w:pos="5400"/>
        </w:tabs>
        <w:ind w:left="5400" w:hanging="360"/>
      </w:pPr>
      <w:rPr>
        <w:rFonts w:ascii="Wingdings" w:hAnsi="Wingdings" w:hint="default"/>
      </w:rPr>
    </w:lvl>
    <w:lvl w:ilvl="6" w:tplc="04070001" w:tentative="1">
      <w:start w:val="1"/>
      <w:numFmt w:val="bullet"/>
      <w:lvlText w:val=""/>
      <w:lvlJc w:val="left"/>
      <w:pPr>
        <w:tabs>
          <w:tab w:val="num" w:pos="6120"/>
        </w:tabs>
        <w:ind w:left="6120" w:hanging="360"/>
      </w:pPr>
      <w:rPr>
        <w:rFonts w:ascii="Symbol" w:hAnsi="Symbol" w:hint="default"/>
      </w:rPr>
    </w:lvl>
    <w:lvl w:ilvl="7" w:tplc="04070003" w:tentative="1">
      <w:start w:val="1"/>
      <w:numFmt w:val="bullet"/>
      <w:lvlText w:val="o"/>
      <w:lvlJc w:val="left"/>
      <w:pPr>
        <w:tabs>
          <w:tab w:val="num" w:pos="6840"/>
        </w:tabs>
        <w:ind w:left="6840" w:hanging="360"/>
      </w:pPr>
      <w:rPr>
        <w:rFonts w:ascii="Courier New" w:hAnsi="Courier New" w:cs="Courier New" w:hint="default"/>
      </w:rPr>
    </w:lvl>
    <w:lvl w:ilvl="8" w:tplc="04070005" w:tentative="1">
      <w:start w:val="1"/>
      <w:numFmt w:val="bullet"/>
      <w:lvlText w:val=""/>
      <w:lvlJc w:val="left"/>
      <w:pPr>
        <w:tabs>
          <w:tab w:val="num" w:pos="7560"/>
        </w:tabs>
        <w:ind w:left="7560" w:hanging="360"/>
      </w:pPr>
      <w:rPr>
        <w:rFonts w:ascii="Wingdings" w:hAnsi="Wingdings" w:hint="default"/>
      </w:rPr>
    </w:lvl>
  </w:abstractNum>
  <w:abstractNum w:abstractNumId="69" w15:restartNumberingAfterBreak="0">
    <w:nsid w:val="61D56A26"/>
    <w:multiLevelType w:val="multilevel"/>
    <w:tmpl w:val="66263EBA"/>
    <w:lvl w:ilvl="0">
      <w:start w:val="1"/>
      <w:numFmt w:val="upperLetter"/>
      <w:suff w:val="nothing"/>
      <w:lvlText w:val="Annex %1"/>
      <w:lvlJc w:val="left"/>
      <w:pPr>
        <w:ind w:left="0" w:firstLine="0"/>
      </w:pPr>
      <w:rPr>
        <w:rFonts w:ascii="Arial" w:hAnsi="Arial" w:cs="Times New Roman" w:hint="default"/>
        <w:b/>
        <w:i w:val="0"/>
        <w:sz w:val="28"/>
      </w:rPr>
    </w:lvl>
    <w:lvl w:ilvl="1">
      <w:start w:val="9"/>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0" w15:restartNumberingAfterBreak="0">
    <w:nsid w:val="63184A74"/>
    <w:multiLevelType w:val="hybridMultilevel"/>
    <w:tmpl w:val="35E04BB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3F61E17"/>
    <w:multiLevelType w:val="hybridMultilevel"/>
    <w:tmpl w:val="16BA4EE6"/>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2" w15:restartNumberingAfterBreak="0">
    <w:nsid w:val="64321F31"/>
    <w:multiLevelType w:val="hybridMultilevel"/>
    <w:tmpl w:val="4FB0672E"/>
    <w:lvl w:ilvl="0" w:tplc="D756788A">
      <w:start w:val="1"/>
      <w:numFmt w:val="decimal"/>
      <w:pStyle w:val="Requirementgrey"/>
      <w:lvlText w:val="Test %1"/>
      <w:lvlJc w:val="left"/>
      <w:pPr>
        <w:ind w:left="473" w:hanging="360"/>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46D0638"/>
    <w:multiLevelType w:val="hybridMultilevel"/>
    <w:tmpl w:val="A25635C2"/>
    <w:lvl w:ilvl="0" w:tplc="04130017">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4" w15:restartNumberingAfterBreak="0">
    <w:nsid w:val="669E1B57"/>
    <w:multiLevelType w:val="hybridMultilevel"/>
    <w:tmpl w:val="2BE43F52"/>
    <w:lvl w:ilvl="0" w:tplc="0407000F">
      <w:start w:val="1"/>
      <w:numFmt w:val="bullet"/>
      <w:lvlText w:val=""/>
      <w:lvlJc w:val="left"/>
      <w:pPr>
        <w:ind w:left="720" w:hanging="360"/>
      </w:pPr>
      <w:rPr>
        <w:rFonts w:ascii="Symbol" w:hAnsi="Symbol" w:hint="default"/>
      </w:rPr>
    </w:lvl>
    <w:lvl w:ilvl="1" w:tplc="04070019">
      <w:start w:val="1"/>
      <w:numFmt w:val="bullet"/>
      <w:lvlText w:val="o"/>
      <w:lvlJc w:val="left"/>
      <w:pPr>
        <w:ind w:left="1440" w:hanging="360"/>
      </w:pPr>
      <w:rPr>
        <w:rFonts w:ascii="Courier New" w:hAnsi="Courier New" w:cs="Courier New" w:hint="default"/>
      </w:rPr>
    </w:lvl>
    <w:lvl w:ilvl="2" w:tplc="0407001B">
      <w:start w:val="1"/>
      <w:numFmt w:val="bullet"/>
      <w:lvlText w:val=""/>
      <w:lvlJc w:val="left"/>
      <w:pPr>
        <w:ind w:left="2160" w:hanging="360"/>
      </w:pPr>
      <w:rPr>
        <w:rFonts w:ascii="Wingdings" w:hAnsi="Wingdings" w:hint="default"/>
      </w:rPr>
    </w:lvl>
    <w:lvl w:ilvl="3" w:tplc="0407000F">
      <w:start w:val="1"/>
      <w:numFmt w:val="bullet"/>
      <w:lvlText w:val=""/>
      <w:lvlJc w:val="left"/>
      <w:pPr>
        <w:ind w:left="2880" w:hanging="360"/>
      </w:pPr>
      <w:rPr>
        <w:rFonts w:ascii="Symbol" w:hAnsi="Symbol" w:hint="default"/>
      </w:rPr>
    </w:lvl>
    <w:lvl w:ilvl="4" w:tplc="04070019">
      <w:start w:val="1"/>
      <w:numFmt w:val="bullet"/>
      <w:lvlText w:val="o"/>
      <w:lvlJc w:val="left"/>
      <w:pPr>
        <w:ind w:left="3600" w:hanging="360"/>
      </w:pPr>
      <w:rPr>
        <w:rFonts w:ascii="Courier New" w:hAnsi="Courier New" w:cs="Courier New" w:hint="default"/>
      </w:rPr>
    </w:lvl>
    <w:lvl w:ilvl="5" w:tplc="0407001B">
      <w:start w:val="1"/>
      <w:numFmt w:val="bullet"/>
      <w:lvlText w:val=""/>
      <w:lvlJc w:val="left"/>
      <w:pPr>
        <w:ind w:left="4320" w:hanging="360"/>
      </w:pPr>
      <w:rPr>
        <w:rFonts w:ascii="Wingdings" w:hAnsi="Wingdings" w:hint="default"/>
      </w:rPr>
    </w:lvl>
    <w:lvl w:ilvl="6" w:tplc="0407000F">
      <w:start w:val="1"/>
      <w:numFmt w:val="bullet"/>
      <w:lvlText w:val=""/>
      <w:lvlJc w:val="left"/>
      <w:pPr>
        <w:ind w:left="5040" w:hanging="360"/>
      </w:pPr>
      <w:rPr>
        <w:rFonts w:ascii="Symbol" w:hAnsi="Symbol" w:hint="default"/>
      </w:rPr>
    </w:lvl>
    <w:lvl w:ilvl="7" w:tplc="04070019">
      <w:start w:val="1"/>
      <w:numFmt w:val="bullet"/>
      <w:lvlText w:val="o"/>
      <w:lvlJc w:val="left"/>
      <w:pPr>
        <w:ind w:left="5760" w:hanging="360"/>
      </w:pPr>
      <w:rPr>
        <w:rFonts w:ascii="Courier New" w:hAnsi="Courier New" w:cs="Courier New" w:hint="default"/>
      </w:rPr>
    </w:lvl>
    <w:lvl w:ilvl="8" w:tplc="0407001B">
      <w:start w:val="1"/>
      <w:numFmt w:val="bullet"/>
      <w:lvlText w:val=""/>
      <w:lvlJc w:val="left"/>
      <w:pPr>
        <w:ind w:left="6480" w:hanging="360"/>
      </w:pPr>
      <w:rPr>
        <w:rFonts w:ascii="Wingdings" w:hAnsi="Wingdings" w:hint="default"/>
      </w:rPr>
    </w:lvl>
  </w:abstractNum>
  <w:abstractNum w:abstractNumId="75" w15:restartNumberingAfterBreak="0">
    <w:nsid w:val="67625C79"/>
    <w:multiLevelType w:val="hybridMultilevel"/>
    <w:tmpl w:val="C798CD2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0663778"/>
    <w:multiLevelType w:val="hybridMultilevel"/>
    <w:tmpl w:val="4288C690"/>
    <w:lvl w:ilvl="0" w:tplc="FFFFFFFF">
      <w:start w:val="1"/>
      <w:numFmt w:val="bullet"/>
      <w:pStyle w:val="Rientrocorpodeltesto"/>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38F7DEC"/>
    <w:multiLevelType w:val="hybridMultilevel"/>
    <w:tmpl w:val="A5461660"/>
    <w:lvl w:ilvl="0" w:tplc="951863F8">
      <w:start w:val="4"/>
      <w:numFmt w:val="bullet"/>
      <w:lvlText w:val="–"/>
      <w:lvlJc w:val="left"/>
      <w:pPr>
        <w:ind w:left="698" w:hanging="585"/>
      </w:pPr>
      <w:rPr>
        <w:rFonts w:ascii="Arial" w:eastAsia="Times New Roman" w:hAnsi="Arial"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78" w15:restartNumberingAfterBreak="0">
    <w:nsid w:val="73AB2C84"/>
    <w:multiLevelType w:val="multilevel"/>
    <w:tmpl w:val="DBDC06B4"/>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1276"/>
        </w:tabs>
        <w:ind w:left="1276"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9" w15:restartNumberingAfterBreak="0">
    <w:nsid w:val="75EF2BA9"/>
    <w:multiLevelType w:val="hybridMultilevel"/>
    <w:tmpl w:val="4C34F988"/>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6352109"/>
    <w:multiLevelType w:val="hybridMultilevel"/>
    <w:tmpl w:val="113EB8B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69B5BAE"/>
    <w:multiLevelType w:val="hybridMultilevel"/>
    <w:tmpl w:val="74F424B2"/>
    <w:lvl w:ilvl="0" w:tplc="663C9A3C">
      <w:numFmt w:val="bullet"/>
      <w:lvlText w:val="-"/>
      <w:lvlJc w:val="left"/>
      <w:pPr>
        <w:tabs>
          <w:tab w:val="num" w:pos="420"/>
        </w:tabs>
        <w:ind w:left="420" w:hanging="360"/>
      </w:pPr>
      <w:rPr>
        <w:rFonts w:ascii="Arial" w:eastAsia="SimSun" w:hAnsi="Arial" w:cs="Arial"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82" w15:restartNumberingAfterBreak="0">
    <w:nsid w:val="791B5B28"/>
    <w:multiLevelType w:val="hybridMultilevel"/>
    <w:tmpl w:val="B9E8A0D2"/>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48075B"/>
    <w:multiLevelType w:val="multilevel"/>
    <w:tmpl w:val="16A4F862"/>
    <w:name w:val="rec"/>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84"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5" w15:restartNumberingAfterBreak="0">
    <w:nsid w:val="7F6B700A"/>
    <w:multiLevelType w:val="hybridMultilevel"/>
    <w:tmpl w:val="91B2E8D0"/>
    <w:lvl w:ilvl="0" w:tplc="88464AAE">
      <w:start w:val="1"/>
      <w:numFmt w:val="decimal"/>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5"/>
  </w:num>
  <w:num w:numId="4">
    <w:abstractNumId w:val="60"/>
  </w:num>
  <w:num w:numId="5">
    <w:abstractNumId w:val="39"/>
  </w:num>
  <w:num w:numId="6">
    <w:abstractNumId w:val="56"/>
  </w:num>
  <w:num w:numId="7">
    <w:abstractNumId w:val="11"/>
  </w:num>
  <w:num w:numId="8">
    <w:abstractNumId w:val="27"/>
  </w:num>
  <w:num w:numId="9">
    <w:abstractNumId w:val="24"/>
  </w:num>
  <w:num w:numId="10">
    <w:abstractNumId w:val="78"/>
  </w:num>
  <w:num w:numId="11">
    <w:abstractNumId w:val="46"/>
  </w:num>
  <w:num w:numId="12">
    <w:abstractNumId w:val="29"/>
  </w:num>
  <w:num w:numId="13">
    <w:abstractNumId w:val="33"/>
  </w:num>
  <w:num w:numId="14">
    <w:abstractNumId w:val="76"/>
  </w:num>
  <w:num w:numId="15">
    <w:abstractNumId w:val="41"/>
  </w:num>
  <w:num w:numId="16">
    <w:abstractNumId w:val="83"/>
  </w:num>
  <w:num w:numId="17">
    <w:abstractNumId w:val="65"/>
  </w:num>
  <w:num w:numId="18">
    <w:abstractNumId w:val="82"/>
  </w:num>
  <w:num w:numId="19">
    <w:abstractNumId w:val="72"/>
  </w:num>
  <w:num w:numId="20">
    <w:abstractNumId w:val="61"/>
  </w:num>
  <w:num w:numId="21">
    <w:abstractNumId w:val="84"/>
  </w:num>
  <w:num w:numId="22">
    <w:abstractNumId w:val="77"/>
  </w:num>
  <w:num w:numId="23">
    <w:abstractNumId w:val="44"/>
  </w:num>
  <w:num w:numId="24">
    <w:abstractNumId w:val="19"/>
  </w:num>
  <w:num w:numId="25">
    <w:abstractNumId w:val="30"/>
  </w:num>
  <w:num w:numId="26">
    <w:abstractNumId w:val="37"/>
  </w:num>
  <w:num w:numId="27">
    <w:abstractNumId w:val="58"/>
  </w:num>
  <w:num w:numId="28">
    <w:abstractNumId w:val="16"/>
  </w:num>
  <w:num w:numId="29">
    <w:abstractNumId w:val="38"/>
  </w:num>
  <w:num w:numId="30">
    <w:abstractNumId w:val="63"/>
  </w:num>
  <w:num w:numId="31">
    <w:abstractNumId w:val="8"/>
  </w:num>
  <w:num w:numId="32">
    <w:abstractNumId w:val="21"/>
  </w:num>
  <w:num w:numId="33">
    <w:abstractNumId w:val="20"/>
  </w:num>
  <w:num w:numId="34">
    <w:abstractNumId w:val="51"/>
    <w:lvlOverride w:ilvl="0"/>
    <w:lvlOverride w:ilvl="1"/>
    <w:lvlOverride w:ilvl="2"/>
    <w:lvlOverride w:ilvl="3"/>
    <w:lvlOverride w:ilvl="4"/>
    <w:lvlOverride w:ilvl="5"/>
    <w:lvlOverride w:ilvl="6"/>
    <w:lvlOverride w:ilvl="7"/>
    <w:lvlOverride w:ilvl="8"/>
  </w:num>
  <w:num w:numId="35">
    <w:abstractNumId w:val="47"/>
    <w:lvlOverride w:ilvl="0"/>
    <w:lvlOverride w:ilvl="1"/>
    <w:lvlOverride w:ilvl="2"/>
    <w:lvlOverride w:ilvl="3"/>
    <w:lvlOverride w:ilvl="4"/>
    <w:lvlOverride w:ilvl="5"/>
    <w:lvlOverride w:ilvl="6"/>
    <w:lvlOverride w:ilvl="7"/>
    <w:lvlOverride w:ilvl="8"/>
  </w:num>
  <w:num w:numId="3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4"/>
    <w:lvlOverride w:ilvl="0"/>
    <w:lvlOverride w:ilvl="1"/>
    <w:lvlOverride w:ilvl="2"/>
    <w:lvlOverride w:ilvl="3"/>
    <w:lvlOverride w:ilvl="4"/>
    <w:lvlOverride w:ilvl="5"/>
    <w:lvlOverride w:ilvl="6"/>
    <w:lvlOverride w:ilvl="7"/>
    <w:lvlOverride w:ilvl="8"/>
  </w:num>
  <w:num w:numId="39">
    <w:abstractNumId w:val="12"/>
  </w:num>
  <w:num w:numId="40">
    <w:abstractNumId w:val="1"/>
  </w:num>
  <w:num w:numId="41">
    <w:abstractNumId w:val="67"/>
  </w:num>
  <w:num w:numId="42">
    <w:abstractNumId w:val="80"/>
  </w:num>
  <w:num w:numId="43">
    <w:abstractNumId w:val="36"/>
  </w:num>
  <w:num w:numId="44">
    <w:abstractNumId w:val="3"/>
  </w:num>
  <w:num w:numId="45">
    <w:abstractNumId w:val="50"/>
  </w:num>
  <w:num w:numId="46">
    <w:abstractNumId w:val="4"/>
  </w:num>
  <w:num w:numId="47">
    <w:abstractNumId w:val="40"/>
  </w:num>
  <w:num w:numId="48">
    <w:abstractNumId w:val="2"/>
  </w:num>
  <w:num w:numId="49">
    <w:abstractNumId w:val="52"/>
  </w:num>
  <w:num w:numId="50">
    <w:abstractNumId w:val="10"/>
  </w:num>
  <w:num w:numId="51">
    <w:abstractNumId w:val="7"/>
  </w:num>
  <w:num w:numId="52">
    <w:abstractNumId w:val="79"/>
  </w:num>
  <w:num w:numId="53">
    <w:abstractNumId w:val="45"/>
  </w:num>
  <w:num w:numId="54">
    <w:abstractNumId w:val="35"/>
  </w:num>
  <w:num w:numId="55">
    <w:abstractNumId w:val="85"/>
  </w:num>
  <w:num w:numId="56">
    <w:abstractNumId w:val="49"/>
  </w:num>
  <w:num w:numId="57">
    <w:abstractNumId w:val="26"/>
  </w:num>
  <w:num w:numId="58">
    <w:abstractNumId w:val="71"/>
  </w:num>
  <w:num w:numId="59">
    <w:abstractNumId w:val="32"/>
  </w:num>
  <w:num w:numId="60">
    <w:abstractNumId w:val="68"/>
  </w:num>
  <w:num w:numId="61">
    <w:abstractNumId w:val="75"/>
  </w:num>
  <w:num w:numId="62">
    <w:abstractNumId w:val="66"/>
  </w:num>
  <w:num w:numId="63">
    <w:abstractNumId w:val="22"/>
  </w:num>
  <w:num w:numId="64">
    <w:abstractNumId w:val="70"/>
  </w:num>
  <w:num w:numId="65">
    <w:abstractNumId w:val="5"/>
  </w:num>
  <w:num w:numId="66">
    <w:abstractNumId w:val="64"/>
  </w:num>
  <w:num w:numId="67">
    <w:abstractNumId w:val="53"/>
  </w:num>
  <w:num w:numId="68">
    <w:abstractNumId w:val="42"/>
  </w:num>
  <w:num w:numId="69">
    <w:abstractNumId w:val="13"/>
  </w:num>
  <w:num w:numId="7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7"/>
  </w:num>
  <w:num w:numId="74">
    <w:abstractNumId w:val="43"/>
  </w:num>
  <w:num w:numId="75">
    <w:abstractNumId w:val="34"/>
  </w:num>
  <w:num w:numId="76">
    <w:abstractNumId w:val="81"/>
  </w:num>
  <w:num w:numId="77">
    <w:abstractNumId w:val="14"/>
  </w:num>
  <w:num w:numId="78">
    <w:abstractNumId w:val="28"/>
  </w:num>
  <w:num w:numId="79">
    <w:abstractNumId w:val="62"/>
  </w:num>
  <w:num w:numId="80">
    <w:abstractNumId w:val="55"/>
  </w:num>
  <w:num w:numId="81">
    <w:abstractNumId w:val="69"/>
  </w:num>
  <w:num w:numId="82">
    <w:abstractNumId w:val="31"/>
  </w:num>
  <w:num w:numId="83">
    <w:abstractNumId w:val="57"/>
  </w:num>
  <w:num w:numId="84">
    <w:abstractNumId w:val="48"/>
  </w:num>
  <w:num w:numId="85">
    <w:abstractNumId w:val="2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it-IT" w:vendorID="64" w:dllVersion="131078"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00"/>
  <w:drawingGridVerticalSpacing w:val="181"/>
  <w:displayHorizontalDrawingGridEvery w:val="2"/>
  <w:noPunctuationKerning/>
  <w:characterSpacingControl w:val="doNotCompress"/>
  <w:hdrShapeDefaults>
    <o:shapedefaults v:ext="edit" spidmax="3074">
      <v:stroke endarrow="blo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3335"/>
    <w:rsid w:val="00004045"/>
    <w:rsid w:val="0000429F"/>
    <w:rsid w:val="000119A1"/>
    <w:rsid w:val="00011DAA"/>
    <w:rsid w:val="0001326E"/>
    <w:rsid w:val="0001522D"/>
    <w:rsid w:val="00015AF5"/>
    <w:rsid w:val="000177FA"/>
    <w:rsid w:val="0002338F"/>
    <w:rsid w:val="0002521F"/>
    <w:rsid w:val="00031AA1"/>
    <w:rsid w:val="00035AAC"/>
    <w:rsid w:val="00036186"/>
    <w:rsid w:val="00036C1E"/>
    <w:rsid w:val="0003777D"/>
    <w:rsid w:val="00040ADB"/>
    <w:rsid w:val="00040E48"/>
    <w:rsid w:val="000412E6"/>
    <w:rsid w:val="00041BDE"/>
    <w:rsid w:val="00041CB2"/>
    <w:rsid w:val="000462B0"/>
    <w:rsid w:val="00047512"/>
    <w:rsid w:val="00051B7C"/>
    <w:rsid w:val="000531AE"/>
    <w:rsid w:val="0005400A"/>
    <w:rsid w:val="00056321"/>
    <w:rsid w:val="00056B0B"/>
    <w:rsid w:val="00056E9E"/>
    <w:rsid w:val="00057C49"/>
    <w:rsid w:val="00057EF1"/>
    <w:rsid w:val="000604E9"/>
    <w:rsid w:val="00060F14"/>
    <w:rsid w:val="00063D4D"/>
    <w:rsid w:val="0006545A"/>
    <w:rsid w:val="00065E9E"/>
    <w:rsid w:val="00066E7B"/>
    <w:rsid w:val="000704EE"/>
    <w:rsid w:val="00070D57"/>
    <w:rsid w:val="0007144C"/>
    <w:rsid w:val="000718DB"/>
    <w:rsid w:val="00073268"/>
    <w:rsid w:val="00073729"/>
    <w:rsid w:val="00074E29"/>
    <w:rsid w:val="00075F4A"/>
    <w:rsid w:val="00076E40"/>
    <w:rsid w:val="00077607"/>
    <w:rsid w:val="000810F6"/>
    <w:rsid w:val="00082E12"/>
    <w:rsid w:val="00084E5D"/>
    <w:rsid w:val="00086BB0"/>
    <w:rsid w:val="000933FB"/>
    <w:rsid w:val="00093B75"/>
    <w:rsid w:val="000942DD"/>
    <w:rsid w:val="000A17A7"/>
    <w:rsid w:val="000A2DCC"/>
    <w:rsid w:val="000A3556"/>
    <w:rsid w:val="000A3B89"/>
    <w:rsid w:val="000A50C6"/>
    <w:rsid w:val="000B0704"/>
    <w:rsid w:val="000B0933"/>
    <w:rsid w:val="000B0DAF"/>
    <w:rsid w:val="000B2662"/>
    <w:rsid w:val="000B4208"/>
    <w:rsid w:val="000B52D5"/>
    <w:rsid w:val="000B5470"/>
    <w:rsid w:val="000B73FE"/>
    <w:rsid w:val="000C12FD"/>
    <w:rsid w:val="000C3B39"/>
    <w:rsid w:val="000C4748"/>
    <w:rsid w:val="000C4A51"/>
    <w:rsid w:val="000C5963"/>
    <w:rsid w:val="000D279A"/>
    <w:rsid w:val="000D3B8F"/>
    <w:rsid w:val="000D3BEA"/>
    <w:rsid w:val="000D3E18"/>
    <w:rsid w:val="000D611F"/>
    <w:rsid w:val="000D7295"/>
    <w:rsid w:val="000E0682"/>
    <w:rsid w:val="000E0BEF"/>
    <w:rsid w:val="000E13E1"/>
    <w:rsid w:val="000E166B"/>
    <w:rsid w:val="000E2821"/>
    <w:rsid w:val="000E440D"/>
    <w:rsid w:val="000E707B"/>
    <w:rsid w:val="000F1F34"/>
    <w:rsid w:val="000F2F74"/>
    <w:rsid w:val="000F313C"/>
    <w:rsid w:val="000F5109"/>
    <w:rsid w:val="000F546E"/>
    <w:rsid w:val="000F5F06"/>
    <w:rsid w:val="000F7842"/>
    <w:rsid w:val="00100647"/>
    <w:rsid w:val="001022E4"/>
    <w:rsid w:val="0010300C"/>
    <w:rsid w:val="00104D09"/>
    <w:rsid w:val="00105640"/>
    <w:rsid w:val="00105F26"/>
    <w:rsid w:val="00106B96"/>
    <w:rsid w:val="0010712A"/>
    <w:rsid w:val="00110129"/>
    <w:rsid w:val="00112EF4"/>
    <w:rsid w:val="00114207"/>
    <w:rsid w:val="00114C6B"/>
    <w:rsid w:val="00116FC4"/>
    <w:rsid w:val="0012022B"/>
    <w:rsid w:val="00120B77"/>
    <w:rsid w:val="00120FC6"/>
    <w:rsid w:val="00121000"/>
    <w:rsid w:val="001217D0"/>
    <w:rsid w:val="00123B0F"/>
    <w:rsid w:val="00123CFB"/>
    <w:rsid w:val="00126695"/>
    <w:rsid w:val="00127ED4"/>
    <w:rsid w:val="0013089A"/>
    <w:rsid w:val="00130D06"/>
    <w:rsid w:val="001313F9"/>
    <w:rsid w:val="0013190F"/>
    <w:rsid w:val="001331A7"/>
    <w:rsid w:val="00135349"/>
    <w:rsid w:val="00135379"/>
    <w:rsid w:val="001358CB"/>
    <w:rsid w:val="00135A1C"/>
    <w:rsid w:val="00137DE2"/>
    <w:rsid w:val="00143616"/>
    <w:rsid w:val="00143F5F"/>
    <w:rsid w:val="00144BBA"/>
    <w:rsid w:val="00145B29"/>
    <w:rsid w:val="00150EB3"/>
    <w:rsid w:val="00152E51"/>
    <w:rsid w:val="00154103"/>
    <w:rsid w:val="00154C87"/>
    <w:rsid w:val="001604A0"/>
    <w:rsid w:val="00160C77"/>
    <w:rsid w:val="00161380"/>
    <w:rsid w:val="00162341"/>
    <w:rsid w:val="00162608"/>
    <w:rsid w:val="0016262B"/>
    <w:rsid w:val="0016330F"/>
    <w:rsid w:val="00166B9D"/>
    <w:rsid w:val="00170451"/>
    <w:rsid w:val="00171F47"/>
    <w:rsid w:val="00172584"/>
    <w:rsid w:val="00176956"/>
    <w:rsid w:val="00177169"/>
    <w:rsid w:val="00177CA4"/>
    <w:rsid w:val="00177DF6"/>
    <w:rsid w:val="00180CD0"/>
    <w:rsid w:val="001814C7"/>
    <w:rsid w:val="0018172E"/>
    <w:rsid w:val="00181ADB"/>
    <w:rsid w:val="0018246E"/>
    <w:rsid w:val="00182485"/>
    <w:rsid w:val="00183323"/>
    <w:rsid w:val="001862F7"/>
    <w:rsid w:val="001867D3"/>
    <w:rsid w:val="00186893"/>
    <w:rsid w:val="00190167"/>
    <w:rsid w:val="001920CB"/>
    <w:rsid w:val="001923CB"/>
    <w:rsid w:val="00192808"/>
    <w:rsid w:val="00194468"/>
    <w:rsid w:val="00195FA7"/>
    <w:rsid w:val="00196649"/>
    <w:rsid w:val="001969B3"/>
    <w:rsid w:val="00197B27"/>
    <w:rsid w:val="00197FEC"/>
    <w:rsid w:val="001A1528"/>
    <w:rsid w:val="001A4B7E"/>
    <w:rsid w:val="001A5EFB"/>
    <w:rsid w:val="001A6982"/>
    <w:rsid w:val="001A6A6B"/>
    <w:rsid w:val="001A7581"/>
    <w:rsid w:val="001B1719"/>
    <w:rsid w:val="001B4B20"/>
    <w:rsid w:val="001B52BA"/>
    <w:rsid w:val="001B6245"/>
    <w:rsid w:val="001B6DDE"/>
    <w:rsid w:val="001C0701"/>
    <w:rsid w:val="001C0878"/>
    <w:rsid w:val="001C0B7D"/>
    <w:rsid w:val="001C19F2"/>
    <w:rsid w:val="001C23E2"/>
    <w:rsid w:val="001C5985"/>
    <w:rsid w:val="001C5CBD"/>
    <w:rsid w:val="001D0DD0"/>
    <w:rsid w:val="001D1A22"/>
    <w:rsid w:val="001D246E"/>
    <w:rsid w:val="001D4368"/>
    <w:rsid w:val="001D706F"/>
    <w:rsid w:val="001D7282"/>
    <w:rsid w:val="001E0939"/>
    <w:rsid w:val="001E09E1"/>
    <w:rsid w:val="001E140C"/>
    <w:rsid w:val="001E171B"/>
    <w:rsid w:val="001E5344"/>
    <w:rsid w:val="001E5DBF"/>
    <w:rsid w:val="001E6B03"/>
    <w:rsid w:val="001E769C"/>
    <w:rsid w:val="001F06EC"/>
    <w:rsid w:val="001F135A"/>
    <w:rsid w:val="001F1596"/>
    <w:rsid w:val="001F224F"/>
    <w:rsid w:val="001F2BC9"/>
    <w:rsid w:val="001F3B14"/>
    <w:rsid w:val="001F780E"/>
    <w:rsid w:val="001F7CA9"/>
    <w:rsid w:val="00203935"/>
    <w:rsid w:val="0020742D"/>
    <w:rsid w:val="00211980"/>
    <w:rsid w:val="002154EA"/>
    <w:rsid w:val="0021673A"/>
    <w:rsid w:val="00222B28"/>
    <w:rsid w:val="00222C0E"/>
    <w:rsid w:val="00223BF2"/>
    <w:rsid w:val="00225178"/>
    <w:rsid w:val="00227DBD"/>
    <w:rsid w:val="00227E81"/>
    <w:rsid w:val="00230B2B"/>
    <w:rsid w:val="00233DC5"/>
    <w:rsid w:val="00234A44"/>
    <w:rsid w:val="00234FC4"/>
    <w:rsid w:val="00235FDD"/>
    <w:rsid w:val="002372BF"/>
    <w:rsid w:val="00243A56"/>
    <w:rsid w:val="00246A58"/>
    <w:rsid w:val="0024750F"/>
    <w:rsid w:val="00250437"/>
    <w:rsid w:val="002515CE"/>
    <w:rsid w:val="00254919"/>
    <w:rsid w:val="00254EDA"/>
    <w:rsid w:val="00254F56"/>
    <w:rsid w:val="00254F81"/>
    <w:rsid w:val="00255544"/>
    <w:rsid w:val="00255B38"/>
    <w:rsid w:val="0025736B"/>
    <w:rsid w:val="00261EBC"/>
    <w:rsid w:val="00262276"/>
    <w:rsid w:val="0026263E"/>
    <w:rsid w:val="00263A59"/>
    <w:rsid w:val="00264116"/>
    <w:rsid w:val="00264909"/>
    <w:rsid w:val="00265B7F"/>
    <w:rsid w:val="002713D0"/>
    <w:rsid w:val="00271D94"/>
    <w:rsid w:val="00273822"/>
    <w:rsid w:val="00275E1C"/>
    <w:rsid w:val="00276DAD"/>
    <w:rsid w:val="002806F3"/>
    <w:rsid w:val="00280761"/>
    <w:rsid w:val="00282AB2"/>
    <w:rsid w:val="00285948"/>
    <w:rsid w:val="00286BEA"/>
    <w:rsid w:val="00291F3C"/>
    <w:rsid w:val="00293165"/>
    <w:rsid w:val="002931CB"/>
    <w:rsid w:val="00293941"/>
    <w:rsid w:val="00294A63"/>
    <w:rsid w:val="002950A3"/>
    <w:rsid w:val="002950A9"/>
    <w:rsid w:val="00296BBB"/>
    <w:rsid w:val="00296C7F"/>
    <w:rsid w:val="002A16C4"/>
    <w:rsid w:val="002A5D9A"/>
    <w:rsid w:val="002A7B6F"/>
    <w:rsid w:val="002A7C7E"/>
    <w:rsid w:val="002B0140"/>
    <w:rsid w:val="002B0F8C"/>
    <w:rsid w:val="002B16E4"/>
    <w:rsid w:val="002B371A"/>
    <w:rsid w:val="002B4413"/>
    <w:rsid w:val="002B4F2A"/>
    <w:rsid w:val="002B4F61"/>
    <w:rsid w:val="002B5124"/>
    <w:rsid w:val="002B5237"/>
    <w:rsid w:val="002C2045"/>
    <w:rsid w:val="002C7A33"/>
    <w:rsid w:val="002D03A5"/>
    <w:rsid w:val="002D35B0"/>
    <w:rsid w:val="002D43DF"/>
    <w:rsid w:val="002D6645"/>
    <w:rsid w:val="002D773A"/>
    <w:rsid w:val="002E3E62"/>
    <w:rsid w:val="002E5776"/>
    <w:rsid w:val="002E5CD5"/>
    <w:rsid w:val="002E5E01"/>
    <w:rsid w:val="002E6190"/>
    <w:rsid w:val="002E6801"/>
    <w:rsid w:val="002E7A9E"/>
    <w:rsid w:val="002F0A9F"/>
    <w:rsid w:val="002F1445"/>
    <w:rsid w:val="002F2DDA"/>
    <w:rsid w:val="002F4561"/>
    <w:rsid w:val="002F684B"/>
    <w:rsid w:val="002F6A5F"/>
    <w:rsid w:val="002F7D94"/>
    <w:rsid w:val="0030078F"/>
    <w:rsid w:val="003012DD"/>
    <w:rsid w:val="00302034"/>
    <w:rsid w:val="0030291E"/>
    <w:rsid w:val="003041BE"/>
    <w:rsid w:val="00305B0B"/>
    <w:rsid w:val="00313687"/>
    <w:rsid w:val="00315014"/>
    <w:rsid w:val="00315974"/>
    <w:rsid w:val="0031632A"/>
    <w:rsid w:val="003173A7"/>
    <w:rsid w:val="0031740E"/>
    <w:rsid w:val="0031793F"/>
    <w:rsid w:val="00320BFE"/>
    <w:rsid w:val="00321392"/>
    <w:rsid w:val="00321E37"/>
    <w:rsid w:val="00322962"/>
    <w:rsid w:val="00322BCD"/>
    <w:rsid w:val="003274BB"/>
    <w:rsid w:val="00331412"/>
    <w:rsid w:val="003314E7"/>
    <w:rsid w:val="003329B9"/>
    <w:rsid w:val="00333A9F"/>
    <w:rsid w:val="0033594C"/>
    <w:rsid w:val="00335C54"/>
    <w:rsid w:val="003366E0"/>
    <w:rsid w:val="00337E5E"/>
    <w:rsid w:val="00340B77"/>
    <w:rsid w:val="003418B5"/>
    <w:rsid w:val="00343AC8"/>
    <w:rsid w:val="00343D97"/>
    <w:rsid w:val="003467AA"/>
    <w:rsid w:val="00351E7F"/>
    <w:rsid w:val="003521E0"/>
    <w:rsid w:val="003532BF"/>
    <w:rsid w:val="00354878"/>
    <w:rsid w:val="003621FB"/>
    <w:rsid w:val="00362762"/>
    <w:rsid w:val="00367F2B"/>
    <w:rsid w:val="00370785"/>
    <w:rsid w:val="00370C71"/>
    <w:rsid w:val="00370DF8"/>
    <w:rsid w:val="003719F9"/>
    <w:rsid w:val="00373210"/>
    <w:rsid w:val="003755EE"/>
    <w:rsid w:val="00376CF9"/>
    <w:rsid w:val="003824FE"/>
    <w:rsid w:val="003825C2"/>
    <w:rsid w:val="003828E8"/>
    <w:rsid w:val="00383516"/>
    <w:rsid w:val="00384C9E"/>
    <w:rsid w:val="00384D1D"/>
    <w:rsid w:val="00386F34"/>
    <w:rsid w:val="00391A41"/>
    <w:rsid w:val="00392B90"/>
    <w:rsid w:val="00393949"/>
    <w:rsid w:val="00393CA5"/>
    <w:rsid w:val="0039406C"/>
    <w:rsid w:val="00397809"/>
    <w:rsid w:val="003A0998"/>
    <w:rsid w:val="003A0A75"/>
    <w:rsid w:val="003A0AE0"/>
    <w:rsid w:val="003A0D2F"/>
    <w:rsid w:val="003A20C2"/>
    <w:rsid w:val="003A20E2"/>
    <w:rsid w:val="003A242C"/>
    <w:rsid w:val="003A4365"/>
    <w:rsid w:val="003A5CBE"/>
    <w:rsid w:val="003A61E2"/>
    <w:rsid w:val="003A6388"/>
    <w:rsid w:val="003A67BB"/>
    <w:rsid w:val="003A7CA1"/>
    <w:rsid w:val="003B030C"/>
    <w:rsid w:val="003B086E"/>
    <w:rsid w:val="003B188C"/>
    <w:rsid w:val="003B3B95"/>
    <w:rsid w:val="003B3CDA"/>
    <w:rsid w:val="003B67CA"/>
    <w:rsid w:val="003C1660"/>
    <w:rsid w:val="003C2BC3"/>
    <w:rsid w:val="003C2DFA"/>
    <w:rsid w:val="003C2F3A"/>
    <w:rsid w:val="003C3D76"/>
    <w:rsid w:val="003C6DBD"/>
    <w:rsid w:val="003C6F72"/>
    <w:rsid w:val="003C6F98"/>
    <w:rsid w:val="003C729E"/>
    <w:rsid w:val="003D1376"/>
    <w:rsid w:val="003D1929"/>
    <w:rsid w:val="003D2FF9"/>
    <w:rsid w:val="003D326A"/>
    <w:rsid w:val="003D4BDE"/>
    <w:rsid w:val="003D5A90"/>
    <w:rsid w:val="003E2F5E"/>
    <w:rsid w:val="003E4195"/>
    <w:rsid w:val="003E5E72"/>
    <w:rsid w:val="003E7AB6"/>
    <w:rsid w:val="003F04FA"/>
    <w:rsid w:val="003F14CB"/>
    <w:rsid w:val="003F4400"/>
    <w:rsid w:val="003F47F9"/>
    <w:rsid w:val="003F5BC4"/>
    <w:rsid w:val="003F5C2E"/>
    <w:rsid w:val="004002AA"/>
    <w:rsid w:val="0040239C"/>
    <w:rsid w:val="00402F44"/>
    <w:rsid w:val="00403815"/>
    <w:rsid w:val="00403B00"/>
    <w:rsid w:val="0040484D"/>
    <w:rsid w:val="0040562A"/>
    <w:rsid w:val="0040607D"/>
    <w:rsid w:val="00406139"/>
    <w:rsid w:val="004063D6"/>
    <w:rsid w:val="00406971"/>
    <w:rsid w:val="00406A6A"/>
    <w:rsid w:val="00410B5A"/>
    <w:rsid w:val="00410DEC"/>
    <w:rsid w:val="00410E06"/>
    <w:rsid w:val="00411168"/>
    <w:rsid w:val="00412044"/>
    <w:rsid w:val="00413CED"/>
    <w:rsid w:val="00414860"/>
    <w:rsid w:val="0041556C"/>
    <w:rsid w:val="004157D0"/>
    <w:rsid w:val="00415B86"/>
    <w:rsid w:val="004175DB"/>
    <w:rsid w:val="00417EA9"/>
    <w:rsid w:val="004222DC"/>
    <w:rsid w:val="00422364"/>
    <w:rsid w:val="00424BB5"/>
    <w:rsid w:val="004250C6"/>
    <w:rsid w:val="0042532C"/>
    <w:rsid w:val="0042579B"/>
    <w:rsid w:val="0042587E"/>
    <w:rsid w:val="00427373"/>
    <w:rsid w:val="0043663A"/>
    <w:rsid w:val="00436D1A"/>
    <w:rsid w:val="00440B74"/>
    <w:rsid w:val="00441865"/>
    <w:rsid w:val="0044373C"/>
    <w:rsid w:val="0044512F"/>
    <w:rsid w:val="00445D44"/>
    <w:rsid w:val="00445DA4"/>
    <w:rsid w:val="004466C0"/>
    <w:rsid w:val="00446B62"/>
    <w:rsid w:val="00447D3C"/>
    <w:rsid w:val="004502EE"/>
    <w:rsid w:val="00450A2B"/>
    <w:rsid w:val="004517BD"/>
    <w:rsid w:val="004517E8"/>
    <w:rsid w:val="00452394"/>
    <w:rsid w:val="00452648"/>
    <w:rsid w:val="00452FC2"/>
    <w:rsid w:val="004530AB"/>
    <w:rsid w:val="00453B3C"/>
    <w:rsid w:val="00453B47"/>
    <w:rsid w:val="00457215"/>
    <w:rsid w:val="00463580"/>
    <w:rsid w:val="00463721"/>
    <w:rsid w:val="00465333"/>
    <w:rsid w:val="00465BD6"/>
    <w:rsid w:val="004700CB"/>
    <w:rsid w:val="00470E30"/>
    <w:rsid w:val="004719B6"/>
    <w:rsid w:val="00471D92"/>
    <w:rsid w:val="0047218D"/>
    <w:rsid w:val="00473390"/>
    <w:rsid w:val="00480006"/>
    <w:rsid w:val="00480B1D"/>
    <w:rsid w:val="00481542"/>
    <w:rsid w:val="00481DE3"/>
    <w:rsid w:val="00482E1D"/>
    <w:rsid w:val="00483B2D"/>
    <w:rsid w:val="004848B2"/>
    <w:rsid w:val="00486F63"/>
    <w:rsid w:val="00491470"/>
    <w:rsid w:val="00491C3E"/>
    <w:rsid w:val="004930BC"/>
    <w:rsid w:val="00493830"/>
    <w:rsid w:val="00493DCA"/>
    <w:rsid w:val="004952B4"/>
    <w:rsid w:val="0049556B"/>
    <w:rsid w:val="0049684A"/>
    <w:rsid w:val="00497B49"/>
    <w:rsid w:val="004A0580"/>
    <w:rsid w:val="004A1402"/>
    <w:rsid w:val="004A1735"/>
    <w:rsid w:val="004A2A6A"/>
    <w:rsid w:val="004A3B99"/>
    <w:rsid w:val="004A5524"/>
    <w:rsid w:val="004A5870"/>
    <w:rsid w:val="004A7F5A"/>
    <w:rsid w:val="004B2CCC"/>
    <w:rsid w:val="004B3EF8"/>
    <w:rsid w:val="004C10E5"/>
    <w:rsid w:val="004C201D"/>
    <w:rsid w:val="004C3F1A"/>
    <w:rsid w:val="004C62FC"/>
    <w:rsid w:val="004C6774"/>
    <w:rsid w:val="004C6E98"/>
    <w:rsid w:val="004D2583"/>
    <w:rsid w:val="004D5FC0"/>
    <w:rsid w:val="004D6D49"/>
    <w:rsid w:val="004D76C0"/>
    <w:rsid w:val="004E010F"/>
    <w:rsid w:val="004E0497"/>
    <w:rsid w:val="004E04DB"/>
    <w:rsid w:val="004E16C1"/>
    <w:rsid w:val="004E1A5C"/>
    <w:rsid w:val="004E2333"/>
    <w:rsid w:val="004E2F34"/>
    <w:rsid w:val="004E3EEB"/>
    <w:rsid w:val="004E43D1"/>
    <w:rsid w:val="004E46EB"/>
    <w:rsid w:val="004F1F13"/>
    <w:rsid w:val="004F2C8C"/>
    <w:rsid w:val="004F797F"/>
    <w:rsid w:val="00500F07"/>
    <w:rsid w:val="005026FE"/>
    <w:rsid w:val="005056EA"/>
    <w:rsid w:val="00506D38"/>
    <w:rsid w:val="005071E1"/>
    <w:rsid w:val="0051121E"/>
    <w:rsid w:val="0051245C"/>
    <w:rsid w:val="0051368B"/>
    <w:rsid w:val="00513B9B"/>
    <w:rsid w:val="00522AE7"/>
    <w:rsid w:val="00523B64"/>
    <w:rsid w:val="00523F05"/>
    <w:rsid w:val="0052447C"/>
    <w:rsid w:val="0052513D"/>
    <w:rsid w:val="0052595B"/>
    <w:rsid w:val="00525B3C"/>
    <w:rsid w:val="00525B70"/>
    <w:rsid w:val="005260E4"/>
    <w:rsid w:val="00527459"/>
    <w:rsid w:val="005301A4"/>
    <w:rsid w:val="00531C14"/>
    <w:rsid w:val="00533476"/>
    <w:rsid w:val="00533E54"/>
    <w:rsid w:val="005340F6"/>
    <w:rsid w:val="00534782"/>
    <w:rsid w:val="00534C0C"/>
    <w:rsid w:val="005416E4"/>
    <w:rsid w:val="005423E8"/>
    <w:rsid w:val="0054299C"/>
    <w:rsid w:val="0054327B"/>
    <w:rsid w:val="00543B27"/>
    <w:rsid w:val="00545DC2"/>
    <w:rsid w:val="005461D1"/>
    <w:rsid w:val="005534C7"/>
    <w:rsid w:val="005540C4"/>
    <w:rsid w:val="00555872"/>
    <w:rsid w:val="00555CC9"/>
    <w:rsid w:val="00557DE4"/>
    <w:rsid w:val="00560E71"/>
    <w:rsid w:val="005615CD"/>
    <w:rsid w:val="0056183C"/>
    <w:rsid w:val="005631FF"/>
    <w:rsid w:val="00563BDE"/>
    <w:rsid w:val="00565A90"/>
    <w:rsid w:val="00566086"/>
    <w:rsid w:val="005662FB"/>
    <w:rsid w:val="005675EB"/>
    <w:rsid w:val="00570B4E"/>
    <w:rsid w:val="005749D4"/>
    <w:rsid w:val="0058168C"/>
    <w:rsid w:val="0058232F"/>
    <w:rsid w:val="005830E1"/>
    <w:rsid w:val="0058444F"/>
    <w:rsid w:val="005849F5"/>
    <w:rsid w:val="00585D8A"/>
    <w:rsid w:val="0058641D"/>
    <w:rsid w:val="005918EF"/>
    <w:rsid w:val="005935D0"/>
    <w:rsid w:val="0059371E"/>
    <w:rsid w:val="00597432"/>
    <w:rsid w:val="005975F8"/>
    <w:rsid w:val="00597B2C"/>
    <w:rsid w:val="005A09E6"/>
    <w:rsid w:val="005A3532"/>
    <w:rsid w:val="005A3C94"/>
    <w:rsid w:val="005A42F4"/>
    <w:rsid w:val="005A4B5F"/>
    <w:rsid w:val="005A72D0"/>
    <w:rsid w:val="005A7D36"/>
    <w:rsid w:val="005B00F9"/>
    <w:rsid w:val="005B038B"/>
    <w:rsid w:val="005B2493"/>
    <w:rsid w:val="005B2B96"/>
    <w:rsid w:val="005B2FAA"/>
    <w:rsid w:val="005B553D"/>
    <w:rsid w:val="005B5D77"/>
    <w:rsid w:val="005C20A5"/>
    <w:rsid w:val="005C4662"/>
    <w:rsid w:val="005D0409"/>
    <w:rsid w:val="005D4068"/>
    <w:rsid w:val="005D4120"/>
    <w:rsid w:val="005D6599"/>
    <w:rsid w:val="005D65CB"/>
    <w:rsid w:val="005D7420"/>
    <w:rsid w:val="005D7F75"/>
    <w:rsid w:val="005E0E7B"/>
    <w:rsid w:val="005E12D4"/>
    <w:rsid w:val="005E16E2"/>
    <w:rsid w:val="005E1745"/>
    <w:rsid w:val="005E23E5"/>
    <w:rsid w:val="005E744F"/>
    <w:rsid w:val="005E7BC1"/>
    <w:rsid w:val="005F0D01"/>
    <w:rsid w:val="005F0ED8"/>
    <w:rsid w:val="005F3AA2"/>
    <w:rsid w:val="006007AF"/>
    <w:rsid w:val="0060146E"/>
    <w:rsid w:val="00601C52"/>
    <w:rsid w:val="006053F3"/>
    <w:rsid w:val="00606B33"/>
    <w:rsid w:val="00607A4B"/>
    <w:rsid w:val="006128E1"/>
    <w:rsid w:val="00613A18"/>
    <w:rsid w:val="00613E7C"/>
    <w:rsid w:val="00615103"/>
    <w:rsid w:val="00615980"/>
    <w:rsid w:val="00617523"/>
    <w:rsid w:val="0062021A"/>
    <w:rsid w:val="006208E4"/>
    <w:rsid w:val="00620CD7"/>
    <w:rsid w:val="0062293F"/>
    <w:rsid w:val="00623804"/>
    <w:rsid w:val="00626305"/>
    <w:rsid w:val="00627055"/>
    <w:rsid w:val="00631857"/>
    <w:rsid w:val="0063192D"/>
    <w:rsid w:val="0063247E"/>
    <w:rsid w:val="00634907"/>
    <w:rsid w:val="006358FE"/>
    <w:rsid w:val="0063673E"/>
    <w:rsid w:val="00636766"/>
    <w:rsid w:val="00636990"/>
    <w:rsid w:val="00636D47"/>
    <w:rsid w:val="0063712D"/>
    <w:rsid w:val="00637C75"/>
    <w:rsid w:val="00642829"/>
    <w:rsid w:val="00642BD3"/>
    <w:rsid w:val="0064375A"/>
    <w:rsid w:val="00645BD9"/>
    <w:rsid w:val="006466D7"/>
    <w:rsid w:val="006512A2"/>
    <w:rsid w:val="006519E0"/>
    <w:rsid w:val="006521A3"/>
    <w:rsid w:val="006525AB"/>
    <w:rsid w:val="0065367D"/>
    <w:rsid w:val="00653823"/>
    <w:rsid w:val="00654E69"/>
    <w:rsid w:val="00655CFD"/>
    <w:rsid w:val="00656DC6"/>
    <w:rsid w:val="00657B47"/>
    <w:rsid w:val="00662F87"/>
    <w:rsid w:val="00665683"/>
    <w:rsid w:val="00666789"/>
    <w:rsid w:val="006715BD"/>
    <w:rsid w:val="006717E9"/>
    <w:rsid w:val="0067360B"/>
    <w:rsid w:val="006751DA"/>
    <w:rsid w:val="00675EF8"/>
    <w:rsid w:val="00676D9E"/>
    <w:rsid w:val="00683B83"/>
    <w:rsid w:val="0068438E"/>
    <w:rsid w:val="00684864"/>
    <w:rsid w:val="00685A7E"/>
    <w:rsid w:val="00685E35"/>
    <w:rsid w:val="00686330"/>
    <w:rsid w:val="00686565"/>
    <w:rsid w:val="00687D3A"/>
    <w:rsid w:val="00687E2B"/>
    <w:rsid w:val="00690264"/>
    <w:rsid w:val="00691D9C"/>
    <w:rsid w:val="00693D35"/>
    <w:rsid w:val="00695E29"/>
    <w:rsid w:val="00695E8D"/>
    <w:rsid w:val="00697D37"/>
    <w:rsid w:val="00697FD5"/>
    <w:rsid w:val="006A03F1"/>
    <w:rsid w:val="006A0653"/>
    <w:rsid w:val="006A120D"/>
    <w:rsid w:val="006A26D8"/>
    <w:rsid w:val="006A2AE6"/>
    <w:rsid w:val="006A5864"/>
    <w:rsid w:val="006A633C"/>
    <w:rsid w:val="006B0A10"/>
    <w:rsid w:val="006B2030"/>
    <w:rsid w:val="006B259F"/>
    <w:rsid w:val="006B3680"/>
    <w:rsid w:val="006B739C"/>
    <w:rsid w:val="006B772E"/>
    <w:rsid w:val="006B7F27"/>
    <w:rsid w:val="006C020A"/>
    <w:rsid w:val="006C0E4E"/>
    <w:rsid w:val="006C134E"/>
    <w:rsid w:val="006C1607"/>
    <w:rsid w:val="006C23BC"/>
    <w:rsid w:val="006C3960"/>
    <w:rsid w:val="006C414C"/>
    <w:rsid w:val="006C4897"/>
    <w:rsid w:val="006C5575"/>
    <w:rsid w:val="006C5976"/>
    <w:rsid w:val="006C78B4"/>
    <w:rsid w:val="006C7951"/>
    <w:rsid w:val="006C7DDF"/>
    <w:rsid w:val="006D1440"/>
    <w:rsid w:val="006D4FB6"/>
    <w:rsid w:val="006D7B40"/>
    <w:rsid w:val="006E11E0"/>
    <w:rsid w:val="006E127B"/>
    <w:rsid w:val="006E281D"/>
    <w:rsid w:val="006E5798"/>
    <w:rsid w:val="006E5CC1"/>
    <w:rsid w:val="006E5CCA"/>
    <w:rsid w:val="006E6B7A"/>
    <w:rsid w:val="006E6EB9"/>
    <w:rsid w:val="006F1501"/>
    <w:rsid w:val="006F2265"/>
    <w:rsid w:val="006F5BFD"/>
    <w:rsid w:val="0070353C"/>
    <w:rsid w:val="00706B7D"/>
    <w:rsid w:val="00707464"/>
    <w:rsid w:val="007107A0"/>
    <w:rsid w:val="00711FF0"/>
    <w:rsid w:val="0071254D"/>
    <w:rsid w:val="00712E32"/>
    <w:rsid w:val="007142D4"/>
    <w:rsid w:val="00714557"/>
    <w:rsid w:val="0071628F"/>
    <w:rsid w:val="0071660B"/>
    <w:rsid w:val="00716C85"/>
    <w:rsid w:val="00727BD6"/>
    <w:rsid w:val="00727F70"/>
    <w:rsid w:val="00730638"/>
    <w:rsid w:val="007319E6"/>
    <w:rsid w:val="00731B9D"/>
    <w:rsid w:val="00733A33"/>
    <w:rsid w:val="00733C23"/>
    <w:rsid w:val="007376D3"/>
    <w:rsid w:val="0073795F"/>
    <w:rsid w:val="007443FB"/>
    <w:rsid w:val="00747AA0"/>
    <w:rsid w:val="007518EE"/>
    <w:rsid w:val="00755B9E"/>
    <w:rsid w:val="00755E14"/>
    <w:rsid w:val="00756F25"/>
    <w:rsid w:val="00762F6D"/>
    <w:rsid w:val="00764CD8"/>
    <w:rsid w:val="007657CA"/>
    <w:rsid w:val="00766EBA"/>
    <w:rsid w:val="00766F21"/>
    <w:rsid w:val="00770C90"/>
    <w:rsid w:val="007726A7"/>
    <w:rsid w:val="00773004"/>
    <w:rsid w:val="007730A3"/>
    <w:rsid w:val="00773BC0"/>
    <w:rsid w:val="00774EA1"/>
    <w:rsid w:val="0077564F"/>
    <w:rsid w:val="007767AB"/>
    <w:rsid w:val="00777CBF"/>
    <w:rsid w:val="00777CC6"/>
    <w:rsid w:val="007807C8"/>
    <w:rsid w:val="00782F43"/>
    <w:rsid w:val="00783113"/>
    <w:rsid w:val="007834AA"/>
    <w:rsid w:val="00785C07"/>
    <w:rsid w:val="00785E57"/>
    <w:rsid w:val="00785F08"/>
    <w:rsid w:val="0078624E"/>
    <w:rsid w:val="00786F14"/>
    <w:rsid w:val="00787722"/>
    <w:rsid w:val="0079045C"/>
    <w:rsid w:val="007909A6"/>
    <w:rsid w:val="00793922"/>
    <w:rsid w:val="00793DAF"/>
    <w:rsid w:val="00797EAA"/>
    <w:rsid w:val="007A11ED"/>
    <w:rsid w:val="007A34D4"/>
    <w:rsid w:val="007A4CA5"/>
    <w:rsid w:val="007A6621"/>
    <w:rsid w:val="007A68FA"/>
    <w:rsid w:val="007A6D54"/>
    <w:rsid w:val="007A7432"/>
    <w:rsid w:val="007B0C21"/>
    <w:rsid w:val="007B21BC"/>
    <w:rsid w:val="007B2D15"/>
    <w:rsid w:val="007B2D59"/>
    <w:rsid w:val="007B3F97"/>
    <w:rsid w:val="007B649B"/>
    <w:rsid w:val="007B7379"/>
    <w:rsid w:val="007C2148"/>
    <w:rsid w:val="007C2AC0"/>
    <w:rsid w:val="007C33F4"/>
    <w:rsid w:val="007C3E3F"/>
    <w:rsid w:val="007C506D"/>
    <w:rsid w:val="007C6ACA"/>
    <w:rsid w:val="007D2775"/>
    <w:rsid w:val="007D6F16"/>
    <w:rsid w:val="007D7225"/>
    <w:rsid w:val="007E0298"/>
    <w:rsid w:val="007E051A"/>
    <w:rsid w:val="007E216E"/>
    <w:rsid w:val="007E2A61"/>
    <w:rsid w:val="007E3320"/>
    <w:rsid w:val="007E3ADB"/>
    <w:rsid w:val="007E3CD8"/>
    <w:rsid w:val="007E51EE"/>
    <w:rsid w:val="007E574B"/>
    <w:rsid w:val="007E6632"/>
    <w:rsid w:val="007E69BD"/>
    <w:rsid w:val="007E70FD"/>
    <w:rsid w:val="007E72F3"/>
    <w:rsid w:val="007E736D"/>
    <w:rsid w:val="007E7F2C"/>
    <w:rsid w:val="007F076F"/>
    <w:rsid w:val="007F1C02"/>
    <w:rsid w:val="007F1E6F"/>
    <w:rsid w:val="007F2784"/>
    <w:rsid w:val="007F495B"/>
    <w:rsid w:val="007F605F"/>
    <w:rsid w:val="007F68FD"/>
    <w:rsid w:val="007F7659"/>
    <w:rsid w:val="007F7AE0"/>
    <w:rsid w:val="00800A1C"/>
    <w:rsid w:val="00800B6E"/>
    <w:rsid w:val="00801B2C"/>
    <w:rsid w:val="00802B81"/>
    <w:rsid w:val="008044D9"/>
    <w:rsid w:val="00804913"/>
    <w:rsid w:val="00804A56"/>
    <w:rsid w:val="00805B60"/>
    <w:rsid w:val="00805E03"/>
    <w:rsid w:val="00806AFC"/>
    <w:rsid w:val="008079CE"/>
    <w:rsid w:val="00810C36"/>
    <w:rsid w:val="00813297"/>
    <w:rsid w:val="0081520C"/>
    <w:rsid w:val="008159F1"/>
    <w:rsid w:val="00815B54"/>
    <w:rsid w:val="00817B20"/>
    <w:rsid w:val="00817B46"/>
    <w:rsid w:val="0082117E"/>
    <w:rsid w:val="00821BAA"/>
    <w:rsid w:val="008227BD"/>
    <w:rsid w:val="00822CF2"/>
    <w:rsid w:val="0082567A"/>
    <w:rsid w:val="00825DD2"/>
    <w:rsid w:val="0082646E"/>
    <w:rsid w:val="008303E9"/>
    <w:rsid w:val="00831AC8"/>
    <w:rsid w:val="00831B61"/>
    <w:rsid w:val="00831F9B"/>
    <w:rsid w:val="00832D07"/>
    <w:rsid w:val="00833479"/>
    <w:rsid w:val="0083500E"/>
    <w:rsid w:val="00836032"/>
    <w:rsid w:val="00836E0B"/>
    <w:rsid w:val="00841694"/>
    <w:rsid w:val="0084212D"/>
    <w:rsid w:val="00843681"/>
    <w:rsid w:val="00844110"/>
    <w:rsid w:val="008448E6"/>
    <w:rsid w:val="00844969"/>
    <w:rsid w:val="008468C1"/>
    <w:rsid w:val="00852029"/>
    <w:rsid w:val="008522B3"/>
    <w:rsid w:val="008530A6"/>
    <w:rsid w:val="00855419"/>
    <w:rsid w:val="008561B8"/>
    <w:rsid w:val="00856668"/>
    <w:rsid w:val="008566BE"/>
    <w:rsid w:val="00857D80"/>
    <w:rsid w:val="0086064B"/>
    <w:rsid w:val="0086071C"/>
    <w:rsid w:val="008618AC"/>
    <w:rsid w:val="00861C9C"/>
    <w:rsid w:val="00867AD3"/>
    <w:rsid w:val="008710AD"/>
    <w:rsid w:val="008714AE"/>
    <w:rsid w:val="0087284A"/>
    <w:rsid w:val="00874820"/>
    <w:rsid w:val="00877BDD"/>
    <w:rsid w:val="0088038D"/>
    <w:rsid w:val="0088098E"/>
    <w:rsid w:val="0088460C"/>
    <w:rsid w:val="00884F2C"/>
    <w:rsid w:val="00885068"/>
    <w:rsid w:val="00886D48"/>
    <w:rsid w:val="008874CD"/>
    <w:rsid w:val="0089691C"/>
    <w:rsid w:val="00896D8C"/>
    <w:rsid w:val="00896FD1"/>
    <w:rsid w:val="008A19DC"/>
    <w:rsid w:val="008A3436"/>
    <w:rsid w:val="008A4298"/>
    <w:rsid w:val="008A51E9"/>
    <w:rsid w:val="008A57CF"/>
    <w:rsid w:val="008A5C8E"/>
    <w:rsid w:val="008A66B4"/>
    <w:rsid w:val="008A6D70"/>
    <w:rsid w:val="008B0D6B"/>
    <w:rsid w:val="008B0FAA"/>
    <w:rsid w:val="008B14A0"/>
    <w:rsid w:val="008B1BD0"/>
    <w:rsid w:val="008B1C44"/>
    <w:rsid w:val="008B21EC"/>
    <w:rsid w:val="008B3241"/>
    <w:rsid w:val="008B65D9"/>
    <w:rsid w:val="008C1EEF"/>
    <w:rsid w:val="008C3176"/>
    <w:rsid w:val="008C6DC5"/>
    <w:rsid w:val="008D1644"/>
    <w:rsid w:val="008D2EFE"/>
    <w:rsid w:val="008D3628"/>
    <w:rsid w:val="008D401D"/>
    <w:rsid w:val="008D4EA7"/>
    <w:rsid w:val="008D53A1"/>
    <w:rsid w:val="008D542B"/>
    <w:rsid w:val="008D6555"/>
    <w:rsid w:val="008D698C"/>
    <w:rsid w:val="008D7238"/>
    <w:rsid w:val="008E0490"/>
    <w:rsid w:val="008E0A09"/>
    <w:rsid w:val="008E19AA"/>
    <w:rsid w:val="008E2461"/>
    <w:rsid w:val="008E31AF"/>
    <w:rsid w:val="008E42EC"/>
    <w:rsid w:val="008E456A"/>
    <w:rsid w:val="008E68E3"/>
    <w:rsid w:val="008E6A59"/>
    <w:rsid w:val="008E7864"/>
    <w:rsid w:val="008F18D9"/>
    <w:rsid w:val="008F1D29"/>
    <w:rsid w:val="008F1EAF"/>
    <w:rsid w:val="008F4043"/>
    <w:rsid w:val="008F434D"/>
    <w:rsid w:val="008F44DA"/>
    <w:rsid w:val="008F5038"/>
    <w:rsid w:val="008F6F88"/>
    <w:rsid w:val="008F754F"/>
    <w:rsid w:val="00900166"/>
    <w:rsid w:val="009008F7"/>
    <w:rsid w:val="00901CE8"/>
    <w:rsid w:val="009030CA"/>
    <w:rsid w:val="00903642"/>
    <w:rsid w:val="00903FE1"/>
    <w:rsid w:val="00904B2B"/>
    <w:rsid w:val="00913F3B"/>
    <w:rsid w:val="00914E13"/>
    <w:rsid w:val="00914E20"/>
    <w:rsid w:val="0091663B"/>
    <w:rsid w:val="00916E4B"/>
    <w:rsid w:val="00917B50"/>
    <w:rsid w:val="00926040"/>
    <w:rsid w:val="00927A88"/>
    <w:rsid w:val="00930621"/>
    <w:rsid w:val="009310C1"/>
    <w:rsid w:val="00932C0C"/>
    <w:rsid w:val="009332BC"/>
    <w:rsid w:val="00933324"/>
    <w:rsid w:val="00936AB3"/>
    <w:rsid w:val="00937E16"/>
    <w:rsid w:val="00937FE8"/>
    <w:rsid w:val="009404BD"/>
    <w:rsid w:val="00941A7A"/>
    <w:rsid w:val="00941F9B"/>
    <w:rsid w:val="00942C23"/>
    <w:rsid w:val="00944AF3"/>
    <w:rsid w:val="009468A9"/>
    <w:rsid w:val="009508C0"/>
    <w:rsid w:val="009528E3"/>
    <w:rsid w:val="00952ED6"/>
    <w:rsid w:val="00954015"/>
    <w:rsid w:val="00954E11"/>
    <w:rsid w:val="00955D07"/>
    <w:rsid w:val="00955DCE"/>
    <w:rsid w:val="009600A8"/>
    <w:rsid w:val="009606EF"/>
    <w:rsid w:val="00962408"/>
    <w:rsid w:val="00962D33"/>
    <w:rsid w:val="00963639"/>
    <w:rsid w:val="009638BD"/>
    <w:rsid w:val="00963E1D"/>
    <w:rsid w:val="009640A4"/>
    <w:rsid w:val="0096670C"/>
    <w:rsid w:val="00967209"/>
    <w:rsid w:val="00967FC2"/>
    <w:rsid w:val="009749D7"/>
    <w:rsid w:val="00977ACB"/>
    <w:rsid w:val="00977B74"/>
    <w:rsid w:val="0098070E"/>
    <w:rsid w:val="00980EDC"/>
    <w:rsid w:val="00983A68"/>
    <w:rsid w:val="00984FFF"/>
    <w:rsid w:val="0098525F"/>
    <w:rsid w:val="00987DFA"/>
    <w:rsid w:val="00990EBC"/>
    <w:rsid w:val="009912CF"/>
    <w:rsid w:val="009926AD"/>
    <w:rsid w:val="009954C6"/>
    <w:rsid w:val="00995B79"/>
    <w:rsid w:val="00997A55"/>
    <w:rsid w:val="009A0AD3"/>
    <w:rsid w:val="009A1752"/>
    <w:rsid w:val="009A17BA"/>
    <w:rsid w:val="009A19E1"/>
    <w:rsid w:val="009A1AA4"/>
    <w:rsid w:val="009A3A03"/>
    <w:rsid w:val="009A3C1F"/>
    <w:rsid w:val="009A4CFE"/>
    <w:rsid w:val="009A54D7"/>
    <w:rsid w:val="009A71A8"/>
    <w:rsid w:val="009B28C8"/>
    <w:rsid w:val="009B5594"/>
    <w:rsid w:val="009C3C2F"/>
    <w:rsid w:val="009C5235"/>
    <w:rsid w:val="009C5562"/>
    <w:rsid w:val="009C61A8"/>
    <w:rsid w:val="009C65DA"/>
    <w:rsid w:val="009C6DB5"/>
    <w:rsid w:val="009C7F3A"/>
    <w:rsid w:val="009D2AF1"/>
    <w:rsid w:val="009D3CDA"/>
    <w:rsid w:val="009D43D4"/>
    <w:rsid w:val="009D4597"/>
    <w:rsid w:val="009E0B62"/>
    <w:rsid w:val="009E2C5E"/>
    <w:rsid w:val="009E4FA3"/>
    <w:rsid w:val="009E6542"/>
    <w:rsid w:val="009E706F"/>
    <w:rsid w:val="009F0911"/>
    <w:rsid w:val="009F115F"/>
    <w:rsid w:val="009F1A31"/>
    <w:rsid w:val="009F3B22"/>
    <w:rsid w:val="009F4BA6"/>
    <w:rsid w:val="009F4BFE"/>
    <w:rsid w:val="009F4D46"/>
    <w:rsid w:val="009F56A5"/>
    <w:rsid w:val="009F6694"/>
    <w:rsid w:val="009F77E6"/>
    <w:rsid w:val="009F7A0E"/>
    <w:rsid w:val="00A025BE"/>
    <w:rsid w:val="00A02E39"/>
    <w:rsid w:val="00A03382"/>
    <w:rsid w:val="00A033E5"/>
    <w:rsid w:val="00A0368E"/>
    <w:rsid w:val="00A0399C"/>
    <w:rsid w:val="00A048CB"/>
    <w:rsid w:val="00A07812"/>
    <w:rsid w:val="00A0788A"/>
    <w:rsid w:val="00A10A13"/>
    <w:rsid w:val="00A121DE"/>
    <w:rsid w:val="00A13001"/>
    <w:rsid w:val="00A134C2"/>
    <w:rsid w:val="00A14F8B"/>
    <w:rsid w:val="00A15EB6"/>
    <w:rsid w:val="00A16D26"/>
    <w:rsid w:val="00A16E81"/>
    <w:rsid w:val="00A17B3A"/>
    <w:rsid w:val="00A20145"/>
    <w:rsid w:val="00A2069D"/>
    <w:rsid w:val="00A20AB2"/>
    <w:rsid w:val="00A216A6"/>
    <w:rsid w:val="00A2204B"/>
    <w:rsid w:val="00A22DC0"/>
    <w:rsid w:val="00A230D2"/>
    <w:rsid w:val="00A24499"/>
    <w:rsid w:val="00A26D37"/>
    <w:rsid w:val="00A26DE9"/>
    <w:rsid w:val="00A30580"/>
    <w:rsid w:val="00A31DD0"/>
    <w:rsid w:val="00A33A68"/>
    <w:rsid w:val="00A34E69"/>
    <w:rsid w:val="00A366C5"/>
    <w:rsid w:val="00A378D3"/>
    <w:rsid w:val="00A42E0D"/>
    <w:rsid w:val="00A4751F"/>
    <w:rsid w:val="00A477A3"/>
    <w:rsid w:val="00A52488"/>
    <w:rsid w:val="00A524DD"/>
    <w:rsid w:val="00A528F3"/>
    <w:rsid w:val="00A54A24"/>
    <w:rsid w:val="00A60645"/>
    <w:rsid w:val="00A61A5D"/>
    <w:rsid w:val="00A62639"/>
    <w:rsid w:val="00A62E6D"/>
    <w:rsid w:val="00A63C5A"/>
    <w:rsid w:val="00A641D3"/>
    <w:rsid w:val="00A644DA"/>
    <w:rsid w:val="00A6743C"/>
    <w:rsid w:val="00A72B92"/>
    <w:rsid w:val="00A74090"/>
    <w:rsid w:val="00A752F5"/>
    <w:rsid w:val="00A75497"/>
    <w:rsid w:val="00A777A9"/>
    <w:rsid w:val="00A80239"/>
    <w:rsid w:val="00A861DE"/>
    <w:rsid w:val="00A87823"/>
    <w:rsid w:val="00A878A2"/>
    <w:rsid w:val="00A91504"/>
    <w:rsid w:val="00A91BA2"/>
    <w:rsid w:val="00A94E8C"/>
    <w:rsid w:val="00A953A5"/>
    <w:rsid w:val="00A9597D"/>
    <w:rsid w:val="00A959D2"/>
    <w:rsid w:val="00A95E65"/>
    <w:rsid w:val="00A97424"/>
    <w:rsid w:val="00A976A2"/>
    <w:rsid w:val="00A97EEF"/>
    <w:rsid w:val="00AA02FC"/>
    <w:rsid w:val="00AA1179"/>
    <w:rsid w:val="00AA5DA0"/>
    <w:rsid w:val="00AA68A0"/>
    <w:rsid w:val="00AB24F1"/>
    <w:rsid w:val="00AB28DD"/>
    <w:rsid w:val="00AB4050"/>
    <w:rsid w:val="00AB5E6C"/>
    <w:rsid w:val="00AB5F3A"/>
    <w:rsid w:val="00AB6488"/>
    <w:rsid w:val="00AB6E28"/>
    <w:rsid w:val="00AB7D5D"/>
    <w:rsid w:val="00AC1AB5"/>
    <w:rsid w:val="00AC4518"/>
    <w:rsid w:val="00AC5E10"/>
    <w:rsid w:val="00AC6CDF"/>
    <w:rsid w:val="00AD030B"/>
    <w:rsid w:val="00AD16BB"/>
    <w:rsid w:val="00AD1D13"/>
    <w:rsid w:val="00AD2188"/>
    <w:rsid w:val="00AD38D7"/>
    <w:rsid w:val="00AD399B"/>
    <w:rsid w:val="00AD4439"/>
    <w:rsid w:val="00AD653A"/>
    <w:rsid w:val="00AD70CB"/>
    <w:rsid w:val="00AD7392"/>
    <w:rsid w:val="00AD7D1F"/>
    <w:rsid w:val="00AD7FCF"/>
    <w:rsid w:val="00AE3028"/>
    <w:rsid w:val="00AE3DD5"/>
    <w:rsid w:val="00AE464A"/>
    <w:rsid w:val="00AE4C33"/>
    <w:rsid w:val="00AE54B1"/>
    <w:rsid w:val="00AE589B"/>
    <w:rsid w:val="00AE6AC3"/>
    <w:rsid w:val="00AE7A0D"/>
    <w:rsid w:val="00AF04D9"/>
    <w:rsid w:val="00AF1BC6"/>
    <w:rsid w:val="00AF3369"/>
    <w:rsid w:val="00AF406B"/>
    <w:rsid w:val="00AF483B"/>
    <w:rsid w:val="00AF4C60"/>
    <w:rsid w:val="00AF6863"/>
    <w:rsid w:val="00AF6C58"/>
    <w:rsid w:val="00B00302"/>
    <w:rsid w:val="00B00AE0"/>
    <w:rsid w:val="00B0380C"/>
    <w:rsid w:val="00B04312"/>
    <w:rsid w:val="00B104EB"/>
    <w:rsid w:val="00B105BE"/>
    <w:rsid w:val="00B10C3D"/>
    <w:rsid w:val="00B12078"/>
    <w:rsid w:val="00B15375"/>
    <w:rsid w:val="00B170E3"/>
    <w:rsid w:val="00B17736"/>
    <w:rsid w:val="00B20506"/>
    <w:rsid w:val="00B217EB"/>
    <w:rsid w:val="00B21D0D"/>
    <w:rsid w:val="00B22B6C"/>
    <w:rsid w:val="00B23709"/>
    <w:rsid w:val="00B23B83"/>
    <w:rsid w:val="00B25C09"/>
    <w:rsid w:val="00B2753C"/>
    <w:rsid w:val="00B3051C"/>
    <w:rsid w:val="00B318DD"/>
    <w:rsid w:val="00B32F51"/>
    <w:rsid w:val="00B35344"/>
    <w:rsid w:val="00B353BA"/>
    <w:rsid w:val="00B35C4A"/>
    <w:rsid w:val="00B36EB2"/>
    <w:rsid w:val="00B404A3"/>
    <w:rsid w:val="00B43848"/>
    <w:rsid w:val="00B44295"/>
    <w:rsid w:val="00B444F9"/>
    <w:rsid w:val="00B4477E"/>
    <w:rsid w:val="00B530CC"/>
    <w:rsid w:val="00B55BB6"/>
    <w:rsid w:val="00B567A9"/>
    <w:rsid w:val="00B6043B"/>
    <w:rsid w:val="00B6200A"/>
    <w:rsid w:val="00B62813"/>
    <w:rsid w:val="00B62B41"/>
    <w:rsid w:val="00B62C8E"/>
    <w:rsid w:val="00B62D44"/>
    <w:rsid w:val="00B63A3D"/>
    <w:rsid w:val="00B64089"/>
    <w:rsid w:val="00B64964"/>
    <w:rsid w:val="00B656AC"/>
    <w:rsid w:val="00B66233"/>
    <w:rsid w:val="00B66DEF"/>
    <w:rsid w:val="00B67A9E"/>
    <w:rsid w:val="00B7192A"/>
    <w:rsid w:val="00B72496"/>
    <w:rsid w:val="00B734BC"/>
    <w:rsid w:val="00B74036"/>
    <w:rsid w:val="00B76B3B"/>
    <w:rsid w:val="00B76B81"/>
    <w:rsid w:val="00B805A0"/>
    <w:rsid w:val="00B81825"/>
    <w:rsid w:val="00B8249F"/>
    <w:rsid w:val="00B847CA"/>
    <w:rsid w:val="00B85466"/>
    <w:rsid w:val="00B866CC"/>
    <w:rsid w:val="00B86826"/>
    <w:rsid w:val="00B904CD"/>
    <w:rsid w:val="00B91ED6"/>
    <w:rsid w:val="00B9381B"/>
    <w:rsid w:val="00B96329"/>
    <w:rsid w:val="00B9677D"/>
    <w:rsid w:val="00B97EF8"/>
    <w:rsid w:val="00B97FEC"/>
    <w:rsid w:val="00BA1C47"/>
    <w:rsid w:val="00BA2EB0"/>
    <w:rsid w:val="00BA45F2"/>
    <w:rsid w:val="00BA6822"/>
    <w:rsid w:val="00BB0080"/>
    <w:rsid w:val="00BB13EF"/>
    <w:rsid w:val="00BB1D6D"/>
    <w:rsid w:val="00BB29F6"/>
    <w:rsid w:val="00BB2DA1"/>
    <w:rsid w:val="00BB488C"/>
    <w:rsid w:val="00BB5E3D"/>
    <w:rsid w:val="00BB777E"/>
    <w:rsid w:val="00BC03BA"/>
    <w:rsid w:val="00BC0F51"/>
    <w:rsid w:val="00BC2017"/>
    <w:rsid w:val="00BC27C6"/>
    <w:rsid w:val="00BC2A12"/>
    <w:rsid w:val="00BC2A17"/>
    <w:rsid w:val="00BC303D"/>
    <w:rsid w:val="00BC52E5"/>
    <w:rsid w:val="00BC5BD8"/>
    <w:rsid w:val="00BC6C1A"/>
    <w:rsid w:val="00BC6F78"/>
    <w:rsid w:val="00BC7EBC"/>
    <w:rsid w:val="00BD0131"/>
    <w:rsid w:val="00BD04F2"/>
    <w:rsid w:val="00BD0647"/>
    <w:rsid w:val="00BD5086"/>
    <w:rsid w:val="00BD548A"/>
    <w:rsid w:val="00BD64C3"/>
    <w:rsid w:val="00BD6E5A"/>
    <w:rsid w:val="00BE190E"/>
    <w:rsid w:val="00BE2925"/>
    <w:rsid w:val="00BE3067"/>
    <w:rsid w:val="00BE517A"/>
    <w:rsid w:val="00BE59C3"/>
    <w:rsid w:val="00BE615E"/>
    <w:rsid w:val="00BE6C2B"/>
    <w:rsid w:val="00BE7C04"/>
    <w:rsid w:val="00BF02C6"/>
    <w:rsid w:val="00BF3B26"/>
    <w:rsid w:val="00BF49BC"/>
    <w:rsid w:val="00BF4B2E"/>
    <w:rsid w:val="00BF5924"/>
    <w:rsid w:val="00BF762F"/>
    <w:rsid w:val="00BF778F"/>
    <w:rsid w:val="00C02C3A"/>
    <w:rsid w:val="00C0417D"/>
    <w:rsid w:val="00C10F9E"/>
    <w:rsid w:val="00C11F54"/>
    <w:rsid w:val="00C144B3"/>
    <w:rsid w:val="00C15A2E"/>
    <w:rsid w:val="00C15C33"/>
    <w:rsid w:val="00C20C34"/>
    <w:rsid w:val="00C210CB"/>
    <w:rsid w:val="00C22FC9"/>
    <w:rsid w:val="00C245B5"/>
    <w:rsid w:val="00C24737"/>
    <w:rsid w:val="00C25C4D"/>
    <w:rsid w:val="00C25E54"/>
    <w:rsid w:val="00C2636F"/>
    <w:rsid w:val="00C30845"/>
    <w:rsid w:val="00C3121D"/>
    <w:rsid w:val="00C32366"/>
    <w:rsid w:val="00C33523"/>
    <w:rsid w:val="00C354ED"/>
    <w:rsid w:val="00C37089"/>
    <w:rsid w:val="00C37392"/>
    <w:rsid w:val="00C41639"/>
    <w:rsid w:val="00C42249"/>
    <w:rsid w:val="00C446B9"/>
    <w:rsid w:val="00C44777"/>
    <w:rsid w:val="00C44D6C"/>
    <w:rsid w:val="00C46038"/>
    <w:rsid w:val="00C501AB"/>
    <w:rsid w:val="00C504B5"/>
    <w:rsid w:val="00C51819"/>
    <w:rsid w:val="00C52352"/>
    <w:rsid w:val="00C531F8"/>
    <w:rsid w:val="00C56F65"/>
    <w:rsid w:val="00C60F41"/>
    <w:rsid w:val="00C616BD"/>
    <w:rsid w:val="00C64A71"/>
    <w:rsid w:val="00C64F75"/>
    <w:rsid w:val="00C65AF6"/>
    <w:rsid w:val="00C6636D"/>
    <w:rsid w:val="00C679DD"/>
    <w:rsid w:val="00C71314"/>
    <w:rsid w:val="00C7335C"/>
    <w:rsid w:val="00C748CE"/>
    <w:rsid w:val="00C75511"/>
    <w:rsid w:val="00C76566"/>
    <w:rsid w:val="00C80190"/>
    <w:rsid w:val="00C83892"/>
    <w:rsid w:val="00C85BB9"/>
    <w:rsid w:val="00C85E1E"/>
    <w:rsid w:val="00C87529"/>
    <w:rsid w:val="00C87ADF"/>
    <w:rsid w:val="00C90403"/>
    <w:rsid w:val="00C91A6B"/>
    <w:rsid w:val="00C9410D"/>
    <w:rsid w:val="00C94588"/>
    <w:rsid w:val="00C957F0"/>
    <w:rsid w:val="00CA0C6E"/>
    <w:rsid w:val="00CA2FC1"/>
    <w:rsid w:val="00CA3AF5"/>
    <w:rsid w:val="00CA3D32"/>
    <w:rsid w:val="00CA5BA4"/>
    <w:rsid w:val="00CA5EC3"/>
    <w:rsid w:val="00CA62B3"/>
    <w:rsid w:val="00CA6392"/>
    <w:rsid w:val="00CA6455"/>
    <w:rsid w:val="00CA75C9"/>
    <w:rsid w:val="00CA7EF6"/>
    <w:rsid w:val="00CB098E"/>
    <w:rsid w:val="00CB2D3B"/>
    <w:rsid w:val="00CB572E"/>
    <w:rsid w:val="00CB728C"/>
    <w:rsid w:val="00CB7FCB"/>
    <w:rsid w:val="00CB7FD3"/>
    <w:rsid w:val="00CC1343"/>
    <w:rsid w:val="00CC20F8"/>
    <w:rsid w:val="00CC2DC4"/>
    <w:rsid w:val="00CC312A"/>
    <w:rsid w:val="00CC3D89"/>
    <w:rsid w:val="00CC3F0D"/>
    <w:rsid w:val="00CC72C7"/>
    <w:rsid w:val="00CC7579"/>
    <w:rsid w:val="00CD1103"/>
    <w:rsid w:val="00CD187E"/>
    <w:rsid w:val="00CD1DCE"/>
    <w:rsid w:val="00CD2885"/>
    <w:rsid w:val="00CD2F13"/>
    <w:rsid w:val="00CD32F5"/>
    <w:rsid w:val="00CD3C26"/>
    <w:rsid w:val="00CD5068"/>
    <w:rsid w:val="00CD6A1A"/>
    <w:rsid w:val="00CE02F3"/>
    <w:rsid w:val="00CE2BA6"/>
    <w:rsid w:val="00CE313F"/>
    <w:rsid w:val="00CE4535"/>
    <w:rsid w:val="00CE4E9D"/>
    <w:rsid w:val="00CE5F86"/>
    <w:rsid w:val="00CE6546"/>
    <w:rsid w:val="00CE69A6"/>
    <w:rsid w:val="00CE6D29"/>
    <w:rsid w:val="00CE6D2C"/>
    <w:rsid w:val="00CF01D3"/>
    <w:rsid w:val="00CF0CA8"/>
    <w:rsid w:val="00CF23D1"/>
    <w:rsid w:val="00CF3A8F"/>
    <w:rsid w:val="00CF5004"/>
    <w:rsid w:val="00CF587A"/>
    <w:rsid w:val="00CF68F7"/>
    <w:rsid w:val="00CF726C"/>
    <w:rsid w:val="00CF797F"/>
    <w:rsid w:val="00D01543"/>
    <w:rsid w:val="00D01FB7"/>
    <w:rsid w:val="00D0394B"/>
    <w:rsid w:val="00D0514B"/>
    <w:rsid w:val="00D055B6"/>
    <w:rsid w:val="00D056A9"/>
    <w:rsid w:val="00D05EF5"/>
    <w:rsid w:val="00D061FC"/>
    <w:rsid w:val="00D07B93"/>
    <w:rsid w:val="00D101FC"/>
    <w:rsid w:val="00D11EE4"/>
    <w:rsid w:val="00D12FE4"/>
    <w:rsid w:val="00D144AD"/>
    <w:rsid w:val="00D14861"/>
    <w:rsid w:val="00D16BCA"/>
    <w:rsid w:val="00D20CCB"/>
    <w:rsid w:val="00D253AF"/>
    <w:rsid w:val="00D2544D"/>
    <w:rsid w:val="00D257FE"/>
    <w:rsid w:val="00D26D7C"/>
    <w:rsid w:val="00D27144"/>
    <w:rsid w:val="00D27BC1"/>
    <w:rsid w:val="00D27E5D"/>
    <w:rsid w:val="00D30095"/>
    <w:rsid w:val="00D30D64"/>
    <w:rsid w:val="00D31101"/>
    <w:rsid w:val="00D31D36"/>
    <w:rsid w:val="00D32B5A"/>
    <w:rsid w:val="00D33575"/>
    <w:rsid w:val="00D3500A"/>
    <w:rsid w:val="00D35179"/>
    <w:rsid w:val="00D374DE"/>
    <w:rsid w:val="00D37AFB"/>
    <w:rsid w:val="00D43B0B"/>
    <w:rsid w:val="00D43BD4"/>
    <w:rsid w:val="00D44C68"/>
    <w:rsid w:val="00D47938"/>
    <w:rsid w:val="00D47C75"/>
    <w:rsid w:val="00D50B36"/>
    <w:rsid w:val="00D51335"/>
    <w:rsid w:val="00D51588"/>
    <w:rsid w:val="00D52AF3"/>
    <w:rsid w:val="00D5366B"/>
    <w:rsid w:val="00D53769"/>
    <w:rsid w:val="00D54090"/>
    <w:rsid w:val="00D553D7"/>
    <w:rsid w:val="00D5585E"/>
    <w:rsid w:val="00D56C46"/>
    <w:rsid w:val="00D57381"/>
    <w:rsid w:val="00D605D8"/>
    <w:rsid w:val="00D60CC9"/>
    <w:rsid w:val="00D61223"/>
    <w:rsid w:val="00D6137C"/>
    <w:rsid w:val="00D616C7"/>
    <w:rsid w:val="00D629B8"/>
    <w:rsid w:val="00D62F7A"/>
    <w:rsid w:val="00D62FD2"/>
    <w:rsid w:val="00D668E5"/>
    <w:rsid w:val="00D708C6"/>
    <w:rsid w:val="00D729F5"/>
    <w:rsid w:val="00D74E46"/>
    <w:rsid w:val="00D7500B"/>
    <w:rsid w:val="00D7618F"/>
    <w:rsid w:val="00D76398"/>
    <w:rsid w:val="00D80339"/>
    <w:rsid w:val="00D80FBA"/>
    <w:rsid w:val="00D83E73"/>
    <w:rsid w:val="00D83ED0"/>
    <w:rsid w:val="00D856FE"/>
    <w:rsid w:val="00D860E4"/>
    <w:rsid w:val="00D86825"/>
    <w:rsid w:val="00D90D0C"/>
    <w:rsid w:val="00D93347"/>
    <w:rsid w:val="00D95E98"/>
    <w:rsid w:val="00DA0097"/>
    <w:rsid w:val="00DA0BD1"/>
    <w:rsid w:val="00DA282D"/>
    <w:rsid w:val="00DA2D5F"/>
    <w:rsid w:val="00DA4E81"/>
    <w:rsid w:val="00DA5DD8"/>
    <w:rsid w:val="00DB01F0"/>
    <w:rsid w:val="00DB14BE"/>
    <w:rsid w:val="00DB29B5"/>
    <w:rsid w:val="00DB2E75"/>
    <w:rsid w:val="00DB3A8B"/>
    <w:rsid w:val="00DB4CA4"/>
    <w:rsid w:val="00DB4D99"/>
    <w:rsid w:val="00DB6221"/>
    <w:rsid w:val="00DB6541"/>
    <w:rsid w:val="00DB6813"/>
    <w:rsid w:val="00DB7ADF"/>
    <w:rsid w:val="00DC08A2"/>
    <w:rsid w:val="00DC13F0"/>
    <w:rsid w:val="00DC256F"/>
    <w:rsid w:val="00DC262F"/>
    <w:rsid w:val="00DC26F4"/>
    <w:rsid w:val="00DC498F"/>
    <w:rsid w:val="00DC4AF6"/>
    <w:rsid w:val="00DC50C3"/>
    <w:rsid w:val="00DC67D8"/>
    <w:rsid w:val="00DC7478"/>
    <w:rsid w:val="00DD0D38"/>
    <w:rsid w:val="00DD42AF"/>
    <w:rsid w:val="00DD47E6"/>
    <w:rsid w:val="00DD57BA"/>
    <w:rsid w:val="00DD6D21"/>
    <w:rsid w:val="00DE0FC6"/>
    <w:rsid w:val="00DE16BA"/>
    <w:rsid w:val="00DE2268"/>
    <w:rsid w:val="00DE527E"/>
    <w:rsid w:val="00DE552E"/>
    <w:rsid w:val="00DE68E5"/>
    <w:rsid w:val="00DF2099"/>
    <w:rsid w:val="00DF3328"/>
    <w:rsid w:val="00DF34F1"/>
    <w:rsid w:val="00E024B5"/>
    <w:rsid w:val="00E079CB"/>
    <w:rsid w:val="00E07AC9"/>
    <w:rsid w:val="00E1269E"/>
    <w:rsid w:val="00E15396"/>
    <w:rsid w:val="00E15E93"/>
    <w:rsid w:val="00E17B05"/>
    <w:rsid w:val="00E2199B"/>
    <w:rsid w:val="00E21B23"/>
    <w:rsid w:val="00E23A3E"/>
    <w:rsid w:val="00E24AB6"/>
    <w:rsid w:val="00E27A31"/>
    <w:rsid w:val="00E30C39"/>
    <w:rsid w:val="00E30F06"/>
    <w:rsid w:val="00E32915"/>
    <w:rsid w:val="00E34E8D"/>
    <w:rsid w:val="00E361B9"/>
    <w:rsid w:val="00E363B8"/>
    <w:rsid w:val="00E40B5C"/>
    <w:rsid w:val="00E40F02"/>
    <w:rsid w:val="00E41471"/>
    <w:rsid w:val="00E42587"/>
    <w:rsid w:val="00E43095"/>
    <w:rsid w:val="00E46D65"/>
    <w:rsid w:val="00E4796C"/>
    <w:rsid w:val="00E50AB0"/>
    <w:rsid w:val="00E533AE"/>
    <w:rsid w:val="00E55945"/>
    <w:rsid w:val="00E60E83"/>
    <w:rsid w:val="00E61EB2"/>
    <w:rsid w:val="00E64A02"/>
    <w:rsid w:val="00E64B1A"/>
    <w:rsid w:val="00E65014"/>
    <w:rsid w:val="00E6564F"/>
    <w:rsid w:val="00E65DEF"/>
    <w:rsid w:val="00E6681F"/>
    <w:rsid w:val="00E70BAD"/>
    <w:rsid w:val="00E70F5B"/>
    <w:rsid w:val="00E70F9B"/>
    <w:rsid w:val="00E71262"/>
    <w:rsid w:val="00E7230A"/>
    <w:rsid w:val="00E723E4"/>
    <w:rsid w:val="00E76854"/>
    <w:rsid w:val="00E809E7"/>
    <w:rsid w:val="00E80A4E"/>
    <w:rsid w:val="00E80AF8"/>
    <w:rsid w:val="00E8584C"/>
    <w:rsid w:val="00E87B20"/>
    <w:rsid w:val="00E9157E"/>
    <w:rsid w:val="00E929E4"/>
    <w:rsid w:val="00E93573"/>
    <w:rsid w:val="00E937EC"/>
    <w:rsid w:val="00E93BFD"/>
    <w:rsid w:val="00E943B1"/>
    <w:rsid w:val="00E95887"/>
    <w:rsid w:val="00E96B4E"/>
    <w:rsid w:val="00EA0700"/>
    <w:rsid w:val="00EA24A1"/>
    <w:rsid w:val="00EA2EEB"/>
    <w:rsid w:val="00EA3002"/>
    <w:rsid w:val="00EA3784"/>
    <w:rsid w:val="00EA3FE4"/>
    <w:rsid w:val="00EA42FD"/>
    <w:rsid w:val="00EA6A8E"/>
    <w:rsid w:val="00EA7F9D"/>
    <w:rsid w:val="00EB05AC"/>
    <w:rsid w:val="00EB08A7"/>
    <w:rsid w:val="00EB3513"/>
    <w:rsid w:val="00EB7EFF"/>
    <w:rsid w:val="00EC0115"/>
    <w:rsid w:val="00EC0917"/>
    <w:rsid w:val="00EC0937"/>
    <w:rsid w:val="00EC7F51"/>
    <w:rsid w:val="00ED05E9"/>
    <w:rsid w:val="00ED13D7"/>
    <w:rsid w:val="00ED1D71"/>
    <w:rsid w:val="00ED6427"/>
    <w:rsid w:val="00ED678F"/>
    <w:rsid w:val="00ED6E6F"/>
    <w:rsid w:val="00ED7216"/>
    <w:rsid w:val="00EE0417"/>
    <w:rsid w:val="00EE22B0"/>
    <w:rsid w:val="00EE2FAD"/>
    <w:rsid w:val="00EE7041"/>
    <w:rsid w:val="00EF081B"/>
    <w:rsid w:val="00EF1A3E"/>
    <w:rsid w:val="00EF23C2"/>
    <w:rsid w:val="00EF3606"/>
    <w:rsid w:val="00EF5265"/>
    <w:rsid w:val="00EF598E"/>
    <w:rsid w:val="00EF74B1"/>
    <w:rsid w:val="00F008C3"/>
    <w:rsid w:val="00F03C42"/>
    <w:rsid w:val="00F03C4E"/>
    <w:rsid w:val="00F06B5F"/>
    <w:rsid w:val="00F126BB"/>
    <w:rsid w:val="00F12CBF"/>
    <w:rsid w:val="00F140AF"/>
    <w:rsid w:val="00F146AE"/>
    <w:rsid w:val="00F14C88"/>
    <w:rsid w:val="00F20C58"/>
    <w:rsid w:val="00F21C62"/>
    <w:rsid w:val="00F22111"/>
    <w:rsid w:val="00F24F25"/>
    <w:rsid w:val="00F26212"/>
    <w:rsid w:val="00F268E7"/>
    <w:rsid w:val="00F277B0"/>
    <w:rsid w:val="00F30502"/>
    <w:rsid w:val="00F309E6"/>
    <w:rsid w:val="00F34299"/>
    <w:rsid w:val="00F34CAD"/>
    <w:rsid w:val="00F34F84"/>
    <w:rsid w:val="00F36A4A"/>
    <w:rsid w:val="00F37116"/>
    <w:rsid w:val="00F37FE2"/>
    <w:rsid w:val="00F41708"/>
    <w:rsid w:val="00F41F1F"/>
    <w:rsid w:val="00F42EBE"/>
    <w:rsid w:val="00F45B98"/>
    <w:rsid w:val="00F45FE8"/>
    <w:rsid w:val="00F469B9"/>
    <w:rsid w:val="00F5026D"/>
    <w:rsid w:val="00F51459"/>
    <w:rsid w:val="00F53B3D"/>
    <w:rsid w:val="00F54B19"/>
    <w:rsid w:val="00F54E8F"/>
    <w:rsid w:val="00F561E3"/>
    <w:rsid w:val="00F56E93"/>
    <w:rsid w:val="00F576B3"/>
    <w:rsid w:val="00F57AB0"/>
    <w:rsid w:val="00F608AC"/>
    <w:rsid w:val="00F63B56"/>
    <w:rsid w:val="00F650F2"/>
    <w:rsid w:val="00F65D6C"/>
    <w:rsid w:val="00F67B8C"/>
    <w:rsid w:val="00F70012"/>
    <w:rsid w:val="00F720C0"/>
    <w:rsid w:val="00F72B0A"/>
    <w:rsid w:val="00F72EE8"/>
    <w:rsid w:val="00F7324C"/>
    <w:rsid w:val="00F748EE"/>
    <w:rsid w:val="00F77B2C"/>
    <w:rsid w:val="00F82422"/>
    <w:rsid w:val="00F83A76"/>
    <w:rsid w:val="00F8431B"/>
    <w:rsid w:val="00F84750"/>
    <w:rsid w:val="00F85B9C"/>
    <w:rsid w:val="00F865CF"/>
    <w:rsid w:val="00F9069B"/>
    <w:rsid w:val="00F91243"/>
    <w:rsid w:val="00F91937"/>
    <w:rsid w:val="00F91CA8"/>
    <w:rsid w:val="00F946E1"/>
    <w:rsid w:val="00F9582A"/>
    <w:rsid w:val="00F95A53"/>
    <w:rsid w:val="00F96B09"/>
    <w:rsid w:val="00FA0CFC"/>
    <w:rsid w:val="00FA2EE4"/>
    <w:rsid w:val="00FA4A81"/>
    <w:rsid w:val="00FA5BB1"/>
    <w:rsid w:val="00FA60A1"/>
    <w:rsid w:val="00FA670F"/>
    <w:rsid w:val="00FA728F"/>
    <w:rsid w:val="00FA76D2"/>
    <w:rsid w:val="00FA7F7C"/>
    <w:rsid w:val="00FB3D9F"/>
    <w:rsid w:val="00FB3E83"/>
    <w:rsid w:val="00FB560C"/>
    <w:rsid w:val="00FB651D"/>
    <w:rsid w:val="00FC0D2D"/>
    <w:rsid w:val="00FC2477"/>
    <w:rsid w:val="00FC2BC9"/>
    <w:rsid w:val="00FC439C"/>
    <w:rsid w:val="00FC58DC"/>
    <w:rsid w:val="00FC6B34"/>
    <w:rsid w:val="00FD10D9"/>
    <w:rsid w:val="00FD1566"/>
    <w:rsid w:val="00FD1CCF"/>
    <w:rsid w:val="00FD2280"/>
    <w:rsid w:val="00FD4DB5"/>
    <w:rsid w:val="00FD7102"/>
    <w:rsid w:val="00FE1231"/>
    <w:rsid w:val="00FE1542"/>
    <w:rsid w:val="00FE222D"/>
    <w:rsid w:val="00FE364D"/>
    <w:rsid w:val="00FE50EC"/>
    <w:rsid w:val="00FE7E43"/>
    <w:rsid w:val="00FF0422"/>
    <w:rsid w:val="00FF0AE4"/>
    <w:rsid w:val="00FF0F39"/>
    <w:rsid w:val="00FF2398"/>
    <w:rsid w:val="00FF25E9"/>
    <w:rsid w:val="00FF58A2"/>
    <w:rsid w:val="00FF62F1"/>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City"/>
  <w:shapeDefaults>
    <o:shapedefaults v:ext="edit" spidmax="3074">
      <v:stroke endarrow="block"/>
    </o:shapedefaults>
    <o:shapelayout v:ext="edit">
      <o:idmap v:ext="edit" data="1"/>
      <o:rules v:ext="edit">
        <o:r id="V:Rule1" type="connector" idref="#_x0000_s1062"/>
        <o:r id="V:Rule2" type="connector" idref="#_x0000_s1064"/>
      </o:rules>
    </o:shapelayout>
  </w:shapeDefaults>
  <w:decimalSymbol w:val=","/>
  <w:listSeparator w:val=";"/>
  <w15:chartTrackingRefBased/>
  <w15:docId w15:val="{D50D9BC5-0317-4965-B678-2100037A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57C49"/>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057C49"/>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057C49"/>
    <w:pPr>
      <w:keepNext/>
      <w:numPr>
        <w:ilvl w:val="1"/>
        <w:numId w:val="10"/>
      </w:numPr>
      <w:tabs>
        <w:tab w:val="clear" w:pos="284"/>
        <w:tab w:val="clear" w:pos="567"/>
        <w:tab w:val="clear" w:pos="851"/>
        <w:tab w:val="clear" w:pos="1134"/>
        <w:tab w:val="left" w:pos="709"/>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qFormat/>
    <w:rsid w:val="00057C49"/>
    <w:pPr>
      <w:keepNext/>
      <w:numPr>
        <w:ilvl w:val="2"/>
        <w:numId w:val="10"/>
      </w:numPr>
      <w:tabs>
        <w:tab w:val="clear" w:pos="284"/>
        <w:tab w:val="clear" w:pos="567"/>
        <w:tab w:val="clear" w:pos="992"/>
        <w:tab w:val="clear" w:pos="1134"/>
        <w:tab w:val="num" w:pos="851"/>
      </w:tabs>
      <w:spacing w:before="240"/>
      <w:ind w:left="851" w:hanging="851"/>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qFormat/>
    <w:rsid w:val="00057C49"/>
    <w:pPr>
      <w:keepNext/>
      <w:numPr>
        <w:ilvl w:val="3"/>
        <w:numId w:val="10"/>
      </w:numPr>
      <w:tabs>
        <w:tab w:val="clear" w:pos="284"/>
        <w:tab w:val="clear" w:pos="567"/>
        <w:tab w:val="clear" w:pos="851"/>
        <w:tab w:val="clear" w:pos="1134"/>
        <w:tab w:val="clear" w:pos="1276"/>
        <w:tab w:val="left" w:pos="992"/>
      </w:tabs>
      <w:spacing w:before="120"/>
      <w:ind w:left="992" w:hanging="992"/>
      <w:outlineLvl w:val="3"/>
    </w:pPr>
    <w:rPr>
      <w:b/>
    </w:rPr>
  </w:style>
  <w:style w:type="paragraph" w:styleId="Titolo5">
    <w:name w:val="heading 5"/>
    <w:aliases w:val="H5"/>
    <w:basedOn w:val="Normale"/>
    <w:next w:val="Normale"/>
    <w:link w:val="Titolo5Carattere"/>
    <w:qFormat/>
    <w:rsid w:val="00057C49"/>
    <w:pPr>
      <w:keepNext/>
      <w:numPr>
        <w:ilvl w:val="4"/>
        <w:numId w:val="10"/>
      </w:numPr>
      <w:tabs>
        <w:tab w:val="clear" w:pos="284"/>
        <w:tab w:val="clear" w:pos="567"/>
        <w:tab w:val="clear" w:pos="851"/>
        <w:tab w:val="clear" w:pos="1559"/>
        <w:tab w:val="left" w:pos="1134"/>
      </w:tabs>
      <w:spacing w:before="120"/>
      <w:ind w:left="1134" w:hanging="1134"/>
      <w:jc w:val="left"/>
      <w:outlineLvl w:val="4"/>
    </w:pPr>
    <w:rPr>
      <w:i/>
    </w:rPr>
  </w:style>
  <w:style w:type="paragraph" w:styleId="Titolo6">
    <w:name w:val="heading 6"/>
    <w:aliases w:val="H6"/>
    <w:basedOn w:val="Normale"/>
    <w:next w:val="Normale"/>
    <w:link w:val="Titolo6Carattere"/>
    <w:qFormat/>
    <w:rsid w:val="00057C49"/>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057C49"/>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057C49"/>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057C49"/>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057C49"/>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semiHidden/>
    <w:rsid w:val="00057C49"/>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val="en-GB" w:eastAsia="zh-CN"/>
    </w:rPr>
  </w:style>
  <w:style w:type="character" w:customStyle="1" w:styleId="Titolo3Carattere">
    <w:name w:val="Titolo 3 Carattere"/>
    <w:aliases w:val="H3 Carattere,Subparagraaf Carattere,h3 Carattere,sub-clause 3 Carattere,hd3 Carattere,ü3 Carattere,ü3 Char Carattere,Título 3 Car Carattere"/>
    <w:link w:val="Titolo3"/>
    <w:rsid w:val="001E5344"/>
    <w:rPr>
      <w:rFonts w:ascii="Arial" w:eastAsia="SimSun" w:hAnsi="Arial"/>
      <w:b/>
      <w:sz w:val="24"/>
      <w:lang w:val="en-GB" w:eastAsia="zh-CN"/>
    </w:rPr>
  </w:style>
  <w:style w:type="character" w:styleId="Collegamentoipertestuale">
    <w:name w:val="Hyperlink"/>
    <w:uiPriority w:val="99"/>
    <w:rsid w:val="00057C49"/>
    <w:rPr>
      <w:i/>
      <w:color w:val="auto"/>
      <w:u w:val="none"/>
    </w:rPr>
  </w:style>
  <w:style w:type="paragraph" w:styleId="Intestazione">
    <w:name w:val="header"/>
    <w:basedOn w:val="Normale"/>
    <w:link w:val="IntestazioneCarattere"/>
    <w:rsid w:val="00057C49"/>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057C49"/>
    <w:rPr>
      <w:rFonts w:ascii="Arial" w:eastAsia="SimSun" w:hAnsi="Arial"/>
      <w:lang w:val="en-GB" w:eastAsia="zh-CN"/>
    </w:rPr>
  </w:style>
  <w:style w:type="paragraph" w:styleId="Pidipagina">
    <w:name w:val="footer"/>
    <w:basedOn w:val="Normale"/>
    <w:link w:val="PidipaginaCarattere"/>
    <w:rsid w:val="00057C49"/>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057C49"/>
    <w:pPr>
      <w:tabs>
        <w:tab w:val="clear" w:pos="284"/>
        <w:tab w:val="clear" w:pos="567"/>
        <w:tab w:val="clear" w:pos="851"/>
        <w:tab w:val="clear" w:pos="1134"/>
      </w:tabs>
      <w:spacing w:before="120" w:after="120"/>
    </w:pPr>
  </w:style>
  <w:style w:type="paragraph" w:styleId="Sommario2">
    <w:name w:val="toc 2"/>
    <w:basedOn w:val="Normale"/>
    <w:next w:val="Normale"/>
    <w:uiPriority w:val="39"/>
    <w:rsid w:val="00057C49"/>
    <w:pPr>
      <w:tabs>
        <w:tab w:val="clear" w:pos="284"/>
        <w:tab w:val="clear" w:pos="567"/>
        <w:tab w:val="clear" w:pos="851"/>
        <w:tab w:val="clear" w:pos="1134"/>
      </w:tabs>
      <w:ind w:left="200"/>
    </w:pPr>
  </w:style>
  <w:style w:type="paragraph" w:styleId="Sommario3">
    <w:name w:val="toc 3"/>
    <w:basedOn w:val="Normale"/>
    <w:next w:val="Normale"/>
    <w:autoRedefine/>
    <w:uiPriority w:val="39"/>
    <w:rsid w:val="00057C49"/>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057C49"/>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semiHidden/>
    <w:rsid w:val="00057C49"/>
    <w:pPr>
      <w:tabs>
        <w:tab w:val="clear" w:pos="284"/>
        <w:tab w:val="clear" w:pos="567"/>
        <w:tab w:val="clear" w:pos="851"/>
        <w:tab w:val="clear" w:pos="1134"/>
      </w:tabs>
    </w:pPr>
  </w:style>
  <w:style w:type="character" w:styleId="Rimandonotaapidipagina">
    <w:name w:val="footnote reference"/>
    <w:aliases w:val="Voetnoot verwijzing"/>
    <w:semiHidden/>
    <w:rsid w:val="00057C49"/>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uiPriority w:val="99"/>
    <w:pPr>
      <w:spacing w:before="100" w:beforeAutospacing="1" w:after="100" w:afterAutospacing="1"/>
    </w:pPr>
    <w:rPr>
      <w:rFonts w:ascii="Verdana" w:hAnsi="Verdana"/>
      <w:color w:val="000066"/>
      <w:sz w:val="16"/>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uiPriority w:val="99"/>
    <w:rPr>
      <w:color w:val="800080"/>
      <w:u w:val="single"/>
    </w:rPr>
  </w:style>
  <w:style w:type="paragraph" w:styleId="Corpodeltesto2">
    <w:name w:val="Body Text 2"/>
    <w:basedOn w:val="Normale"/>
    <w:rPr>
      <w:rFonts w:cs="Arial"/>
      <w:color w:val="663333"/>
      <w:szCs w:val="16"/>
      <w:lang w:val="it-IT"/>
    </w:rPr>
  </w:style>
  <w:style w:type="paragraph" w:styleId="Corpodeltesto3">
    <w:name w:val="Body Text 3"/>
    <w:basedOn w:val="Normale"/>
    <w:rPr>
      <w:rFonts w:cs="Arial"/>
      <w:color w:val="FF0000"/>
      <w:lang w:val="en-US"/>
    </w:rPr>
  </w:style>
  <w:style w:type="paragraph" w:styleId="Rientrocorpodeltesto">
    <w:name w:val="Body Text Indent"/>
    <w:basedOn w:val="Normale"/>
    <w:link w:val="RientrocorpodeltestoCarattere"/>
    <w:rsid w:val="00057C49"/>
  </w:style>
  <w:style w:type="paragraph" w:styleId="Rientrocorpodeltesto2">
    <w:name w:val="Body Text Indent 2"/>
    <w:basedOn w:val="Normal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057C49"/>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71" w:hAnsi="font371"/>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057C49"/>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057C49"/>
    <w:pPr>
      <w:keepNext/>
      <w:numPr>
        <w:numId w:val="16"/>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057C49"/>
    <w:rPr>
      <w:rFonts w:ascii="Arial" w:hAnsi="Arial"/>
      <w:lang w:eastAsia="it-IT"/>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057C49"/>
    <w:pPr>
      <w:keepNext/>
      <w:numPr>
        <w:numId w:val="17"/>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link w:val="a2Char"/>
    <w:rsid w:val="00057C49"/>
    <w:pPr>
      <w:numPr>
        <w:numId w:val="13"/>
      </w:numPr>
      <w:tabs>
        <w:tab w:val="num" w:pos="567"/>
      </w:tabs>
      <w:suppressAutoHyphens/>
      <w:spacing w:after="60"/>
      <w:jc w:val="left"/>
    </w:pPr>
    <w:rPr>
      <w:rFonts w:eastAsia="MS Mincho"/>
      <w:szCs w:val="20"/>
      <w:lang w:eastAsia="ja-JP"/>
    </w:rPr>
  </w:style>
  <w:style w:type="paragraph" w:customStyle="1" w:styleId="a3">
    <w:name w:val="a3"/>
    <w:basedOn w:val="Titolo3"/>
    <w:next w:val="Normale"/>
    <w:link w:val="a3Char"/>
    <w:rsid w:val="00057C49"/>
    <w:pPr>
      <w:numPr>
        <w:numId w:val="13"/>
      </w:numPr>
      <w:tabs>
        <w:tab w:val="clear" w:pos="720"/>
        <w:tab w:val="left" w:pos="851"/>
      </w:tabs>
      <w:suppressAutoHyphens/>
      <w:spacing w:after="60"/>
    </w:pPr>
    <w:rPr>
      <w:rFonts w:eastAsia="MS Mincho"/>
      <w:lang w:eastAsia="ja-JP"/>
    </w:rPr>
  </w:style>
  <w:style w:type="paragraph" w:customStyle="1" w:styleId="a4">
    <w:name w:val="a4"/>
    <w:basedOn w:val="Titolo4"/>
    <w:next w:val="Normale"/>
    <w:rsid w:val="00D05EF5"/>
    <w:pPr>
      <w:numPr>
        <w:numId w:val="13"/>
      </w:numPr>
      <w:tabs>
        <w:tab w:val="left" w:pos="880"/>
      </w:tabs>
      <w:suppressAutoHyphens/>
      <w:jc w:val="left"/>
    </w:pPr>
    <w:rPr>
      <w:rFonts w:eastAsia="MS Mincho"/>
      <w:lang w:eastAsia="ja-JP"/>
    </w:rPr>
  </w:style>
  <w:style w:type="paragraph" w:customStyle="1" w:styleId="a5">
    <w:name w:val="a5"/>
    <w:basedOn w:val="Titolo5"/>
    <w:next w:val="Normale"/>
    <w:rsid w:val="00D05EF5"/>
    <w:pPr>
      <w:numPr>
        <w:numId w:val="13"/>
      </w:numPr>
      <w:tabs>
        <w:tab w:val="clear" w:pos="1134"/>
        <w:tab w:val="left" w:pos="1140"/>
        <w:tab w:val="left" w:pos="1360"/>
      </w:tabs>
      <w:suppressAutoHyphens/>
      <w:spacing w:after="60"/>
    </w:pPr>
    <w:rPr>
      <w:rFonts w:eastAsia="MS Mincho"/>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057C49"/>
    <w:pPr>
      <w:keepNext/>
      <w:pageBreakBefore/>
      <w:numPr>
        <w:numId w:val="13"/>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057C49"/>
    <w:rPr>
      <w:rFonts w:ascii="Arial" w:eastAsia="MS Mincho" w:hAnsi="Arial"/>
      <w:b/>
      <w:sz w:val="28"/>
      <w:lang w:val="en-GB" w:eastAsia="ja-JP"/>
    </w:rPr>
  </w:style>
  <w:style w:type="character" w:customStyle="1" w:styleId="NormativeReference">
    <w:name w:val="Normative Reference"/>
    <w:rPr>
      <w:b/>
    </w:rPr>
  </w:style>
  <w:style w:type="paragraph" w:styleId="Testonormale">
    <w:name w:val="Plain Text"/>
    <w:basedOn w:val="Normal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057C49"/>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057C49"/>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semiHidden/>
    <w:rsid w:val="00057C49"/>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057C49"/>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057C49"/>
    <w:rPr>
      <w:rFonts w:ascii="Arial" w:hAnsi="Arial"/>
      <w:lang w:eastAsia="it-IT"/>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uiPriority w:val="9"/>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styleId="Paragrafoelenco">
    <w:name w:val="List Paragraph"/>
    <w:basedOn w:val="Normale"/>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rsid w:val="006C5575"/>
    <w:rPr>
      <w:rFonts w:ascii="Arial" w:eastAsia="SimSun" w:hAnsi="Arial"/>
      <w:i/>
      <w:lang w:val="en-GB" w:eastAsia="zh-CN"/>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val="en-GB" w:eastAsia="it-IT"/>
    </w:rPr>
  </w:style>
  <w:style w:type="character" w:customStyle="1" w:styleId="PidipaginaCarattere">
    <w:name w:val="Piè di pagina Carattere"/>
    <w:link w:val="Pidipagina"/>
    <w:rsid w:val="001862F7"/>
    <w:rPr>
      <w:rFonts w:ascii="Arial" w:eastAsia="SimSun" w:hAnsi="Arial"/>
      <w:lang w:val="en-GB"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uiPriority w:val="34"/>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11"/>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val="en-GB" w:eastAsia="zh-CN"/>
    </w:rPr>
  </w:style>
  <w:style w:type="paragraph" w:customStyle="1" w:styleId="Openissuefollowingparagraph">
    <w:name w:val="Open issue (following paragraph)"/>
    <w:basedOn w:val="Normale"/>
    <w:link w:val="OpenissuefollowingparagraphChar"/>
    <w:qFormat/>
    <w:rsid w:val="00057C49"/>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057C49"/>
    <w:rPr>
      <w:rFonts w:ascii="Arial" w:eastAsia="SimSun" w:hAnsi="Arial"/>
      <w:shd w:val="clear" w:color="auto" w:fill="FFCCCC"/>
      <w:lang w:eastAsia="zh-CN"/>
    </w:rPr>
  </w:style>
  <w:style w:type="paragraph" w:customStyle="1" w:styleId="Openissue">
    <w:name w:val="Open issue"/>
    <w:basedOn w:val="Normale"/>
    <w:link w:val="OpenissueChar"/>
    <w:qFormat/>
    <w:rsid w:val="00057C49"/>
    <w:pPr>
      <w:numPr>
        <w:numId w:val="12"/>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057C49"/>
    <w:rPr>
      <w:rFonts w:ascii="Arial" w:eastAsia="SimSun" w:hAnsi="Arial"/>
      <w:shd w:val="clear" w:color="auto" w:fill="FFCCCC"/>
      <w:lang w:eastAsia="zh-CN"/>
    </w:rPr>
  </w:style>
  <w:style w:type="character" w:customStyle="1" w:styleId="RientrocorpodeltestoCarattere">
    <w:name w:val="Rientro corpo del testo Carattere"/>
    <w:link w:val="Rientrocorpodeltesto"/>
    <w:rsid w:val="00057C49"/>
    <w:rPr>
      <w:rFonts w:ascii="Arial" w:eastAsia="SimSun" w:hAnsi="Arial"/>
      <w:lang w:val="en-GB" w:eastAsia="zh-CN"/>
    </w:rPr>
  </w:style>
  <w:style w:type="paragraph" w:customStyle="1" w:styleId="Recommendationgrey">
    <w:name w:val="Recommendation grey"/>
    <w:basedOn w:val="Recommendation"/>
    <w:link w:val="RecommendationgreyChar"/>
    <w:qFormat/>
    <w:rsid w:val="00057C49"/>
    <w:pPr>
      <w:shd w:val="clear" w:color="auto" w:fill="E6E6E6"/>
    </w:pPr>
  </w:style>
  <w:style w:type="character" w:customStyle="1" w:styleId="RecommendationgreyChar">
    <w:name w:val="Recommendation grey Char"/>
    <w:link w:val="Recommendationgrey"/>
    <w:rsid w:val="00057C49"/>
    <w:rPr>
      <w:rFonts w:ascii="Arial" w:hAnsi="Arial"/>
      <w:shd w:val="clear" w:color="auto" w:fill="E6E6E6"/>
      <w:lang w:eastAsia="it-IT"/>
    </w:rPr>
  </w:style>
  <w:style w:type="paragraph" w:customStyle="1" w:styleId="Requirementgrey">
    <w:name w:val="Requirement grey"/>
    <w:basedOn w:val="Requirement"/>
    <w:link w:val="RequirementgreyChar"/>
    <w:qFormat/>
    <w:rsid w:val="00057C49"/>
    <w:pPr>
      <w:numPr>
        <w:numId w:val="19"/>
      </w:numPr>
      <w:shd w:val="clear" w:color="auto" w:fill="E6E6E6"/>
      <w:ind w:left="2041" w:hanging="1928"/>
    </w:pPr>
  </w:style>
  <w:style w:type="paragraph" w:customStyle="1" w:styleId="TGRequirement">
    <w:name w:val="TG Requirement"/>
    <w:basedOn w:val="DSRequirement"/>
    <w:link w:val="TGRequirementChar"/>
    <w:qFormat/>
    <w:rsid w:val="00057C49"/>
  </w:style>
  <w:style w:type="character" w:customStyle="1" w:styleId="RequirementgreyChar">
    <w:name w:val="Requirement grey Char"/>
    <w:link w:val="Requirementgrey"/>
    <w:rsid w:val="00234A44"/>
    <w:rPr>
      <w:rFonts w:ascii="Arial" w:hAnsi="Arial"/>
      <w:shd w:val="clear" w:color="auto" w:fill="E6E6E6"/>
      <w:lang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057C49"/>
    <w:rPr>
      <w:rFonts w:ascii="Arial" w:hAnsi="Arial"/>
      <w:lang w:eastAsia="it-IT"/>
    </w:rPr>
  </w:style>
  <w:style w:type="character" w:customStyle="1" w:styleId="TGrequirementChar0">
    <w:name w:val="TG requirement Char"/>
    <w:link w:val="TGrequirement0"/>
    <w:rsid w:val="00234A44"/>
    <w:rPr>
      <w:rFonts w:ascii="Arial" w:hAnsi="Arial"/>
      <w:lang w:eastAsia="it-IT"/>
    </w:rPr>
  </w:style>
  <w:style w:type="paragraph" w:customStyle="1" w:styleId="TGRequirementgrey">
    <w:name w:val="TG Requirement grey"/>
    <w:basedOn w:val="DSRequirement"/>
    <w:qFormat/>
    <w:rsid w:val="00057C49"/>
    <w:pPr>
      <w:shd w:val="clear" w:color="auto" w:fill="E6E6E6"/>
    </w:pPr>
  </w:style>
  <w:style w:type="paragraph" w:customStyle="1" w:styleId="TestNumberingStyle">
    <w:name w:val="TestNumberingStyle"/>
    <w:basedOn w:val="Normale"/>
    <w:link w:val="TestNumberingStyleChar"/>
    <w:qFormat/>
    <w:rsid w:val="002B4F2A"/>
    <w:pPr>
      <w:numPr>
        <w:numId w:val="20"/>
      </w:numPr>
    </w:pPr>
  </w:style>
  <w:style w:type="character" w:customStyle="1" w:styleId="TestNumberingStyleChar">
    <w:name w:val="TestNumberingStyle Char"/>
    <w:link w:val="TestNumberingStyle"/>
    <w:rsid w:val="002B4F2A"/>
    <w:rPr>
      <w:rFonts w:ascii="Arial" w:eastAsia="SimSun" w:hAnsi="Arial"/>
      <w:lang w:val="en-GB" w:eastAsia="zh-CN"/>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rsid w:val="00AD38D7"/>
    <w:pPr>
      <w:numPr>
        <w:numId w:val="21"/>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rsid w:val="00041BDE"/>
    <w:rPr>
      <w:rFonts w:ascii="Arial" w:eastAsia="SimSun" w:hAnsi="Arial"/>
      <w:b/>
      <w:lang w:val="en-GB" w:eastAsia="zh-CN"/>
    </w:rPr>
  </w:style>
  <w:style w:type="character" w:customStyle="1" w:styleId="TestonotaapidipaginaCarattere">
    <w:name w:val="Testo nota a piè di pagina Carattere"/>
    <w:aliases w:val="Voetnoot tekst Carattere"/>
    <w:link w:val="Testonotaapidipagina"/>
    <w:semiHidden/>
    <w:rsid w:val="0063247E"/>
    <w:rPr>
      <w:rFonts w:ascii="Arial" w:eastAsia="SimSun" w:hAnsi="Arial"/>
      <w:lang w:val="en-GB" w:eastAsia="zh-CN"/>
    </w:rPr>
  </w:style>
  <w:style w:type="paragraph" w:customStyle="1" w:styleId="IRrequirementgrey">
    <w:name w:val="IR requirement grey"/>
    <w:basedOn w:val="Requirementgrey"/>
    <w:link w:val="IRrequirementgreyChar"/>
    <w:qFormat/>
    <w:rsid w:val="00057C49"/>
    <w:pPr>
      <w:numPr>
        <w:numId w:val="0"/>
      </w:numPr>
      <w:tabs>
        <w:tab w:val="clear" w:pos="2041"/>
      </w:tabs>
      <w:ind w:left="113"/>
    </w:pPr>
  </w:style>
  <w:style w:type="character" w:customStyle="1" w:styleId="IRrequirementgreyChar">
    <w:name w:val="IR requirement grey Char"/>
    <w:link w:val="IRrequirementgrey"/>
    <w:rsid w:val="00057C49"/>
    <w:rPr>
      <w:rFonts w:ascii="Arial" w:hAnsi="Arial"/>
      <w:shd w:val="clear" w:color="auto" w:fill="E6E6E6"/>
      <w:lang w:eastAsia="it-IT"/>
    </w:rPr>
  </w:style>
  <w:style w:type="paragraph" w:customStyle="1" w:styleId="IRrequirement">
    <w:name w:val="IR requirement"/>
    <w:basedOn w:val="Requirement"/>
    <w:link w:val="IRrequirementChar"/>
    <w:qFormat/>
    <w:rsid w:val="00057C49"/>
    <w:pPr>
      <w:numPr>
        <w:numId w:val="0"/>
      </w:numPr>
      <w:tabs>
        <w:tab w:val="clear" w:pos="2041"/>
      </w:tabs>
      <w:ind w:left="113"/>
    </w:pPr>
  </w:style>
  <w:style w:type="character" w:customStyle="1" w:styleId="IRrequirementChar">
    <w:name w:val="IR requirement Char"/>
    <w:link w:val="IRrequirement"/>
    <w:rsid w:val="00057C49"/>
    <w:rPr>
      <w:rFonts w:ascii="Arial" w:hAnsi="Arial"/>
      <w:lang w:eastAsia="it-IT"/>
    </w:rPr>
  </w:style>
  <w:style w:type="paragraph" w:customStyle="1" w:styleId="CM4">
    <w:name w:val="CM4"/>
    <w:basedOn w:val="Normale"/>
    <w:next w:val="Normale"/>
    <w:uiPriority w:val="99"/>
    <w:rsid w:val="00657B47"/>
    <w:pPr>
      <w:tabs>
        <w:tab w:val="left" w:pos="284"/>
        <w:tab w:val="left" w:pos="567"/>
        <w:tab w:val="left" w:pos="851"/>
        <w:tab w:val="left" w:pos="1134"/>
      </w:tabs>
      <w:autoSpaceDE w:val="0"/>
      <w:autoSpaceDN w:val="0"/>
      <w:adjustRightInd w:val="0"/>
      <w:spacing w:before="60" w:after="60"/>
      <w:jc w:val="left"/>
    </w:pPr>
    <w:rPr>
      <w:sz w:val="24"/>
      <w:szCs w:val="24"/>
      <w:lang w:val="en-US"/>
    </w:rPr>
  </w:style>
  <w:style w:type="character" w:customStyle="1" w:styleId="Titolo7Carattere">
    <w:name w:val="Titolo 7 Carattere"/>
    <w:link w:val="Titolo7"/>
    <w:rsid w:val="007D7225"/>
    <w:rPr>
      <w:sz w:val="24"/>
      <w:szCs w:val="24"/>
      <w:lang w:val="en-GB" w:eastAsia="it-IT"/>
    </w:rPr>
  </w:style>
  <w:style w:type="character" w:customStyle="1" w:styleId="Titolo8Carattere">
    <w:name w:val="Titolo 8 Carattere"/>
    <w:link w:val="Titolo8"/>
    <w:rsid w:val="007D7225"/>
    <w:rPr>
      <w:i/>
      <w:iCs/>
      <w:sz w:val="24"/>
      <w:szCs w:val="24"/>
      <w:lang w:val="en-GB" w:eastAsia="it-IT"/>
    </w:rPr>
  </w:style>
  <w:style w:type="character" w:customStyle="1" w:styleId="Titolo9Carattere">
    <w:name w:val="Titolo 9 Carattere"/>
    <w:link w:val="Titolo9"/>
    <w:rsid w:val="007D7225"/>
    <w:rPr>
      <w:rFonts w:ascii="Arial" w:hAnsi="Arial" w:cs="Arial"/>
      <w:sz w:val="22"/>
      <w:szCs w:val="22"/>
      <w:lang w:val="en-GB" w:eastAsia="it-IT"/>
    </w:rPr>
  </w:style>
  <w:style w:type="paragraph" w:customStyle="1" w:styleId="TOCHeading1">
    <w:name w:val="TOC Heading1"/>
    <w:basedOn w:val="Titolo1"/>
    <w:next w:val="Normale"/>
    <w:uiPriority w:val="39"/>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uiPriority w:val="1"/>
    <w:qFormat/>
    <w:rsid w:val="00E15E93"/>
    <w:rPr>
      <w:rFonts w:ascii="Calibri" w:eastAsia="Calibri" w:hAnsi="Calibri"/>
      <w:sz w:val="22"/>
      <w:szCs w:val="22"/>
      <w:lang w:val="en-US" w:eastAsia="en-US"/>
    </w:rPr>
  </w:style>
  <w:style w:type="paragraph" w:customStyle="1" w:styleId="Revision1">
    <w:name w:val="Revision1"/>
    <w:hidden/>
    <w:uiPriority w:val="99"/>
    <w:semiHidden/>
    <w:rsid w:val="00E15E93"/>
    <w:rPr>
      <w:rFonts w:ascii="Arial" w:eastAsia="SimSun" w:hAnsi="Arial"/>
      <w:lang w:val="en-GB" w:eastAsia="zh-CN"/>
    </w:rPr>
  </w:style>
  <w:style w:type="paragraph" w:styleId="Citazioneintensa">
    <w:name w:val="Intense Quote"/>
    <w:basedOn w:val="Normale"/>
    <w:next w:val="Normale"/>
    <w:link w:val="CitazioneintensaCarattere"/>
    <w:uiPriority w:val="30"/>
    <w:qFormat/>
    <w:rsid w:val="00E15E93"/>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E15E93"/>
    <w:rPr>
      <w:rFonts w:ascii="Arial" w:eastAsia="SimSun" w:hAnsi="Arial"/>
      <w:b/>
      <w:bCs/>
      <w:i/>
      <w:iCs/>
      <w:color w:val="4F81BD"/>
      <w:lang w:eastAsia="zh-CN"/>
    </w:rPr>
  </w:style>
  <w:style w:type="paragraph" w:customStyle="1" w:styleId="Paragraphedeliste">
    <w:name w:val="Paragraphe de liste"/>
    <w:basedOn w:val="Normale"/>
    <w:qFormat/>
    <w:rsid w:val="00445DA4"/>
    <w:pPr>
      <w:ind w:left="720"/>
    </w:pPr>
  </w:style>
  <w:style w:type="character" w:customStyle="1" w:styleId="CharChar9">
    <w:name w:val=" Char Char9"/>
    <w:locked/>
    <w:rsid w:val="006C3960"/>
    <w:rPr>
      <w:lang w:val="en-GB"/>
    </w:rPr>
  </w:style>
  <w:style w:type="paragraph" w:customStyle="1" w:styleId="Standard">
    <w:name w:val="Standard"/>
    <w:rsid w:val="006C3960"/>
    <w:pPr>
      <w:widowControl w:val="0"/>
      <w:suppressAutoHyphens/>
      <w:autoSpaceDN w:val="0"/>
      <w:textAlignment w:val="baseline"/>
    </w:pPr>
    <w:rPr>
      <w:rFonts w:ascii="Liberation Serif" w:eastAsia="DejaVu Sans" w:hAnsi="Liberation Serif" w:cs="Lohit Hindi"/>
      <w:kern w:val="3"/>
      <w:sz w:val="24"/>
      <w:szCs w:val="24"/>
      <w:lang w:val="es-ES" w:eastAsia="zh-CN" w:bidi="hi-IN"/>
    </w:rPr>
  </w:style>
  <w:style w:type="paragraph" w:customStyle="1" w:styleId="Footnote">
    <w:name w:val="Footnote"/>
    <w:basedOn w:val="Standard"/>
    <w:rsid w:val="006C3960"/>
    <w:pPr>
      <w:suppressLineNumbers/>
      <w:ind w:left="283" w:hanging="283"/>
    </w:pPr>
    <w:rPr>
      <w:sz w:val="20"/>
      <w:szCs w:val="20"/>
    </w:rPr>
  </w:style>
  <w:style w:type="paragraph" w:styleId="Rientronormale">
    <w:name w:val="Normal Indent"/>
    <w:basedOn w:val="Normale"/>
    <w:rsid w:val="006C3960"/>
    <w:pPr>
      <w:keepLines/>
      <w:tabs>
        <w:tab w:val="clear" w:pos="284"/>
        <w:tab w:val="clear" w:pos="567"/>
        <w:tab w:val="clear" w:pos="851"/>
        <w:tab w:val="clear" w:pos="1134"/>
      </w:tabs>
      <w:overflowPunct w:val="0"/>
      <w:autoSpaceDE w:val="0"/>
      <w:autoSpaceDN w:val="0"/>
      <w:adjustRightInd w:val="0"/>
      <w:spacing w:before="120" w:after="240"/>
      <w:ind w:left="851"/>
      <w:jc w:val="left"/>
      <w:textAlignment w:val="baseline"/>
    </w:pPr>
    <w:rPr>
      <w:rFonts w:eastAsia="Times New Roman"/>
      <w:color w:val="000000"/>
      <w:lang w:eastAsia="en-US"/>
    </w:rPr>
  </w:style>
  <w:style w:type="character" w:customStyle="1" w:styleId="berschrift2Zchn">
    <w:name w:val="Überschrift 2 Zchn"/>
    <w:rsid w:val="006C3960"/>
    <w:rPr>
      <w:rFonts w:ascii="Arial" w:eastAsia="Arial Unicode MS" w:hAnsi="Arial" w:cs="Tahoma"/>
      <w:b/>
      <w:bCs/>
      <w:caps/>
      <w:noProof w:val="0"/>
      <w:sz w:val="22"/>
      <w:szCs w:val="36"/>
      <w:lang w:val="en-US" w:eastAsia="nl-NL"/>
    </w:rPr>
  </w:style>
  <w:style w:type="character" w:customStyle="1" w:styleId="CharChar8">
    <w:name w:val=" Char Char8"/>
    <w:rsid w:val="006C3960"/>
    <w:rPr>
      <w:sz w:val="24"/>
      <w:szCs w:val="24"/>
      <w:lang w:val="en-GB" w:eastAsia="it-IT" w:bidi="ar-SA"/>
    </w:rPr>
  </w:style>
  <w:style w:type="character" w:customStyle="1" w:styleId="Titre1Car1">
    <w:name w:val="Titre 1 Car1"/>
    <w:aliases w:val="h1 Car1,clause Car1,H1 Car1,ü1 Car1"/>
    <w:rsid w:val="006C3960"/>
    <w:rPr>
      <w:rFonts w:ascii="Cambria" w:eastAsia="Times New Roman" w:hAnsi="Cambria" w:cs="Times New Roman"/>
      <w:b/>
      <w:bCs/>
      <w:color w:val="365F91"/>
      <w:sz w:val="28"/>
      <w:szCs w:val="28"/>
      <w:lang w:val="en-GB" w:eastAsia="zh-CN"/>
    </w:rPr>
  </w:style>
  <w:style w:type="character" w:customStyle="1" w:styleId="a2Char">
    <w:name w:val="a2 Char"/>
    <w:link w:val="a2"/>
    <w:rsid w:val="006C3960"/>
    <w:rPr>
      <w:rFonts w:ascii="Arial" w:eastAsia="MS Mincho" w:hAnsi="Arial"/>
      <w:b/>
      <w:sz w:val="28"/>
      <w:lang w:val="en-GB" w:eastAsia="ja-JP"/>
    </w:rPr>
  </w:style>
  <w:style w:type="character" w:customStyle="1" w:styleId="a3Char">
    <w:name w:val="a3 Char"/>
    <w:link w:val="a3"/>
    <w:rsid w:val="006C3960"/>
    <w:rPr>
      <w:rFonts w:ascii="Arial" w:eastAsia="MS Mincho" w:hAnsi="Arial"/>
      <w:b/>
      <w:sz w:val="24"/>
      <w:lang w:val="en-GB" w:eastAsia="ja-JP"/>
    </w:rPr>
  </w:style>
  <w:style w:type="character" w:customStyle="1" w:styleId="StyleOutlinenumbered14ptBold">
    <w:name w:val="Style Outline numbered 14 pt Bold"/>
    <w:rsid w:val="00A61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20209543">
      <w:bodyDiv w:val="1"/>
      <w:marLeft w:val="0"/>
      <w:marRight w:val="0"/>
      <w:marTop w:val="0"/>
      <w:marBottom w:val="0"/>
      <w:divBdr>
        <w:top w:val="none" w:sz="0" w:space="0" w:color="auto"/>
        <w:left w:val="none" w:sz="0" w:space="0" w:color="auto"/>
        <w:bottom w:val="none" w:sz="0" w:space="0" w:color="auto"/>
        <w:right w:val="none" w:sz="0" w:space="0" w:color="auto"/>
      </w:divBdr>
    </w:div>
    <w:div w:id="30158976">
      <w:bodyDiv w:val="1"/>
      <w:marLeft w:val="0"/>
      <w:marRight w:val="0"/>
      <w:marTop w:val="0"/>
      <w:marBottom w:val="0"/>
      <w:divBdr>
        <w:top w:val="none" w:sz="0" w:space="0" w:color="auto"/>
        <w:left w:val="none" w:sz="0" w:space="0" w:color="auto"/>
        <w:bottom w:val="none" w:sz="0" w:space="0" w:color="auto"/>
        <w:right w:val="none" w:sz="0" w:space="0" w:color="auto"/>
      </w:divBdr>
    </w:div>
    <w:div w:id="36007699">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74983131">
      <w:bodyDiv w:val="1"/>
      <w:marLeft w:val="0"/>
      <w:marRight w:val="0"/>
      <w:marTop w:val="0"/>
      <w:marBottom w:val="0"/>
      <w:divBdr>
        <w:top w:val="none" w:sz="0" w:space="0" w:color="auto"/>
        <w:left w:val="none" w:sz="0" w:space="0" w:color="auto"/>
        <w:bottom w:val="none" w:sz="0" w:space="0" w:color="auto"/>
        <w:right w:val="none" w:sz="0" w:space="0" w:color="auto"/>
      </w:divBdr>
    </w:div>
    <w:div w:id="81806064">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93938159">
      <w:bodyDiv w:val="1"/>
      <w:marLeft w:val="0"/>
      <w:marRight w:val="0"/>
      <w:marTop w:val="0"/>
      <w:marBottom w:val="0"/>
      <w:divBdr>
        <w:top w:val="none" w:sz="0" w:space="0" w:color="auto"/>
        <w:left w:val="none" w:sz="0" w:space="0" w:color="auto"/>
        <w:bottom w:val="none" w:sz="0" w:space="0" w:color="auto"/>
        <w:right w:val="none" w:sz="0" w:space="0" w:color="auto"/>
      </w:divBdr>
    </w:div>
    <w:div w:id="109784042">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24743886">
      <w:bodyDiv w:val="1"/>
      <w:marLeft w:val="0"/>
      <w:marRight w:val="0"/>
      <w:marTop w:val="0"/>
      <w:marBottom w:val="0"/>
      <w:divBdr>
        <w:top w:val="none" w:sz="0" w:space="0" w:color="auto"/>
        <w:left w:val="none" w:sz="0" w:space="0" w:color="auto"/>
        <w:bottom w:val="none" w:sz="0" w:space="0" w:color="auto"/>
        <w:right w:val="none" w:sz="0" w:space="0" w:color="auto"/>
      </w:divBdr>
    </w:div>
    <w:div w:id="140586362">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222255265">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36139481">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306982161">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52539638">
      <w:bodyDiv w:val="1"/>
      <w:marLeft w:val="0"/>
      <w:marRight w:val="0"/>
      <w:marTop w:val="0"/>
      <w:marBottom w:val="0"/>
      <w:divBdr>
        <w:top w:val="none" w:sz="0" w:space="0" w:color="auto"/>
        <w:left w:val="none" w:sz="0" w:space="0" w:color="auto"/>
        <w:bottom w:val="none" w:sz="0" w:space="0" w:color="auto"/>
        <w:right w:val="none" w:sz="0" w:space="0" w:color="auto"/>
      </w:divBdr>
    </w:div>
    <w:div w:id="390426148">
      <w:bodyDiv w:val="1"/>
      <w:marLeft w:val="0"/>
      <w:marRight w:val="0"/>
      <w:marTop w:val="0"/>
      <w:marBottom w:val="0"/>
      <w:divBdr>
        <w:top w:val="none" w:sz="0" w:space="0" w:color="auto"/>
        <w:left w:val="none" w:sz="0" w:space="0" w:color="auto"/>
        <w:bottom w:val="none" w:sz="0" w:space="0" w:color="auto"/>
        <w:right w:val="none" w:sz="0" w:space="0" w:color="auto"/>
      </w:divBdr>
    </w:div>
    <w:div w:id="408384456">
      <w:bodyDiv w:val="1"/>
      <w:marLeft w:val="0"/>
      <w:marRight w:val="0"/>
      <w:marTop w:val="0"/>
      <w:marBottom w:val="0"/>
      <w:divBdr>
        <w:top w:val="none" w:sz="0" w:space="0" w:color="auto"/>
        <w:left w:val="none" w:sz="0" w:space="0" w:color="auto"/>
        <w:bottom w:val="none" w:sz="0" w:space="0" w:color="auto"/>
        <w:right w:val="none" w:sz="0" w:space="0" w:color="auto"/>
      </w:divBdr>
    </w:div>
    <w:div w:id="414281672">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419522399">
      <w:bodyDiv w:val="1"/>
      <w:marLeft w:val="0"/>
      <w:marRight w:val="0"/>
      <w:marTop w:val="0"/>
      <w:marBottom w:val="0"/>
      <w:divBdr>
        <w:top w:val="none" w:sz="0" w:space="0" w:color="auto"/>
        <w:left w:val="none" w:sz="0" w:space="0" w:color="auto"/>
        <w:bottom w:val="none" w:sz="0" w:space="0" w:color="auto"/>
        <w:right w:val="none" w:sz="0" w:space="0" w:color="auto"/>
      </w:divBdr>
    </w:div>
    <w:div w:id="433289333">
      <w:bodyDiv w:val="1"/>
      <w:marLeft w:val="0"/>
      <w:marRight w:val="0"/>
      <w:marTop w:val="0"/>
      <w:marBottom w:val="0"/>
      <w:divBdr>
        <w:top w:val="none" w:sz="0" w:space="0" w:color="auto"/>
        <w:left w:val="none" w:sz="0" w:space="0" w:color="auto"/>
        <w:bottom w:val="none" w:sz="0" w:space="0" w:color="auto"/>
        <w:right w:val="none" w:sz="0" w:space="0" w:color="auto"/>
      </w:divBdr>
    </w:div>
    <w:div w:id="444083922">
      <w:bodyDiv w:val="1"/>
      <w:marLeft w:val="0"/>
      <w:marRight w:val="0"/>
      <w:marTop w:val="0"/>
      <w:marBottom w:val="0"/>
      <w:divBdr>
        <w:top w:val="none" w:sz="0" w:space="0" w:color="auto"/>
        <w:left w:val="none" w:sz="0" w:space="0" w:color="auto"/>
        <w:bottom w:val="none" w:sz="0" w:space="0" w:color="auto"/>
        <w:right w:val="none" w:sz="0" w:space="0" w:color="auto"/>
      </w:divBdr>
    </w:div>
    <w:div w:id="476148323">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24907312">
      <w:bodyDiv w:val="1"/>
      <w:marLeft w:val="0"/>
      <w:marRight w:val="0"/>
      <w:marTop w:val="0"/>
      <w:marBottom w:val="0"/>
      <w:divBdr>
        <w:top w:val="none" w:sz="0" w:space="0" w:color="auto"/>
        <w:left w:val="none" w:sz="0" w:space="0" w:color="auto"/>
        <w:bottom w:val="none" w:sz="0" w:space="0" w:color="auto"/>
        <w:right w:val="none" w:sz="0" w:space="0" w:color="auto"/>
      </w:divBdr>
    </w:div>
    <w:div w:id="545065751">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4804383">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588197525">
      <w:bodyDiv w:val="1"/>
      <w:marLeft w:val="0"/>
      <w:marRight w:val="0"/>
      <w:marTop w:val="0"/>
      <w:marBottom w:val="0"/>
      <w:divBdr>
        <w:top w:val="none" w:sz="0" w:space="0" w:color="auto"/>
        <w:left w:val="none" w:sz="0" w:space="0" w:color="auto"/>
        <w:bottom w:val="none" w:sz="0" w:space="0" w:color="auto"/>
        <w:right w:val="none" w:sz="0" w:space="0" w:color="auto"/>
      </w:divBdr>
    </w:div>
    <w:div w:id="589966081">
      <w:bodyDiv w:val="1"/>
      <w:marLeft w:val="0"/>
      <w:marRight w:val="0"/>
      <w:marTop w:val="0"/>
      <w:marBottom w:val="0"/>
      <w:divBdr>
        <w:top w:val="none" w:sz="0" w:space="0" w:color="auto"/>
        <w:left w:val="none" w:sz="0" w:space="0" w:color="auto"/>
        <w:bottom w:val="none" w:sz="0" w:space="0" w:color="auto"/>
        <w:right w:val="none" w:sz="0" w:space="0" w:color="auto"/>
      </w:divBdr>
    </w:div>
    <w:div w:id="590284775">
      <w:bodyDiv w:val="1"/>
      <w:marLeft w:val="0"/>
      <w:marRight w:val="0"/>
      <w:marTop w:val="0"/>
      <w:marBottom w:val="0"/>
      <w:divBdr>
        <w:top w:val="none" w:sz="0" w:space="0" w:color="auto"/>
        <w:left w:val="none" w:sz="0" w:space="0" w:color="auto"/>
        <w:bottom w:val="none" w:sz="0" w:space="0" w:color="auto"/>
        <w:right w:val="none" w:sz="0" w:space="0" w:color="auto"/>
      </w:divBdr>
    </w:div>
    <w:div w:id="630601290">
      <w:bodyDiv w:val="1"/>
      <w:marLeft w:val="0"/>
      <w:marRight w:val="0"/>
      <w:marTop w:val="0"/>
      <w:marBottom w:val="0"/>
      <w:divBdr>
        <w:top w:val="none" w:sz="0" w:space="0" w:color="auto"/>
        <w:left w:val="none" w:sz="0" w:space="0" w:color="auto"/>
        <w:bottom w:val="none" w:sz="0" w:space="0" w:color="auto"/>
        <w:right w:val="none" w:sz="0" w:space="0" w:color="auto"/>
      </w:divBdr>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55112763">
      <w:bodyDiv w:val="1"/>
      <w:marLeft w:val="0"/>
      <w:marRight w:val="0"/>
      <w:marTop w:val="0"/>
      <w:marBottom w:val="0"/>
      <w:divBdr>
        <w:top w:val="none" w:sz="0" w:space="0" w:color="auto"/>
        <w:left w:val="none" w:sz="0" w:space="0" w:color="auto"/>
        <w:bottom w:val="none" w:sz="0" w:space="0" w:color="auto"/>
        <w:right w:val="none" w:sz="0" w:space="0" w:color="auto"/>
      </w:divBdr>
    </w:div>
    <w:div w:id="658315262">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673917303">
      <w:bodyDiv w:val="1"/>
      <w:marLeft w:val="0"/>
      <w:marRight w:val="0"/>
      <w:marTop w:val="0"/>
      <w:marBottom w:val="0"/>
      <w:divBdr>
        <w:top w:val="none" w:sz="0" w:space="0" w:color="auto"/>
        <w:left w:val="none" w:sz="0" w:space="0" w:color="auto"/>
        <w:bottom w:val="none" w:sz="0" w:space="0" w:color="auto"/>
        <w:right w:val="none" w:sz="0" w:space="0" w:color="auto"/>
      </w:divBdr>
    </w:div>
    <w:div w:id="704447392">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16011870">
      <w:bodyDiv w:val="1"/>
      <w:marLeft w:val="0"/>
      <w:marRight w:val="0"/>
      <w:marTop w:val="0"/>
      <w:marBottom w:val="0"/>
      <w:divBdr>
        <w:top w:val="none" w:sz="0" w:space="0" w:color="auto"/>
        <w:left w:val="none" w:sz="0" w:space="0" w:color="auto"/>
        <w:bottom w:val="none" w:sz="0" w:space="0" w:color="auto"/>
        <w:right w:val="none" w:sz="0" w:space="0" w:color="auto"/>
      </w:divBdr>
    </w:div>
    <w:div w:id="738332983">
      <w:bodyDiv w:val="1"/>
      <w:marLeft w:val="0"/>
      <w:marRight w:val="0"/>
      <w:marTop w:val="0"/>
      <w:marBottom w:val="0"/>
      <w:divBdr>
        <w:top w:val="none" w:sz="0" w:space="0" w:color="auto"/>
        <w:left w:val="none" w:sz="0" w:space="0" w:color="auto"/>
        <w:bottom w:val="none" w:sz="0" w:space="0" w:color="auto"/>
        <w:right w:val="none" w:sz="0" w:space="0" w:color="auto"/>
      </w:divBdr>
    </w:div>
    <w:div w:id="740371575">
      <w:bodyDiv w:val="1"/>
      <w:marLeft w:val="0"/>
      <w:marRight w:val="0"/>
      <w:marTop w:val="0"/>
      <w:marBottom w:val="0"/>
      <w:divBdr>
        <w:top w:val="none" w:sz="0" w:space="0" w:color="auto"/>
        <w:left w:val="none" w:sz="0" w:space="0" w:color="auto"/>
        <w:bottom w:val="none" w:sz="0" w:space="0" w:color="auto"/>
        <w:right w:val="none" w:sz="0" w:space="0" w:color="auto"/>
      </w:divBdr>
    </w:div>
    <w:div w:id="769933623">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87119557">
      <w:bodyDiv w:val="1"/>
      <w:marLeft w:val="0"/>
      <w:marRight w:val="0"/>
      <w:marTop w:val="0"/>
      <w:marBottom w:val="0"/>
      <w:divBdr>
        <w:top w:val="none" w:sz="0" w:space="0" w:color="auto"/>
        <w:left w:val="none" w:sz="0" w:space="0" w:color="auto"/>
        <w:bottom w:val="none" w:sz="0" w:space="0" w:color="auto"/>
        <w:right w:val="none" w:sz="0" w:space="0" w:color="auto"/>
      </w:divBdr>
    </w:div>
    <w:div w:id="796022436">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802387690">
      <w:bodyDiv w:val="1"/>
      <w:marLeft w:val="0"/>
      <w:marRight w:val="0"/>
      <w:marTop w:val="0"/>
      <w:marBottom w:val="0"/>
      <w:divBdr>
        <w:top w:val="none" w:sz="0" w:space="0" w:color="auto"/>
        <w:left w:val="none" w:sz="0" w:space="0" w:color="auto"/>
        <w:bottom w:val="none" w:sz="0" w:space="0" w:color="auto"/>
        <w:right w:val="none" w:sz="0" w:space="0" w:color="auto"/>
      </w:divBdr>
    </w:div>
    <w:div w:id="823349360">
      <w:bodyDiv w:val="1"/>
      <w:marLeft w:val="0"/>
      <w:marRight w:val="0"/>
      <w:marTop w:val="0"/>
      <w:marBottom w:val="0"/>
      <w:divBdr>
        <w:top w:val="none" w:sz="0" w:space="0" w:color="auto"/>
        <w:left w:val="none" w:sz="0" w:space="0" w:color="auto"/>
        <w:bottom w:val="none" w:sz="0" w:space="0" w:color="auto"/>
        <w:right w:val="none" w:sz="0" w:space="0" w:color="auto"/>
      </w:divBdr>
    </w:div>
    <w:div w:id="842551754">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861893555">
      <w:bodyDiv w:val="1"/>
      <w:marLeft w:val="0"/>
      <w:marRight w:val="0"/>
      <w:marTop w:val="0"/>
      <w:marBottom w:val="0"/>
      <w:divBdr>
        <w:top w:val="none" w:sz="0" w:space="0" w:color="auto"/>
        <w:left w:val="none" w:sz="0" w:space="0" w:color="auto"/>
        <w:bottom w:val="none" w:sz="0" w:space="0" w:color="auto"/>
        <w:right w:val="none" w:sz="0" w:space="0" w:color="auto"/>
      </w:divBdr>
    </w:div>
    <w:div w:id="887492908">
      <w:bodyDiv w:val="1"/>
      <w:marLeft w:val="0"/>
      <w:marRight w:val="0"/>
      <w:marTop w:val="0"/>
      <w:marBottom w:val="0"/>
      <w:divBdr>
        <w:top w:val="none" w:sz="0" w:space="0" w:color="auto"/>
        <w:left w:val="none" w:sz="0" w:space="0" w:color="auto"/>
        <w:bottom w:val="none" w:sz="0" w:space="0" w:color="auto"/>
        <w:right w:val="none" w:sz="0" w:space="0" w:color="auto"/>
      </w:divBdr>
    </w:div>
    <w:div w:id="892429151">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277809">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01078466">
      <w:bodyDiv w:val="1"/>
      <w:marLeft w:val="0"/>
      <w:marRight w:val="0"/>
      <w:marTop w:val="0"/>
      <w:marBottom w:val="0"/>
      <w:divBdr>
        <w:top w:val="none" w:sz="0" w:space="0" w:color="auto"/>
        <w:left w:val="none" w:sz="0" w:space="0" w:color="auto"/>
        <w:bottom w:val="none" w:sz="0" w:space="0" w:color="auto"/>
        <w:right w:val="none" w:sz="0" w:space="0" w:color="auto"/>
      </w:divBdr>
    </w:div>
    <w:div w:id="1005665707">
      <w:bodyDiv w:val="1"/>
      <w:marLeft w:val="0"/>
      <w:marRight w:val="0"/>
      <w:marTop w:val="0"/>
      <w:marBottom w:val="0"/>
      <w:divBdr>
        <w:top w:val="none" w:sz="0" w:space="0" w:color="auto"/>
        <w:left w:val="none" w:sz="0" w:space="0" w:color="auto"/>
        <w:bottom w:val="none" w:sz="0" w:space="0" w:color="auto"/>
        <w:right w:val="none" w:sz="0" w:space="0" w:color="auto"/>
      </w:divBdr>
    </w:div>
    <w:div w:id="1036081535">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37005714">
      <w:bodyDiv w:val="1"/>
      <w:marLeft w:val="0"/>
      <w:marRight w:val="0"/>
      <w:marTop w:val="0"/>
      <w:marBottom w:val="0"/>
      <w:divBdr>
        <w:top w:val="none" w:sz="0" w:space="0" w:color="auto"/>
        <w:left w:val="none" w:sz="0" w:space="0" w:color="auto"/>
        <w:bottom w:val="none" w:sz="0" w:space="0" w:color="auto"/>
        <w:right w:val="none" w:sz="0" w:space="0" w:color="auto"/>
      </w:divBdr>
    </w:div>
    <w:div w:id="1038050122">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24885007">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151095915">
      <w:bodyDiv w:val="1"/>
      <w:marLeft w:val="0"/>
      <w:marRight w:val="0"/>
      <w:marTop w:val="0"/>
      <w:marBottom w:val="0"/>
      <w:divBdr>
        <w:top w:val="none" w:sz="0" w:space="0" w:color="auto"/>
        <w:left w:val="none" w:sz="0" w:space="0" w:color="auto"/>
        <w:bottom w:val="none" w:sz="0" w:space="0" w:color="auto"/>
        <w:right w:val="none" w:sz="0" w:space="0" w:color="auto"/>
      </w:divBdr>
    </w:div>
    <w:div w:id="1155873096">
      <w:bodyDiv w:val="1"/>
      <w:marLeft w:val="0"/>
      <w:marRight w:val="0"/>
      <w:marTop w:val="0"/>
      <w:marBottom w:val="0"/>
      <w:divBdr>
        <w:top w:val="none" w:sz="0" w:space="0" w:color="auto"/>
        <w:left w:val="none" w:sz="0" w:space="0" w:color="auto"/>
        <w:bottom w:val="none" w:sz="0" w:space="0" w:color="auto"/>
        <w:right w:val="none" w:sz="0" w:space="0" w:color="auto"/>
      </w:divBdr>
    </w:div>
    <w:div w:id="1189682817">
      <w:bodyDiv w:val="1"/>
      <w:marLeft w:val="0"/>
      <w:marRight w:val="0"/>
      <w:marTop w:val="0"/>
      <w:marBottom w:val="0"/>
      <w:divBdr>
        <w:top w:val="none" w:sz="0" w:space="0" w:color="auto"/>
        <w:left w:val="none" w:sz="0" w:space="0" w:color="auto"/>
        <w:bottom w:val="none" w:sz="0" w:space="0" w:color="auto"/>
        <w:right w:val="none" w:sz="0" w:space="0" w:color="auto"/>
      </w:divBdr>
    </w:div>
    <w:div w:id="1190029657">
      <w:bodyDiv w:val="1"/>
      <w:marLeft w:val="0"/>
      <w:marRight w:val="0"/>
      <w:marTop w:val="0"/>
      <w:marBottom w:val="0"/>
      <w:divBdr>
        <w:top w:val="none" w:sz="0" w:space="0" w:color="auto"/>
        <w:left w:val="none" w:sz="0" w:space="0" w:color="auto"/>
        <w:bottom w:val="none" w:sz="0" w:space="0" w:color="auto"/>
        <w:right w:val="none" w:sz="0" w:space="0" w:color="auto"/>
      </w:divBdr>
    </w:div>
    <w:div w:id="1190995993">
      <w:bodyDiv w:val="1"/>
      <w:marLeft w:val="0"/>
      <w:marRight w:val="0"/>
      <w:marTop w:val="0"/>
      <w:marBottom w:val="0"/>
      <w:divBdr>
        <w:top w:val="none" w:sz="0" w:space="0" w:color="auto"/>
        <w:left w:val="none" w:sz="0" w:space="0" w:color="auto"/>
        <w:bottom w:val="none" w:sz="0" w:space="0" w:color="auto"/>
        <w:right w:val="none" w:sz="0" w:space="0" w:color="auto"/>
      </w:divBdr>
    </w:div>
    <w:div w:id="1206407640">
      <w:bodyDiv w:val="1"/>
      <w:marLeft w:val="0"/>
      <w:marRight w:val="0"/>
      <w:marTop w:val="0"/>
      <w:marBottom w:val="0"/>
      <w:divBdr>
        <w:top w:val="none" w:sz="0" w:space="0" w:color="auto"/>
        <w:left w:val="none" w:sz="0" w:space="0" w:color="auto"/>
        <w:bottom w:val="none" w:sz="0" w:space="0" w:color="auto"/>
        <w:right w:val="none" w:sz="0" w:space="0" w:color="auto"/>
      </w:divBdr>
    </w:div>
    <w:div w:id="1212379369">
      <w:bodyDiv w:val="1"/>
      <w:marLeft w:val="0"/>
      <w:marRight w:val="0"/>
      <w:marTop w:val="0"/>
      <w:marBottom w:val="0"/>
      <w:divBdr>
        <w:top w:val="none" w:sz="0" w:space="0" w:color="auto"/>
        <w:left w:val="none" w:sz="0" w:space="0" w:color="auto"/>
        <w:bottom w:val="none" w:sz="0" w:space="0" w:color="auto"/>
        <w:right w:val="none" w:sz="0" w:space="0" w:color="auto"/>
      </w:divBdr>
    </w:div>
    <w:div w:id="1232425233">
      <w:bodyDiv w:val="1"/>
      <w:marLeft w:val="0"/>
      <w:marRight w:val="0"/>
      <w:marTop w:val="0"/>
      <w:marBottom w:val="0"/>
      <w:divBdr>
        <w:top w:val="none" w:sz="0" w:space="0" w:color="auto"/>
        <w:left w:val="none" w:sz="0" w:space="0" w:color="auto"/>
        <w:bottom w:val="none" w:sz="0" w:space="0" w:color="auto"/>
        <w:right w:val="none" w:sz="0" w:space="0" w:color="auto"/>
      </w:divBdr>
    </w:div>
    <w:div w:id="1246649794">
      <w:bodyDiv w:val="1"/>
      <w:marLeft w:val="0"/>
      <w:marRight w:val="0"/>
      <w:marTop w:val="0"/>
      <w:marBottom w:val="0"/>
      <w:divBdr>
        <w:top w:val="none" w:sz="0" w:space="0" w:color="auto"/>
        <w:left w:val="none" w:sz="0" w:space="0" w:color="auto"/>
        <w:bottom w:val="none" w:sz="0" w:space="0" w:color="auto"/>
        <w:right w:val="none" w:sz="0" w:space="0" w:color="auto"/>
      </w:divBdr>
    </w:div>
    <w:div w:id="1248006011">
      <w:bodyDiv w:val="1"/>
      <w:marLeft w:val="0"/>
      <w:marRight w:val="0"/>
      <w:marTop w:val="0"/>
      <w:marBottom w:val="0"/>
      <w:divBdr>
        <w:top w:val="none" w:sz="0" w:space="0" w:color="auto"/>
        <w:left w:val="none" w:sz="0" w:space="0" w:color="auto"/>
        <w:bottom w:val="none" w:sz="0" w:space="0" w:color="auto"/>
        <w:right w:val="none" w:sz="0" w:space="0" w:color="auto"/>
      </w:divBdr>
    </w:div>
    <w:div w:id="1275483170">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23238128">
      <w:bodyDiv w:val="1"/>
      <w:marLeft w:val="0"/>
      <w:marRight w:val="0"/>
      <w:marTop w:val="0"/>
      <w:marBottom w:val="0"/>
      <w:divBdr>
        <w:top w:val="none" w:sz="0" w:space="0" w:color="auto"/>
        <w:left w:val="none" w:sz="0" w:space="0" w:color="auto"/>
        <w:bottom w:val="none" w:sz="0" w:space="0" w:color="auto"/>
        <w:right w:val="none" w:sz="0" w:space="0" w:color="auto"/>
      </w:divBdr>
    </w:div>
    <w:div w:id="1360937366">
      <w:bodyDiv w:val="1"/>
      <w:marLeft w:val="0"/>
      <w:marRight w:val="0"/>
      <w:marTop w:val="0"/>
      <w:marBottom w:val="0"/>
      <w:divBdr>
        <w:top w:val="none" w:sz="0" w:space="0" w:color="auto"/>
        <w:left w:val="none" w:sz="0" w:space="0" w:color="auto"/>
        <w:bottom w:val="none" w:sz="0" w:space="0" w:color="auto"/>
        <w:right w:val="none" w:sz="0" w:space="0" w:color="auto"/>
      </w:divBdr>
    </w:div>
    <w:div w:id="1375154344">
      <w:bodyDiv w:val="1"/>
      <w:marLeft w:val="0"/>
      <w:marRight w:val="0"/>
      <w:marTop w:val="0"/>
      <w:marBottom w:val="0"/>
      <w:divBdr>
        <w:top w:val="none" w:sz="0" w:space="0" w:color="auto"/>
        <w:left w:val="none" w:sz="0" w:space="0" w:color="auto"/>
        <w:bottom w:val="none" w:sz="0" w:space="0" w:color="auto"/>
        <w:right w:val="none" w:sz="0" w:space="0" w:color="auto"/>
      </w:divBdr>
    </w:div>
    <w:div w:id="1381052657">
      <w:bodyDiv w:val="1"/>
      <w:marLeft w:val="0"/>
      <w:marRight w:val="0"/>
      <w:marTop w:val="0"/>
      <w:marBottom w:val="0"/>
      <w:divBdr>
        <w:top w:val="none" w:sz="0" w:space="0" w:color="auto"/>
        <w:left w:val="none" w:sz="0" w:space="0" w:color="auto"/>
        <w:bottom w:val="none" w:sz="0" w:space="0" w:color="auto"/>
        <w:right w:val="none" w:sz="0" w:space="0" w:color="auto"/>
      </w:divBdr>
    </w:div>
    <w:div w:id="1384596631">
      <w:bodyDiv w:val="1"/>
      <w:marLeft w:val="0"/>
      <w:marRight w:val="0"/>
      <w:marTop w:val="0"/>
      <w:marBottom w:val="0"/>
      <w:divBdr>
        <w:top w:val="none" w:sz="0" w:space="0" w:color="auto"/>
        <w:left w:val="none" w:sz="0" w:space="0" w:color="auto"/>
        <w:bottom w:val="none" w:sz="0" w:space="0" w:color="auto"/>
        <w:right w:val="none" w:sz="0" w:space="0" w:color="auto"/>
      </w:divBdr>
    </w:div>
    <w:div w:id="1405252915">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38063652">
      <w:bodyDiv w:val="1"/>
      <w:marLeft w:val="0"/>
      <w:marRight w:val="0"/>
      <w:marTop w:val="0"/>
      <w:marBottom w:val="0"/>
      <w:divBdr>
        <w:top w:val="none" w:sz="0" w:space="0" w:color="auto"/>
        <w:left w:val="none" w:sz="0" w:space="0" w:color="auto"/>
        <w:bottom w:val="none" w:sz="0" w:space="0" w:color="auto"/>
        <w:right w:val="none" w:sz="0" w:space="0" w:color="auto"/>
      </w:divBdr>
    </w:div>
    <w:div w:id="1442186080">
      <w:bodyDiv w:val="1"/>
      <w:marLeft w:val="0"/>
      <w:marRight w:val="0"/>
      <w:marTop w:val="0"/>
      <w:marBottom w:val="0"/>
      <w:divBdr>
        <w:top w:val="none" w:sz="0" w:space="0" w:color="auto"/>
        <w:left w:val="none" w:sz="0" w:space="0" w:color="auto"/>
        <w:bottom w:val="none" w:sz="0" w:space="0" w:color="auto"/>
        <w:right w:val="none" w:sz="0" w:space="0" w:color="auto"/>
      </w:divBdr>
    </w:div>
    <w:div w:id="1448504225">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53356307">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2555837">
      <w:bodyDiv w:val="1"/>
      <w:marLeft w:val="0"/>
      <w:marRight w:val="0"/>
      <w:marTop w:val="0"/>
      <w:marBottom w:val="0"/>
      <w:divBdr>
        <w:top w:val="none" w:sz="0" w:space="0" w:color="auto"/>
        <w:left w:val="none" w:sz="0" w:space="0" w:color="auto"/>
        <w:bottom w:val="none" w:sz="0" w:space="0" w:color="auto"/>
        <w:right w:val="none" w:sz="0" w:space="0" w:color="auto"/>
      </w:divBdr>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78720484">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506438199">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31793813">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63902709">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603802551">
      <w:bodyDiv w:val="1"/>
      <w:marLeft w:val="0"/>
      <w:marRight w:val="0"/>
      <w:marTop w:val="0"/>
      <w:marBottom w:val="0"/>
      <w:divBdr>
        <w:top w:val="none" w:sz="0" w:space="0" w:color="auto"/>
        <w:left w:val="none" w:sz="0" w:space="0" w:color="auto"/>
        <w:bottom w:val="none" w:sz="0" w:space="0" w:color="auto"/>
        <w:right w:val="none" w:sz="0" w:space="0" w:color="auto"/>
      </w:divBdr>
    </w:div>
    <w:div w:id="1610628293">
      <w:bodyDiv w:val="1"/>
      <w:marLeft w:val="0"/>
      <w:marRight w:val="0"/>
      <w:marTop w:val="0"/>
      <w:marBottom w:val="0"/>
      <w:divBdr>
        <w:top w:val="none" w:sz="0" w:space="0" w:color="auto"/>
        <w:left w:val="none" w:sz="0" w:space="0" w:color="auto"/>
        <w:bottom w:val="none" w:sz="0" w:space="0" w:color="auto"/>
        <w:right w:val="none" w:sz="0" w:space="0" w:color="auto"/>
      </w:divBdr>
    </w:div>
    <w:div w:id="1613241974">
      <w:bodyDiv w:val="1"/>
      <w:marLeft w:val="0"/>
      <w:marRight w:val="0"/>
      <w:marTop w:val="0"/>
      <w:marBottom w:val="0"/>
      <w:divBdr>
        <w:top w:val="none" w:sz="0" w:space="0" w:color="auto"/>
        <w:left w:val="none" w:sz="0" w:space="0" w:color="auto"/>
        <w:bottom w:val="none" w:sz="0" w:space="0" w:color="auto"/>
        <w:right w:val="none" w:sz="0" w:space="0" w:color="auto"/>
      </w:divBdr>
    </w:div>
    <w:div w:id="1624263528">
      <w:bodyDiv w:val="1"/>
      <w:marLeft w:val="0"/>
      <w:marRight w:val="0"/>
      <w:marTop w:val="0"/>
      <w:marBottom w:val="0"/>
      <w:divBdr>
        <w:top w:val="none" w:sz="0" w:space="0" w:color="auto"/>
        <w:left w:val="none" w:sz="0" w:space="0" w:color="auto"/>
        <w:bottom w:val="none" w:sz="0" w:space="0" w:color="auto"/>
        <w:right w:val="none" w:sz="0" w:space="0" w:color="auto"/>
      </w:divBdr>
    </w:div>
    <w:div w:id="1640841609">
      <w:bodyDiv w:val="1"/>
      <w:marLeft w:val="0"/>
      <w:marRight w:val="0"/>
      <w:marTop w:val="0"/>
      <w:marBottom w:val="0"/>
      <w:divBdr>
        <w:top w:val="none" w:sz="0" w:space="0" w:color="auto"/>
        <w:left w:val="none" w:sz="0" w:space="0" w:color="auto"/>
        <w:bottom w:val="none" w:sz="0" w:space="0" w:color="auto"/>
        <w:right w:val="none" w:sz="0" w:space="0" w:color="auto"/>
      </w:divBdr>
    </w:div>
    <w:div w:id="1643656100">
      <w:bodyDiv w:val="1"/>
      <w:marLeft w:val="0"/>
      <w:marRight w:val="0"/>
      <w:marTop w:val="0"/>
      <w:marBottom w:val="0"/>
      <w:divBdr>
        <w:top w:val="none" w:sz="0" w:space="0" w:color="auto"/>
        <w:left w:val="none" w:sz="0" w:space="0" w:color="auto"/>
        <w:bottom w:val="none" w:sz="0" w:space="0" w:color="auto"/>
        <w:right w:val="none" w:sz="0" w:space="0" w:color="auto"/>
      </w:divBdr>
    </w:div>
    <w:div w:id="1652055905">
      <w:bodyDiv w:val="1"/>
      <w:marLeft w:val="0"/>
      <w:marRight w:val="0"/>
      <w:marTop w:val="0"/>
      <w:marBottom w:val="0"/>
      <w:divBdr>
        <w:top w:val="none" w:sz="0" w:space="0" w:color="auto"/>
        <w:left w:val="none" w:sz="0" w:space="0" w:color="auto"/>
        <w:bottom w:val="none" w:sz="0" w:space="0" w:color="auto"/>
        <w:right w:val="none" w:sz="0" w:space="0" w:color="auto"/>
      </w:divBdr>
    </w:div>
    <w:div w:id="1654291569">
      <w:bodyDiv w:val="1"/>
      <w:marLeft w:val="0"/>
      <w:marRight w:val="0"/>
      <w:marTop w:val="0"/>
      <w:marBottom w:val="0"/>
      <w:divBdr>
        <w:top w:val="none" w:sz="0" w:space="0" w:color="auto"/>
        <w:left w:val="none" w:sz="0" w:space="0" w:color="auto"/>
        <w:bottom w:val="none" w:sz="0" w:space="0" w:color="auto"/>
        <w:right w:val="none" w:sz="0" w:space="0" w:color="auto"/>
      </w:divBdr>
    </w:div>
    <w:div w:id="1656690120">
      <w:bodyDiv w:val="1"/>
      <w:marLeft w:val="0"/>
      <w:marRight w:val="0"/>
      <w:marTop w:val="0"/>
      <w:marBottom w:val="0"/>
      <w:divBdr>
        <w:top w:val="none" w:sz="0" w:space="0" w:color="auto"/>
        <w:left w:val="none" w:sz="0" w:space="0" w:color="auto"/>
        <w:bottom w:val="none" w:sz="0" w:space="0" w:color="auto"/>
        <w:right w:val="none" w:sz="0" w:space="0" w:color="auto"/>
      </w:divBdr>
    </w:div>
    <w:div w:id="1657757178">
      <w:bodyDiv w:val="1"/>
      <w:marLeft w:val="0"/>
      <w:marRight w:val="0"/>
      <w:marTop w:val="0"/>
      <w:marBottom w:val="0"/>
      <w:divBdr>
        <w:top w:val="none" w:sz="0" w:space="0" w:color="auto"/>
        <w:left w:val="none" w:sz="0" w:space="0" w:color="auto"/>
        <w:bottom w:val="none" w:sz="0" w:space="0" w:color="auto"/>
        <w:right w:val="none" w:sz="0" w:space="0" w:color="auto"/>
      </w:divBdr>
    </w:div>
    <w:div w:id="1680814743">
      <w:bodyDiv w:val="1"/>
      <w:marLeft w:val="0"/>
      <w:marRight w:val="0"/>
      <w:marTop w:val="0"/>
      <w:marBottom w:val="0"/>
      <w:divBdr>
        <w:top w:val="none" w:sz="0" w:space="0" w:color="auto"/>
        <w:left w:val="none" w:sz="0" w:space="0" w:color="auto"/>
        <w:bottom w:val="none" w:sz="0" w:space="0" w:color="auto"/>
        <w:right w:val="none" w:sz="0" w:space="0" w:color="auto"/>
      </w:divBdr>
    </w:div>
    <w:div w:id="1685327203">
      <w:bodyDiv w:val="1"/>
      <w:marLeft w:val="0"/>
      <w:marRight w:val="0"/>
      <w:marTop w:val="0"/>
      <w:marBottom w:val="0"/>
      <w:divBdr>
        <w:top w:val="none" w:sz="0" w:space="0" w:color="auto"/>
        <w:left w:val="none" w:sz="0" w:space="0" w:color="auto"/>
        <w:bottom w:val="none" w:sz="0" w:space="0" w:color="auto"/>
        <w:right w:val="none" w:sz="0" w:space="0" w:color="auto"/>
      </w:divBdr>
    </w:div>
    <w:div w:id="1686324548">
      <w:bodyDiv w:val="1"/>
      <w:marLeft w:val="0"/>
      <w:marRight w:val="0"/>
      <w:marTop w:val="0"/>
      <w:marBottom w:val="0"/>
      <w:divBdr>
        <w:top w:val="none" w:sz="0" w:space="0" w:color="auto"/>
        <w:left w:val="none" w:sz="0" w:space="0" w:color="auto"/>
        <w:bottom w:val="none" w:sz="0" w:space="0" w:color="auto"/>
        <w:right w:val="none" w:sz="0" w:space="0" w:color="auto"/>
      </w:divBdr>
    </w:div>
    <w:div w:id="1686326928">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694574274">
      <w:bodyDiv w:val="1"/>
      <w:marLeft w:val="0"/>
      <w:marRight w:val="0"/>
      <w:marTop w:val="0"/>
      <w:marBottom w:val="0"/>
      <w:divBdr>
        <w:top w:val="none" w:sz="0" w:space="0" w:color="auto"/>
        <w:left w:val="none" w:sz="0" w:space="0" w:color="auto"/>
        <w:bottom w:val="none" w:sz="0" w:space="0" w:color="auto"/>
        <w:right w:val="none" w:sz="0" w:space="0" w:color="auto"/>
      </w:divBdr>
    </w:div>
    <w:div w:id="1719741915">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67993845">
      <w:bodyDiv w:val="1"/>
      <w:marLeft w:val="0"/>
      <w:marRight w:val="0"/>
      <w:marTop w:val="0"/>
      <w:marBottom w:val="0"/>
      <w:divBdr>
        <w:top w:val="none" w:sz="0" w:space="0" w:color="auto"/>
        <w:left w:val="none" w:sz="0" w:space="0" w:color="auto"/>
        <w:bottom w:val="none" w:sz="0" w:space="0" w:color="auto"/>
        <w:right w:val="none" w:sz="0" w:space="0" w:color="auto"/>
      </w:divBdr>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803767536">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52067545">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864399133">
      <w:bodyDiv w:val="1"/>
      <w:marLeft w:val="0"/>
      <w:marRight w:val="0"/>
      <w:marTop w:val="0"/>
      <w:marBottom w:val="0"/>
      <w:divBdr>
        <w:top w:val="none" w:sz="0" w:space="0" w:color="auto"/>
        <w:left w:val="none" w:sz="0" w:space="0" w:color="auto"/>
        <w:bottom w:val="none" w:sz="0" w:space="0" w:color="auto"/>
        <w:right w:val="none" w:sz="0" w:space="0" w:color="auto"/>
      </w:divBdr>
    </w:div>
    <w:div w:id="1887595381">
      <w:bodyDiv w:val="1"/>
      <w:marLeft w:val="0"/>
      <w:marRight w:val="0"/>
      <w:marTop w:val="0"/>
      <w:marBottom w:val="0"/>
      <w:divBdr>
        <w:top w:val="none" w:sz="0" w:space="0" w:color="auto"/>
        <w:left w:val="none" w:sz="0" w:space="0" w:color="auto"/>
        <w:bottom w:val="none" w:sz="0" w:space="0" w:color="auto"/>
        <w:right w:val="none" w:sz="0" w:space="0" w:color="auto"/>
      </w:divBdr>
    </w:div>
    <w:div w:id="1889368827">
      <w:bodyDiv w:val="1"/>
      <w:marLeft w:val="0"/>
      <w:marRight w:val="0"/>
      <w:marTop w:val="0"/>
      <w:marBottom w:val="0"/>
      <w:divBdr>
        <w:top w:val="none" w:sz="0" w:space="0" w:color="auto"/>
        <w:left w:val="none" w:sz="0" w:space="0" w:color="auto"/>
        <w:bottom w:val="none" w:sz="0" w:space="0" w:color="auto"/>
        <w:right w:val="none" w:sz="0" w:space="0" w:color="auto"/>
      </w:divBdr>
    </w:div>
    <w:div w:id="1893733688">
      <w:bodyDiv w:val="1"/>
      <w:marLeft w:val="0"/>
      <w:marRight w:val="0"/>
      <w:marTop w:val="0"/>
      <w:marBottom w:val="0"/>
      <w:divBdr>
        <w:top w:val="none" w:sz="0" w:space="0" w:color="auto"/>
        <w:left w:val="none" w:sz="0" w:space="0" w:color="auto"/>
        <w:bottom w:val="none" w:sz="0" w:space="0" w:color="auto"/>
        <w:right w:val="none" w:sz="0" w:space="0" w:color="auto"/>
      </w:divBdr>
    </w:div>
    <w:div w:id="1904608384">
      <w:bodyDiv w:val="1"/>
      <w:marLeft w:val="0"/>
      <w:marRight w:val="0"/>
      <w:marTop w:val="0"/>
      <w:marBottom w:val="0"/>
      <w:divBdr>
        <w:top w:val="none" w:sz="0" w:space="0" w:color="auto"/>
        <w:left w:val="none" w:sz="0" w:space="0" w:color="auto"/>
        <w:bottom w:val="none" w:sz="0" w:space="0" w:color="auto"/>
        <w:right w:val="none" w:sz="0" w:space="0" w:color="auto"/>
      </w:divBdr>
    </w:div>
    <w:div w:id="1905329700">
      <w:bodyDiv w:val="1"/>
      <w:marLeft w:val="0"/>
      <w:marRight w:val="0"/>
      <w:marTop w:val="0"/>
      <w:marBottom w:val="0"/>
      <w:divBdr>
        <w:top w:val="none" w:sz="0" w:space="0" w:color="auto"/>
        <w:left w:val="none" w:sz="0" w:space="0" w:color="auto"/>
        <w:bottom w:val="none" w:sz="0" w:space="0" w:color="auto"/>
        <w:right w:val="none" w:sz="0" w:space="0" w:color="auto"/>
      </w:divBdr>
    </w:div>
    <w:div w:id="1906182898">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20478417">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40990388">
      <w:bodyDiv w:val="1"/>
      <w:marLeft w:val="0"/>
      <w:marRight w:val="0"/>
      <w:marTop w:val="0"/>
      <w:marBottom w:val="0"/>
      <w:divBdr>
        <w:top w:val="none" w:sz="0" w:space="0" w:color="auto"/>
        <w:left w:val="none" w:sz="0" w:space="0" w:color="auto"/>
        <w:bottom w:val="none" w:sz="0" w:space="0" w:color="auto"/>
        <w:right w:val="none" w:sz="0" w:space="0" w:color="auto"/>
      </w:divBdr>
    </w:div>
    <w:div w:id="1953703978">
      <w:bodyDiv w:val="1"/>
      <w:marLeft w:val="0"/>
      <w:marRight w:val="0"/>
      <w:marTop w:val="0"/>
      <w:marBottom w:val="0"/>
      <w:divBdr>
        <w:top w:val="none" w:sz="0" w:space="0" w:color="auto"/>
        <w:left w:val="none" w:sz="0" w:space="0" w:color="auto"/>
        <w:bottom w:val="none" w:sz="0" w:space="0" w:color="auto"/>
        <w:right w:val="none" w:sz="0" w:space="0" w:color="auto"/>
      </w:divBdr>
    </w:div>
    <w:div w:id="1955214412">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2689268">
      <w:bodyDiv w:val="1"/>
      <w:marLeft w:val="0"/>
      <w:marRight w:val="0"/>
      <w:marTop w:val="0"/>
      <w:marBottom w:val="0"/>
      <w:divBdr>
        <w:top w:val="none" w:sz="0" w:space="0" w:color="auto"/>
        <w:left w:val="none" w:sz="0" w:space="0" w:color="auto"/>
        <w:bottom w:val="none" w:sz="0" w:space="0" w:color="auto"/>
        <w:right w:val="none" w:sz="0" w:space="0" w:color="auto"/>
      </w:divBdr>
    </w:div>
    <w:div w:id="1963882257">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1975598412">
      <w:bodyDiv w:val="1"/>
      <w:marLeft w:val="0"/>
      <w:marRight w:val="0"/>
      <w:marTop w:val="0"/>
      <w:marBottom w:val="0"/>
      <w:divBdr>
        <w:top w:val="none" w:sz="0" w:space="0" w:color="auto"/>
        <w:left w:val="none" w:sz="0" w:space="0" w:color="auto"/>
        <w:bottom w:val="none" w:sz="0" w:space="0" w:color="auto"/>
        <w:right w:val="none" w:sz="0" w:space="0" w:color="auto"/>
      </w:divBdr>
    </w:div>
    <w:div w:id="1994988100">
      <w:bodyDiv w:val="1"/>
      <w:marLeft w:val="0"/>
      <w:marRight w:val="0"/>
      <w:marTop w:val="0"/>
      <w:marBottom w:val="0"/>
      <w:divBdr>
        <w:top w:val="none" w:sz="0" w:space="0" w:color="auto"/>
        <w:left w:val="none" w:sz="0" w:space="0" w:color="auto"/>
        <w:bottom w:val="none" w:sz="0" w:space="0" w:color="auto"/>
        <w:right w:val="none" w:sz="0" w:space="0" w:color="auto"/>
      </w:divBdr>
    </w:div>
    <w:div w:id="1996757324">
      <w:bodyDiv w:val="1"/>
      <w:marLeft w:val="0"/>
      <w:marRight w:val="0"/>
      <w:marTop w:val="0"/>
      <w:marBottom w:val="0"/>
      <w:divBdr>
        <w:top w:val="none" w:sz="0" w:space="0" w:color="auto"/>
        <w:left w:val="none" w:sz="0" w:space="0" w:color="auto"/>
        <w:bottom w:val="none" w:sz="0" w:space="0" w:color="auto"/>
        <w:right w:val="none" w:sz="0" w:space="0" w:color="auto"/>
      </w:divBdr>
    </w:div>
    <w:div w:id="2015379978">
      <w:bodyDiv w:val="1"/>
      <w:marLeft w:val="0"/>
      <w:marRight w:val="0"/>
      <w:marTop w:val="0"/>
      <w:marBottom w:val="0"/>
      <w:divBdr>
        <w:top w:val="none" w:sz="0" w:space="0" w:color="auto"/>
        <w:left w:val="none" w:sz="0" w:space="0" w:color="auto"/>
        <w:bottom w:val="none" w:sz="0" w:space="0" w:color="auto"/>
        <w:right w:val="none" w:sz="0" w:space="0" w:color="auto"/>
      </w:divBdr>
    </w:div>
    <w:div w:id="2021662859">
      <w:bodyDiv w:val="1"/>
      <w:marLeft w:val="0"/>
      <w:marRight w:val="0"/>
      <w:marTop w:val="0"/>
      <w:marBottom w:val="0"/>
      <w:divBdr>
        <w:top w:val="none" w:sz="0" w:space="0" w:color="auto"/>
        <w:left w:val="none" w:sz="0" w:space="0" w:color="auto"/>
        <w:bottom w:val="none" w:sz="0" w:space="0" w:color="auto"/>
        <w:right w:val="none" w:sz="0" w:space="0" w:color="auto"/>
      </w:divBdr>
    </w:div>
    <w:div w:id="2044406567">
      <w:bodyDiv w:val="1"/>
      <w:marLeft w:val="0"/>
      <w:marRight w:val="0"/>
      <w:marTop w:val="0"/>
      <w:marBottom w:val="0"/>
      <w:divBdr>
        <w:top w:val="none" w:sz="0" w:space="0" w:color="auto"/>
        <w:left w:val="none" w:sz="0" w:space="0" w:color="auto"/>
        <w:bottom w:val="none" w:sz="0" w:space="0" w:color="auto"/>
        <w:right w:val="none" w:sz="0" w:space="0" w:color="auto"/>
      </w:divBdr>
    </w:div>
    <w:div w:id="2067682562">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 w:id="2125924862">
      <w:bodyDiv w:val="1"/>
      <w:marLeft w:val="0"/>
      <w:marRight w:val="0"/>
      <w:marTop w:val="0"/>
      <w:marBottom w:val="0"/>
      <w:divBdr>
        <w:top w:val="none" w:sz="0" w:space="0" w:color="auto"/>
        <w:left w:val="none" w:sz="0" w:space="0" w:color="auto"/>
        <w:bottom w:val="none" w:sz="0" w:space="0" w:color="auto"/>
        <w:right w:val="none" w:sz="0" w:space="0" w:color="auto"/>
      </w:divBdr>
    </w:div>
    <w:div w:id="213844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w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footer" Target="footer2.xml"/><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51.wmf"/><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wmf"/><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wmf"/><Relationship Id="rId6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wmf"/><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header" Target="header2.xml"/><Relationship Id="rId18" Type="http://schemas.openxmlformats.org/officeDocument/2006/relationships/image" Target="media/image8.wmf"/><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5" Type="http://schemas.openxmlformats.org/officeDocument/2006/relationships/hyperlink" Target="http://www2.htw-dresden.de/~fegis/DA/DA_KADEN_2011/Bachelorarbeit.pdf"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E:\ds_twg\common_new\INSPIRE_DS.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12A98-B407-4C88-BE28-BF494A39F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INSPIRE_DS.dot</Template>
  <TotalTime>0</TotalTime>
  <Pages>70</Pages>
  <Words>68430</Words>
  <Characters>390055</Characters>
  <Application>Microsoft Office Word</Application>
  <DocSecurity>0</DocSecurity>
  <Lines>3250</Lines>
  <Paragraphs>915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457570</CharactersWithSpaces>
  <SharedDoc>false</SharedDoc>
  <HLinks>
    <vt:vector size="30" baseType="variant">
      <vt:variant>
        <vt:i4>327682</vt:i4>
      </vt:variant>
      <vt:variant>
        <vt:i4>12</vt:i4>
      </vt:variant>
      <vt:variant>
        <vt:i4>0</vt:i4>
      </vt:variant>
      <vt:variant>
        <vt:i4>5</vt:i4>
      </vt:variant>
      <vt:variant>
        <vt:lpwstr>http://www2.htw-dresden.de/~fegis/DA/DA_KADEN_2011/Bachelorarbeit.pdf</vt:lpwstr>
      </vt:variant>
      <vt:variant>
        <vt:lpwstr/>
      </vt: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&lt;Theme name&gt;</dc:creator>
  <cp:keywords/>
  <cp:lastModifiedBy>Alessandro Aiello</cp:lastModifiedBy>
  <cp:revision>2</cp:revision>
  <cp:lastPrinted>2013-12-11T16:19:00Z</cp:lastPrinted>
  <dcterms:created xsi:type="dcterms:W3CDTF">2022-11-11T10:57:00Z</dcterms:created>
  <dcterms:modified xsi:type="dcterms:W3CDTF">2022-11-11T10:57:00Z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Utility and Government Services</vt:lpwstr>
  </property>
  <property fmtid="{D5CDD505-2E9C-101B-9397-08002B2CF9AE}" pid="3" name="Theme Number">
    <vt:lpwstr>6</vt:lpwstr>
  </property>
  <property fmtid="{D5CDD505-2E9C-101B-9397-08002B2CF9AE}" pid="4" name="Annex">
    <vt:lpwstr>III</vt:lpwstr>
  </property>
  <property fmtid="{D5CDD505-2E9C-101B-9397-08002B2CF9AE}" pid="5" name="DS Version">
    <vt:lpwstr>3.0</vt:lpwstr>
  </property>
  <property fmtid="{D5CDD505-2E9C-101B-9397-08002B2CF9AE}" pid="6" name="Publication date">
    <vt:lpwstr>2013-12-10</vt:lpwstr>
  </property>
  <property fmtid="{D5CDD505-2E9C-101B-9397-08002B2CF9AE}" pid="7" name="Theme Short Name">
    <vt:lpwstr>US</vt:lpwstr>
  </property>
  <property fmtid="{D5CDD505-2E9C-101B-9397-08002B2CF9AE}" pid="8" name="instructions">
    <vt:lpwstr>no</vt:lpwstr>
  </property>
  <property fmtid="{D5CDD505-2E9C-101B-9397-08002B2CF9AE}" pid="9" name="TWG Name">
    <vt:lpwstr>Utility and Government Services</vt:lpwstr>
  </property>
</Properties>
</file>